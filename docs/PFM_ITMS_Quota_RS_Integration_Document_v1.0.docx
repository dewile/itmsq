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Letterhead"/>
        <w:tblW w:w="9356" w:type="dxa"/>
        <w:tblLook w:val="04A0" w:firstRow="1" w:lastRow="0" w:firstColumn="1" w:lastColumn="0" w:noHBand="0" w:noVBand="1"/>
      </w:tblPr>
      <w:tblGrid>
        <w:gridCol w:w="35"/>
        <w:gridCol w:w="9321"/>
      </w:tblGrid>
      <w:tr w:rsidR="00F02D46" w:rsidRPr="00D14861" w14:paraId="7C594A0A" w14:textId="77777777" w:rsidTr="008420EC">
        <w:trPr>
          <w:trHeight w:val="487"/>
        </w:trPr>
        <w:tc>
          <w:tcPr>
            <w:tcW w:w="142" w:type="dxa"/>
          </w:tcPr>
          <w:p w14:paraId="34DC25F4" w14:textId="6137E36B" w:rsidR="00F02D46" w:rsidRPr="00D14861" w:rsidRDefault="00F02D46" w:rsidP="005A1BD8">
            <w:pPr>
              <w:pStyle w:val="ZFlag"/>
              <w:snapToGrid w:val="0"/>
              <w:spacing w:line="240" w:lineRule="auto"/>
            </w:pPr>
          </w:p>
        </w:tc>
        <w:tc>
          <w:tcPr>
            <w:tcW w:w="9214" w:type="dxa"/>
          </w:tcPr>
          <w:p w14:paraId="55122EC4" w14:textId="0829F4C1" w:rsidR="002C7F07" w:rsidRPr="005A1BD8" w:rsidRDefault="002C7F07" w:rsidP="005A1BD8">
            <w:pPr>
              <w:snapToGrid w:val="0"/>
              <w:spacing w:line="240" w:lineRule="auto"/>
              <w:jc w:val="center"/>
              <w:rPr>
                <w:b/>
                <w:bCs/>
                <w:sz w:val="24"/>
              </w:rPr>
            </w:pPr>
            <w:r w:rsidRPr="005A1BD8">
              <w:rPr>
                <w:b/>
                <w:bCs/>
                <w:sz w:val="24"/>
              </w:rPr>
              <w:t>Provision of modern Integrated Tariff Management System (ITMS) for Serbian Customs Administration (SCA)</w:t>
            </w:r>
          </w:p>
          <w:p w14:paraId="3598F975" w14:textId="77777777" w:rsidR="002C7F07" w:rsidRPr="00A92333" w:rsidRDefault="002C7F07" w:rsidP="005A1BD8">
            <w:pPr>
              <w:snapToGrid w:val="0"/>
              <w:spacing w:line="240" w:lineRule="auto"/>
            </w:pPr>
          </w:p>
          <w:p w14:paraId="48A6D8B1" w14:textId="381C7AD4" w:rsidR="002C7F07" w:rsidRPr="00A92333" w:rsidRDefault="00E0703B" w:rsidP="005A1BD8">
            <w:pPr>
              <w:snapToGrid w:val="0"/>
              <w:spacing w:line="240" w:lineRule="auto"/>
              <w:rPr>
                <w:rFonts w:cs="Segoe UI"/>
              </w:rPr>
            </w:pPr>
            <w:r w:rsidRPr="006E591F">
              <w:rPr>
                <w:noProof/>
                <w:lang w:eastAsia="en-US"/>
              </w:rPr>
              <w:drawing>
                <wp:anchor distT="0" distB="0" distL="114300" distR="114300" simplePos="0" relativeHeight="251658240" behindDoc="1" locked="0" layoutInCell="1" allowOverlap="1" wp14:anchorId="22F4BDDF" wp14:editId="4F53FB11">
                  <wp:simplePos x="0" y="0"/>
                  <wp:positionH relativeFrom="margin">
                    <wp:posOffset>-381938</wp:posOffset>
                  </wp:positionH>
                  <wp:positionV relativeFrom="paragraph">
                    <wp:posOffset>121721</wp:posOffset>
                  </wp:positionV>
                  <wp:extent cx="6479540" cy="1045210"/>
                  <wp:effectExtent l="0" t="0" r="0" b="2540"/>
                  <wp:wrapNone/>
                  <wp:docPr id="1385293744" name="Obrázo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0800000">
                            <a:off x="0" y="0"/>
                            <a:ext cx="6479540" cy="1045210"/>
                          </a:xfrm>
                          <a:prstGeom prst="rect">
                            <a:avLst/>
                          </a:prstGeom>
                          <a:noFill/>
                        </pic:spPr>
                      </pic:pic>
                    </a:graphicData>
                  </a:graphic>
                  <wp14:sizeRelH relativeFrom="page">
                    <wp14:pctWidth>0</wp14:pctWidth>
                  </wp14:sizeRelH>
                  <wp14:sizeRelV relativeFrom="page">
                    <wp14:pctHeight>0</wp14:pctHeight>
                  </wp14:sizeRelV>
                </wp:anchor>
              </w:drawing>
            </w:r>
          </w:p>
          <w:p w14:paraId="43D3DA50" w14:textId="77777777" w:rsidR="002C7F07" w:rsidRPr="00A92333" w:rsidRDefault="002C7F07" w:rsidP="005A1BD8">
            <w:pPr>
              <w:snapToGrid w:val="0"/>
              <w:spacing w:line="240" w:lineRule="auto"/>
            </w:pPr>
          </w:p>
          <w:p w14:paraId="316B0B00" w14:textId="77777777" w:rsidR="002C7F07" w:rsidRPr="00A92333" w:rsidRDefault="002C7F07" w:rsidP="005A1BD8">
            <w:pPr>
              <w:snapToGrid w:val="0"/>
              <w:spacing w:line="240" w:lineRule="auto"/>
            </w:pPr>
          </w:p>
          <w:p w14:paraId="7291D3F7" w14:textId="77777777" w:rsidR="002C7F07" w:rsidRPr="00A92333" w:rsidRDefault="002C7F07" w:rsidP="005A1BD8">
            <w:pPr>
              <w:snapToGrid w:val="0"/>
              <w:spacing w:line="240" w:lineRule="auto"/>
            </w:pPr>
          </w:p>
          <w:p w14:paraId="5F7DAA2F" w14:textId="77777777" w:rsidR="002C7F07" w:rsidRPr="00A92333" w:rsidRDefault="002C7F07" w:rsidP="005A1BD8">
            <w:pPr>
              <w:snapToGrid w:val="0"/>
              <w:spacing w:line="240" w:lineRule="auto"/>
            </w:pPr>
          </w:p>
          <w:p w14:paraId="5251D7BF" w14:textId="7B5974C2" w:rsidR="003B679A" w:rsidRPr="005A1BD8" w:rsidRDefault="001D293C" w:rsidP="005A1BD8">
            <w:pPr>
              <w:snapToGrid w:val="0"/>
              <w:spacing w:line="240" w:lineRule="auto"/>
              <w:jc w:val="center"/>
              <w:rPr>
                <w:b/>
                <w:bCs/>
                <w:sz w:val="36"/>
                <w:szCs w:val="36"/>
              </w:rPr>
            </w:pPr>
            <w:r w:rsidRPr="005A1BD8">
              <w:rPr>
                <w:b/>
                <w:bCs/>
                <w:sz w:val="36"/>
                <w:szCs w:val="36"/>
              </w:rPr>
              <w:t xml:space="preserve">Integration document </w:t>
            </w:r>
            <w:r w:rsidR="002C7F07" w:rsidRPr="005A1BD8">
              <w:rPr>
                <w:b/>
                <w:bCs/>
                <w:sz w:val="36"/>
                <w:szCs w:val="36"/>
              </w:rPr>
              <w:t>for</w:t>
            </w:r>
          </w:p>
          <w:p w14:paraId="72F6A5DD" w14:textId="57903519" w:rsidR="002C7F07" w:rsidRPr="00511D56" w:rsidRDefault="002C7F07" w:rsidP="005A1BD8">
            <w:pPr>
              <w:snapToGrid w:val="0"/>
              <w:spacing w:line="240" w:lineRule="auto"/>
              <w:jc w:val="center"/>
            </w:pPr>
            <w:r w:rsidRPr="005A1BD8">
              <w:rPr>
                <w:b/>
                <w:bCs/>
                <w:sz w:val="36"/>
                <w:szCs w:val="36"/>
              </w:rPr>
              <w:t>Quota RS</w:t>
            </w:r>
          </w:p>
          <w:p w14:paraId="7B45F27D" w14:textId="77777777" w:rsidR="002C7F07" w:rsidRPr="00511D56" w:rsidRDefault="002C7F07" w:rsidP="005A1BD8">
            <w:pPr>
              <w:snapToGrid w:val="0"/>
              <w:spacing w:line="240" w:lineRule="auto"/>
              <w:jc w:val="center"/>
            </w:pPr>
            <w:r w:rsidRPr="00511D56">
              <w:rPr>
                <w:b/>
              </w:rPr>
              <w:t xml:space="preserve">RFP reference: </w:t>
            </w:r>
            <w:r w:rsidRPr="00511D56">
              <w:t>UNDP-SRB-00600,3</w:t>
            </w:r>
          </w:p>
          <w:p w14:paraId="45749222" w14:textId="77777777" w:rsidR="002C7F07" w:rsidRPr="00511D56" w:rsidRDefault="002C7F07" w:rsidP="005A1BD8">
            <w:pPr>
              <w:snapToGrid w:val="0"/>
              <w:spacing w:line="240" w:lineRule="auto"/>
              <w:jc w:val="center"/>
            </w:pPr>
            <w:r w:rsidRPr="00511D56">
              <w:t>Contract No.: 10402551</w:t>
            </w:r>
          </w:p>
          <w:p w14:paraId="2416EB69" w14:textId="77777777" w:rsidR="002C7F07" w:rsidRPr="00A92333" w:rsidRDefault="002C7F07" w:rsidP="005A1BD8">
            <w:pPr>
              <w:snapToGrid w:val="0"/>
              <w:spacing w:line="240" w:lineRule="auto"/>
            </w:pPr>
          </w:p>
          <w:p w14:paraId="1E51D272" w14:textId="77777777" w:rsidR="002C7F07" w:rsidRPr="00A92333" w:rsidRDefault="002C7F07" w:rsidP="005A1BD8">
            <w:pPr>
              <w:snapToGrid w:val="0"/>
              <w:spacing w:line="240" w:lineRule="auto"/>
            </w:pPr>
          </w:p>
          <w:p w14:paraId="4073770C" w14:textId="77777777" w:rsidR="002C7F07" w:rsidRDefault="002C7F07" w:rsidP="005A1BD8">
            <w:pPr>
              <w:snapToGrid w:val="0"/>
              <w:spacing w:line="240" w:lineRule="auto"/>
            </w:pPr>
          </w:p>
          <w:p w14:paraId="28AADF54" w14:textId="77777777" w:rsidR="002C7F07" w:rsidRDefault="002C7F07" w:rsidP="005A1BD8">
            <w:pPr>
              <w:snapToGrid w:val="0"/>
              <w:spacing w:line="240" w:lineRule="auto"/>
            </w:pPr>
          </w:p>
          <w:p w14:paraId="5FBA95E6" w14:textId="77777777" w:rsidR="005A1BD8" w:rsidRDefault="005A1BD8" w:rsidP="005A1BD8">
            <w:pPr>
              <w:snapToGrid w:val="0"/>
              <w:spacing w:line="240" w:lineRule="auto"/>
            </w:pPr>
          </w:p>
          <w:p w14:paraId="3B5B9199" w14:textId="77777777" w:rsidR="005A1BD8" w:rsidRDefault="005A1BD8" w:rsidP="005A1BD8">
            <w:pPr>
              <w:snapToGrid w:val="0"/>
              <w:spacing w:line="240" w:lineRule="auto"/>
            </w:pPr>
          </w:p>
          <w:p w14:paraId="20B877F2" w14:textId="77777777" w:rsidR="005A1BD8" w:rsidRDefault="005A1BD8" w:rsidP="005A1BD8">
            <w:pPr>
              <w:snapToGrid w:val="0"/>
              <w:spacing w:line="240" w:lineRule="auto"/>
            </w:pPr>
          </w:p>
          <w:p w14:paraId="188D641B" w14:textId="77777777" w:rsidR="00E0703B" w:rsidRDefault="00E0703B" w:rsidP="005A1BD8">
            <w:pPr>
              <w:snapToGrid w:val="0"/>
              <w:spacing w:line="240" w:lineRule="auto"/>
            </w:pPr>
          </w:p>
          <w:p w14:paraId="3A8FB4C4" w14:textId="77777777" w:rsidR="003F7B00" w:rsidRDefault="003F7B00" w:rsidP="005A1BD8">
            <w:pPr>
              <w:snapToGrid w:val="0"/>
              <w:spacing w:line="240" w:lineRule="auto"/>
            </w:pPr>
          </w:p>
          <w:p w14:paraId="2B6EADA7" w14:textId="77777777" w:rsidR="002C7F07" w:rsidRPr="00A92333" w:rsidRDefault="002C7F07" w:rsidP="005A1BD8">
            <w:pPr>
              <w:snapToGrid w:val="0"/>
              <w:spacing w:line="240" w:lineRule="auto"/>
              <w:rPr>
                <w:rFonts w:cs="Segoe UI"/>
              </w:rPr>
            </w:pPr>
            <w:r w:rsidRPr="00A92333">
              <w:rPr>
                <w:noProof/>
                <w:lang w:eastAsia="en-US"/>
              </w:rPr>
              <w:drawing>
                <wp:anchor distT="0" distB="0" distL="114300" distR="114300" simplePos="0" relativeHeight="251658241" behindDoc="1" locked="0" layoutInCell="1" allowOverlap="1" wp14:anchorId="126F5AD0" wp14:editId="54FBAA83">
                  <wp:simplePos x="0" y="0"/>
                  <wp:positionH relativeFrom="margin">
                    <wp:posOffset>342900</wp:posOffset>
                  </wp:positionH>
                  <wp:positionV relativeFrom="paragraph">
                    <wp:posOffset>244475</wp:posOffset>
                  </wp:positionV>
                  <wp:extent cx="5732145" cy="924560"/>
                  <wp:effectExtent l="0" t="0" r="0" b="0"/>
                  <wp:wrapNone/>
                  <wp:docPr id="1768735812"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924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08A487" w14:textId="77777777" w:rsidR="002C7F07" w:rsidRDefault="002C7F07" w:rsidP="005A1BD8">
            <w:pPr>
              <w:snapToGrid w:val="0"/>
              <w:spacing w:line="240" w:lineRule="auto"/>
            </w:pPr>
          </w:p>
          <w:p w14:paraId="0B32AEE4" w14:textId="77777777" w:rsidR="005A1BD8" w:rsidRDefault="005A1BD8" w:rsidP="005A1BD8">
            <w:pPr>
              <w:snapToGrid w:val="0"/>
              <w:spacing w:line="240" w:lineRule="auto"/>
            </w:pPr>
          </w:p>
          <w:p w14:paraId="0AA46052" w14:textId="77777777" w:rsidR="005A1BD8" w:rsidRDefault="005A1BD8" w:rsidP="005A1BD8">
            <w:pPr>
              <w:snapToGrid w:val="0"/>
              <w:spacing w:line="240" w:lineRule="auto"/>
            </w:pPr>
          </w:p>
          <w:p w14:paraId="6B4A64B0" w14:textId="77777777" w:rsidR="005A1BD8" w:rsidRPr="00A92333" w:rsidRDefault="005A1BD8" w:rsidP="005A1BD8">
            <w:pPr>
              <w:snapToGrid w:val="0"/>
              <w:spacing w:line="240" w:lineRule="auto"/>
            </w:pPr>
          </w:p>
          <w:p w14:paraId="769CA61B" w14:textId="77777777" w:rsidR="002C7F07" w:rsidRPr="00A92333" w:rsidRDefault="002C7F07" w:rsidP="005A1BD8">
            <w:pPr>
              <w:snapToGrid w:val="0"/>
              <w:spacing w:line="240" w:lineRule="auto"/>
            </w:pPr>
          </w:p>
          <w:p w14:paraId="729D5C8E" w14:textId="77777777" w:rsidR="002C7F07" w:rsidRPr="00A92333" w:rsidRDefault="002C7F07" w:rsidP="005A1BD8">
            <w:pPr>
              <w:snapToGrid w:val="0"/>
              <w:spacing w:line="240" w:lineRule="auto"/>
            </w:pPr>
          </w:p>
          <w:tbl>
            <w:tblPr>
              <w:tblW w:w="9273" w:type="dxa"/>
              <w:tblLook w:val="0000" w:firstRow="0" w:lastRow="0" w:firstColumn="0" w:lastColumn="0" w:noHBand="0" w:noVBand="0"/>
            </w:tblPr>
            <w:tblGrid>
              <w:gridCol w:w="8829"/>
              <w:gridCol w:w="222"/>
              <w:gridCol w:w="222"/>
            </w:tblGrid>
            <w:tr w:rsidR="002C7F07" w:rsidRPr="00A92333" w14:paraId="189422A0" w14:textId="77777777" w:rsidTr="005A1BD8">
              <w:trPr>
                <w:trHeight w:val="715"/>
              </w:trPr>
              <w:tc>
                <w:tcPr>
                  <w:tcW w:w="8829" w:type="dxa"/>
                </w:tcPr>
                <w:tbl>
                  <w:tblPr>
                    <w:tblW w:w="8661" w:type="dxa"/>
                    <w:tblCellMar>
                      <w:left w:w="10" w:type="dxa"/>
                      <w:right w:w="10" w:type="dxa"/>
                    </w:tblCellMar>
                    <w:tblLook w:val="0000" w:firstRow="0" w:lastRow="0" w:firstColumn="0" w:lastColumn="0" w:noHBand="0" w:noVBand="0"/>
                  </w:tblPr>
                  <w:tblGrid>
                    <w:gridCol w:w="2523"/>
                    <w:gridCol w:w="328"/>
                    <w:gridCol w:w="5810"/>
                  </w:tblGrid>
                  <w:tr w:rsidR="002C7F07" w:rsidRPr="00511D56" w14:paraId="5ED154C9" w14:textId="77777777" w:rsidTr="005A1BD8">
                    <w:trPr>
                      <w:trHeight w:val="238"/>
                    </w:trPr>
                    <w:tc>
                      <w:tcPr>
                        <w:tcW w:w="2523" w:type="dxa"/>
                        <w:tcMar>
                          <w:top w:w="0" w:type="dxa"/>
                          <w:left w:w="108" w:type="dxa"/>
                          <w:bottom w:w="0" w:type="dxa"/>
                          <w:right w:w="108" w:type="dxa"/>
                        </w:tcMar>
                      </w:tcPr>
                      <w:p w14:paraId="19F4B271" w14:textId="77777777" w:rsidR="002C7F07" w:rsidRPr="00511D56" w:rsidRDefault="002C7F07" w:rsidP="005A1BD8">
                        <w:pPr>
                          <w:snapToGrid w:val="0"/>
                          <w:spacing w:line="240" w:lineRule="auto"/>
                        </w:pPr>
                        <w:r w:rsidRPr="00511D56">
                          <w:t>Document Title</w:t>
                        </w:r>
                      </w:p>
                    </w:tc>
                    <w:tc>
                      <w:tcPr>
                        <w:tcW w:w="328" w:type="dxa"/>
                        <w:tcMar>
                          <w:top w:w="0" w:type="dxa"/>
                          <w:left w:w="108" w:type="dxa"/>
                          <w:bottom w:w="0" w:type="dxa"/>
                          <w:right w:w="108" w:type="dxa"/>
                        </w:tcMar>
                      </w:tcPr>
                      <w:p w14:paraId="5B6E6075" w14:textId="77777777" w:rsidR="002C7F07" w:rsidRPr="00511D56" w:rsidRDefault="002C7F07" w:rsidP="005A1BD8">
                        <w:pPr>
                          <w:snapToGrid w:val="0"/>
                          <w:spacing w:line="240" w:lineRule="auto"/>
                        </w:pPr>
                        <w:r w:rsidRPr="00511D56">
                          <w:t>:</w:t>
                        </w:r>
                      </w:p>
                    </w:tc>
                    <w:tc>
                      <w:tcPr>
                        <w:tcW w:w="5810" w:type="dxa"/>
                        <w:tcMar>
                          <w:top w:w="0" w:type="dxa"/>
                          <w:left w:w="108" w:type="dxa"/>
                          <w:bottom w:w="0" w:type="dxa"/>
                          <w:right w:w="108" w:type="dxa"/>
                        </w:tcMar>
                      </w:tcPr>
                      <w:p w14:paraId="34774651" w14:textId="007C119C" w:rsidR="002C7F07" w:rsidRPr="00511D56" w:rsidRDefault="001D293C" w:rsidP="005A1BD8">
                        <w:pPr>
                          <w:snapToGrid w:val="0"/>
                          <w:spacing w:line="240" w:lineRule="auto"/>
                        </w:pPr>
                        <w:r>
                          <w:t>Integration document</w:t>
                        </w:r>
                        <w:r w:rsidR="002C7F07">
                          <w:t xml:space="preserve"> </w:t>
                        </w:r>
                        <w:r w:rsidR="001D46AE">
                          <w:t>for</w:t>
                        </w:r>
                        <w:r w:rsidR="002C7F07">
                          <w:t xml:space="preserve"> </w:t>
                        </w:r>
                        <w:r w:rsidR="00436230">
                          <w:t>Q</w:t>
                        </w:r>
                        <w:r w:rsidR="00A13840">
                          <w:t>UOTA</w:t>
                        </w:r>
                        <w:r w:rsidR="00436230">
                          <w:t xml:space="preserve"> </w:t>
                        </w:r>
                        <w:r w:rsidR="002C7F07">
                          <w:t>RS</w:t>
                        </w:r>
                      </w:p>
                    </w:tc>
                  </w:tr>
                  <w:tr w:rsidR="002C7F07" w:rsidRPr="00511D56" w14:paraId="7178DA83" w14:textId="77777777" w:rsidTr="005A1BD8">
                    <w:trPr>
                      <w:trHeight w:val="238"/>
                    </w:trPr>
                    <w:tc>
                      <w:tcPr>
                        <w:tcW w:w="2523" w:type="dxa"/>
                        <w:tcMar>
                          <w:top w:w="0" w:type="dxa"/>
                          <w:left w:w="108" w:type="dxa"/>
                          <w:bottom w:w="0" w:type="dxa"/>
                          <w:right w:w="108" w:type="dxa"/>
                        </w:tcMar>
                      </w:tcPr>
                      <w:p w14:paraId="1FAE882D" w14:textId="77777777" w:rsidR="002C7F07" w:rsidRPr="00511D56" w:rsidRDefault="002C7F07" w:rsidP="005A1BD8">
                        <w:pPr>
                          <w:snapToGrid w:val="0"/>
                          <w:spacing w:line="240" w:lineRule="auto"/>
                        </w:pPr>
                        <w:r w:rsidRPr="00511D56">
                          <w:t>Document ref.</w:t>
                        </w:r>
                      </w:p>
                    </w:tc>
                    <w:tc>
                      <w:tcPr>
                        <w:tcW w:w="328" w:type="dxa"/>
                        <w:tcMar>
                          <w:top w:w="0" w:type="dxa"/>
                          <w:left w:w="108" w:type="dxa"/>
                          <w:bottom w:w="0" w:type="dxa"/>
                          <w:right w:w="108" w:type="dxa"/>
                        </w:tcMar>
                      </w:tcPr>
                      <w:p w14:paraId="05AAE212" w14:textId="77777777" w:rsidR="002C7F07" w:rsidRPr="00511D56" w:rsidRDefault="002C7F07" w:rsidP="005A1BD8">
                        <w:pPr>
                          <w:snapToGrid w:val="0"/>
                          <w:spacing w:line="240" w:lineRule="auto"/>
                        </w:pPr>
                        <w:r w:rsidRPr="00511D56">
                          <w:t>:</w:t>
                        </w:r>
                      </w:p>
                    </w:tc>
                    <w:tc>
                      <w:tcPr>
                        <w:tcW w:w="5810" w:type="dxa"/>
                        <w:tcMar>
                          <w:top w:w="0" w:type="dxa"/>
                          <w:left w:w="108" w:type="dxa"/>
                          <w:bottom w:w="0" w:type="dxa"/>
                          <w:right w:w="108" w:type="dxa"/>
                        </w:tcMar>
                      </w:tcPr>
                      <w:p w14:paraId="07AF771A" w14:textId="037A242A" w:rsidR="002C7F07" w:rsidRPr="00511D56" w:rsidRDefault="005A1BD8" w:rsidP="005A1BD8">
                        <w:pPr>
                          <w:snapToGrid w:val="0"/>
                          <w:spacing w:line="240" w:lineRule="auto"/>
                        </w:pPr>
                        <w:r>
                          <w:t>v</w:t>
                        </w:r>
                        <w:r w:rsidR="00F7572D">
                          <w:t>1.</w:t>
                        </w:r>
                        <w:r w:rsidR="001D46AE">
                          <w:t>0</w:t>
                        </w:r>
                      </w:p>
                    </w:tc>
                  </w:tr>
                </w:tbl>
                <w:p w14:paraId="4463CB07" w14:textId="77777777" w:rsidR="002C7F07" w:rsidRPr="00A92333" w:rsidRDefault="002C7F07" w:rsidP="005A1BD8">
                  <w:pPr>
                    <w:snapToGrid w:val="0"/>
                    <w:spacing w:line="240" w:lineRule="auto"/>
                  </w:pPr>
                </w:p>
              </w:tc>
              <w:tc>
                <w:tcPr>
                  <w:tcW w:w="222" w:type="dxa"/>
                </w:tcPr>
                <w:p w14:paraId="437093B3" w14:textId="77777777" w:rsidR="002C7F07" w:rsidRPr="00A92333" w:rsidRDefault="002C7F07" w:rsidP="005A1BD8">
                  <w:pPr>
                    <w:snapToGrid w:val="0"/>
                    <w:spacing w:line="240" w:lineRule="auto"/>
                  </w:pPr>
                </w:p>
              </w:tc>
              <w:tc>
                <w:tcPr>
                  <w:tcW w:w="222" w:type="dxa"/>
                </w:tcPr>
                <w:p w14:paraId="50DF10CB" w14:textId="77777777" w:rsidR="002C7F07" w:rsidRPr="00A92333" w:rsidRDefault="002C7F07" w:rsidP="005A1BD8">
                  <w:pPr>
                    <w:snapToGrid w:val="0"/>
                    <w:spacing w:line="240" w:lineRule="auto"/>
                  </w:pPr>
                </w:p>
              </w:tc>
            </w:tr>
          </w:tbl>
          <w:p w14:paraId="7AD57D56" w14:textId="77777777" w:rsidR="005A1BD8" w:rsidRDefault="005A1BD8" w:rsidP="005A1BD8">
            <w:pPr>
              <w:pStyle w:val="Title"/>
              <w:snapToGrid w:val="0"/>
              <w:spacing w:before="240" w:after="120" w:line="240" w:lineRule="auto"/>
              <w:jc w:val="left"/>
              <w:rPr>
                <w:sz w:val="28"/>
                <w:szCs w:val="28"/>
              </w:rPr>
            </w:pPr>
          </w:p>
          <w:p w14:paraId="3B25771B" w14:textId="47EA1932" w:rsidR="00A040B0" w:rsidRPr="005A1BD8" w:rsidRDefault="00A040B0" w:rsidP="005A1BD8">
            <w:pPr>
              <w:pStyle w:val="Title"/>
              <w:snapToGrid w:val="0"/>
              <w:spacing w:before="0" w:after="0" w:line="240" w:lineRule="auto"/>
              <w:jc w:val="left"/>
              <w:rPr>
                <w:bCs/>
                <w:sz w:val="28"/>
                <w:szCs w:val="28"/>
              </w:rPr>
            </w:pPr>
            <w:r w:rsidRPr="005A1BD8">
              <w:rPr>
                <w:sz w:val="28"/>
                <w:szCs w:val="28"/>
              </w:rPr>
              <w:lastRenderedPageBreak/>
              <w:t>CONTRACT IDENTIFICATION</w:t>
            </w:r>
          </w:p>
          <w:p w14:paraId="27570AD8" w14:textId="77777777" w:rsidR="00A040B0" w:rsidRPr="00A25B17" w:rsidRDefault="00A040B0" w:rsidP="005A1BD8">
            <w:pPr>
              <w:snapToGrid w:val="0"/>
              <w:spacing w:line="240" w:lineRule="auto"/>
            </w:pPr>
          </w:p>
          <w:tbl>
            <w:tblPr>
              <w:tblW w:w="9017" w:type="dxa"/>
              <w:tblCellMar>
                <w:left w:w="10" w:type="dxa"/>
                <w:right w:w="10" w:type="dxa"/>
              </w:tblCellMar>
              <w:tblLook w:val="0000" w:firstRow="0" w:lastRow="0" w:firstColumn="0" w:lastColumn="0" w:noHBand="0" w:noVBand="0"/>
            </w:tblPr>
            <w:tblGrid>
              <w:gridCol w:w="2801"/>
              <w:gridCol w:w="6216"/>
            </w:tblGrid>
            <w:tr w:rsidR="00A040B0" w:rsidRPr="00511D56" w14:paraId="1D7563D7" w14:textId="77777777" w:rsidTr="005A1BD8">
              <w:trPr>
                <w:trHeight w:val="510"/>
              </w:trPr>
              <w:tc>
                <w:tcPr>
                  <w:tcW w:w="2801" w:type="dxa"/>
                  <w:tcBorders>
                    <w:top w:val="single" w:sz="12" w:space="0" w:color="000000"/>
                    <w:left w:val="single" w:sz="12" w:space="0" w:color="000000"/>
                    <w:bottom w:val="single" w:sz="8" w:space="0" w:color="000000"/>
                    <w:right w:val="single" w:sz="12" w:space="0" w:color="000000"/>
                  </w:tcBorders>
                  <w:shd w:val="clear" w:color="auto" w:fill="2C2F73"/>
                  <w:tcMar>
                    <w:top w:w="0" w:type="dxa"/>
                    <w:left w:w="0" w:type="dxa"/>
                    <w:bottom w:w="0" w:type="dxa"/>
                    <w:right w:w="0" w:type="dxa"/>
                  </w:tcMar>
                  <w:vAlign w:val="center"/>
                </w:tcPr>
                <w:p w14:paraId="5147D79C" w14:textId="77777777" w:rsidR="00A040B0" w:rsidRPr="00511D56" w:rsidRDefault="00A040B0" w:rsidP="005A1BD8">
                  <w:pPr>
                    <w:snapToGrid w:val="0"/>
                    <w:spacing w:line="240" w:lineRule="auto"/>
                  </w:pPr>
                  <w:r w:rsidRPr="00511D56">
                    <w:t>Contract Title</w:t>
                  </w:r>
                </w:p>
              </w:tc>
              <w:tc>
                <w:tcPr>
                  <w:tcW w:w="6216" w:type="dxa"/>
                  <w:tcBorders>
                    <w:top w:val="single" w:sz="12" w:space="0" w:color="000000"/>
                    <w:bottom w:val="single" w:sz="8" w:space="0" w:color="000000"/>
                    <w:right w:val="single" w:sz="12" w:space="0" w:color="000000"/>
                  </w:tcBorders>
                  <w:tcMar>
                    <w:top w:w="0" w:type="dxa"/>
                    <w:left w:w="0" w:type="dxa"/>
                    <w:bottom w:w="0" w:type="dxa"/>
                    <w:right w:w="0" w:type="dxa"/>
                  </w:tcMar>
                  <w:vAlign w:val="center"/>
                </w:tcPr>
                <w:p w14:paraId="4C275F07" w14:textId="77777777" w:rsidR="00A040B0" w:rsidRPr="00511D56" w:rsidRDefault="00A040B0" w:rsidP="005A1BD8">
                  <w:pPr>
                    <w:snapToGrid w:val="0"/>
                    <w:spacing w:line="240" w:lineRule="auto"/>
                    <w:ind w:left="111"/>
                  </w:pPr>
                  <w:r w:rsidRPr="00511D56">
                    <w:t>Provision of modern Integrated Tariff Management System (ITMS) for Serbian Customs Administration (CAS)</w:t>
                  </w:r>
                </w:p>
              </w:tc>
            </w:tr>
            <w:tr w:rsidR="00A040B0" w:rsidRPr="00511D56" w14:paraId="2383AB83" w14:textId="77777777" w:rsidTr="005A1BD8">
              <w:trPr>
                <w:trHeight w:val="397"/>
              </w:trPr>
              <w:tc>
                <w:tcPr>
                  <w:tcW w:w="2801" w:type="dxa"/>
                  <w:tcBorders>
                    <w:left w:val="single" w:sz="12" w:space="0" w:color="000000"/>
                    <w:bottom w:val="single" w:sz="8" w:space="0" w:color="000000"/>
                    <w:right w:val="single" w:sz="12" w:space="0" w:color="000000"/>
                  </w:tcBorders>
                  <w:shd w:val="clear" w:color="auto" w:fill="2C2F73"/>
                  <w:tcMar>
                    <w:top w:w="0" w:type="dxa"/>
                    <w:left w:w="0" w:type="dxa"/>
                    <w:bottom w:w="0" w:type="dxa"/>
                    <w:right w:w="0" w:type="dxa"/>
                  </w:tcMar>
                  <w:vAlign w:val="center"/>
                </w:tcPr>
                <w:p w14:paraId="3B83EFD8" w14:textId="77777777" w:rsidR="00A040B0" w:rsidRPr="00511D56" w:rsidRDefault="00A040B0" w:rsidP="005A1BD8">
                  <w:pPr>
                    <w:snapToGrid w:val="0"/>
                    <w:spacing w:line="240" w:lineRule="auto"/>
                    <w:rPr>
                      <w:lang w:eastAsia="pl-PL"/>
                    </w:rPr>
                  </w:pPr>
                  <w:r w:rsidRPr="00511D56">
                    <w:rPr>
                      <w:lang w:eastAsia="pl-PL"/>
                    </w:rPr>
                    <w:t>Ref. No.</w:t>
                  </w:r>
                </w:p>
              </w:tc>
              <w:tc>
                <w:tcPr>
                  <w:tcW w:w="6216" w:type="dxa"/>
                  <w:tcBorders>
                    <w:bottom w:val="single" w:sz="8" w:space="0" w:color="000000"/>
                    <w:right w:val="single" w:sz="12" w:space="0" w:color="000000"/>
                  </w:tcBorders>
                  <w:tcMar>
                    <w:top w:w="0" w:type="dxa"/>
                    <w:left w:w="0" w:type="dxa"/>
                    <w:bottom w:w="0" w:type="dxa"/>
                    <w:right w:w="0" w:type="dxa"/>
                  </w:tcMar>
                  <w:vAlign w:val="center"/>
                </w:tcPr>
                <w:p w14:paraId="4F9508E9" w14:textId="77777777" w:rsidR="00A040B0" w:rsidRPr="00511D56" w:rsidRDefault="00A040B0" w:rsidP="005A1BD8">
                  <w:pPr>
                    <w:snapToGrid w:val="0"/>
                    <w:spacing w:line="240" w:lineRule="auto"/>
                    <w:ind w:left="111"/>
                  </w:pPr>
                  <w:r w:rsidRPr="00511D56">
                    <w:t>UNDP-SRB-00600,3</w:t>
                  </w:r>
                </w:p>
              </w:tc>
            </w:tr>
            <w:tr w:rsidR="00A040B0" w:rsidRPr="00511D56" w14:paraId="35D46763" w14:textId="77777777" w:rsidTr="005A1BD8">
              <w:trPr>
                <w:trHeight w:val="397"/>
              </w:trPr>
              <w:tc>
                <w:tcPr>
                  <w:tcW w:w="2801" w:type="dxa"/>
                  <w:tcBorders>
                    <w:left w:val="single" w:sz="12" w:space="0" w:color="000000"/>
                    <w:bottom w:val="single" w:sz="8" w:space="0" w:color="000000"/>
                    <w:right w:val="single" w:sz="12" w:space="0" w:color="000000"/>
                  </w:tcBorders>
                  <w:shd w:val="clear" w:color="auto" w:fill="2C2F73"/>
                  <w:tcMar>
                    <w:top w:w="0" w:type="dxa"/>
                    <w:left w:w="0" w:type="dxa"/>
                    <w:bottom w:w="0" w:type="dxa"/>
                    <w:right w:w="0" w:type="dxa"/>
                  </w:tcMar>
                  <w:vAlign w:val="center"/>
                </w:tcPr>
                <w:p w14:paraId="0D578467" w14:textId="77777777" w:rsidR="00A040B0" w:rsidRPr="00511D56" w:rsidRDefault="00A040B0" w:rsidP="005A1BD8">
                  <w:pPr>
                    <w:snapToGrid w:val="0"/>
                    <w:spacing w:line="240" w:lineRule="auto"/>
                    <w:rPr>
                      <w:lang w:eastAsia="pl-PL"/>
                    </w:rPr>
                  </w:pPr>
                  <w:r w:rsidRPr="00511D56">
                    <w:rPr>
                      <w:lang w:eastAsia="pl-PL"/>
                    </w:rPr>
                    <w:t>Contracting Authority</w:t>
                  </w:r>
                </w:p>
              </w:tc>
              <w:tc>
                <w:tcPr>
                  <w:tcW w:w="6216" w:type="dxa"/>
                  <w:tcBorders>
                    <w:bottom w:val="single" w:sz="8" w:space="0" w:color="000000"/>
                    <w:right w:val="single" w:sz="12" w:space="0" w:color="000000"/>
                  </w:tcBorders>
                  <w:tcMar>
                    <w:top w:w="0" w:type="dxa"/>
                    <w:left w:w="0" w:type="dxa"/>
                    <w:bottom w:w="0" w:type="dxa"/>
                    <w:right w:w="0" w:type="dxa"/>
                  </w:tcMar>
                  <w:vAlign w:val="center"/>
                </w:tcPr>
                <w:p w14:paraId="717F25A7" w14:textId="77777777" w:rsidR="00A040B0" w:rsidRPr="00511D56" w:rsidRDefault="00A040B0" w:rsidP="005A1BD8">
                  <w:pPr>
                    <w:snapToGrid w:val="0"/>
                    <w:spacing w:line="240" w:lineRule="auto"/>
                    <w:ind w:left="111"/>
                  </w:pPr>
                  <w:r w:rsidRPr="00511D56">
                    <w:rPr>
                      <w:lang w:eastAsia="pl-PL"/>
                    </w:rPr>
                    <w:t>The Government of the Republic of Serbia, represented by the Ministry of Finance and Customs Administration</w:t>
                  </w:r>
                </w:p>
              </w:tc>
            </w:tr>
            <w:tr w:rsidR="00A040B0" w:rsidRPr="00511D56" w14:paraId="3A78483D" w14:textId="77777777" w:rsidTr="005A1BD8">
              <w:trPr>
                <w:trHeight w:val="397"/>
              </w:trPr>
              <w:tc>
                <w:tcPr>
                  <w:tcW w:w="2801" w:type="dxa"/>
                  <w:tcBorders>
                    <w:left w:val="single" w:sz="12" w:space="0" w:color="000000"/>
                    <w:bottom w:val="single" w:sz="8" w:space="0" w:color="000000"/>
                    <w:right w:val="single" w:sz="12" w:space="0" w:color="000000"/>
                  </w:tcBorders>
                  <w:shd w:val="clear" w:color="auto" w:fill="2C2F73"/>
                  <w:tcMar>
                    <w:top w:w="0" w:type="dxa"/>
                    <w:left w:w="0" w:type="dxa"/>
                    <w:bottom w:w="0" w:type="dxa"/>
                    <w:right w:w="0" w:type="dxa"/>
                  </w:tcMar>
                  <w:vAlign w:val="center"/>
                </w:tcPr>
                <w:p w14:paraId="308F1436" w14:textId="77777777" w:rsidR="00A040B0" w:rsidRPr="00511D56" w:rsidRDefault="00A040B0" w:rsidP="005A1BD8">
                  <w:pPr>
                    <w:snapToGrid w:val="0"/>
                    <w:spacing w:line="240" w:lineRule="auto"/>
                    <w:rPr>
                      <w:lang w:eastAsia="pl-PL"/>
                    </w:rPr>
                  </w:pPr>
                  <w:r w:rsidRPr="00511D56">
                    <w:rPr>
                      <w:lang w:eastAsia="pl-PL"/>
                    </w:rPr>
                    <w:t>CA Project Manager</w:t>
                  </w:r>
                </w:p>
              </w:tc>
              <w:tc>
                <w:tcPr>
                  <w:tcW w:w="6216" w:type="dxa"/>
                  <w:tcBorders>
                    <w:bottom w:val="single" w:sz="8" w:space="0" w:color="000000"/>
                    <w:right w:val="single" w:sz="12" w:space="0" w:color="000000"/>
                  </w:tcBorders>
                  <w:tcMar>
                    <w:top w:w="0" w:type="dxa"/>
                    <w:left w:w="0" w:type="dxa"/>
                    <w:bottom w:w="0" w:type="dxa"/>
                    <w:right w:w="0" w:type="dxa"/>
                  </w:tcMar>
                  <w:vAlign w:val="center"/>
                </w:tcPr>
                <w:p w14:paraId="7C072DE3" w14:textId="77777777" w:rsidR="00A040B0" w:rsidRPr="00511D56" w:rsidRDefault="00A040B0" w:rsidP="005A1BD8">
                  <w:pPr>
                    <w:snapToGrid w:val="0"/>
                    <w:spacing w:line="240" w:lineRule="auto"/>
                    <w:ind w:left="111"/>
                  </w:pPr>
                  <w:r w:rsidRPr="00511D56">
                    <w:t>Gordana Džamić Radević, UNDP Policy Specialist - Customs</w:t>
                  </w:r>
                </w:p>
              </w:tc>
            </w:tr>
            <w:tr w:rsidR="00A040B0" w:rsidRPr="00511D56" w14:paraId="7AAA77D6" w14:textId="77777777" w:rsidTr="005A1BD8">
              <w:trPr>
                <w:trHeight w:val="397"/>
              </w:trPr>
              <w:tc>
                <w:tcPr>
                  <w:tcW w:w="2801" w:type="dxa"/>
                  <w:tcBorders>
                    <w:left w:val="single" w:sz="12" w:space="0" w:color="000000"/>
                    <w:bottom w:val="single" w:sz="8" w:space="0" w:color="000000"/>
                    <w:right w:val="single" w:sz="12" w:space="0" w:color="000000"/>
                  </w:tcBorders>
                  <w:shd w:val="clear" w:color="auto" w:fill="2C2F73"/>
                  <w:tcMar>
                    <w:top w:w="0" w:type="dxa"/>
                    <w:left w:w="0" w:type="dxa"/>
                    <w:bottom w:w="0" w:type="dxa"/>
                    <w:right w:w="0" w:type="dxa"/>
                  </w:tcMar>
                  <w:vAlign w:val="center"/>
                </w:tcPr>
                <w:p w14:paraId="33781FDB" w14:textId="77777777" w:rsidR="00A040B0" w:rsidRPr="00511D56" w:rsidRDefault="00A040B0" w:rsidP="005A1BD8">
                  <w:pPr>
                    <w:snapToGrid w:val="0"/>
                    <w:spacing w:line="240" w:lineRule="auto"/>
                    <w:rPr>
                      <w:lang w:eastAsia="pl-PL"/>
                    </w:rPr>
                  </w:pPr>
                  <w:r w:rsidRPr="00511D56">
                    <w:rPr>
                      <w:lang w:eastAsia="pl-PL"/>
                    </w:rPr>
                    <w:t>End Recipient</w:t>
                  </w:r>
                </w:p>
              </w:tc>
              <w:tc>
                <w:tcPr>
                  <w:tcW w:w="6216" w:type="dxa"/>
                  <w:tcBorders>
                    <w:bottom w:val="single" w:sz="8" w:space="0" w:color="000000"/>
                    <w:right w:val="single" w:sz="12" w:space="0" w:color="000000"/>
                  </w:tcBorders>
                  <w:tcMar>
                    <w:top w:w="0" w:type="dxa"/>
                    <w:left w:w="0" w:type="dxa"/>
                    <w:bottom w:w="0" w:type="dxa"/>
                    <w:right w:w="0" w:type="dxa"/>
                  </w:tcMar>
                  <w:vAlign w:val="center"/>
                </w:tcPr>
                <w:p w14:paraId="226AEA47" w14:textId="77777777" w:rsidR="00A040B0" w:rsidRPr="00511D56" w:rsidRDefault="00A040B0" w:rsidP="005A1BD8">
                  <w:pPr>
                    <w:snapToGrid w:val="0"/>
                    <w:spacing w:line="240" w:lineRule="auto"/>
                    <w:ind w:left="111"/>
                  </w:pPr>
                  <w:r w:rsidRPr="00511D56">
                    <w:rPr>
                      <w:lang w:eastAsia="pl-PL"/>
                    </w:rPr>
                    <w:t>Customs Administration of the Republic of Serbia (CAS)</w:t>
                  </w:r>
                </w:p>
              </w:tc>
            </w:tr>
            <w:tr w:rsidR="00A040B0" w:rsidRPr="00511D56" w14:paraId="62C3747E" w14:textId="77777777" w:rsidTr="005A1BD8">
              <w:trPr>
                <w:trHeight w:val="397"/>
              </w:trPr>
              <w:tc>
                <w:tcPr>
                  <w:tcW w:w="2801" w:type="dxa"/>
                  <w:tcBorders>
                    <w:left w:val="single" w:sz="12" w:space="0" w:color="000000"/>
                    <w:bottom w:val="single" w:sz="8" w:space="0" w:color="000000"/>
                    <w:right w:val="single" w:sz="12" w:space="0" w:color="000000"/>
                  </w:tcBorders>
                  <w:shd w:val="clear" w:color="auto" w:fill="2C2F73"/>
                  <w:tcMar>
                    <w:top w:w="0" w:type="dxa"/>
                    <w:left w:w="0" w:type="dxa"/>
                    <w:bottom w:w="0" w:type="dxa"/>
                    <w:right w:w="0" w:type="dxa"/>
                  </w:tcMar>
                  <w:vAlign w:val="center"/>
                </w:tcPr>
                <w:p w14:paraId="78C448F8" w14:textId="77777777" w:rsidR="00A040B0" w:rsidRPr="00511D56" w:rsidRDefault="00A040B0" w:rsidP="005A1BD8">
                  <w:pPr>
                    <w:snapToGrid w:val="0"/>
                    <w:spacing w:line="240" w:lineRule="auto"/>
                    <w:rPr>
                      <w:lang w:eastAsia="pl-PL"/>
                    </w:rPr>
                  </w:pPr>
                  <w:r w:rsidRPr="00511D56">
                    <w:rPr>
                      <w:lang w:eastAsia="pl-PL"/>
                    </w:rPr>
                    <w:t xml:space="preserve">End Recipient Contact Persons </w:t>
                  </w:r>
                </w:p>
              </w:tc>
              <w:tc>
                <w:tcPr>
                  <w:tcW w:w="6216" w:type="dxa"/>
                  <w:tcBorders>
                    <w:bottom w:val="single" w:sz="8" w:space="0" w:color="000000"/>
                    <w:right w:val="single" w:sz="12" w:space="0" w:color="000000"/>
                  </w:tcBorders>
                  <w:tcMar>
                    <w:top w:w="0" w:type="dxa"/>
                    <w:left w:w="0" w:type="dxa"/>
                    <w:bottom w:w="0" w:type="dxa"/>
                    <w:right w:w="0" w:type="dxa"/>
                  </w:tcMar>
                  <w:vAlign w:val="center"/>
                </w:tcPr>
                <w:p w14:paraId="1D305898" w14:textId="77777777" w:rsidR="00A040B0" w:rsidRPr="00511D56" w:rsidRDefault="00A040B0" w:rsidP="005A1BD8">
                  <w:pPr>
                    <w:snapToGrid w:val="0"/>
                    <w:spacing w:line="240" w:lineRule="auto"/>
                    <w:ind w:left="111"/>
                    <w:rPr>
                      <w:lang w:eastAsia="pl-PL"/>
                    </w:rPr>
                  </w:pPr>
                  <w:r w:rsidRPr="00511D56">
                    <w:rPr>
                      <w:lang w:eastAsia="pl-PL"/>
                    </w:rPr>
                    <w:t>Dragana Vojnović Todorović, Head of Customs Tariff</w:t>
                  </w:r>
                  <w:r>
                    <w:rPr>
                      <w:lang w:eastAsia="pl-PL"/>
                    </w:rPr>
                    <w:t xml:space="preserve"> Department</w:t>
                  </w:r>
                </w:p>
              </w:tc>
            </w:tr>
            <w:tr w:rsidR="00A040B0" w:rsidRPr="00511D56" w14:paraId="6361A0BE" w14:textId="77777777" w:rsidTr="005A1BD8">
              <w:trPr>
                <w:trHeight w:val="397"/>
              </w:trPr>
              <w:tc>
                <w:tcPr>
                  <w:tcW w:w="2801" w:type="dxa"/>
                  <w:tcBorders>
                    <w:left w:val="single" w:sz="12" w:space="0" w:color="000000"/>
                    <w:bottom w:val="single" w:sz="8" w:space="0" w:color="000000"/>
                    <w:right w:val="single" w:sz="12" w:space="0" w:color="000000"/>
                  </w:tcBorders>
                  <w:shd w:val="clear" w:color="auto" w:fill="2C2F73"/>
                  <w:tcMar>
                    <w:top w:w="0" w:type="dxa"/>
                    <w:left w:w="0" w:type="dxa"/>
                    <w:bottom w:w="0" w:type="dxa"/>
                    <w:right w:w="0" w:type="dxa"/>
                  </w:tcMar>
                  <w:vAlign w:val="center"/>
                </w:tcPr>
                <w:p w14:paraId="7F58E53B" w14:textId="77777777" w:rsidR="00A040B0" w:rsidRPr="00511D56" w:rsidRDefault="00A040B0" w:rsidP="005A1BD8">
                  <w:pPr>
                    <w:snapToGrid w:val="0"/>
                    <w:spacing w:line="240" w:lineRule="auto"/>
                    <w:rPr>
                      <w:lang w:eastAsia="pl-PL"/>
                    </w:rPr>
                  </w:pPr>
                  <w:r w:rsidRPr="00511D56">
                    <w:rPr>
                      <w:lang w:eastAsia="pl-PL"/>
                    </w:rPr>
                    <w:t>Contractor</w:t>
                  </w:r>
                </w:p>
              </w:tc>
              <w:tc>
                <w:tcPr>
                  <w:tcW w:w="6216" w:type="dxa"/>
                  <w:tcBorders>
                    <w:bottom w:val="single" w:sz="8" w:space="0" w:color="000000"/>
                    <w:right w:val="single" w:sz="12" w:space="0" w:color="000000"/>
                  </w:tcBorders>
                  <w:tcMar>
                    <w:top w:w="0" w:type="dxa"/>
                    <w:left w:w="0" w:type="dxa"/>
                    <w:bottom w:w="0" w:type="dxa"/>
                    <w:right w:w="0" w:type="dxa"/>
                  </w:tcMar>
                  <w:vAlign w:val="center"/>
                </w:tcPr>
                <w:p w14:paraId="105EF203" w14:textId="77777777" w:rsidR="00A040B0" w:rsidRPr="00511D56" w:rsidRDefault="00A040B0" w:rsidP="005A1BD8">
                  <w:pPr>
                    <w:snapToGrid w:val="0"/>
                    <w:spacing w:line="240" w:lineRule="auto"/>
                    <w:ind w:left="111"/>
                    <w:rPr>
                      <w:lang w:eastAsia="pl-PL"/>
                    </w:rPr>
                  </w:pPr>
                  <w:r w:rsidRPr="00511D56">
                    <w:rPr>
                      <w:lang w:eastAsia="pl-PL"/>
                    </w:rPr>
                    <w:t>Seyfor, a.s., Brno, Czech Republic</w:t>
                  </w:r>
                </w:p>
                <w:p w14:paraId="25770E05" w14:textId="77777777" w:rsidR="00A040B0" w:rsidRPr="00511D56" w:rsidRDefault="00A040B0" w:rsidP="005A1BD8">
                  <w:pPr>
                    <w:snapToGrid w:val="0"/>
                    <w:spacing w:line="240" w:lineRule="auto"/>
                    <w:ind w:left="111"/>
                    <w:rPr>
                      <w:lang w:eastAsia="pl-PL"/>
                    </w:rPr>
                  </w:pPr>
                  <w:r w:rsidRPr="00511D56">
                    <w:rPr>
                      <w:lang w:eastAsia="pl-PL"/>
                    </w:rPr>
                    <w:t xml:space="preserve">Unicom-Telecom doo., Beograd, Republic of Serbia </w:t>
                  </w:r>
                </w:p>
              </w:tc>
            </w:tr>
            <w:tr w:rsidR="00A040B0" w:rsidRPr="00511D56" w14:paraId="2F769188" w14:textId="77777777" w:rsidTr="005A1BD8">
              <w:trPr>
                <w:trHeight w:val="397"/>
              </w:trPr>
              <w:tc>
                <w:tcPr>
                  <w:tcW w:w="2801" w:type="dxa"/>
                  <w:tcBorders>
                    <w:left w:val="single" w:sz="12" w:space="0" w:color="000000"/>
                    <w:bottom w:val="single" w:sz="8" w:space="0" w:color="000000"/>
                    <w:right w:val="single" w:sz="12" w:space="0" w:color="000000"/>
                  </w:tcBorders>
                  <w:shd w:val="clear" w:color="auto" w:fill="2C2F73"/>
                  <w:tcMar>
                    <w:top w:w="0" w:type="dxa"/>
                    <w:left w:w="0" w:type="dxa"/>
                    <w:bottom w:w="0" w:type="dxa"/>
                    <w:right w:w="0" w:type="dxa"/>
                  </w:tcMar>
                  <w:vAlign w:val="center"/>
                </w:tcPr>
                <w:p w14:paraId="33608B71" w14:textId="77777777" w:rsidR="00A040B0" w:rsidRPr="00511D56" w:rsidRDefault="00A040B0" w:rsidP="005A1BD8">
                  <w:pPr>
                    <w:snapToGrid w:val="0"/>
                    <w:spacing w:line="240" w:lineRule="auto"/>
                    <w:rPr>
                      <w:lang w:eastAsia="pl-PL"/>
                    </w:rPr>
                  </w:pPr>
                  <w:r w:rsidRPr="00511D56">
                    <w:rPr>
                      <w:lang w:eastAsia="pl-PL"/>
                    </w:rPr>
                    <w:t>Contractor Contact person</w:t>
                  </w:r>
                </w:p>
              </w:tc>
              <w:tc>
                <w:tcPr>
                  <w:tcW w:w="6216" w:type="dxa"/>
                  <w:tcBorders>
                    <w:bottom w:val="single" w:sz="8" w:space="0" w:color="000000"/>
                    <w:right w:val="single" w:sz="12" w:space="0" w:color="000000"/>
                  </w:tcBorders>
                  <w:tcMar>
                    <w:top w:w="0" w:type="dxa"/>
                    <w:left w:w="0" w:type="dxa"/>
                    <w:bottom w:w="0" w:type="dxa"/>
                    <w:right w:w="0" w:type="dxa"/>
                  </w:tcMar>
                  <w:vAlign w:val="center"/>
                </w:tcPr>
                <w:p w14:paraId="19D22F8A" w14:textId="77777777" w:rsidR="00A040B0" w:rsidRPr="00511D56" w:rsidRDefault="00A040B0" w:rsidP="005A1BD8">
                  <w:pPr>
                    <w:snapToGrid w:val="0"/>
                    <w:spacing w:line="240" w:lineRule="auto"/>
                    <w:ind w:left="111"/>
                    <w:rPr>
                      <w:lang w:eastAsia="pl-PL"/>
                    </w:rPr>
                  </w:pPr>
                  <w:r w:rsidRPr="00511D56">
                    <w:rPr>
                      <w:lang w:eastAsia="pl-PL"/>
                    </w:rPr>
                    <w:t xml:space="preserve">František Kolář, Project Director </w:t>
                  </w:r>
                </w:p>
              </w:tc>
            </w:tr>
            <w:tr w:rsidR="00A040B0" w:rsidRPr="00511D56" w14:paraId="343C50FE" w14:textId="77777777" w:rsidTr="005A1BD8">
              <w:trPr>
                <w:trHeight w:val="397"/>
              </w:trPr>
              <w:tc>
                <w:tcPr>
                  <w:tcW w:w="2801" w:type="dxa"/>
                  <w:tcBorders>
                    <w:left w:val="single" w:sz="12" w:space="0" w:color="000000"/>
                    <w:bottom w:val="single" w:sz="8" w:space="0" w:color="000000"/>
                    <w:right w:val="single" w:sz="12" w:space="0" w:color="000000"/>
                  </w:tcBorders>
                  <w:shd w:val="clear" w:color="auto" w:fill="2C2F73"/>
                  <w:tcMar>
                    <w:top w:w="0" w:type="dxa"/>
                    <w:left w:w="0" w:type="dxa"/>
                    <w:bottom w:w="0" w:type="dxa"/>
                    <w:right w:w="0" w:type="dxa"/>
                  </w:tcMar>
                  <w:vAlign w:val="center"/>
                </w:tcPr>
                <w:p w14:paraId="72B9E46C" w14:textId="77777777" w:rsidR="00A040B0" w:rsidRPr="00511D56" w:rsidRDefault="00A040B0" w:rsidP="005A1BD8">
                  <w:pPr>
                    <w:snapToGrid w:val="0"/>
                    <w:spacing w:line="240" w:lineRule="auto"/>
                    <w:rPr>
                      <w:lang w:eastAsia="pl-PL"/>
                    </w:rPr>
                  </w:pPr>
                  <w:r w:rsidRPr="00511D56">
                    <w:rPr>
                      <w:lang w:eastAsia="pl-PL"/>
                    </w:rPr>
                    <w:t>Contract start day</w:t>
                  </w:r>
                </w:p>
              </w:tc>
              <w:tc>
                <w:tcPr>
                  <w:tcW w:w="6216" w:type="dxa"/>
                  <w:tcBorders>
                    <w:bottom w:val="single" w:sz="8" w:space="0" w:color="000000"/>
                    <w:right w:val="single" w:sz="12" w:space="0" w:color="000000"/>
                  </w:tcBorders>
                  <w:tcMar>
                    <w:top w:w="0" w:type="dxa"/>
                    <w:left w:w="0" w:type="dxa"/>
                    <w:bottom w:w="0" w:type="dxa"/>
                    <w:right w:w="0" w:type="dxa"/>
                  </w:tcMar>
                  <w:vAlign w:val="center"/>
                </w:tcPr>
                <w:p w14:paraId="607CF127" w14:textId="77777777" w:rsidR="00A040B0" w:rsidRPr="00511D56" w:rsidRDefault="00A040B0" w:rsidP="005A1BD8">
                  <w:pPr>
                    <w:snapToGrid w:val="0"/>
                    <w:spacing w:line="240" w:lineRule="auto"/>
                    <w:ind w:left="111"/>
                  </w:pPr>
                  <w:r w:rsidRPr="00511D56">
                    <w:t>23 June 2025</w:t>
                  </w:r>
                </w:p>
              </w:tc>
            </w:tr>
            <w:tr w:rsidR="00A040B0" w:rsidRPr="00511D56" w14:paraId="0AC5374F" w14:textId="77777777" w:rsidTr="005A1BD8">
              <w:trPr>
                <w:trHeight w:val="397"/>
              </w:trPr>
              <w:tc>
                <w:tcPr>
                  <w:tcW w:w="2801" w:type="dxa"/>
                  <w:tcBorders>
                    <w:left w:val="single" w:sz="12" w:space="0" w:color="000000"/>
                    <w:bottom w:val="single" w:sz="8" w:space="0" w:color="000000"/>
                    <w:right w:val="single" w:sz="12" w:space="0" w:color="000000"/>
                  </w:tcBorders>
                  <w:shd w:val="clear" w:color="auto" w:fill="2C2F73"/>
                  <w:tcMar>
                    <w:top w:w="0" w:type="dxa"/>
                    <w:left w:w="0" w:type="dxa"/>
                    <w:bottom w:w="0" w:type="dxa"/>
                    <w:right w:w="0" w:type="dxa"/>
                  </w:tcMar>
                  <w:vAlign w:val="center"/>
                </w:tcPr>
                <w:p w14:paraId="08FBE25D" w14:textId="77777777" w:rsidR="00A040B0" w:rsidRPr="00511D56" w:rsidRDefault="00A040B0" w:rsidP="005A1BD8">
                  <w:pPr>
                    <w:snapToGrid w:val="0"/>
                    <w:spacing w:line="240" w:lineRule="auto"/>
                    <w:rPr>
                      <w:lang w:eastAsia="pl-PL"/>
                    </w:rPr>
                  </w:pPr>
                  <w:r w:rsidRPr="00511D56">
                    <w:rPr>
                      <w:lang w:eastAsia="pl-PL"/>
                    </w:rPr>
                    <w:t>Contract Implementation Period</w:t>
                  </w:r>
                </w:p>
              </w:tc>
              <w:tc>
                <w:tcPr>
                  <w:tcW w:w="6216" w:type="dxa"/>
                  <w:tcBorders>
                    <w:bottom w:val="single" w:sz="8" w:space="0" w:color="000000"/>
                    <w:right w:val="single" w:sz="12" w:space="0" w:color="000000"/>
                  </w:tcBorders>
                  <w:tcMar>
                    <w:top w:w="0" w:type="dxa"/>
                    <w:left w:w="0" w:type="dxa"/>
                    <w:bottom w:w="0" w:type="dxa"/>
                    <w:right w:w="0" w:type="dxa"/>
                  </w:tcMar>
                  <w:vAlign w:val="center"/>
                </w:tcPr>
                <w:p w14:paraId="4227C534" w14:textId="77777777" w:rsidR="00A040B0" w:rsidRPr="00511D56" w:rsidRDefault="00A040B0" w:rsidP="005A1BD8">
                  <w:pPr>
                    <w:snapToGrid w:val="0"/>
                    <w:spacing w:line="240" w:lineRule="auto"/>
                    <w:ind w:left="111"/>
                    <w:rPr>
                      <w:lang w:eastAsia="pl-PL"/>
                    </w:rPr>
                  </w:pPr>
                  <w:r w:rsidRPr="00511D56">
                    <w:rPr>
                      <w:lang w:eastAsia="pl-PL"/>
                    </w:rPr>
                    <w:t>23 June 2025 – 4 January 2027</w:t>
                  </w:r>
                </w:p>
              </w:tc>
            </w:tr>
            <w:tr w:rsidR="00A040B0" w:rsidRPr="00511D56" w14:paraId="7064F482" w14:textId="77777777" w:rsidTr="005A1BD8">
              <w:trPr>
                <w:trHeight w:val="397"/>
              </w:trPr>
              <w:tc>
                <w:tcPr>
                  <w:tcW w:w="2801" w:type="dxa"/>
                  <w:tcBorders>
                    <w:left w:val="single" w:sz="12" w:space="0" w:color="000000"/>
                    <w:bottom w:val="single" w:sz="8" w:space="0" w:color="000000"/>
                    <w:right w:val="single" w:sz="12" w:space="0" w:color="000000"/>
                  </w:tcBorders>
                  <w:shd w:val="clear" w:color="auto" w:fill="2C2F73"/>
                  <w:tcMar>
                    <w:top w:w="0" w:type="dxa"/>
                    <w:left w:w="0" w:type="dxa"/>
                    <w:bottom w:w="0" w:type="dxa"/>
                    <w:right w:w="0" w:type="dxa"/>
                  </w:tcMar>
                  <w:vAlign w:val="center"/>
                </w:tcPr>
                <w:p w14:paraId="4AE775E4" w14:textId="77777777" w:rsidR="00A040B0" w:rsidRPr="00511D56" w:rsidRDefault="00A040B0" w:rsidP="005A1BD8">
                  <w:pPr>
                    <w:snapToGrid w:val="0"/>
                    <w:spacing w:line="240" w:lineRule="auto"/>
                    <w:rPr>
                      <w:lang w:eastAsia="pl-PL"/>
                    </w:rPr>
                  </w:pPr>
                  <w:r w:rsidRPr="00511D56">
                    <w:rPr>
                      <w:lang w:eastAsia="pl-PL"/>
                    </w:rPr>
                    <w:t>Team Leader</w:t>
                  </w:r>
                </w:p>
              </w:tc>
              <w:tc>
                <w:tcPr>
                  <w:tcW w:w="6216" w:type="dxa"/>
                  <w:tcBorders>
                    <w:bottom w:val="single" w:sz="8" w:space="0" w:color="000000"/>
                    <w:right w:val="single" w:sz="12" w:space="0" w:color="000000"/>
                  </w:tcBorders>
                  <w:tcMar>
                    <w:top w:w="0" w:type="dxa"/>
                    <w:left w:w="0" w:type="dxa"/>
                    <w:bottom w:w="0" w:type="dxa"/>
                    <w:right w:w="0" w:type="dxa"/>
                  </w:tcMar>
                  <w:vAlign w:val="center"/>
                </w:tcPr>
                <w:p w14:paraId="2CA27B67" w14:textId="77777777" w:rsidR="00A040B0" w:rsidRPr="00511D56" w:rsidRDefault="00A040B0" w:rsidP="005A1BD8">
                  <w:pPr>
                    <w:snapToGrid w:val="0"/>
                    <w:spacing w:line="240" w:lineRule="auto"/>
                    <w:ind w:left="111"/>
                    <w:rPr>
                      <w:lang w:eastAsia="pl-PL"/>
                    </w:rPr>
                  </w:pPr>
                  <w:r w:rsidRPr="00511D56">
                    <w:rPr>
                      <w:lang w:eastAsia="pl-PL"/>
                    </w:rPr>
                    <w:t>Marián Chodák</w:t>
                  </w:r>
                </w:p>
              </w:tc>
            </w:tr>
          </w:tbl>
          <w:p w14:paraId="4628B6F4" w14:textId="77777777" w:rsidR="005A1BD8" w:rsidRDefault="005A1BD8" w:rsidP="005A1BD8">
            <w:pPr>
              <w:snapToGrid w:val="0"/>
              <w:spacing w:line="240" w:lineRule="auto"/>
            </w:pPr>
          </w:p>
          <w:p w14:paraId="6C05141D" w14:textId="779C6702" w:rsidR="00A040B0" w:rsidRPr="005A1BD8" w:rsidRDefault="00A040B0" w:rsidP="005A1BD8">
            <w:pPr>
              <w:snapToGrid w:val="0"/>
              <w:spacing w:line="240" w:lineRule="auto"/>
              <w:rPr>
                <w:b/>
                <w:bCs/>
              </w:rPr>
            </w:pPr>
            <w:r w:rsidRPr="005A1BD8">
              <w:rPr>
                <w:b/>
                <w:bCs/>
              </w:rPr>
              <w:t>Status of document</w:t>
            </w:r>
          </w:p>
          <w:tbl>
            <w:tblPr>
              <w:tblW w:w="4623" w:type="dxa"/>
              <w:tblCellMar>
                <w:left w:w="10" w:type="dxa"/>
                <w:right w:w="10" w:type="dxa"/>
              </w:tblCellMar>
              <w:tblLook w:val="0000" w:firstRow="0" w:lastRow="0" w:firstColumn="0" w:lastColumn="0" w:noHBand="0" w:noVBand="0"/>
            </w:tblPr>
            <w:tblGrid>
              <w:gridCol w:w="1872"/>
              <w:gridCol w:w="1872"/>
              <w:gridCol w:w="879"/>
            </w:tblGrid>
            <w:tr w:rsidR="00A040B0" w:rsidRPr="00511D56" w14:paraId="107E5A01" w14:textId="77777777" w:rsidTr="005A1BD8">
              <w:trPr>
                <w:trHeight w:val="421"/>
              </w:trPr>
              <w:tc>
                <w:tcPr>
                  <w:tcW w:w="1872" w:type="dxa"/>
                  <w:tcBorders>
                    <w:top w:val="single" w:sz="12" w:space="0" w:color="000000"/>
                    <w:left w:val="single" w:sz="12" w:space="0" w:color="000000"/>
                    <w:bottom w:val="single" w:sz="4" w:space="0" w:color="000000"/>
                    <w:right w:val="single" w:sz="12" w:space="0" w:color="000000"/>
                  </w:tcBorders>
                  <w:shd w:val="clear" w:color="auto" w:fill="2C2F73"/>
                  <w:tcMar>
                    <w:top w:w="0" w:type="dxa"/>
                    <w:left w:w="0" w:type="dxa"/>
                    <w:bottom w:w="0" w:type="dxa"/>
                    <w:right w:w="0" w:type="dxa"/>
                  </w:tcMar>
                  <w:vAlign w:val="center"/>
                </w:tcPr>
                <w:p w14:paraId="19E1842A" w14:textId="77777777" w:rsidR="00A040B0" w:rsidRPr="00511D56" w:rsidRDefault="00A040B0" w:rsidP="005A1BD8">
                  <w:pPr>
                    <w:snapToGrid w:val="0"/>
                    <w:spacing w:line="240" w:lineRule="auto"/>
                    <w:rPr>
                      <w:lang w:eastAsia="pl-PL"/>
                    </w:rPr>
                  </w:pPr>
                  <w:r w:rsidRPr="00511D56">
                    <w:rPr>
                      <w:lang w:eastAsia="pl-PL"/>
                    </w:rPr>
                    <w:t>Submitted on</w:t>
                  </w:r>
                </w:p>
              </w:tc>
              <w:tc>
                <w:tcPr>
                  <w:tcW w:w="2751" w:type="dxa"/>
                  <w:gridSpan w:val="2"/>
                  <w:tcBorders>
                    <w:top w:val="single" w:sz="12" w:space="0" w:color="000000"/>
                    <w:left w:val="single" w:sz="4" w:space="0" w:color="000000"/>
                    <w:bottom w:val="single" w:sz="4" w:space="0" w:color="000000"/>
                    <w:right w:val="single" w:sz="12" w:space="0" w:color="000000"/>
                  </w:tcBorders>
                  <w:tcMar>
                    <w:top w:w="0" w:type="dxa"/>
                    <w:left w:w="0" w:type="dxa"/>
                    <w:bottom w:w="0" w:type="dxa"/>
                    <w:right w:w="0" w:type="dxa"/>
                  </w:tcMar>
                  <w:vAlign w:val="center"/>
                </w:tcPr>
                <w:p w14:paraId="7B97FAD3" w14:textId="4994F0A7" w:rsidR="00A040B0" w:rsidRPr="005A1BD8" w:rsidRDefault="00E60A94" w:rsidP="005A1BD8">
                  <w:pPr>
                    <w:snapToGrid w:val="0"/>
                    <w:spacing w:line="240" w:lineRule="auto"/>
                    <w:ind w:left="38" w:right="-169"/>
                    <w:rPr>
                      <w:szCs w:val="22"/>
                      <w:lang w:eastAsia="pl-PL"/>
                    </w:rPr>
                  </w:pPr>
                  <w:r>
                    <w:rPr>
                      <w:szCs w:val="22"/>
                      <w:lang w:eastAsia="pl-PL"/>
                    </w:rPr>
                    <w:t>19</w:t>
                  </w:r>
                  <w:r w:rsidR="005A1BD8" w:rsidRPr="005A1BD8">
                    <w:rPr>
                      <w:szCs w:val="22"/>
                      <w:lang w:eastAsia="pl-PL"/>
                    </w:rPr>
                    <w:t>.02.2026</w:t>
                  </w:r>
                </w:p>
              </w:tc>
            </w:tr>
            <w:tr w:rsidR="00A040B0" w:rsidRPr="00511D56" w14:paraId="27F2CDD1" w14:textId="77777777" w:rsidTr="005A1BD8">
              <w:trPr>
                <w:trHeight w:val="407"/>
              </w:trPr>
              <w:tc>
                <w:tcPr>
                  <w:tcW w:w="1872" w:type="dxa"/>
                  <w:tcBorders>
                    <w:top w:val="single" w:sz="4" w:space="0" w:color="000000"/>
                    <w:left w:val="single" w:sz="12" w:space="0" w:color="000000"/>
                    <w:bottom w:val="single" w:sz="4" w:space="0" w:color="000000"/>
                    <w:right w:val="single" w:sz="12" w:space="0" w:color="000000"/>
                  </w:tcBorders>
                  <w:shd w:val="clear" w:color="auto" w:fill="2C2F73"/>
                  <w:tcMar>
                    <w:top w:w="0" w:type="dxa"/>
                    <w:left w:w="0" w:type="dxa"/>
                    <w:bottom w:w="0" w:type="dxa"/>
                    <w:right w:w="0" w:type="dxa"/>
                  </w:tcMar>
                  <w:vAlign w:val="center"/>
                </w:tcPr>
                <w:p w14:paraId="5A4F9AD3" w14:textId="77777777" w:rsidR="00A040B0" w:rsidRPr="00511D56" w:rsidRDefault="00A040B0" w:rsidP="005A1BD8">
                  <w:pPr>
                    <w:snapToGrid w:val="0"/>
                    <w:spacing w:line="240" w:lineRule="auto"/>
                    <w:rPr>
                      <w:lang w:eastAsia="pl-PL"/>
                    </w:rPr>
                  </w:pPr>
                  <w:r w:rsidRPr="00511D56">
                    <w:rPr>
                      <w:lang w:eastAsia="pl-PL"/>
                    </w:rPr>
                    <w:t>Version</w:t>
                  </w:r>
                </w:p>
              </w:tc>
              <w:tc>
                <w:tcPr>
                  <w:tcW w:w="2751" w:type="dxa"/>
                  <w:gridSpan w:val="2"/>
                  <w:tcBorders>
                    <w:top w:val="single" w:sz="4" w:space="0" w:color="000000"/>
                    <w:left w:val="single" w:sz="4" w:space="0" w:color="000000"/>
                    <w:bottom w:val="single" w:sz="4" w:space="0" w:color="000000"/>
                    <w:right w:val="single" w:sz="12" w:space="0" w:color="000000"/>
                  </w:tcBorders>
                  <w:tcMar>
                    <w:top w:w="0" w:type="dxa"/>
                    <w:left w:w="0" w:type="dxa"/>
                    <w:bottom w:w="0" w:type="dxa"/>
                    <w:right w:w="0" w:type="dxa"/>
                  </w:tcMar>
                  <w:vAlign w:val="center"/>
                </w:tcPr>
                <w:p w14:paraId="3AF36EEA" w14:textId="0A16C385" w:rsidR="00A040B0" w:rsidRPr="005A1BD8" w:rsidRDefault="005A1BD8" w:rsidP="005A1BD8">
                  <w:pPr>
                    <w:snapToGrid w:val="0"/>
                    <w:spacing w:line="240" w:lineRule="auto"/>
                    <w:ind w:left="38" w:right="-169"/>
                    <w:rPr>
                      <w:szCs w:val="22"/>
                      <w:lang w:eastAsia="pl-PL"/>
                    </w:rPr>
                  </w:pPr>
                  <w:r w:rsidRPr="005A1BD8">
                    <w:rPr>
                      <w:szCs w:val="22"/>
                      <w:lang w:eastAsia="pl-PL"/>
                    </w:rPr>
                    <w:t>1.</w:t>
                  </w:r>
                  <w:r w:rsidR="001D46AE">
                    <w:rPr>
                      <w:szCs w:val="22"/>
                      <w:lang w:eastAsia="pl-PL"/>
                    </w:rPr>
                    <w:t>0</w:t>
                  </w:r>
                </w:p>
              </w:tc>
            </w:tr>
            <w:tr w:rsidR="005A1BD8" w:rsidRPr="00511D56" w14:paraId="421F7F22" w14:textId="77777777" w:rsidTr="005A1BD8">
              <w:trPr>
                <w:trHeight w:val="480"/>
              </w:trPr>
              <w:tc>
                <w:tcPr>
                  <w:tcW w:w="1872" w:type="dxa"/>
                  <w:vMerge w:val="restart"/>
                  <w:tcBorders>
                    <w:top w:val="single" w:sz="4" w:space="0" w:color="000000"/>
                    <w:left w:val="single" w:sz="12" w:space="0" w:color="000000"/>
                    <w:bottom w:val="single" w:sz="12" w:space="0" w:color="000000"/>
                    <w:right w:val="single" w:sz="12" w:space="0" w:color="000000"/>
                  </w:tcBorders>
                  <w:shd w:val="clear" w:color="auto" w:fill="2C2F73"/>
                  <w:tcMar>
                    <w:top w:w="0" w:type="dxa"/>
                    <w:left w:w="0" w:type="dxa"/>
                    <w:bottom w:w="0" w:type="dxa"/>
                    <w:right w:w="0" w:type="dxa"/>
                  </w:tcMar>
                  <w:vAlign w:val="center"/>
                </w:tcPr>
                <w:p w14:paraId="28CE975B" w14:textId="77777777" w:rsidR="005A1BD8" w:rsidRPr="00511D56" w:rsidRDefault="005A1BD8" w:rsidP="005A1BD8">
                  <w:pPr>
                    <w:snapToGrid w:val="0"/>
                    <w:spacing w:line="240" w:lineRule="auto"/>
                    <w:rPr>
                      <w:lang w:eastAsia="pl-PL"/>
                    </w:rPr>
                  </w:pPr>
                  <w:r w:rsidRPr="00511D56">
                    <w:rPr>
                      <w:lang w:eastAsia="pl-PL"/>
                    </w:rPr>
                    <w:t>Status</w:t>
                  </w:r>
                </w:p>
              </w:tc>
              <w:tc>
                <w:tcPr>
                  <w:tcW w:w="187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8913C07" w14:textId="31845409" w:rsidR="005A1BD8" w:rsidRPr="005A1BD8" w:rsidRDefault="005A1BD8" w:rsidP="005A1BD8">
                  <w:pPr>
                    <w:snapToGrid w:val="0"/>
                    <w:spacing w:line="240" w:lineRule="auto"/>
                    <w:ind w:left="38" w:right="-169"/>
                    <w:rPr>
                      <w:szCs w:val="22"/>
                      <w:lang w:eastAsia="pl-PL"/>
                    </w:rPr>
                  </w:pPr>
                  <w:r w:rsidRPr="005A1BD8">
                    <w:rPr>
                      <w:szCs w:val="22"/>
                      <w:lang w:val="en-GB" w:eastAsia="pl-PL"/>
                    </w:rPr>
                    <w:t>Draft</w:t>
                  </w:r>
                </w:p>
              </w:tc>
              <w:tc>
                <w:tcPr>
                  <w:tcW w:w="879" w:type="dxa"/>
                  <w:tcBorders>
                    <w:top w:val="single" w:sz="4" w:space="0" w:color="000000"/>
                    <w:left w:val="single" w:sz="4" w:space="0" w:color="000000"/>
                    <w:bottom w:val="single" w:sz="4" w:space="0" w:color="000000"/>
                    <w:right w:val="single" w:sz="12" w:space="0" w:color="000000"/>
                  </w:tcBorders>
                  <w:tcMar>
                    <w:top w:w="0" w:type="dxa"/>
                    <w:left w:w="0" w:type="dxa"/>
                    <w:bottom w:w="0" w:type="dxa"/>
                    <w:right w:w="0" w:type="dxa"/>
                  </w:tcMar>
                  <w:vAlign w:val="center"/>
                </w:tcPr>
                <w:p w14:paraId="16B89457" w14:textId="356EBD84" w:rsidR="005A1BD8" w:rsidRPr="005A1BD8" w:rsidRDefault="005A1BD8" w:rsidP="005A1BD8">
                  <w:pPr>
                    <w:snapToGrid w:val="0"/>
                    <w:spacing w:line="240" w:lineRule="auto"/>
                    <w:ind w:left="38" w:right="9"/>
                    <w:jc w:val="center"/>
                    <w:rPr>
                      <w:szCs w:val="22"/>
                      <w:lang w:eastAsia="pl-PL"/>
                    </w:rPr>
                  </w:pPr>
                  <w:r>
                    <w:rPr>
                      <w:szCs w:val="22"/>
                      <w:lang w:eastAsia="pl-PL"/>
                    </w:rPr>
                    <w:t>X</w:t>
                  </w:r>
                </w:p>
              </w:tc>
            </w:tr>
            <w:tr w:rsidR="005A1BD8" w:rsidRPr="00511D56" w14:paraId="41C64440" w14:textId="77777777" w:rsidTr="005A1BD8">
              <w:trPr>
                <w:trHeight w:val="421"/>
              </w:trPr>
              <w:tc>
                <w:tcPr>
                  <w:tcW w:w="1872" w:type="dxa"/>
                  <w:vMerge/>
                  <w:tcBorders>
                    <w:top w:val="single" w:sz="4" w:space="0" w:color="000000"/>
                    <w:left w:val="single" w:sz="12" w:space="0" w:color="000000"/>
                    <w:bottom w:val="single" w:sz="12" w:space="0" w:color="000000"/>
                    <w:right w:val="single" w:sz="12" w:space="0" w:color="000000"/>
                  </w:tcBorders>
                  <w:shd w:val="clear" w:color="auto" w:fill="2C2F73"/>
                  <w:tcMar>
                    <w:top w:w="0" w:type="dxa"/>
                    <w:left w:w="0" w:type="dxa"/>
                    <w:bottom w:w="0" w:type="dxa"/>
                    <w:right w:w="0" w:type="dxa"/>
                  </w:tcMar>
                  <w:vAlign w:val="center"/>
                </w:tcPr>
                <w:p w14:paraId="4D5D17AA" w14:textId="77777777" w:rsidR="005A1BD8" w:rsidRPr="00511D56" w:rsidRDefault="005A1BD8" w:rsidP="005A1BD8">
                  <w:pPr>
                    <w:snapToGrid w:val="0"/>
                    <w:spacing w:line="240" w:lineRule="auto"/>
                    <w:rPr>
                      <w:lang w:eastAsia="pl-PL"/>
                    </w:rPr>
                  </w:pPr>
                </w:p>
              </w:tc>
              <w:tc>
                <w:tcPr>
                  <w:tcW w:w="1872" w:type="dxa"/>
                  <w:tcBorders>
                    <w:top w:val="single" w:sz="4" w:space="0" w:color="000000"/>
                    <w:left w:val="single" w:sz="4" w:space="0" w:color="000000"/>
                    <w:bottom w:val="single" w:sz="12" w:space="0" w:color="000000"/>
                    <w:right w:val="single" w:sz="4" w:space="0" w:color="000000"/>
                  </w:tcBorders>
                  <w:tcMar>
                    <w:top w:w="0" w:type="dxa"/>
                    <w:left w:w="0" w:type="dxa"/>
                    <w:bottom w:w="0" w:type="dxa"/>
                    <w:right w:w="0" w:type="dxa"/>
                  </w:tcMar>
                  <w:vAlign w:val="center"/>
                </w:tcPr>
                <w:p w14:paraId="0761A635" w14:textId="66360D15" w:rsidR="005A1BD8" w:rsidRPr="005A1BD8" w:rsidRDefault="005A1BD8" w:rsidP="005A1BD8">
                  <w:pPr>
                    <w:snapToGrid w:val="0"/>
                    <w:spacing w:line="240" w:lineRule="auto"/>
                    <w:ind w:left="38" w:right="-169"/>
                    <w:rPr>
                      <w:szCs w:val="22"/>
                      <w:lang w:eastAsia="pl-PL"/>
                    </w:rPr>
                  </w:pPr>
                  <w:r w:rsidRPr="005A1BD8">
                    <w:rPr>
                      <w:szCs w:val="22"/>
                      <w:lang w:val="en-GB" w:eastAsia="pl-PL"/>
                    </w:rPr>
                    <w:t>Approved</w:t>
                  </w:r>
                </w:p>
              </w:tc>
              <w:tc>
                <w:tcPr>
                  <w:tcW w:w="879" w:type="dxa"/>
                  <w:tcBorders>
                    <w:top w:val="single" w:sz="4" w:space="0" w:color="000000"/>
                    <w:left w:val="single" w:sz="4" w:space="0" w:color="000000"/>
                    <w:bottom w:val="single" w:sz="12" w:space="0" w:color="000000"/>
                    <w:right w:val="single" w:sz="12" w:space="0" w:color="000000"/>
                  </w:tcBorders>
                  <w:tcMar>
                    <w:top w:w="0" w:type="dxa"/>
                    <w:left w:w="0" w:type="dxa"/>
                    <w:bottom w:w="0" w:type="dxa"/>
                    <w:right w:w="0" w:type="dxa"/>
                  </w:tcMar>
                  <w:vAlign w:val="center"/>
                </w:tcPr>
                <w:p w14:paraId="483203BD" w14:textId="77777777" w:rsidR="005A1BD8" w:rsidRPr="005A1BD8" w:rsidRDefault="005A1BD8" w:rsidP="005A1BD8">
                  <w:pPr>
                    <w:snapToGrid w:val="0"/>
                    <w:spacing w:line="240" w:lineRule="auto"/>
                    <w:ind w:left="38" w:right="-11"/>
                    <w:jc w:val="center"/>
                    <w:rPr>
                      <w:szCs w:val="22"/>
                      <w:lang w:eastAsia="pl-PL"/>
                    </w:rPr>
                  </w:pPr>
                </w:p>
              </w:tc>
            </w:tr>
          </w:tbl>
          <w:p w14:paraId="2D47F313" w14:textId="77777777" w:rsidR="00A040B0" w:rsidRPr="00D14861" w:rsidRDefault="00A040B0" w:rsidP="005A1BD8">
            <w:pPr>
              <w:pStyle w:val="ZDGName"/>
              <w:snapToGrid w:val="0"/>
            </w:pPr>
          </w:p>
          <w:p w14:paraId="635CDB63" w14:textId="66A29D6B" w:rsidR="00AD5EA6" w:rsidRPr="00D14861" w:rsidRDefault="00AD5EA6" w:rsidP="005A1BD8">
            <w:pPr>
              <w:pStyle w:val="ZDGName"/>
              <w:snapToGrid w:val="0"/>
            </w:pPr>
          </w:p>
        </w:tc>
      </w:tr>
      <w:tr w:rsidR="008420EC" w:rsidRPr="00D14861" w14:paraId="541E4190" w14:textId="77777777" w:rsidTr="008420EC">
        <w:trPr>
          <w:trHeight w:val="487"/>
        </w:trPr>
        <w:tc>
          <w:tcPr>
            <w:tcW w:w="142" w:type="dxa"/>
          </w:tcPr>
          <w:p w14:paraId="621D0871" w14:textId="77777777" w:rsidR="008420EC" w:rsidRPr="006E591F" w:rsidRDefault="008420EC" w:rsidP="00B63711">
            <w:pPr>
              <w:pStyle w:val="ZFlag"/>
              <w:rPr>
                <w:noProof/>
                <w:lang w:eastAsia="en-US"/>
              </w:rPr>
            </w:pPr>
          </w:p>
        </w:tc>
        <w:tc>
          <w:tcPr>
            <w:tcW w:w="9214" w:type="dxa"/>
          </w:tcPr>
          <w:p w14:paraId="0ED9C9C5" w14:textId="77777777" w:rsidR="008420EC" w:rsidRPr="00D14861" w:rsidRDefault="008420EC" w:rsidP="00B63711">
            <w:pPr>
              <w:pStyle w:val="ZDGName"/>
            </w:pPr>
          </w:p>
        </w:tc>
      </w:tr>
    </w:tbl>
    <w:p w14:paraId="51847499" w14:textId="3E2D2B1A" w:rsidR="00BA442F" w:rsidRPr="00D14861" w:rsidRDefault="00BA442F" w:rsidP="00B63711">
      <w:bookmarkStart w:id="0" w:name="_Toc429473898"/>
      <w:bookmarkStart w:id="1" w:name="_Toc429474171"/>
      <w:bookmarkStart w:id="2" w:name="_Toc429474367"/>
      <w:bookmarkStart w:id="3" w:name="_Toc429474562"/>
      <w:bookmarkStart w:id="4" w:name="_Toc429484888"/>
      <w:bookmarkStart w:id="5" w:name="_Toc429473899"/>
      <w:bookmarkStart w:id="6" w:name="_Toc429474172"/>
      <w:bookmarkStart w:id="7" w:name="_Toc429474368"/>
      <w:bookmarkStart w:id="8" w:name="_Toc429474563"/>
      <w:bookmarkStart w:id="9" w:name="_Toc429484889"/>
      <w:bookmarkStart w:id="10" w:name="_Ref96289315"/>
      <w:bookmarkStart w:id="11" w:name="_Toc56781147"/>
      <w:bookmarkEnd w:id="0"/>
      <w:bookmarkEnd w:id="1"/>
      <w:bookmarkEnd w:id="2"/>
      <w:bookmarkEnd w:id="3"/>
      <w:bookmarkEnd w:id="4"/>
      <w:bookmarkEnd w:id="5"/>
      <w:bookmarkEnd w:id="6"/>
      <w:bookmarkEnd w:id="7"/>
      <w:bookmarkEnd w:id="8"/>
      <w:bookmarkEnd w:id="9"/>
    </w:p>
    <w:p w14:paraId="5B919CBD" w14:textId="77777777" w:rsidR="00E87FEF" w:rsidRPr="00D14861" w:rsidRDefault="00E87FEF" w:rsidP="00B63711">
      <w:bookmarkStart w:id="12" w:name="_Ref209099585"/>
      <w:bookmarkEnd w:id="10"/>
    </w:p>
    <w:sdt>
      <w:sdtPr>
        <w:rPr>
          <w:rFonts w:ascii="Times New Roman" w:hAnsi="Times New Roman"/>
          <w:b w:val="0"/>
          <w:sz w:val="22"/>
          <w:szCs w:val="22"/>
        </w:rPr>
        <w:id w:val="294641603"/>
        <w:docPartObj>
          <w:docPartGallery w:val="Table of Contents"/>
          <w:docPartUnique/>
        </w:docPartObj>
      </w:sdtPr>
      <w:sdtContent>
        <w:p w14:paraId="3F1BF4E5" w14:textId="77777777" w:rsidR="006F1522" w:rsidRDefault="006F1522" w:rsidP="00B63711">
          <w:pPr>
            <w:pStyle w:val="TOCHeading"/>
          </w:pPr>
          <w:r>
            <w:t>Contents</w:t>
          </w:r>
        </w:p>
        <w:p w14:paraId="3F01195F" w14:textId="43E5D334" w:rsidR="00EA0CB6" w:rsidRDefault="006F1522">
          <w:pPr>
            <w:pStyle w:val="TOC1"/>
            <w:rPr>
              <w:rFonts w:asciiTheme="minorHAnsi" w:eastAsiaTheme="minorEastAsia" w:hAnsiTheme="minorHAnsi" w:cstheme="minorBidi"/>
              <w:b w:val="0"/>
              <w:caps w:val="0"/>
              <w:noProof/>
              <w:kern w:val="2"/>
              <w:sz w:val="24"/>
              <w:lang w:val="en-SK" w:eastAsia="en-US"/>
              <w14:ligatures w14:val="standardContextual"/>
            </w:rPr>
          </w:pPr>
          <w:r>
            <w:fldChar w:fldCharType="begin"/>
          </w:r>
          <w:r>
            <w:instrText xml:space="preserve"> TOC \o "1-3" \h \z \u </w:instrText>
          </w:r>
          <w:r>
            <w:fldChar w:fldCharType="separate"/>
          </w:r>
          <w:hyperlink w:anchor="_Toc222345631" w:history="1">
            <w:r w:rsidR="00EA0CB6" w:rsidRPr="00CB6C2F">
              <w:rPr>
                <w:rStyle w:val="Hyperlink"/>
                <w:noProof/>
              </w:rPr>
              <w:t>1</w:t>
            </w:r>
            <w:r w:rsidR="00EA0CB6">
              <w:rPr>
                <w:rFonts w:asciiTheme="minorHAnsi" w:eastAsiaTheme="minorEastAsia" w:hAnsiTheme="minorHAnsi" w:cstheme="minorBidi"/>
                <w:b w:val="0"/>
                <w:caps w:val="0"/>
                <w:noProof/>
                <w:kern w:val="2"/>
                <w:sz w:val="24"/>
                <w:lang w:val="en-SK" w:eastAsia="en-US"/>
                <w14:ligatures w14:val="standardContextual"/>
              </w:rPr>
              <w:tab/>
            </w:r>
            <w:r w:rsidR="00EA0CB6" w:rsidRPr="00CB6C2F">
              <w:rPr>
                <w:rStyle w:val="Hyperlink"/>
                <w:noProof/>
              </w:rPr>
              <w:t>Introduction</w:t>
            </w:r>
            <w:r w:rsidR="00EA0CB6">
              <w:rPr>
                <w:noProof/>
                <w:webHidden/>
              </w:rPr>
              <w:tab/>
            </w:r>
            <w:r w:rsidR="00EA0CB6">
              <w:rPr>
                <w:noProof/>
                <w:webHidden/>
              </w:rPr>
              <w:fldChar w:fldCharType="begin"/>
            </w:r>
            <w:r w:rsidR="00EA0CB6">
              <w:rPr>
                <w:noProof/>
                <w:webHidden/>
              </w:rPr>
              <w:instrText xml:space="preserve"> PAGEREF _Toc222345631 \h </w:instrText>
            </w:r>
            <w:r w:rsidR="00EA0CB6">
              <w:rPr>
                <w:noProof/>
                <w:webHidden/>
              </w:rPr>
            </w:r>
            <w:r w:rsidR="00EA0CB6">
              <w:rPr>
                <w:noProof/>
                <w:webHidden/>
              </w:rPr>
              <w:fldChar w:fldCharType="separate"/>
            </w:r>
            <w:r w:rsidR="00EA0CB6">
              <w:rPr>
                <w:noProof/>
                <w:webHidden/>
              </w:rPr>
              <w:t>4</w:t>
            </w:r>
            <w:r w:rsidR="00EA0CB6">
              <w:rPr>
                <w:noProof/>
                <w:webHidden/>
              </w:rPr>
              <w:fldChar w:fldCharType="end"/>
            </w:r>
          </w:hyperlink>
        </w:p>
        <w:p w14:paraId="28371DCA" w14:textId="6893B520"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32" w:history="1">
            <w:r w:rsidRPr="00CB6C2F">
              <w:rPr>
                <w:rStyle w:val="Hyperlink"/>
              </w:rPr>
              <w:t>1.1</w:t>
            </w:r>
            <w:r>
              <w:rPr>
                <w:rFonts w:asciiTheme="minorHAnsi" w:eastAsiaTheme="minorEastAsia" w:hAnsiTheme="minorHAnsi" w:cstheme="minorBidi"/>
                <w:kern w:val="2"/>
                <w:sz w:val="24"/>
                <w:lang w:val="en-SK" w:eastAsia="en-US"/>
                <w14:ligatures w14:val="standardContextual"/>
              </w:rPr>
              <w:tab/>
            </w:r>
            <w:r w:rsidRPr="00CB6C2F">
              <w:rPr>
                <w:rStyle w:val="Hyperlink"/>
              </w:rPr>
              <w:t>Document purpose</w:t>
            </w:r>
            <w:r>
              <w:rPr>
                <w:webHidden/>
              </w:rPr>
              <w:tab/>
            </w:r>
            <w:r>
              <w:rPr>
                <w:webHidden/>
              </w:rPr>
              <w:fldChar w:fldCharType="begin"/>
            </w:r>
            <w:r>
              <w:rPr>
                <w:webHidden/>
              </w:rPr>
              <w:instrText xml:space="preserve"> PAGEREF _Toc222345632 \h </w:instrText>
            </w:r>
            <w:r>
              <w:rPr>
                <w:webHidden/>
              </w:rPr>
            </w:r>
            <w:r>
              <w:rPr>
                <w:webHidden/>
              </w:rPr>
              <w:fldChar w:fldCharType="separate"/>
            </w:r>
            <w:r>
              <w:rPr>
                <w:webHidden/>
              </w:rPr>
              <w:t>4</w:t>
            </w:r>
            <w:r>
              <w:rPr>
                <w:webHidden/>
              </w:rPr>
              <w:fldChar w:fldCharType="end"/>
            </w:r>
          </w:hyperlink>
        </w:p>
        <w:p w14:paraId="657EA4C6" w14:textId="4493DE66"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33" w:history="1">
            <w:r w:rsidRPr="00CB6C2F">
              <w:rPr>
                <w:rStyle w:val="Hyperlink"/>
              </w:rPr>
              <w:t>1.2</w:t>
            </w:r>
            <w:r>
              <w:rPr>
                <w:rFonts w:asciiTheme="minorHAnsi" w:eastAsiaTheme="minorEastAsia" w:hAnsiTheme="minorHAnsi" w:cstheme="minorBidi"/>
                <w:kern w:val="2"/>
                <w:sz w:val="24"/>
                <w:lang w:val="en-SK" w:eastAsia="en-US"/>
                <w14:ligatures w14:val="standardContextual"/>
              </w:rPr>
              <w:tab/>
            </w:r>
            <w:r w:rsidRPr="00CB6C2F">
              <w:rPr>
                <w:rStyle w:val="Hyperlink"/>
              </w:rPr>
              <w:t>Structure</w:t>
            </w:r>
            <w:r>
              <w:rPr>
                <w:webHidden/>
              </w:rPr>
              <w:tab/>
            </w:r>
            <w:r>
              <w:rPr>
                <w:webHidden/>
              </w:rPr>
              <w:fldChar w:fldCharType="begin"/>
            </w:r>
            <w:r>
              <w:rPr>
                <w:webHidden/>
              </w:rPr>
              <w:instrText xml:space="preserve"> PAGEREF _Toc222345633 \h </w:instrText>
            </w:r>
            <w:r>
              <w:rPr>
                <w:webHidden/>
              </w:rPr>
            </w:r>
            <w:r>
              <w:rPr>
                <w:webHidden/>
              </w:rPr>
              <w:fldChar w:fldCharType="separate"/>
            </w:r>
            <w:r>
              <w:rPr>
                <w:webHidden/>
              </w:rPr>
              <w:t>4</w:t>
            </w:r>
            <w:r>
              <w:rPr>
                <w:webHidden/>
              </w:rPr>
              <w:fldChar w:fldCharType="end"/>
            </w:r>
          </w:hyperlink>
        </w:p>
        <w:p w14:paraId="46842A54" w14:textId="4827B735"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34" w:history="1">
            <w:r w:rsidRPr="00CB6C2F">
              <w:rPr>
                <w:rStyle w:val="Hyperlink"/>
              </w:rPr>
              <w:t>1.3</w:t>
            </w:r>
            <w:r>
              <w:rPr>
                <w:rFonts w:asciiTheme="minorHAnsi" w:eastAsiaTheme="minorEastAsia" w:hAnsiTheme="minorHAnsi" w:cstheme="minorBidi"/>
                <w:kern w:val="2"/>
                <w:sz w:val="24"/>
                <w:lang w:val="en-SK" w:eastAsia="en-US"/>
                <w14:ligatures w14:val="standardContextual"/>
              </w:rPr>
              <w:tab/>
            </w:r>
            <w:r w:rsidRPr="00CB6C2F">
              <w:rPr>
                <w:rStyle w:val="Hyperlink"/>
              </w:rPr>
              <w:t>Abbreviations and Acronyms</w:t>
            </w:r>
            <w:r>
              <w:rPr>
                <w:webHidden/>
              </w:rPr>
              <w:tab/>
            </w:r>
            <w:r>
              <w:rPr>
                <w:webHidden/>
              </w:rPr>
              <w:fldChar w:fldCharType="begin"/>
            </w:r>
            <w:r>
              <w:rPr>
                <w:webHidden/>
              </w:rPr>
              <w:instrText xml:space="preserve"> PAGEREF _Toc222345634 \h </w:instrText>
            </w:r>
            <w:r>
              <w:rPr>
                <w:webHidden/>
              </w:rPr>
            </w:r>
            <w:r>
              <w:rPr>
                <w:webHidden/>
              </w:rPr>
              <w:fldChar w:fldCharType="separate"/>
            </w:r>
            <w:r>
              <w:rPr>
                <w:webHidden/>
              </w:rPr>
              <w:t>4</w:t>
            </w:r>
            <w:r>
              <w:rPr>
                <w:webHidden/>
              </w:rPr>
              <w:fldChar w:fldCharType="end"/>
            </w:r>
          </w:hyperlink>
        </w:p>
        <w:p w14:paraId="5758AFA8" w14:textId="0815AEE6"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35" w:history="1">
            <w:r w:rsidRPr="00CB6C2F">
              <w:rPr>
                <w:rStyle w:val="Hyperlink"/>
              </w:rPr>
              <w:t>1.4</w:t>
            </w:r>
            <w:r>
              <w:rPr>
                <w:rFonts w:asciiTheme="minorHAnsi" w:eastAsiaTheme="minorEastAsia" w:hAnsiTheme="minorHAnsi" w:cstheme="minorBidi"/>
                <w:kern w:val="2"/>
                <w:sz w:val="24"/>
                <w:lang w:val="en-SK" w:eastAsia="en-US"/>
                <w14:ligatures w14:val="standardContextual"/>
              </w:rPr>
              <w:tab/>
            </w:r>
            <w:r w:rsidRPr="00CB6C2F">
              <w:rPr>
                <w:rStyle w:val="Hyperlink"/>
              </w:rPr>
              <w:t>Document Conventions</w:t>
            </w:r>
            <w:r>
              <w:rPr>
                <w:webHidden/>
              </w:rPr>
              <w:tab/>
            </w:r>
            <w:r>
              <w:rPr>
                <w:webHidden/>
              </w:rPr>
              <w:fldChar w:fldCharType="begin"/>
            </w:r>
            <w:r>
              <w:rPr>
                <w:webHidden/>
              </w:rPr>
              <w:instrText xml:space="preserve"> PAGEREF _Toc222345635 \h </w:instrText>
            </w:r>
            <w:r>
              <w:rPr>
                <w:webHidden/>
              </w:rPr>
            </w:r>
            <w:r>
              <w:rPr>
                <w:webHidden/>
              </w:rPr>
              <w:fldChar w:fldCharType="separate"/>
            </w:r>
            <w:r>
              <w:rPr>
                <w:webHidden/>
              </w:rPr>
              <w:t>4</w:t>
            </w:r>
            <w:r>
              <w:rPr>
                <w:webHidden/>
              </w:rPr>
              <w:fldChar w:fldCharType="end"/>
            </w:r>
          </w:hyperlink>
        </w:p>
        <w:p w14:paraId="0057A364" w14:textId="2636D6CA" w:rsidR="00EA0CB6" w:rsidRDefault="00EA0CB6">
          <w:pPr>
            <w:pStyle w:val="TOC1"/>
            <w:rPr>
              <w:rFonts w:asciiTheme="minorHAnsi" w:eastAsiaTheme="minorEastAsia" w:hAnsiTheme="minorHAnsi" w:cstheme="minorBidi"/>
              <w:b w:val="0"/>
              <w:caps w:val="0"/>
              <w:noProof/>
              <w:kern w:val="2"/>
              <w:sz w:val="24"/>
              <w:lang w:val="en-SK" w:eastAsia="en-US"/>
              <w14:ligatures w14:val="standardContextual"/>
            </w:rPr>
          </w:pPr>
          <w:hyperlink w:anchor="_Toc222345636" w:history="1">
            <w:r w:rsidRPr="00CB6C2F">
              <w:rPr>
                <w:rStyle w:val="Hyperlink"/>
                <w:noProof/>
              </w:rPr>
              <w:t>2</w:t>
            </w:r>
            <w:r>
              <w:rPr>
                <w:rFonts w:asciiTheme="minorHAnsi" w:eastAsiaTheme="minorEastAsia" w:hAnsiTheme="minorHAnsi" w:cstheme="minorBidi"/>
                <w:b w:val="0"/>
                <w:caps w:val="0"/>
                <w:noProof/>
                <w:kern w:val="2"/>
                <w:sz w:val="24"/>
                <w:lang w:val="en-SK" w:eastAsia="en-US"/>
                <w14:ligatures w14:val="standardContextual"/>
              </w:rPr>
              <w:tab/>
            </w:r>
            <w:r w:rsidRPr="00CB6C2F">
              <w:rPr>
                <w:rStyle w:val="Hyperlink"/>
                <w:noProof/>
              </w:rPr>
              <w:t>Integration with AIS/AES</w:t>
            </w:r>
            <w:r>
              <w:rPr>
                <w:noProof/>
                <w:webHidden/>
              </w:rPr>
              <w:tab/>
            </w:r>
            <w:r>
              <w:rPr>
                <w:noProof/>
                <w:webHidden/>
              </w:rPr>
              <w:fldChar w:fldCharType="begin"/>
            </w:r>
            <w:r>
              <w:rPr>
                <w:noProof/>
                <w:webHidden/>
              </w:rPr>
              <w:instrText xml:space="preserve"> PAGEREF _Toc222345636 \h </w:instrText>
            </w:r>
            <w:r>
              <w:rPr>
                <w:noProof/>
                <w:webHidden/>
              </w:rPr>
            </w:r>
            <w:r>
              <w:rPr>
                <w:noProof/>
                <w:webHidden/>
              </w:rPr>
              <w:fldChar w:fldCharType="separate"/>
            </w:r>
            <w:r>
              <w:rPr>
                <w:noProof/>
                <w:webHidden/>
              </w:rPr>
              <w:t>5</w:t>
            </w:r>
            <w:r>
              <w:rPr>
                <w:noProof/>
                <w:webHidden/>
              </w:rPr>
              <w:fldChar w:fldCharType="end"/>
            </w:r>
          </w:hyperlink>
        </w:p>
        <w:p w14:paraId="3D23E142" w14:textId="0520FF82"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37" w:history="1">
            <w:r w:rsidRPr="00CB6C2F">
              <w:rPr>
                <w:rStyle w:val="Hyperlink"/>
              </w:rPr>
              <w:t>2.1</w:t>
            </w:r>
            <w:r>
              <w:rPr>
                <w:rFonts w:asciiTheme="minorHAnsi" w:eastAsiaTheme="minorEastAsia" w:hAnsiTheme="minorHAnsi" w:cstheme="minorBidi"/>
                <w:kern w:val="2"/>
                <w:sz w:val="24"/>
                <w:lang w:val="en-SK" w:eastAsia="en-US"/>
                <w14:ligatures w14:val="standardContextual"/>
              </w:rPr>
              <w:tab/>
            </w:r>
            <w:r w:rsidRPr="00CB6C2F">
              <w:rPr>
                <w:rStyle w:val="Hyperlink"/>
              </w:rPr>
              <w:t>Quota Validation</w:t>
            </w:r>
            <w:r>
              <w:rPr>
                <w:webHidden/>
              </w:rPr>
              <w:tab/>
            </w:r>
            <w:r>
              <w:rPr>
                <w:webHidden/>
              </w:rPr>
              <w:fldChar w:fldCharType="begin"/>
            </w:r>
            <w:r>
              <w:rPr>
                <w:webHidden/>
              </w:rPr>
              <w:instrText xml:space="preserve"> PAGEREF _Toc222345637 \h </w:instrText>
            </w:r>
            <w:r>
              <w:rPr>
                <w:webHidden/>
              </w:rPr>
            </w:r>
            <w:r>
              <w:rPr>
                <w:webHidden/>
              </w:rPr>
              <w:fldChar w:fldCharType="separate"/>
            </w:r>
            <w:r>
              <w:rPr>
                <w:webHidden/>
              </w:rPr>
              <w:t>5</w:t>
            </w:r>
            <w:r>
              <w:rPr>
                <w:webHidden/>
              </w:rPr>
              <w:fldChar w:fldCharType="end"/>
            </w:r>
          </w:hyperlink>
        </w:p>
        <w:p w14:paraId="24858815" w14:textId="5F0BCCC1"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38" w:history="1">
            <w:r w:rsidRPr="00CB6C2F">
              <w:rPr>
                <w:rStyle w:val="Hyperlink"/>
                <w:noProof/>
              </w:rPr>
              <w:t>2.1.1</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Messages</w:t>
            </w:r>
            <w:r>
              <w:rPr>
                <w:noProof/>
                <w:webHidden/>
              </w:rPr>
              <w:tab/>
            </w:r>
            <w:r>
              <w:rPr>
                <w:noProof/>
                <w:webHidden/>
              </w:rPr>
              <w:fldChar w:fldCharType="begin"/>
            </w:r>
            <w:r>
              <w:rPr>
                <w:noProof/>
                <w:webHidden/>
              </w:rPr>
              <w:instrText xml:space="preserve"> PAGEREF _Toc222345638 \h </w:instrText>
            </w:r>
            <w:r>
              <w:rPr>
                <w:noProof/>
                <w:webHidden/>
              </w:rPr>
            </w:r>
            <w:r>
              <w:rPr>
                <w:noProof/>
                <w:webHidden/>
              </w:rPr>
              <w:fldChar w:fldCharType="separate"/>
            </w:r>
            <w:r>
              <w:rPr>
                <w:noProof/>
                <w:webHidden/>
              </w:rPr>
              <w:t>6</w:t>
            </w:r>
            <w:r>
              <w:rPr>
                <w:noProof/>
                <w:webHidden/>
              </w:rPr>
              <w:fldChar w:fldCharType="end"/>
            </w:r>
          </w:hyperlink>
        </w:p>
        <w:p w14:paraId="31C24D18" w14:textId="377DD3AD"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39" w:history="1">
            <w:r w:rsidRPr="00CB6C2F">
              <w:rPr>
                <w:rStyle w:val="Hyperlink"/>
                <w:noProof/>
              </w:rPr>
              <w:t>2.1.2</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Prerequisites</w:t>
            </w:r>
            <w:r>
              <w:rPr>
                <w:noProof/>
                <w:webHidden/>
              </w:rPr>
              <w:tab/>
            </w:r>
            <w:r>
              <w:rPr>
                <w:noProof/>
                <w:webHidden/>
              </w:rPr>
              <w:fldChar w:fldCharType="begin"/>
            </w:r>
            <w:r>
              <w:rPr>
                <w:noProof/>
                <w:webHidden/>
              </w:rPr>
              <w:instrText xml:space="preserve"> PAGEREF _Toc222345639 \h </w:instrText>
            </w:r>
            <w:r>
              <w:rPr>
                <w:noProof/>
                <w:webHidden/>
              </w:rPr>
            </w:r>
            <w:r>
              <w:rPr>
                <w:noProof/>
                <w:webHidden/>
              </w:rPr>
              <w:fldChar w:fldCharType="separate"/>
            </w:r>
            <w:r>
              <w:rPr>
                <w:noProof/>
                <w:webHidden/>
              </w:rPr>
              <w:t>8</w:t>
            </w:r>
            <w:r>
              <w:rPr>
                <w:noProof/>
                <w:webHidden/>
              </w:rPr>
              <w:fldChar w:fldCharType="end"/>
            </w:r>
          </w:hyperlink>
        </w:p>
        <w:p w14:paraId="061465CB" w14:textId="194A779E"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40" w:history="1">
            <w:r w:rsidRPr="00CB6C2F">
              <w:rPr>
                <w:rStyle w:val="Hyperlink"/>
                <w:noProof/>
              </w:rPr>
              <w:t>2.1.3</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Scenarios</w:t>
            </w:r>
            <w:r>
              <w:rPr>
                <w:noProof/>
                <w:webHidden/>
              </w:rPr>
              <w:tab/>
            </w:r>
            <w:r>
              <w:rPr>
                <w:noProof/>
                <w:webHidden/>
              </w:rPr>
              <w:fldChar w:fldCharType="begin"/>
            </w:r>
            <w:r>
              <w:rPr>
                <w:noProof/>
                <w:webHidden/>
              </w:rPr>
              <w:instrText xml:space="preserve"> PAGEREF _Toc222345640 \h </w:instrText>
            </w:r>
            <w:r>
              <w:rPr>
                <w:noProof/>
                <w:webHidden/>
              </w:rPr>
            </w:r>
            <w:r>
              <w:rPr>
                <w:noProof/>
                <w:webHidden/>
              </w:rPr>
              <w:fldChar w:fldCharType="separate"/>
            </w:r>
            <w:r>
              <w:rPr>
                <w:noProof/>
                <w:webHidden/>
              </w:rPr>
              <w:t>9</w:t>
            </w:r>
            <w:r>
              <w:rPr>
                <w:noProof/>
                <w:webHidden/>
              </w:rPr>
              <w:fldChar w:fldCharType="end"/>
            </w:r>
          </w:hyperlink>
        </w:p>
        <w:p w14:paraId="5791C894" w14:textId="7E19D979"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41" w:history="1">
            <w:r w:rsidRPr="00CB6C2F">
              <w:rPr>
                <w:rStyle w:val="Hyperlink"/>
              </w:rPr>
              <w:t>2.2</w:t>
            </w:r>
            <w:r>
              <w:rPr>
                <w:rFonts w:asciiTheme="minorHAnsi" w:eastAsiaTheme="minorEastAsia" w:hAnsiTheme="minorHAnsi" w:cstheme="minorBidi"/>
                <w:kern w:val="2"/>
                <w:sz w:val="24"/>
                <w:lang w:val="en-SK" w:eastAsia="en-US"/>
                <w14:ligatures w14:val="standardContextual"/>
              </w:rPr>
              <w:tab/>
            </w:r>
            <w:r w:rsidRPr="00CB6C2F">
              <w:rPr>
                <w:rStyle w:val="Hyperlink"/>
              </w:rPr>
              <w:t>Quota Allocation</w:t>
            </w:r>
            <w:r>
              <w:rPr>
                <w:webHidden/>
              </w:rPr>
              <w:tab/>
            </w:r>
            <w:r>
              <w:rPr>
                <w:webHidden/>
              </w:rPr>
              <w:fldChar w:fldCharType="begin"/>
            </w:r>
            <w:r>
              <w:rPr>
                <w:webHidden/>
              </w:rPr>
              <w:instrText xml:space="preserve"> PAGEREF _Toc222345641 \h </w:instrText>
            </w:r>
            <w:r>
              <w:rPr>
                <w:webHidden/>
              </w:rPr>
            </w:r>
            <w:r>
              <w:rPr>
                <w:webHidden/>
              </w:rPr>
              <w:fldChar w:fldCharType="separate"/>
            </w:r>
            <w:r>
              <w:rPr>
                <w:webHidden/>
              </w:rPr>
              <w:t>11</w:t>
            </w:r>
            <w:r>
              <w:rPr>
                <w:webHidden/>
              </w:rPr>
              <w:fldChar w:fldCharType="end"/>
            </w:r>
          </w:hyperlink>
        </w:p>
        <w:p w14:paraId="0EC8B993" w14:textId="1081CD94"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42" w:history="1">
            <w:r w:rsidRPr="00CB6C2F">
              <w:rPr>
                <w:rStyle w:val="Hyperlink"/>
                <w:noProof/>
              </w:rPr>
              <w:t>2.2.1</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Messages</w:t>
            </w:r>
            <w:r>
              <w:rPr>
                <w:noProof/>
                <w:webHidden/>
              </w:rPr>
              <w:tab/>
            </w:r>
            <w:r>
              <w:rPr>
                <w:noProof/>
                <w:webHidden/>
              </w:rPr>
              <w:fldChar w:fldCharType="begin"/>
            </w:r>
            <w:r>
              <w:rPr>
                <w:noProof/>
                <w:webHidden/>
              </w:rPr>
              <w:instrText xml:space="preserve"> PAGEREF _Toc222345642 \h </w:instrText>
            </w:r>
            <w:r>
              <w:rPr>
                <w:noProof/>
                <w:webHidden/>
              </w:rPr>
            </w:r>
            <w:r>
              <w:rPr>
                <w:noProof/>
                <w:webHidden/>
              </w:rPr>
              <w:fldChar w:fldCharType="separate"/>
            </w:r>
            <w:r>
              <w:rPr>
                <w:noProof/>
                <w:webHidden/>
              </w:rPr>
              <w:t>11</w:t>
            </w:r>
            <w:r>
              <w:rPr>
                <w:noProof/>
                <w:webHidden/>
              </w:rPr>
              <w:fldChar w:fldCharType="end"/>
            </w:r>
          </w:hyperlink>
        </w:p>
        <w:p w14:paraId="4583EDC8" w14:textId="638FD57E"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43" w:history="1">
            <w:r w:rsidRPr="00CB6C2F">
              <w:rPr>
                <w:rStyle w:val="Hyperlink"/>
                <w:noProof/>
              </w:rPr>
              <w:t>2.2.2</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Prerequisites</w:t>
            </w:r>
            <w:r>
              <w:rPr>
                <w:noProof/>
                <w:webHidden/>
              </w:rPr>
              <w:tab/>
            </w:r>
            <w:r>
              <w:rPr>
                <w:noProof/>
                <w:webHidden/>
              </w:rPr>
              <w:fldChar w:fldCharType="begin"/>
            </w:r>
            <w:r>
              <w:rPr>
                <w:noProof/>
                <w:webHidden/>
              </w:rPr>
              <w:instrText xml:space="preserve"> PAGEREF _Toc222345643 \h </w:instrText>
            </w:r>
            <w:r>
              <w:rPr>
                <w:noProof/>
                <w:webHidden/>
              </w:rPr>
            </w:r>
            <w:r>
              <w:rPr>
                <w:noProof/>
                <w:webHidden/>
              </w:rPr>
              <w:fldChar w:fldCharType="separate"/>
            </w:r>
            <w:r>
              <w:rPr>
                <w:noProof/>
                <w:webHidden/>
              </w:rPr>
              <w:t>13</w:t>
            </w:r>
            <w:r>
              <w:rPr>
                <w:noProof/>
                <w:webHidden/>
              </w:rPr>
              <w:fldChar w:fldCharType="end"/>
            </w:r>
          </w:hyperlink>
        </w:p>
        <w:p w14:paraId="7145E007" w14:textId="75514589"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44" w:history="1">
            <w:r w:rsidRPr="00CB6C2F">
              <w:rPr>
                <w:rStyle w:val="Hyperlink"/>
                <w:noProof/>
              </w:rPr>
              <w:t>2.2.3</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Scenarios</w:t>
            </w:r>
            <w:r>
              <w:rPr>
                <w:noProof/>
                <w:webHidden/>
              </w:rPr>
              <w:tab/>
            </w:r>
            <w:r>
              <w:rPr>
                <w:noProof/>
                <w:webHidden/>
              </w:rPr>
              <w:fldChar w:fldCharType="begin"/>
            </w:r>
            <w:r>
              <w:rPr>
                <w:noProof/>
                <w:webHidden/>
              </w:rPr>
              <w:instrText xml:space="preserve"> PAGEREF _Toc222345644 \h </w:instrText>
            </w:r>
            <w:r>
              <w:rPr>
                <w:noProof/>
                <w:webHidden/>
              </w:rPr>
            </w:r>
            <w:r>
              <w:rPr>
                <w:noProof/>
                <w:webHidden/>
              </w:rPr>
              <w:fldChar w:fldCharType="separate"/>
            </w:r>
            <w:r>
              <w:rPr>
                <w:noProof/>
                <w:webHidden/>
              </w:rPr>
              <w:t>15</w:t>
            </w:r>
            <w:r>
              <w:rPr>
                <w:noProof/>
                <w:webHidden/>
              </w:rPr>
              <w:fldChar w:fldCharType="end"/>
            </w:r>
          </w:hyperlink>
        </w:p>
        <w:p w14:paraId="20B06C99" w14:textId="08BCF389" w:rsidR="00EA0CB6" w:rsidRDefault="00EA0CB6">
          <w:pPr>
            <w:pStyle w:val="TOC1"/>
            <w:rPr>
              <w:rFonts w:asciiTheme="minorHAnsi" w:eastAsiaTheme="minorEastAsia" w:hAnsiTheme="minorHAnsi" w:cstheme="minorBidi"/>
              <w:b w:val="0"/>
              <w:caps w:val="0"/>
              <w:noProof/>
              <w:kern w:val="2"/>
              <w:sz w:val="24"/>
              <w:lang w:val="en-SK" w:eastAsia="en-US"/>
              <w14:ligatures w14:val="standardContextual"/>
            </w:rPr>
          </w:pPr>
          <w:hyperlink w:anchor="_Toc222345645" w:history="1">
            <w:r w:rsidRPr="00CB6C2F">
              <w:rPr>
                <w:rStyle w:val="Hyperlink"/>
                <w:noProof/>
              </w:rPr>
              <w:t>3</w:t>
            </w:r>
            <w:r>
              <w:rPr>
                <w:rFonts w:asciiTheme="minorHAnsi" w:eastAsiaTheme="minorEastAsia" w:hAnsiTheme="minorHAnsi" w:cstheme="minorBidi"/>
                <w:b w:val="0"/>
                <w:caps w:val="0"/>
                <w:noProof/>
                <w:kern w:val="2"/>
                <w:sz w:val="24"/>
                <w:lang w:val="en-SK" w:eastAsia="en-US"/>
                <w14:ligatures w14:val="standardContextual"/>
              </w:rPr>
              <w:tab/>
            </w:r>
            <w:r w:rsidRPr="00CB6C2F">
              <w:rPr>
                <w:rStyle w:val="Hyperlink"/>
                <w:noProof/>
              </w:rPr>
              <w:t>General Information</w:t>
            </w:r>
            <w:r>
              <w:rPr>
                <w:noProof/>
                <w:webHidden/>
              </w:rPr>
              <w:tab/>
            </w:r>
            <w:r>
              <w:rPr>
                <w:noProof/>
                <w:webHidden/>
              </w:rPr>
              <w:fldChar w:fldCharType="begin"/>
            </w:r>
            <w:r>
              <w:rPr>
                <w:noProof/>
                <w:webHidden/>
              </w:rPr>
              <w:instrText xml:space="preserve"> PAGEREF _Toc222345645 \h </w:instrText>
            </w:r>
            <w:r>
              <w:rPr>
                <w:noProof/>
                <w:webHidden/>
              </w:rPr>
            </w:r>
            <w:r>
              <w:rPr>
                <w:noProof/>
                <w:webHidden/>
              </w:rPr>
              <w:fldChar w:fldCharType="separate"/>
            </w:r>
            <w:r>
              <w:rPr>
                <w:noProof/>
                <w:webHidden/>
              </w:rPr>
              <w:t>17</w:t>
            </w:r>
            <w:r>
              <w:rPr>
                <w:noProof/>
                <w:webHidden/>
              </w:rPr>
              <w:fldChar w:fldCharType="end"/>
            </w:r>
          </w:hyperlink>
        </w:p>
        <w:p w14:paraId="2B42ED65" w14:textId="109ABACF"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46" w:history="1">
            <w:r w:rsidRPr="00CB6C2F">
              <w:rPr>
                <w:rStyle w:val="Hyperlink"/>
              </w:rPr>
              <w:t>3.1</w:t>
            </w:r>
            <w:r>
              <w:rPr>
                <w:rFonts w:asciiTheme="minorHAnsi" w:eastAsiaTheme="minorEastAsia" w:hAnsiTheme="minorHAnsi" w:cstheme="minorBidi"/>
                <w:kern w:val="2"/>
                <w:sz w:val="24"/>
                <w:lang w:val="en-SK" w:eastAsia="en-US"/>
                <w14:ligatures w14:val="standardContextual"/>
              </w:rPr>
              <w:tab/>
            </w:r>
            <w:r w:rsidRPr="00CB6C2F">
              <w:rPr>
                <w:rStyle w:val="Hyperlink"/>
              </w:rPr>
              <w:t>Messages in Excel format</w:t>
            </w:r>
            <w:r>
              <w:rPr>
                <w:webHidden/>
              </w:rPr>
              <w:tab/>
            </w:r>
            <w:r>
              <w:rPr>
                <w:webHidden/>
              </w:rPr>
              <w:fldChar w:fldCharType="begin"/>
            </w:r>
            <w:r>
              <w:rPr>
                <w:webHidden/>
              </w:rPr>
              <w:instrText xml:space="preserve"> PAGEREF _Toc222345646 \h </w:instrText>
            </w:r>
            <w:r>
              <w:rPr>
                <w:webHidden/>
              </w:rPr>
            </w:r>
            <w:r>
              <w:rPr>
                <w:webHidden/>
              </w:rPr>
              <w:fldChar w:fldCharType="separate"/>
            </w:r>
            <w:r>
              <w:rPr>
                <w:webHidden/>
              </w:rPr>
              <w:t>17</w:t>
            </w:r>
            <w:r>
              <w:rPr>
                <w:webHidden/>
              </w:rPr>
              <w:fldChar w:fldCharType="end"/>
            </w:r>
          </w:hyperlink>
        </w:p>
        <w:p w14:paraId="4199FDEE" w14:textId="01DEC3C2"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47" w:history="1">
            <w:r w:rsidRPr="00CB6C2F">
              <w:rPr>
                <w:rStyle w:val="Hyperlink"/>
              </w:rPr>
              <w:t>3.2</w:t>
            </w:r>
            <w:r>
              <w:rPr>
                <w:rFonts w:asciiTheme="minorHAnsi" w:eastAsiaTheme="minorEastAsia" w:hAnsiTheme="minorHAnsi" w:cstheme="minorBidi"/>
                <w:kern w:val="2"/>
                <w:sz w:val="24"/>
                <w:lang w:val="en-SK" w:eastAsia="en-US"/>
                <w14:ligatures w14:val="standardContextual"/>
              </w:rPr>
              <w:tab/>
            </w:r>
            <w:r w:rsidRPr="00CB6C2F">
              <w:rPr>
                <w:rStyle w:val="Hyperlink"/>
              </w:rPr>
              <w:t>Metatypes</w:t>
            </w:r>
            <w:r>
              <w:rPr>
                <w:webHidden/>
              </w:rPr>
              <w:tab/>
            </w:r>
            <w:r>
              <w:rPr>
                <w:webHidden/>
              </w:rPr>
              <w:fldChar w:fldCharType="begin"/>
            </w:r>
            <w:r>
              <w:rPr>
                <w:webHidden/>
              </w:rPr>
              <w:instrText xml:space="preserve"> PAGEREF _Toc222345647 \h </w:instrText>
            </w:r>
            <w:r>
              <w:rPr>
                <w:webHidden/>
              </w:rPr>
            </w:r>
            <w:r>
              <w:rPr>
                <w:webHidden/>
              </w:rPr>
              <w:fldChar w:fldCharType="separate"/>
            </w:r>
            <w:r>
              <w:rPr>
                <w:webHidden/>
              </w:rPr>
              <w:t>17</w:t>
            </w:r>
            <w:r>
              <w:rPr>
                <w:webHidden/>
              </w:rPr>
              <w:fldChar w:fldCharType="end"/>
            </w:r>
          </w:hyperlink>
        </w:p>
        <w:p w14:paraId="4BAF5CD1" w14:textId="159A03EA"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48" w:history="1">
            <w:r w:rsidRPr="00CB6C2F">
              <w:rPr>
                <w:rStyle w:val="Hyperlink"/>
              </w:rPr>
              <w:t>3.3</w:t>
            </w:r>
            <w:r>
              <w:rPr>
                <w:rFonts w:asciiTheme="minorHAnsi" w:eastAsiaTheme="minorEastAsia" w:hAnsiTheme="minorHAnsi" w:cstheme="minorBidi"/>
                <w:kern w:val="2"/>
                <w:sz w:val="24"/>
                <w:lang w:val="en-SK" w:eastAsia="en-US"/>
                <w14:ligatures w14:val="standardContextual"/>
              </w:rPr>
              <w:tab/>
            </w:r>
            <w:r w:rsidRPr="00CB6C2F">
              <w:rPr>
                <w:rStyle w:val="Hyperlink"/>
              </w:rPr>
              <w:t>Rules and Conditions</w:t>
            </w:r>
            <w:r>
              <w:rPr>
                <w:webHidden/>
              </w:rPr>
              <w:tab/>
            </w:r>
            <w:r>
              <w:rPr>
                <w:webHidden/>
              </w:rPr>
              <w:fldChar w:fldCharType="begin"/>
            </w:r>
            <w:r>
              <w:rPr>
                <w:webHidden/>
              </w:rPr>
              <w:instrText xml:space="preserve"> PAGEREF _Toc222345648 \h </w:instrText>
            </w:r>
            <w:r>
              <w:rPr>
                <w:webHidden/>
              </w:rPr>
            </w:r>
            <w:r>
              <w:rPr>
                <w:webHidden/>
              </w:rPr>
              <w:fldChar w:fldCharType="separate"/>
            </w:r>
            <w:r>
              <w:rPr>
                <w:webHidden/>
              </w:rPr>
              <w:t>18</w:t>
            </w:r>
            <w:r>
              <w:rPr>
                <w:webHidden/>
              </w:rPr>
              <w:fldChar w:fldCharType="end"/>
            </w:r>
          </w:hyperlink>
        </w:p>
        <w:p w14:paraId="21889119" w14:textId="7CBD12CC"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49" w:history="1">
            <w:r w:rsidRPr="00CB6C2F">
              <w:rPr>
                <w:rStyle w:val="Hyperlink"/>
              </w:rPr>
              <w:t>3.4</w:t>
            </w:r>
            <w:r>
              <w:rPr>
                <w:rFonts w:asciiTheme="minorHAnsi" w:eastAsiaTheme="minorEastAsia" w:hAnsiTheme="minorHAnsi" w:cstheme="minorBidi"/>
                <w:kern w:val="2"/>
                <w:sz w:val="24"/>
                <w:lang w:val="en-SK" w:eastAsia="en-US"/>
                <w14:ligatures w14:val="standardContextual"/>
              </w:rPr>
              <w:tab/>
            </w:r>
            <w:r w:rsidRPr="00CB6C2F">
              <w:rPr>
                <w:rStyle w:val="Hyperlink"/>
              </w:rPr>
              <w:t>Codelists</w:t>
            </w:r>
            <w:r>
              <w:rPr>
                <w:webHidden/>
              </w:rPr>
              <w:tab/>
            </w:r>
            <w:r>
              <w:rPr>
                <w:webHidden/>
              </w:rPr>
              <w:fldChar w:fldCharType="begin"/>
            </w:r>
            <w:r>
              <w:rPr>
                <w:webHidden/>
              </w:rPr>
              <w:instrText xml:space="preserve"> PAGEREF _Toc222345649 \h </w:instrText>
            </w:r>
            <w:r>
              <w:rPr>
                <w:webHidden/>
              </w:rPr>
            </w:r>
            <w:r>
              <w:rPr>
                <w:webHidden/>
              </w:rPr>
              <w:fldChar w:fldCharType="separate"/>
            </w:r>
            <w:r>
              <w:rPr>
                <w:webHidden/>
              </w:rPr>
              <w:t>20</w:t>
            </w:r>
            <w:r>
              <w:rPr>
                <w:webHidden/>
              </w:rPr>
              <w:fldChar w:fldCharType="end"/>
            </w:r>
          </w:hyperlink>
        </w:p>
        <w:p w14:paraId="0F333763" w14:textId="663EFBD8"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50" w:history="1">
            <w:r w:rsidRPr="00CB6C2F">
              <w:rPr>
                <w:rStyle w:val="Hyperlink"/>
              </w:rPr>
              <w:t>3.5</w:t>
            </w:r>
            <w:r>
              <w:rPr>
                <w:rFonts w:asciiTheme="minorHAnsi" w:eastAsiaTheme="minorEastAsia" w:hAnsiTheme="minorHAnsi" w:cstheme="minorBidi"/>
                <w:kern w:val="2"/>
                <w:sz w:val="24"/>
                <w:lang w:val="en-SK" w:eastAsia="en-US"/>
                <w14:ligatures w14:val="standardContextual"/>
              </w:rPr>
              <w:tab/>
            </w:r>
            <w:r w:rsidRPr="00CB6C2F">
              <w:rPr>
                <w:rStyle w:val="Hyperlink"/>
              </w:rPr>
              <w:t>Enumerations</w:t>
            </w:r>
            <w:r>
              <w:rPr>
                <w:webHidden/>
              </w:rPr>
              <w:tab/>
            </w:r>
            <w:r>
              <w:rPr>
                <w:webHidden/>
              </w:rPr>
              <w:fldChar w:fldCharType="begin"/>
            </w:r>
            <w:r>
              <w:rPr>
                <w:webHidden/>
              </w:rPr>
              <w:instrText xml:space="preserve"> PAGEREF _Toc222345650 \h </w:instrText>
            </w:r>
            <w:r>
              <w:rPr>
                <w:webHidden/>
              </w:rPr>
            </w:r>
            <w:r>
              <w:rPr>
                <w:webHidden/>
              </w:rPr>
              <w:fldChar w:fldCharType="separate"/>
            </w:r>
            <w:r>
              <w:rPr>
                <w:webHidden/>
              </w:rPr>
              <w:t>20</w:t>
            </w:r>
            <w:r>
              <w:rPr>
                <w:webHidden/>
              </w:rPr>
              <w:fldChar w:fldCharType="end"/>
            </w:r>
          </w:hyperlink>
        </w:p>
        <w:p w14:paraId="3AE0997F" w14:textId="3CC6114D" w:rsidR="00EA0CB6" w:rsidRDefault="00EA0CB6">
          <w:pPr>
            <w:pStyle w:val="TOC1"/>
            <w:rPr>
              <w:rFonts w:asciiTheme="minorHAnsi" w:eastAsiaTheme="minorEastAsia" w:hAnsiTheme="minorHAnsi" w:cstheme="minorBidi"/>
              <w:b w:val="0"/>
              <w:caps w:val="0"/>
              <w:noProof/>
              <w:kern w:val="2"/>
              <w:sz w:val="24"/>
              <w:lang w:val="en-SK" w:eastAsia="en-US"/>
              <w14:ligatures w14:val="standardContextual"/>
            </w:rPr>
          </w:pPr>
          <w:hyperlink w:anchor="_Toc222345651" w:history="1">
            <w:r w:rsidRPr="00CB6C2F">
              <w:rPr>
                <w:rStyle w:val="Hyperlink"/>
                <w:noProof/>
              </w:rPr>
              <w:t>4</w:t>
            </w:r>
            <w:r>
              <w:rPr>
                <w:rFonts w:asciiTheme="minorHAnsi" w:eastAsiaTheme="minorEastAsia" w:hAnsiTheme="minorHAnsi" w:cstheme="minorBidi"/>
                <w:b w:val="0"/>
                <w:caps w:val="0"/>
                <w:noProof/>
                <w:kern w:val="2"/>
                <w:sz w:val="24"/>
                <w:lang w:val="en-SK" w:eastAsia="en-US"/>
                <w14:ligatures w14:val="standardContextual"/>
              </w:rPr>
              <w:tab/>
            </w:r>
            <w:r w:rsidRPr="00CB6C2F">
              <w:rPr>
                <w:rStyle w:val="Hyperlink"/>
                <w:noProof/>
              </w:rPr>
              <w:t>MVP Description</w:t>
            </w:r>
            <w:r>
              <w:rPr>
                <w:noProof/>
                <w:webHidden/>
              </w:rPr>
              <w:tab/>
            </w:r>
            <w:r>
              <w:rPr>
                <w:noProof/>
                <w:webHidden/>
              </w:rPr>
              <w:fldChar w:fldCharType="begin"/>
            </w:r>
            <w:r>
              <w:rPr>
                <w:noProof/>
                <w:webHidden/>
              </w:rPr>
              <w:instrText xml:space="preserve"> PAGEREF _Toc222345651 \h </w:instrText>
            </w:r>
            <w:r>
              <w:rPr>
                <w:noProof/>
                <w:webHidden/>
              </w:rPr>
            </w:r>
            <w:r>
              <w:rPr>
                <w:noProof/>
                <w:webHidden/>
              </w:rPr>
              <w:fldChar w:fldCharType="separate"/>
            </w:r>
            <w:r>
              <w:rPr>
                <w:noProof/>
                <w:webHidden/>
              </w:rPr>
              <w:t>21</w:t>
            </w:r>
            <w:r>
              <w:rPr>
                <w:noProof/>
                <w:webHidden/>
              </w:rPr>
              <w:fldChar w:fldCharType="end"/>
            </w:r>
          </w:hyperlink>
        </w:p>
        <w:p w14:paraId="556D7062" w14:textId="3456FB63"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52" w:history="1">
            <w:r w:rsidRPr="00CB6C2F">
              <w:rPr>
                <w:rStyle w:val="Hyperlink"/>
              </w:rPr>
              <w:t>4.1</w:t>
            </w:r>
            <w:r>
              <w:rPr>
                <w:rFonts w:asciiTheme="minorHAnsi" w:eastAsiaTheme="minorEastAsia" w:hAnsiTheme="minorHAnsi" w:cstheme="minorBidi"/>
                <w:kern w:val="2"/>
                <w:sz w:val="24"/>
                <w:lang w:val="en-SK" w:eastAsia="en-US"/>
                <w14:ligatures w14:val="standardContextual"/>
              </w:rPr>
              <w:tab/>
            </w:r>
            <w:r w:rsidRPr="00CB6C2F">
              <w:rPr>
                <w:rStyle w:val="Hyperlink"/>
              </w:rPr>
              <w:t>Mock Functionality for AIS/AES Testing</w:t>
            </w:r>
            <w:r>
              <w:rPr>
                <w:webHidden/>
              </w:rPr>
              <w:tab/>
            </w:r>
            <w:r>
              <w:rPr>
                <w:webHidden/>
              </w:rPr>
              <w:fldChar w:fldCharType="begin"/>
            </w:r>
            <w:r>
              <w:rPr>
                <w:webHidden/>
              </w:rPr>
              <w:instrText xml:space="preserve"> PAGEREF _Toc222345652 \h </w:instrText>
            </w:r>
            <w:r>
              <w:rPr>
                <w:webHidden/>
              </w:rPr>
            </w:r>
            <w:r>
              <w:rPr>
                <w:webHidden/>
              </w:rPr>
              <w:fldChar w:fldCharType="separate"/>
            </w:r>
            <w:r>
              <w:rPr>
                <w:webHidden/>
              </w:rPr>
              <w:t>21</w:t>
            </w:r>
            <w:r>
              <w:rPr>
                <w:webHidden/>
              </w:rPr>
              <w:fldChar w:fldCharType="end"/>
            </w:r>
          </w:hyperlink>
        </w:p>
        <w:p w14:paraId="627D31DF" w14:textId="25BFCBA5"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53" w:history="1">
            <w:r w:rsidRPr="00CB6C2F">
              <w:rPr>
                <w:rStyle w:val="Hyperlink"/>
                <w:noProof/>
              </w:rPr>
              <w:t>4.1.1</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Configuration</w:t>
            </w:r>
            <w:r>
              <w:rPr>
                <w:noProof/>
                <w:webHidden/>
              </w:rPr>
              <w:tab/>
            </w:r>
            <w:r>
              <w:rPr>
                <w:noProof/>
                <w:webHidden/>
              </w:rPr>
              <w:fldChar w:fldCharType="begin"/>
            </w:r>
            <w:r>
              <w:rPr>
                <w:noProof/>
                <w:webHidden/>
              </w:rPr>
              <w:instrText xml:space="preserve"> PAGEREF _Toc222345653 \h </w:instrText>
            </w:r>
            <w:r>
              <w:rPr>
                <w:noProof/>
                <w:webHidden/>
              </w:rPr>
            </w:r>
            <w:r>
              <w:rPr>
                <w:noProof/>
                <w:webHidden/>
              </w:rPr>
              <w:fldChar w:fldCharType="separate"/>
            </w:r>
            <w:r>
              <w:rPr>
                <w:noProof/>
                <w:webHidden/>
              </w:rPr>
              <w:t>21</w:t>
            </w:r>
            <w:r>
              <w:rPr>
                <w:noProof/>
                <w:webHidden/>
              </w:rPr>
              <w:fldChar w:fldCharType="end"/>
            </w:r>
          </w:hyperlink>
        </w:p>
        <w:p w14:paraId="77EF22C8" w14:textId="3CE4D6A8"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54" w:history="1">
            <w:r w:rsidRPr="00CB6C2F">
              <w:rPr>
                <w:rStyle w:val="Hyperlink"/>
                <w:noProof/>
              </w:rPr>
              <w:t>4.1.2</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Validation phase</w:t>
            </w:r>
            <w:r>
              <w:rPr>
                <w:noProof/>
                <w:webHidden/>
              </w:rPr>
              <w:tab/>
            </w:r>
            <w:r>
              <w:rPr>
                <w:noProof/>
                <w:webHidden/>
              </w:rPr>
              <w:fldChar w:fldCharType="begin"/>
            </w:r>
            <w:r>
              <w:rPr>
                <w:noProof/>
                <w:webHidden/>
              </w:rPr>
              <w:instrText xml:space="preserve"> PAGEREF _Toc222345654 \h </w:instrText>
            </w:r>
            <w:r>
              <w:rPr>
                <w:noProof/>
                <w:webHidden/>
              </w:rPr>
            </w:r>
            <w:r>
              <w:rPr>
                <w:noProof/>
                <w:webHidden/>
              </w:rPr>
              <w:fldChar w:fldCharType="separate"/>
            </w:r>
            <w:r>
              <w:rPr>
                <w:noProof/>
                <w:webHidden/>
              </w:rPr>
              <w:t>22</w:t>
            </w:r>
            <w:r>
              <w:rPr>
                <w:noProof/>
                <w:webHidden/>
              </w:rPr>
              <w:fldChar w:fldCharType="end"/>
            </w:r>
          </w:hyperlink>
        </w:p>
        <w:p w14:paraId="2C164CA4" w14:textId="081975DC"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55" w:history="1">
            <w:r w:rsidRPr="00CB6C2F">
              <w:rPr>
                <w:rStyle w:val="Hyperlink"/>
                <w:noProof/>
              </w:rPr>
              <w:t>4.1.3</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Allocation phase</w:t>
            </w:r>
            <w:r>
              <w:rPr>
                <w:noProof/>
                <w:webHidden/>
              </w:rPr>
              <w:tab/>
            </w:r>
            <w:r>
              <w:rPr>
                <w:noProof/>
                <w:webHidden/>
              </w:rPr>
              <w:fldChar w:fldCharType="begin"/>
            </w:r>
            <w:r>
              <w:rPr>
                <w:noProof/>
                <w:webHidden/>
              </w:rPr>
              <w:instrText xml:space="preserve"> PAGEREF _Toc222345655 \h </w:instrText>
            </w:r>
            <w:r>
              <w:rPr>
                <w:noProof/>
                <w:webHidden/>
              </w:rPr>
            </w:r>
            <w:r>
              <w:rPr>
                <w:noProof/>
                <w:webHidden/>
              </w:rPr>
              <w:fldChar w:fldCharType="separate"/>
            </w:r>
            <w:r>
              <w:rPr>
                <w:noProof/>
                <w:webHidden/>
              </w:rPr>
              <w:t>22</w:t>
            </w:r>
            <w:r>
              <w:rPr>
                <w:noProof/>
                <w:webHidden/>
              </w:rPr>
              <w:fldChar w:fldCharType="end"/>
            </w:r>
          </w:hyperlink>
        </w:p>
        <w:p w14:paraId="6E86FE53" w14:textId="3616C3D9"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56" w:history="1">
            <w:r w:rsidRPr="00CB6C2F">
              <w:rPr>
                <w:rStyle w:val="Hyperlink"/>
              </w:rPr>
              <w:t>4.2</w:t>
            </w:r>
            <w:r>
              <w:rPr>
                <w:rFonts w:asciiTheme="minorHAnsi" w:eastAsiaTheme="minorEastAsia" w:hAnsiTheme="minorHAnsi" w:cstheme="minorBidi"/>
                <w:kern w:val="2"/>
                <w:sz w:val="24"/>
                <w:lang w:val="en-SK" w:eastAsia="en-US"/>
                <w14:ligatures w14:val="standardContextual"/>
              </w:rPr>
              <w:tab/>
            </w:r>
            <w:r w:rsidRPr="00CB6C2F">
              <w:rPr>
                <w:rStyle w:val="Hyperlink"/>
              </w:rPr>
              <w:t>Testing data</w:t>
            </w:r>
            <w:r>
              <w:rPr>
                <w:webHidden/>
              </w:rPr>
              <w:tab/>
            </w:r>
            <w:r>
              <w:rPr>
                <w:webHidden/>
              </w:rPr>
              <w:fldChar w:fldCharType="begin"/>
            </w:r>
            <w:r>
              <w:rPr>
                <w:webHidden/>
              </w:rPr>
              <w:instrText xml:space="preserve"> PAGEREF _Toc222345656 \h </w:instrText>
            </w:r>
            <w:r>
              <w:rPr>
                <w:webHidden/>
              </w:rPr>
            </w:r>
            <w:r>
              <w:rPr>
                <w:webHidden/>
              </w:rPr>
              <w:fldChar w:fldCharType="separate"/>
            </w:r>
            <w:r>
              <w:rPr>
                <w:webHidden/>
              </w:rPr>
              <w:t>23</w:t>
            </w:r>
            <w:r>
              <w:rPr>
                <w:webHidden/>
              </w:rPr>
              <w:fldChar w:fldCharType="end"/>
            </w:r>
          </w:hyperlink>
        </w:p>
        <w:p w14:paraId="4BD7B2AF" w14:textId="756C8731" w:rsidR="00EA0CB6" w:rsidRDefault="00EA0CB6">
          <w:pPr>
            <w:pStyle w:val="TOC1"/>
            <w:rPr>
              <w:rFonts w:asciiTheme="minorHAnsi" w:eastAsiaTheme="minorEastAsia" w:hAnsiTheme="minorHAnsi" w:cstheme="minorBidi"/>
              <w:b w:val="0"/>
              <w:caps w:val="0"/>
              <w:noProof/>
              <w:kern w:val="2"/>
              <w:sz w:val="24"/>
              <w:lang w:val="en-SK" w:eastAsia="en-US"/>
              <w14:ligatures w14:val="standardContextual"/>
            </w:rPr>
          </w:pPr>
          <w:hyperlink w:anchor="_Toc222345657" w:history="1">
            <w:r w:rsidRPr="00CB6C2F">
              <w:rPr>
                <w:rStyle w:val="Hyperlink"/>
                <w:noProof/>
              </w:rPr>
              <w:t>5</w:t>
            </w:r>
            <w:r>
              <w:rPr>
                <w:rFonts w:asciiTheme="minorHAnsi" w:eastAsiaTheme="minorEastAsia" w:hAnsiTheme="minorHAnsi" w:cstheme="minorBidi"/>
                <w:b w:val="0"/>
                <w:caps w:val="0"/>
                <w:noProof/>
                <w:kern w:val="2"/>
                <w:sz w:val="24"/>
                <w:lang w:val="en-SK" w:eastAsia="en-US"/>
                <w14:ligatures w14:val="standardContextual"/>
              </w:rPr>
              <w:tab/>
            </w:r>
            <w:r w:rsidRPr="00CB6C2F">
              <w:rPr>
                <w:rStyle w:val="Hyperlink"/>
                <w:noProof/>
              </w:rPr>
              <w:t>Technical details</w:t>
            </w:r>
            <w:r>
              <w:rPr>
                <w:noProof/>
                <w:webHidden/>
              </w:rPr>
              <w:tab/>
            </w:r>
            <w:r>
              <w:rPr>
                <w:noProof/>
                <w:webHidden/>
              </w:rPr>
              <w:fldChar w:fldCharType="begin"/>
            </w:r>
            <w:r>
              <w:rPr>
                <w:noProof/>
                <w:webHidden/>
              </w:rPr>
              <w:instrText xml:space="preserve"> PAGEREF _Toc222345657 \h </w:instrText>
            </w:r>
            <w:r>
              <w:rPr>
                <w:noProof/>
                <w:webHidden/>
              </w:rPr>
            </w:r>
            <w:r>
              <w:rPr>
                <w:noProof/>
                <w:webHidden/>
              </w:rPr>
              <w:fldChar w:fldCharType="separate"/>
            </w:r>
            <w:r>
              <w:rPr>
                <w:noProof/>
                <w:webHidden/>
              </w:rPr>
              <w:t>24</w:t>
            </w:r>
            <w:r>
              <w:rPr>
                <w:noProof/>
                <w:webHidden/>
              </w:rPr>
              <w:fldChar w:fldCharType="end"/>
            </w:r>
          </w:hyperlink>
        </w:p>
        <w:p w14:paraId="2CEEB912" w14:textId="02B51FDB"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58" w:history="1">
            <w:r w:rsidRPr="00CB6C2F">
              <w:rPr>
                <w:rStyle w:val="Hyperlink"/>
              </w:rPr>
              <w:t>5.1</w:t>
            </w:r>
            <w:r>
              <w:rPr>
                <w:rFonts w:asciiTheme="minorHAnsi" w:eastAsiaTheme="minorEastAsia" w:hAnsiTheme="minorHAnsi" w:cstheme="minorBidi"/>
                <w:kern w:val="2"/>
                <w:sz w:val="24"/>
                <w:lang w:val="en-SK" w:eastAsia="en-US"/>
                <w14:ligatures w14:val="standardContextual"/>
              </w:rPr>
              <w:tab/>
            </w:r>
            <w:r w:rsidRPr="00CB6C2F">
              <w:rPr>
                <w:rStyle w:val="Hyperlink"/>
              </w:rPr>
              <w:t>XSDs</w:t>
            </w:r>
            <w:r>
              <w:rPr>
                <w:webHidden/>
              </w:rPr>
              <w:tab/>
            </w:r>
            <w:r>
              <w:rPr>
                <w:webHidden/>
              </w:rPr>
              <w:fldChar w:fldCharType="begin"/>
            </w:r>
            <w:r>
              <w:rPr>
                <w:webHidden/>
              </w:rPr>
              <w:instrText xml:space="preserve"> PAGEREF _Toc222345658 \h </w:instrText>
            </w:r>
            <w:r>
              <w:rPr>
                <w:webHidden/>
              </w:rPr>
            </w:r>
            <w:r>
              <w:rPr>
                <w:webHidden/>
              </w:rPr>
              <w:fldChar w:fldCharType="separate"/>
            </w:r>
            <w:r>
              <w:rPr>
                <w:webHidden/>
              </w:rPr>
              <w:t>24</w:t>
            </w:r>
            <w:r>
              <w:rPr>
                <w:webHidden/>
              </w:rPr>
              <w:fldChar w:fldCharType="end"/>
            </w:r>
          </w:hyperlink>
        </w:p>
        <w:p w14:paraId="5D3EA4AE" w14:textId="32855471"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59" w:history="1">
            <w:r w:rsidRPr="00CB6C2F">
              <w:rPr>
                <w:rStyle w:val="Hyperlink"/>
              </w:rPr>
              <w:t>5.2</w:t>
            </w:r>
            <w:r>
              <w:rPr>
                <w:rFonts w:asciiTheme="minorHAnsi" w:eastAsiaTheme="minorEastAsia" w:hAnsiTheme="minorHAnsi" w:cstheme="minorBidi"/>
                <w:kern w:val="2"/>
                <w:sz w:val="24"/>
                <w:lang w:val="en-SK" w:eastAsia="en-US"/>
                <w14:ligatures w14:val="standardContextual"/>
              </w:rPr>
              <w:tab/>
            </w:r>
            <w:r w:rsidRPr="00CB6C2F">
              <w:rPr>
                <w:rStyle w:val="Hyperlink"/>
              </w:rPr>
              <w:t>Implementation principles</w:t>
            </w:r>
            <w:r>
              <w:rPr>
                <w:webHidden/>
              </w:rPr>
              <w:tab/>
            </w:r>
            <w:r>
              <w:rPr>
                <w:webHidden/>
              </w:rPr>
              <w:fldChar w:fldCharType="begin"/>
            </w:r>
            <w:r>
              <w:rPr>
                <w:webHidden/>
              </w:rPr>
              <w:instrText xml:space="preserve"> PAGEREF _Toc222345659 \h </w:instrText>
            </w:r>
            <w:r>
              <w:rPr>
                <w:webHidden/>
              </w:rPr>
            </w:r>
            <w:r>
              <w:rPr>
                <w:webHidden/>
              </w:rPr>
              <w:fldChar w:fldCharType="separate"/>
            </w:r>
            <w:r>
              <w:rPr>
                <w:webHidden/>
              </w:rPr>
              <w:t>24</w:t>
            </w:r>
            <w:r>
              <w:rPr>
                <w:webHidden/>
              </w:rPr>
              <w:fldChar w:fldCharType="end"/>
            </w:r>
          </w:hyperlink>
        </w:p>
        <w:p w14:paraId="47408971" w14:textId="22FF7F8F"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60" w:history="1">
            <w:r w:rsidRPr="00CB6C2F">
              <w:rPr>
                <w:rStyle w:val="Hyperlink"/>
                <w:noProof/>
              </w:rPr>
              <w:t>5.2.1</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Queues and routing</w:t>
            </w:r>
            <w:r>
              <w:rPr>
                <w:noProof/>
                <w:webHidden/>
              </w:rPr>
              <w:tab/>
            </w:r>
            <w:r>
              <w:rPr>
                <w:noProof/>
                <w:webHidden/>
              </w:rPr>
              <w:fldChar w:fldCharType="begin"/>
            </w:r>
            <w:r>
              <w:rPr>
                <w:noProof/>
                <w:webHidden/>
              </w:rPr>
              <w:instrText xml:space="preserve"> PAGEREF _Toc222345660 \h </w:instrText>
            </w:r>
            <w:r>
              <w:rPr>
                <w:noProof/>
                <w:webHidden/>
              </w:rPr>
            </w:r>
            <w:r>
              <w:rPr>
                <w:noProof/>
                <w:webHidden/>
              </w:rPr>
              <w:fldChar w:fldCharType="separate"/>
            </w:r>
            <w:r>
              <w:rPr>
                <w:noProof/>
                <w:webHidden/>
              </w:rPr>
              <w:t>24</w:t>
            </w:r>
            <w:r>
              <w:rPr>
                <w:noProof/>
                <w:webHidden/>
              </w:rPr>
              <w:fldChar w:fldCharType="end"/>
            </w:r>
          </w:hyperlink>
        </w:p>
        <w:p w14:paraId="11E592EA" w14:textId="663F3ED1"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61" w:history="1">
            <w:r w:rsidRPr="00CB6C2F">
              <w:rPr>
                <w:rStyle w:val="Hyperlink"/>
                <w:noProof/>
              </w:rPr>
              <w:t>5.2.2</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Security</w:t>
            </w:r>
            <w:r>
              <w:rPr>
                <w:noProof/>
                <w:webHidden/>
              </w:rPr>
              <w:tab/>
            </w:r>
            <w:r>
              <w:rPr>
                <w:noProof/>
                <w:webHidden/>
              </w:rPr>
              <w:fldChar w:fldCharType="begin"/>
            </w:r>
            <w:r>
              <w:rPr>
                <w:noProof/>
                <w:webHidden/>
              </w:rPr>
              <w:instrText xml:space="preserve"> PAGEREF _Toc222345661 \h </w:instrText>
            </w:r>
            <w:r>
              <w:rPr>
                <w:noProof/>
                <w:webHidden/>
              </w:rPr>
            </w:r>
            <w:r>
              <w:rPr>
                <w:noProof/>
                <w:webHidden/>
              </w:rPr>
              <w:fldChar w:fldCharType="separate"/>
            </w:r>
            <w:r>
              <w:rPr>
                <w:noProof/>
                <w:webHidden/>
              </w:rPr>
              <w:t>26</w:t>
            </w:r>
            <w:r>
              <w:rPr>
                <w:noProof/>
                <w:webHidden/>
              </w:rPr>
              <w:fldChar w:fldCharType="end"/>
            </w:r>
          </w:hyperlink>
        </w:p>
        <w:p w14:paraId="2F41CCD6" w14:textId="4510A656"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62" w:history="1">
            <w:r w:rsidRPr="00CB6C2F">
              <w:rPr>
                <w:rStyle w:val="Hyperlink"/>
                <w:noProof/>
              </w:rPr>
              <w:t>5.2.3</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Messages</w:t>
            </w:r>
            <w:r>
              <w:rPr>
                <w:noProof/>
                <w:webHidden/>
              </w:rPr>
              <w:tab/>
            </w:r>
            <w:r>
              <w:rPr>
                <w:noProof/>
                <w:webHidden/>
              </w:rPr>
              <w:fldChar w:fldCharType="begin"/>
            </w:r>
            <w:r>
              <w:rPr>
                <w:noProof/>
                <w:webHidden/>
              </w:rPr>
              <w:instrText xml:space="preserve"> PAGEREF _Toc222345662 \h </w:instrText>
            </w:r>
            <w:r>
              <w:rPr>
                <w:noProof/>
                <w:webHidden/>
              </w:rPr>
            </w:r>
            <w:r>
              <w:rPr>
                <w:noProof/>
                <w:webHidden/>
              </w:rPr>
              <w:fldChar w:fldCharType="separate"/>
            </w:r>
            <w:r>
              <w:rPr>
                <w:noProof/>
                <w:webHidden/>
              </w:rPr>
              <w:t>27</w:t>
            </w:r>
            <w:r>
              <w:rPr>
                <w:noProof/>
                <w:webHidden/>
              </w:rPr>
              <w:fldChar w:fldCharType="end"/>
            </w:r>
          </w:hyperlink>
        </w:p>
        <w:p w14:paraId="0A5BFF91" w14:textId="269BD955" w:rsidR="00EA0CB6" w:rsidRDefault="00EA0CB6">
          <w:pPr>
            <w:pStyle w:val="TOC3"/>
            <w:tabs>
              <w:tab w:val="left" w:pos="1445"/>
            </w:tabs>
            <w:rPr>
              <w:rFonts w:asciiTheme="minorHAnsi" w:eastAsiaTheme="minorEastAsia" w:hAnsiTheme="minorHAnsi" w:cstheme="minorBidi"/>
              <w:noProof/>
              <w:kern w:val="2"/>
              <w:sz w:val="24"/>
              <w:lang w:val="en-SK" w:eastAsia="en-US"/>
              <w14:ligatures w14:val="standardContextual"/>
            </w:rPr>
          </w:pPr>
          <w:hyperlink w:anchor="_Toc222345663" w:history="1">
            <w:r w:rsidRPr="00CB6C2F">
              <w:rPr>
                <w:rStyle w:val="Hyperlink"/>
                <w:noProof/>
              </w:rPr>
              <w:t>5.2.4</w:t>
            </w:r>
            <w:r>
              <w:rPr>
                <w:rFonts w:asciiTheme="minorHAnsi" w:eastAsiaTheme="minorEastAsia" w:hAnsiTheme="minorHAnsi" w:cstheme="minorBidi"/>
                <w:noProof/>
                <w:kern w:val="2"/>
                <w:sz w:val="24"/>
                <w:lang w:val="en-SK" w:eastAsia="en-US"/>
                <w14:ligatures w14:val="standardContextual"/>
              </w:rPr>
              <w:tab/>
            </w:r>
            <w:r w:rsidRPr="00CB6C2F">
              <w:rPr>
                <w:rStyle w:val="Hyperlink"/>
                <w:noProof/>
              </w:rPr>
              <w:t>Contracts and priorities</w:t>
            </w:r>
            <w:r>
              <w:rPr>
                <w:noProof/>
                <w:webHidden/>
              </w:rPr>
              <w:tab/>
            </w:r>
            <w:r>
              <w:rPr>
                <w:noProof/>
                <w:webHidden/>
              </w:rPr>
              <w:fldChar w:fldCharType="begin"/>
            </w:r>
            <w:r>
              <w:rPr>
                <w:noProof/>
                <w:webHidden/>
              </w:rPr>
              <w:instrText xml:space="preserve"> PAGEREF _Toc222345663 \h </w:instrText>
            </w:r>
            <w:r>
              <w:rPr>
                <w:noProof/>
                <w:webHidden/>
              </w:rPr>
            </w:r>
            <w:r>
              <w:rPr>
                <w:noProof/>
                <w:webHidden/>
              </w:rPr>
              <w:fldChar w:fldCharType="separate"/>
            </w:r>
            <w:r>
              <w:rPr>
                <w:noProof/>
                <w:webHidden/>
              </w:rPr>
              <w:t>29</w:t>
            </w:r>
            <w:r>
              <w:rPr>
                <w:noProof/>
                <w:webHidden/>
              </w:rPr>
              <w:fldChar w:fldCharType="end"/>
            </w:r>
          </w:hyperlink>
        </w:p>
        <w:p w14:paraId="06681EA4" w14:textId="05DD086F" w:rsidR="00EA0CB6" w:rsidRDefault="00EA0CB6">
          <w:pPr>
            <w:pStyle w:val="TOC2"/>
            <w:rPr>
              <w:rFonts w:asciiTheme="minorHAnsi" w:eastAsiaTheme="minorEastAsia" w:hAnsiTheme="minorHAnsi" w:cstheme="minorBidi"/>
              <w:kern w:val="2"/>
              <w:sz w:val="24"/>
              <w:lang w:val="en-SK" w:eastAsia="en-US"/>
              <w14:ligatures w14:val="standardContextual"/>
            </w:rPr>
          </w:pPr>
          <w:hyperlink w:anchor="_Toc222345664" w:history="1">
            <w:r w:rsidRPr="00CB6C2F">
              <w:rPr>
                <w:rStyle w:val="Hyperlink"/>
              </w:rPr>
              <w:t>5.3</w:t>
            </w:r>
            <w:r>
              <w:rPr>
                <w:rFonts w:asciiTheme="minorHAnsi" w:eastAsiaTheme="minorEastAsia" w:hAnsiTheme="minorHAnsi" w:cstheme="minorBidi"/>
                <w:kern w:val="2"/>
                <w:sz w:val="24"/>
                <w:lang w:val="en-SK" w:eastAsia="en-US"/>
                <w14:ligatures w14:val="standardContextual"/>
              </w:rPr>
              <w:tab/>
            </w:r>
            <w:r w:rsidRPr="00CB6C2F">
              <w:rPr>
                <w:rStyle w:val="Hyperlink"/>
              </w:rPr>
              <w:t>Environment Details</w:t>
            </w:r>
            <w:r>
              <w:rPr>
                <w:webHidden/>
              </w:rPr>
              <w:tab/>
            </w:r>
            <w:r>
              <w:rPr>
                <w:webHidden/>
              </w:rPr>
              <w:fldChar w:fldCharType="begin"/>
            </w:r>
            <w:r>
              <w:rPr>
                <w:webHidden/>
              </w:rPr>
              <w:instrText xml:space="preserve"> PAGEREF _Toc222345664 \h </w:instrText>
            </w:r>
            <w:r>
              <w:rPr>
                <w:webHidden/>
              </w:rPr>
            </w:r>
            <w:r>
              <w:rPr>
                <w:webHidden/>
              </w:rPr>
              <w:fldChar w:fldCharType="separate"/>
            </w:r>
            <w:r>
              <w:rPr>
                <w:webHidden/>
              </w:rPr>
              <w:t>29</w:t>
            </w:r>
            <w:r>
              <w:rPr>
                <w:webHidden/>
              </w:rPr>
              <w:fldChar w:fldCharType="end"/>
            </w:r>
          </w:hyperlink>
        </w:p>
        <w:p w14:paraId="29BDF941" w14:textId="636C3F8F" w:rsidR="006F1522" w:rsidRDefault="006F1522" w:rsidP="00B63711">
          <w:r>
            <w:rPr>
              <w:b/>
              <w:bCs/>
              <w:noProof/>
            </w:rPr>
            <w:fldChar w:fldCharType="end"/>
          </w:r>
        </w:p>
      </w:sdtContent>
    </w:sdt>
    <w:p w14:paraId="10E13F3B" w14:textId="7B4AD6D2" w:rsidR="00AD5EA6" w:rsidRPr="00D14861" w:rsidRDefault="00AD5EA6" w:rsidP="00B63711">
      <w:pPr>
        <w:pStyle w:val="Heading1"/>
      </w:pPr>
      <w:bookmarkStart w:id="13" w:name="_Toc222345631"/>
      <w:r w:rsidRPr="00D14861">
        <w:lastRenderedPageBreak/>
        <w:t>I</w:t>
      </w:r>
      <w:r w:rsidR="005D26E2" w:rsidRPr="00D14861">
        <w:t>ntroduction</w:t>
      </w:r>
      <w:bookmarkEnd w:id="12"/>
      <w:bookmarkEnd w:id="13"/>
    </w:p>
    <w:p w14:paraId="71A4A9C2" w14:textId="6C945080" w:rsidR="008555B7" w:rsidRPr="00D14861" w:rsidRDefault="009E2A0E" w:rsidP="00B63711">
      <w:pPr>
        <w:pStyle w:val="Heading2"/>
      </w:pPr>
      <w:bookmarkStart w:id="14" w:name="_Toc222345632"/>
      <w:r w:rsidRPr="00D14861">
        <w:t>Document</w:t>
      </w:r>
      <w:r w:rsidR="00AC1406" w:rsidRPr="00D14861">
        <w:t xml:space="preserve"> purpose</w:t>
      </w:r>
      <w:bookmarkEnd w:id="11"/>
      <w:bookmarkEnd w:id="14"/>
    </w:p>
    <w:p w14:paraId="5ED5A06D" w14:textId="0976C28D" w:rsidR="004B2C92" w:rsidRPr="00D14861" w:rsidRDefault="000401BB" w:rsidP="00B63711">
      <w:bookmarkStart w:id="15" w:name="_Toc82587091"/>
      <w:bookmarkStart w:id="16" w:name="_Toc122922975"/>
      <w:r w:rsidRPr="00D14861">
        <w:t xml:space="preserve">The objective of this document is to </w:t>
      </w:r>
      <w:r w:rsidR="00DA2275">
        <w:t>describe integration between QUOTA RS and AIS/AES from QUOTA RS perspective</w:t>
      </w:r>
      <w:r w:rsidR="001C14A5">
        <w:t xml:space="preserve"> and to describe</w:t>
      </w:r>
      <w:r w:rsidR="007F29CA">
        <w:t xml:space="preserve"> QUOTA RS processes from high-level</w:t>
      </w:r>
      <w:r w:rsidRPr="00D14861">
        <w:rPr>
          <w:lang w:eastAsia="nl-NL"/>
        </w:rPr>
        <w:t>.</w:t>
      </w:r>
    </w:p>
    <w:p w14:paraId="79A38E4F" w14:textId="5169762B" w:rsidR="008555B7" w:rsidRPr="00667A39" w:rsidRDefault="008555B7" w:rsidP="00B63711">
      <w:pPr>
        <w:pStyle w:val="Heading2"/>
      </w:pPr>
      <w:bookmarkStart w:id="17" w:name="_Toc56781149"/>
      <w:bookmarkStart w:id="18" w:name="_Toc222345633"/>
      <w:r w:rsidRPr="00667A39">
        <w:t>Structure</w:t>
      </w:r>
      <w:bookmarkEnd w:id="15"/>
      <w:bookmarkEnd w:id="16"/>
      <w:bookmarkEnd w:id="17"/>
      <w:bookmarkEnd w:id="18"/>
    </w:p>
    <w:p w14:paraId="06B3F104" w14:textId="24B35C46" w:rsidR="00FB087E" w:rsidRPr="00667A39" w:rsidRDefault="00904683" w:rsidP="00B63711">
      <w:r w:rsidRPr="00667A39">
        <w:t xml:space="preserve">This document </w:t>
      </w:r>
      <w:r w:rsidR="00B17FD6" w:rsidRPr="00667A39">
        <w:t>contains</w:t>
      </w:r>
      <w:r w:rsidR="00E16AA0" w:rsidRPr="00667A39">
        <w:t xml:space="preserve"> following information</w:t>
      </w:r>
      <w:r w:rsidR="00FB087E" w:rsidRPr="00667A39">
        <w:t>:</w:t>
      </w:r>
    </w:p>
    <w:p w14:paraId="4B0E15D3" w14:textId="77777777" w:rsidR="007413D0" w:rsidRPr="00667A39" w:rsidRDefault="00E37A9F" w:rsidP="00BB6FF2">
      <w:pPr>
        <w:pStyle w:val="ListParagraph"/>
        <w:numPr>
          <w:ilvl w:val="0"/>
          <w:numId w:val="33"/>
        </w:numPr>
      </w:pPr>
      <w:r w:rsidRPr="00667A39">
        <w:t xml:space="preserve">Description of </w:t>
      </w:r>
      <w:r w:rsidR="007413D0" w:rsidRPr="00667A39">
        <w:t>Quota Validation process</w:t>
      </w:r>
    </w:p>
    <w:p w14:paraId="1BE823BB" w14:textId="4E95D008" w:rsidR="007413D0" w:rsidRPr="00667A39" w:rsidRDefault="007413D0" w:rsidP="00BB6FF2">
      <w:pPr>
        <w:pStyle w:val="ListParagraph"/>
        <w:numPr>
          <w:ilvl w:val="0"/>
          <w:numId w:val="33"/>
        </w:numPr>
      </w:pPr>
      <w:r w:rsidRPr="00667A39">
        <w:t>Description of Quota Allocation process</w:t>
      </w:r>
    </w:p>
    <w:p w14:paraId="250C4983" w14:textId="01E45D39" w:rsidR="00172691" w:rsidRPr="00667A39" w:rsidRDefault="007413D0" w:rsidP="00BB6FF2">
      <w:pPr>
        <w:pStyle w:val="ListParagraph"/>
        <w:numPr>
          <w:ilvl w:val="0"/>
          <w:numId w:val="33"/>
        </w:numPr>
      </w:pPr>
      <w:r w:rsidRPr="00667A39">
        <w:t xml:space="preserve">General information </w:t>
      </w:r>
      <w:r w:rsidR="00B1285C" w:rsidRPr="00667A39">
        <w:t>valid for both processes above</w:t>
      </w:r>
    </w:p>
    <w:p w14:paraId="260F0C3C" w14:textId="2E9B0A2C" w:rsidR="00555790" w:rsidRDefault="006D1453" w:rsidP="00BB6FF2">
      <w:pPr>
        <w:pStyle w:val="ListParagraph"/>
        <w:numPr>
          <w:ilvl w:val="0"/>
          <w:numId w:val="33"/>
        </w:numPr>
      </w:pPr>
      <w:r>
        <w:t>MVP M</w:t>
      </w:r>
      <w:r w:rsidR="003A0AF8">
        <w:t>ock description</w:t>
      </w:r>
    </w:p>
    <w:p w14:paraId="144745D5" w14:textId="13E739EB" w:rsidR="003A0AF8" w:rsidRPr="00667A39" w:rsidRDefault="003A0AF8" w:rsidP="00BB6FF2">
      <w:pPr>
        <w:pStyle w:val="ListParagraph"/>
        <w:numPr>
          <w:ilvl w:val="0"/>
          <w:numId w:val="33"/>
        </w:numPr>
      </w:pPr>
      <w:r>
        <w:t xml:space="preserve">Technical </w:t>
      </w:r>
      <w:r w:rsidR="00B23130">
        <w:t>implementation details</w:t>
      </w:r>
    </w:p>
    <w:p w14:paraId="54B895B0" w14:textId="60526B22" w:rsidR="00AC1406" w:rsidRPr="00667A39" w:rsidRDefault="00AC1406" w:rsidP="00B63711">
      <w:pPr>
        <w:pStyle w:val="Heading2"/>
      </w:pPr>
      <w:bookmarkStart w:id="19" w:name="_Toc56781152"/>
      <w:bookmarkStart w:id="20" w:name="_Ref136747924"/>
      <w:bookmarkStart w:id="21" w:name="_Toc137890739"/>
      <w:bookmarkStart w:id="22" w:name="_Toc150767785"/>
      <w:bookmarkStart w:id="23" w:name="_Toc150772684"/>
      <w:bookmarkStart w:id="24" w:name="_Toc251146698"/>
      <w:bookmarkStart w:id="25" w:name="_Ref311044941"/>
      <w:bookmarkStart w:id="26" w:name="_Ref311044999"/>
      <w:bookmarkStart w:id="27" w:name="_Toc222345634"/>
      <w:r w:rsidRPr="00667A39">
        <w:t>Abbreviations and Acronyms</w:t>
      </w:r>
      <w:bookmarkEnd w:id="19"/>
      <w:bookmarkEnd w:id="27"/>
      <w:r w:rsidR="007913AE" w:rsidRPr="00667A39">
        <w:t xml:space="preserve"> </w:t>
      </w:r>
    </w:p>
    <w:tbl>
      <w:tblPr>
        <w:tblW w:w="9264"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033"/>
        <w:gridCol w:w="7231"/>
      </w:tblGrid>
      <w:tr w:rsidR="00AC1406" w:rsidRPr="00D35713" w14:paraId="51948C75" w14:textId="77777777" w:rsidTr="009F2264">
        <w:trPr>
          <w:trHeight w:val="595"/>
          <w:tblHeader/>
        </w:trPr>
        <w:tc>
          <w:tcPr>
            <w:tcW w:w="2033" w:type="dxa"/>
            <w:shd w:val="clear" w:color="auto" w:fill="D9D9D9"/>
            <w:tcMar>
              <w:left w:w="113" w:type="dxa"/>
              <w:right w:w="113" w:type="dxa"/>
            </w:tcMar>
            <w:vAlign w:val="center"/>
          </w:tcPr>
          <w:p w14:paraId="48536F4F" w14:textId="77777777" w:rsidR="00AC1406" w:rsidRPr="00D35713" w:rsidRDefault="007D374A" w:rsidP="005D1BAF">
            <w:pPr>
              <w:pStyle w:val="Table10"/>
              <w:keepNext/>
              <w:tabs>
                <w:tab w:val="clear" w:pos="567"/>
                <w:tab w:val="clear" w:pos="1134"/>
                <w:tab w:val="clear" w:pos="1701"/>
              </w:tabs>
              <w:spacing w:before="60" w:after="60"/>
              <w:rPr>
                <w:smallCaps/>
                <w:color w:val="000000" w:themeColor="text1"/>
                <w:sz w:val="22"/>
                <w:szCs w:val="22"/>
                <w:lang w:val="en-US"/>
              </w:rPr>
            </w:pPr>
            <w:r w:rsidRPr="00D35713">
              <w:rPr>
                <w:smallCaps/>
                <w:color w:val="000000" w:themeColor="text1"/>
                <w:sz w:val="22"/>
                <w:szCs w:val="22"/>
                <w:lang w:val="en-US"/>
              </w:rPr>
              <w:t>Definition</w:t>
            </w:r>
          </w:p>
        </w:tc>
        <w:tc>
          <w:tcPr>
            <w:tcW w:w="7231" w:type="dxa"/>
            <w:shd w:val="clear" w:color="auto" w:fill="D9D9D9"/>
            <w:tcMar>
              <w:left w:w="113" w:type="dxa"/>
              <w:right w:w="113" w:type="dxa"/>
            </w:tcMar>
            <w:vAlign w:val="center"/>
          </w:tcPr>
          <w:p w14:paraId="43E20988" w14:textId="77777777" w:rsidR="00AC1406" w:rsidRPr="00D35713" w:rsidRDefault="00AC1406" w:rsidP="005D1BAF">
            <w:pPr>
              <w:pStyle w:val="Table10"/>
              <w:keepNext/>
              <w:tabs>
                <w:tab w:val="clear" w:pos="567"/>
                <w:tab w:val="clear" w:pos="1134"/>
                <w:tab w:val="clear" w:pos="1701"/>
              </w:tabs>
              <w:spacing w:before="60" w:after="60"/>
              <w:rPr>
                <w:smallCaps/>
                <w:color w:val="000000" w:themeColor="text1"/>
                <w:sz w:val="22"/>
                <w:szCs w:val="22"/>
                <w:lang w:val="en-US"/>
              </w:rPr>
            </w:pPr>
            <w:r w:rsidRPr="00D35713">
              <w:rPr>
                <w:smallCaps/>
                <w:color w:val="000000" w:themeColor="text1"/>
                <w:sz w:val="22"/>
                <w:szCs w:val="22"/>
                <w:lang w:val="en-US"/>
              </w:rPr>
              <w:t>Meaning</w:t>
            </w:r>
          </w:p>
        </w:tc>
      </w:tr>
      <w:tr w:rsidR="002230D3" w:rsidRPr="00D35713" w14:paraId="3516FD8E" w14:textId="77777777" w:rsidTr="009F2264">
        <w:trPr>
          <w:trHeight w:val="209"/>
          <w:tblHeader/>
        </w:trPr>
        <w:tc>
          <w:tcPr>
            <w:tcW w:w="2033"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1E9E4BC9" w14:textId="54E4E80B" w:rsidR="002230D3" w:rsidRPr="00D35713" w:rsidRDefault="002230D3" w:rsidP="00B63711">
            <w:pPr>
              <w:pStyle w:val="Tablecellstyle"/>
              <w:rPr>
                <w:sz w:val="22"/>
                <w:szCs w:val="22"/>
              </w:rPr>
            </w:pPr>
            <w:r w:rsidRPr="00D35713">
              <w:rPr>
                <w:sz w:val="22"/>
                <w:szCs w:val="22"/>
              </w:rPr>
              <w:t>AES</w:t>
            </w:r>
          </w:p>
        </w:tc>
        <w:tc>
          <w:tcPr>
            <w:tcW w:w="7231"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39CE2966" w14:textId="6CA6CF07" w:rsidR="002230D3" w:rsidRPr="00D35713" w:rsidRDefault="002230D3" w:rsidP="00B63711">
            <w:pPr>
              <w:pStyle w:val="TableCell"/>
              <w:rPr>
                <w:rFonts w:ascii="Times New Roman" w:hAnsi="Times New Roman"/>
                <w:color w:val="auto"/>
                <w:sz w:val="22"/>
                <w:szCs w:val="22"/>
              </w:rPr>
            </w:pPr>
            <w:r w:rsidRPr="00D35713">
              <w:rPr>
                <w:rFonts w:ascii="Times New Roman" w:hAnsi="Times New Roman"/>
                <w:color w:val="auto"/>
                <w:sz w:val="22"/>
                <w:szCs w:val="22"/>
              </w:rPr>
              <w:t>Automated Export System</w:t>
            </w:r>
          </w:p>
        </w:tc>
      </w:tr>
      <w:tr w:rsidR="003A3288" w:rsidRPr="00D35713" w14:paraId="230529BA" w14:textId="77777777" w:rsidTr="00093D84">
        <w:trPr>
          <w:trHeight w:val="209"/>
          <w:tblHeader/>
        </w:trPr>
        <w:tc>
          <w:tcPr>
            <w:tcW w:w="2033"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28546890" w14:textId="77777777" w:rsidR="003A3288" w:rsidRPr="00D35713" w:rsidRDefault="003A3288" w:rsidP="00093D84">
            <w:pPr>
              <w:pStyle w:val="Tablecellstyle"/>
              <w:rPr>
                <w:sz w:val="22"/>
                <w:szCs w:val="22"/>
              </w:rPr>
            </w:pPr>
            <w:r w:rsidRPr="00D35713">
              <w:rPr>
                <w:sz w:val="22"/>
                <w:szCs w:val="22"/>
              </w:rPr>
              <w:t>AIS</w:t>
            </w:r>
          </w:p>
        </w:tc>
        <w:tc>
          <w:tcPr>
            <w:tcW w:w="7231"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493C2285" w14:textId="77777777" w:rsidR="003A3288" w:rsidRPr="00D35713" w:rsidRDefault="003A3288" w:rsidP="00093D84">
            <w:pPr>
              <w:pStyle w:val="TableCell"/>
              <w:rPr>
                <w:rFonts w:ascii="Times New Roman" w:hAnsi="Times New Roman"/>
                <w:color w:val="auto"/>
                <w:sz w:val="22"/>
                <w:szCs w:val="22"/>
              </w:rPr>
            </w:pPr>
            <w:r w:rsidRPr="00D35713">
              <w:rPr>
                <w:rFonts w:ascii="Times New Roman" w:hAnsi="Times New Roman"/>
                <w:color w:val="auto"/>
                <w:sz w:val="22"/>
                <w:szCs w:val="22"/>
              </w:rPr>
              <w:t>Automated Import System</w:t>
            </w:r>
          </w:p>
        </w:tc>
      </w:tr>
      <w:tr w:rsidR="003A3288" w:rsidRPr="00D35713" w14:paraId="5C09CADC" w14:textId="77777777" w:rsidTr="00093D84">
        <w:trPr>
          <w:trHeight w:val="209"/>
          <w:tblHeader/>
        </w:trPr>
        <w:tc>
          <w:tcPr>
            <w:tcW w:w="2033"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181E7D25" w14:textId="710BADD3" w:rsidR="003A3288" w:rsidRPr="00D35713" w:rsidRDefault="003A3288" w:rsidP="00093D84">
            <w:pPr>
              <w:pStyle w:val="Tablecellstyle"/>
              <w:rPr>
                <w:sz w:val="22"/>
                <w:szCs w:val="22"/>
              </w:rPr>
            </w:pPr>
            <w:r w:rsidRPr="00D35713">
              <w:rPr>
                <w:sz w:val="22"/>
                <w:szCs w:val="22"/>
              </w:rPr>
              <w:t>DE</w:t>
            </w:r>
          </w:p>
        </w:tc>
        <w:tc>
          <w:tcPr>
            <w:tcW w:w="7231"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64B3AD3C" w14:textId="5BBCC34E" w:rsidR="003A3288" w:rsidRPr="00D35713" w:rsidRDefault="003A3288" w:rsidP="00093D84">
            <w:pPr>
              <w:pStyle w:val="TableCell"/>
              <w:rPr>
                <w:rFonts w:ascii="Times New Roman" w:hAnsi="Times New Roman"/>
                <w:color w:val="auto"/>
                <w:sz w:val="22"/>
                <w:szCs w:val="22"/>
              </w:rPr>
            </w:pPr>
            <w:r w:rsidRPr="00D35713">
              <w:rPr>
                <w:rFonts w:ascii="Times New Roman" w:hAnsi="Times New Roman"/>
                <w:color w:val="auto"/>
                <w:sz w:val="22"/>
                <w:szCs w:val="22"/>
              </w:rPr>
              <w:t>Data Element</w:t>
            </w:r>
          </w:p>
        </w:tc>
      </w:tr>
      <w:tr w:rsidR="002230D3" w:rsidRPr="00D35713" w14:paraId="54670F17" w14:textId="77777777" w:rsidTr="009F2264">
        <w:trPr>
          <w:trHeight w:val="209"/>
          <w:tblHeader/>
        </w:trPr>
        <w:tc>
          <w:tcPr>
            <w:tcW w:w="2033"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4E09FFB6" w14:textId="442CFAA8" w:rsidR="002230D3" w:rsidRPr="00D35713" w:rsidRDefault="003A3288" w:rsidP="00B63711">
            <w:pPr>
              <w:pStyle w:val="Tablecellstyle"/>
              <w:rPr>
                <w:sz w:val="22"/>
                <w:szCs w:val="22"/>
              </w:rPr>
            </w:pPr>
            <w:r w:rsidRPr="00D35713">
              <w:rPr>
                <w:sz w:val="22"/>
                <w:szCs w:val="22"/>
              </w:rPr>
              <w:t>DG</w:t>
            </w:r>
          </w:p>
        </w:tc>
        <w:tc>
          <w:tcPr>
            <w:tcW w:w="7231"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70A3BBC3" w14:textId="15476FFD" w:rsidR="002230D3" w:rsidRPr="00D35713" w:rsidRDefault="003A3288" w:rsidP="00B63711">
            <w:pPr>
              <w:pStyle w:val="TableCell"/>
              <w:rPr>
                <w:rFonts w:ascii="Times New Roman" w:hAnsi="Times New Roman"/>
                <w:color w:val="auto"/>
                <w:sz w:val="22"/>
                <w:szCs w:val="22"/>
              </w:rPr>
            </w:pPr>
            <w:r w:rsidRPr="00D35713">
              <w:rPr>
                <w:rFonts w:ascii="Times New Roman" w:hAnsi="Times New Roman"/>
                <w:color w:val="auto"/>
                <w:sz w:val="22"/>
                <w:szCs w:val="22"/>
              </w:rPr>
              <w:t>Data Group</w:t>
            </w:r>
          </w:p>
        </w:tc>
      </w:tr>
      <w:tr w:rsidR="00D35713" w:rsidRPr="00D35713" w14:paraId="055DC87B" w14:textId="77777777" w:rsidTr="009B1275">
        <w:trPr>
          <w:trHeight w:val="209"/>
          <w:tblHeader/>
        </w:trPr>
        <w:tc>
          <w:tcPr>
            <w:tcW w:w="2033"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tcPr>
          <w:p w14:paraId="4A0FCD12" w14:textId="074A4D32" w:rsidR="00D35713" w:rsidRPr="00D35713" w:rsidRDefault="00D35713" w:rsidP="00D35713">
            <w:pPr>
              <w:pStyle w:val="Tablecellstyle"/>
              <w:rPr>
                <w:sz w:val="22"/>
                <w:szCs w:val="22"/>
              </w:rPr>
            </w:pPr>
            <w:r w:rsidRPr="00D35713">
              <w:rPr>
                <w:sz w:val="22"/>
                <w:szCs w:val="22"/>
              </w:rPr>
              <w:t>MVP</w:t>
            </w:r>
          </w:p>
        </w:tc>
        <w:tc>
          <w:tcPr>
            <w:tcW w:w="7231"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tcPr>
          <w:p w14:paraId="5B3B19E8" w14:textId="4880355B" w:rsidR="00D35713" w:rsidRPr="00D35713" w:rsidRDefault="00D35713" w:rsidP="00D35713">
            <w:pPr>
              <w:pStyle w:val="TableCell"/>
              <w:rPr>
                <w:rFonts w:ascii="Times New Roman" w:hAnsi="Times New Roman"/>
                <w:color w:val="auto"/>
                <w:sz w:val="22"/>
                <w:szCs w:val="22"/>
              </w:rPr>
            </w:pPr>
            <w:r w:rsidRPr="00D35713">
              <w:rPr>
                <w:rFonts w:ascii="Times New Roman" w:hAnsi="Times New Roman"/>
                <w:color w:val="auto"/>
                <w:sz w:val="22"/>
                <w:szCs w:val="22"/>
              </w:rPr>
              <w:t>Minimal Viable Prototype</w:t>
            </w:r>
          </w:p>
        </w:tc>
      </w:tr>
      <w:tr w:rsidR="00022795" w:rsidRPr="00D35713" w14:paraId="25CF7D0D" w14:textId="77777777">
        <w:trPr>
          <w:trHeight w:val="209"/>
          <w:tblHeader/>
        </w:trPr>
        <w:tc>
          <w:tcPr>
            <w:tcW w:w="2033"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5808BDBC" w14:textId="42675938" w:rsidR="00022795" w:rsidRPr="00D35713" w:rsidRDefault="00022795" w:rsidP="00B63711">
            <w:pPr>
              <w:pStyle w:val="Tablecellstyle"/>
              <w:rPr>
                <w:sz w:val="22"/>
                <w:szCs w:val="22"/>
              </w:rPr>
            </w:pPr>
            <w:r w:rsidRPr="00D35713">
              <w:rPr>
                <w:sz w:val="22"/>
                <w:szCs w:val="22"/>
              </w:rPr>
              <w:t>QR</w:t>
            </w:r>
          </w:p>
        </w:tc>
        <w:tc>
          <w:tcPr>
            <w:tcW w:w="7231"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6263B2CE" w14:textId="32314285" w:rsidR="00022795" w:rsidRPr="00D35713" w:rsidRDefault="00022795" w:rsidP="00B63711">
            <w:pPr>
              <w:pStyle w:val="TableCell"/>
              <w:rPr>
                <w:rFonts w:ascii="Times New Roman" w:hAnsi="Times New Roman"/>
                <w:color w:val="auto"/>
                <w:sz w:val="22"/>
                <w:szCs w:val="22"/>
              </w:rPr>
            </w:pPr>
            <w:r w:rsidRPr="00D35713">
              <w:rPr>
                <w:rFonts w:ascii="Times New Roman" w:hAnsi="Times New Roman"/>
                <w:color w:val="auto"/>
                <w:sz w:val="22"/>
                <w:szCs w:val="22"/>
              </w:rPr>
              <w:t xml:space="preserve">Quota allocation </w:t>
            </w:r>
            <w:r w:rsidR="000F5D79" w:rsidRPr="00D35713">
              <w:rPr>
                <w:rFonts w:ascii="Times New Roman" w:hAnsi="Times New Roman"/>
                <w:color w:val="auto"/>
                <w:sz w:val="22"/>
                <w:szCs w:val="22"/>
              </w:rPr>
              <w:t xml:space="preserve">/ return </w:t>
            </w:r>
            <w:r w:rsidRPr="00D35713">
              <w:rPr>
                <w:rFonts w:ascii="Times New Roman" w:hAnsi="Times New Roman"/>
                <w:color w:val="auto"/>
                <w:sz w:val="22"/>
                <w:szCs w:val="22"/>
              </w:rPr>
              <w:t>request</w:t>
            </w:r>
          </w:p>
        </w:tc>
      </w:tr>
      <w:tr w:rsidR="00C044DE" w:rsidRPr="00D35713" w14:paraId="4BD1648F" w14:textId="77777777" w:rsidTr="009F2264">
        <w:trPr>
          <w:trHeight w:val="209"/>
          <w:tblHeader/>
        </w:trPr>
        <w:tc>
          <w:tcPr>
            <w:tcW w:w="2033"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1D556B2E" w14:textId="6C5598AC" w:rsidR="00C044DE" w:rsidRPr="00D35713" w:rsidRDefault="00437ECE" w:rsidP="00B63711">
            <w:pPr>
              <w:pStyle w:val="Tablecellstyle"/>
              <w:rPr>
                <w:sz w:val="22"/>
                <w:szCs w:val="22"/>
              </w:rPr>
            </w:pPr>
            <w:r w:rsidRPr="00D35713">
              <w:rPr>
                <w:sz w:val="22"/>
                <w:szCs w:val="22"/>
              </w:rPr>
              <w:t>QUOTA RS</w:t>
            </w:r>
          </w:p>
        </w:tc>
        <w:tc>
          <w:tcPr>
            <w:tcW w:w="7231"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70FD9887" w14:textId="34A22CB9" w:rsidR="00C044DE" w:rsidRPr="00D35713" w:rsidRDefault="00437ECE" w:rsidP="00B63711">
            <w:pPr>
              <w:pStyle w:val="TableCell"/>
              <w:rPr>
                <w:rFonts w:ascii="Times New Roman" w:hAnsi="Times New Roman"/>
                <w:color w:val="auto"/>
                <w:sz w:val="22"/>
                <w:szCs w:val="22"/>
              </w:rPr>
            </w:pPr>
            <w:r w:rsidRPr="00D35713">
              <w:rPr>
                <w:rFonts w:ascii="Times New Roman" w:hAnsi="Times New Roman"/>
                <w:color w:val="auto"/>
                <w:sz w:val="22"/>
                <w:szCs w:val="22"/>
              </w:rPr>
              <w:t>Nationa</w:t>
            </w:r>
            <w:r w:rsidR="00CF2D92" w:rsidRPr="00D35713">
              <w:rPr>
                <w:rFonts w:ascii="Times New Roman" w:hAnsi="Times New Roman"/>
                <w:color w:val="auto"/>
                <w:sz w:val="22"/>
                <w:szCs w:val="22"/>
              </w:rPr>
              <w:t>l system for Quota management and allocation</w:t>
            </w:r>
          </w:p>
        </w:tc>
      </w:tr>
      <w:tr w:rsidR="00AD396B" w:rsidRPr="00D35713" w14:paraId="36F59243" w14:textId="77777777" w:rsidTr="009F2264">
        <w:trPr>
          <w:trHeight w:val="209"/>
          <w:tblHeader/>
        </w:trPr>
        <w:tc>
          <w:tcPr>
            <w:tcW w:w="2033"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5B4B3A96" w14:textId="52595832" w:rsidR="00AD396B" w:rsidRPr="00D35713" w:rsidRDefault="00AD396B" w:rsidP="00B63711">
            <w:pPr>
              <w:pStyle w:val="Tablecellstyle"/>
              <w:rPr>
                <w:sz w:val="22"/>
                <w:szCs w:val="22"/>
              </w:rPr>
            </w:pPr>
            <w:r w:rsidRPr="00D35713">
              <w:rPr>
                <w:sz w:val="22"/>
                <w:szCs w:val="22"/>
              </w:rPr>
              <w:t>TARIC RS</w:t>
            </w:r>
          </w:p>
        </w:tc>
        <w:tc>
          <w:tcPr>
            <w:tcW w:w="7231"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70137ED5" w14:textId="3E4D89BF" w:rsidR="00AD396B" w:rsidRPr="00D35713" w:rsidRDefault="00AD396B" w:rsidP="00B63711">
            <w:pPr>
              <w:pStyle w:val="TableCell"/>
              <w:rPr>
                <w:rFonts w:ascii="Times New Roman" w:hAnsi="Times New Roman"/>
                <w:color w:val="auto"/>
                <w:sz w:val="22"/>
                <w:szCs w:val="22"/>
              </w:rPr>
            </w:pPr>
            <w:r w:rsidRPr="00D35713">
              <w:rPr>
                <w:rFonts w:ascii="Times New Roman" w:hAnsi="Times New Roman"/>
                <w:color w:val="auto"/>
                <w:sz w:val="22"/>
                <w:szCs w:val="22"/>
              </w:rPr>
              <w:t>Integrated Tariff of the Republic of Serbia</w:t>
            </w:r>
          </w:p>
        </w:tc>
      </w:tr>
      <w:tr w:rsidR="00AD396B" w:rsidRPr="00D35713" w14:paraId="1B626464" w14:textId="77777777" w:rsidTr="009F2264">
        <w:trPr>
          <w:trHeight w:val="209"/>
          <w:tblHeader/>
        </w:trPr>
        <w:tc>
          <w:tcPr>
            <w:tcW w:w="2033"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7245A5C9" w14:textId="0B85156C" w:rsidR="00AD396B" w:rsidRPr="00D35713" w:rsidRDefault="00AD396B" w:rsidP="00B63711">
            <w:pPr>
              <w:pStyle w:val="Tablecellstyle"/>
              <w:rPr>
                <w:sz w:val="22"/>
                <w:szCs w:val="22"/>
              </w:rPr>
            </w:pPr>
            <w:r w:rsidRPr="00D35713">
              <w:rPr>
                <w:sz w:val="22"/>
                <w:szCs w:val="22"/>
              </w:rPr>
              <w:t>XML</w:t>
            </w:r>
          </w:p>
        </w:tc>
        <w:tc>
          <w:tcPr>
            <w:tcW w:w="7231"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74F5F91B" w14:textId="0B937C25" w:rsidR="00AD396B" w:rsidRPr="00D35713" w:rsidRDefault="00AD396B" w:rsidP="00B63711">
            <w:pPr>
              <w:pStyle w:val="TableCell"/>
              <w:rPr>
                <w:rFonts w:ascii="Times New Roman" w:hAnsi="Times New Roman"/>
                <w:color w:val="auto"/>
                <w:sz w:val="22"/>
                <w:szCs w:val="22"/>
              </w:rPr>
            </w:pPr>
            <w:r w:rsidRPr="00D35713">
              <w:rPr>
                <w:rFonts w:ascii="Times New Roman" w:hAnsi="Times New Roman"/>
                <w:color w:val="auto"/>
                <w:sz w:val="22"/>
                <w:szCs w:val="22"/>
              </w:rPr>
              <w:t>Extensible Markup Language</w:t>
            </w:r>
          </w:p>
        </w:tc>
      </w:tr>
      <w:tr w:rsidR="00AD396B" w:rsidRPr="00D35713" w14:paraId="0BA48098" w14:textId="77777777" w:rsidTr="009F2264">
        <w:trPr>
          <w:trHeight w:val="209"/>
          <w:tblHeader/>
        </w:trPr>
        <w:tc>
          <w:tcPr>
            <w:tcW w:w="2033"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7E00032D" w14:textId="7BB129D8" w:rsidR="00AD396B" w:rsidRPr="00D35713" w:rsidRDefault="00AD396B" w:rsidP="00B63711">
            <w:pPr>
              <w:pStyle w:val="Tablecellstyle"/>
              <w:rPr>
                <w:sz w:val="22"/>
                <w:szCs w:val="22"/>
              </w:rPr>
            </w:pPr>
            <w:r w:rsidRPr="00D35713">
              <w:rPr>
                <w:sz w:val="22"/>
                <w:szCs w:val="22"/>
              </w:rPr>
              <w:t>XSD</w:t>
            </w:r>
          </w:p>
        </w:tc>
        <w:tc>
          <w:tcPr>
            <w:tcW w:w="7231" w:type="dxa"/>
            <w:tcBorders>
              <w:top w:val="single" w:sz="4" w:space="0" w:color="999999"/>
              <w:left w:val="single" w:sz="4" w:space="0" w:color="999999"/>
              <w:bottom w:val="single" w:sz="4" w:space="0" w:color="999999"/>
              <w:right w:val="single" w:sz="4" w:space="0" w:color="999999"/>
            </w:tcBorders>
            <w:shd w:val="clear" w:color="auto" w:fill="FFFFFF"/>
            <w:tcMar>
              <w:left w:w="113" w:type="dxa"/>
              <w:right w:w="113" w:type="dxa"/>
            </w:tcMar>
            <w:vAlign w:val="center"/>
          </w:tcPr>
          <w:p w14:paraId="6186CE48" w14:textId="52E6CB41" w:rsidR="00AD396B" w:rsidRPr="00D35713" w:rsidRDefault="00AD396B" w:rsidP="00B63711">
            <w:pPr>
              <w:pStyle w:val="TableCell"/>
              <w:rPr>
                <w:rFonts w:ascii="Times New Roman" w:hAnsi="Times New Roman"/>
                <w:color w:val="auto"/>
                <w:sz w:val="22"/>
                <w:szCs w:val="22"/>
              </w:rPr>
            </w:pPr>
            <w:r w:rsidRPr="00D35713">
              <w:rPr>
                <w:rFonts w:ascii="Times New Roman" w:hAnsi="Times New Roman"/>
                <w:color w:val="auto"/>
                <w:sz w:val="22"/>
                <w:szCs w:val="22"/>
              </w:rPr>
              <w:t>XML Schema Definition</w:t>
            </w:r>
          </w:p>
        </w:tc>
      </w:tr>
    </w:tbl>
    <w:p w14:paraId="4C74A440" w14:textId="6A4E8473" w:rsidR="00860CD8" w:rsidRPr="00D14861" w:rsidRDefault="00860CD8" w:rsidP="00B63711">
      <w:pPr>
        <w:pStyle w:val="Heading2"/>
      </w:pPr>
      <w:bookmarkStart w:id="28" w:name="_Ref346627615"/>
      <w:bookmarkStart w:id="29" w:name="_Toc56781154"/>
      <w:bookmarkStart w:id="30" w:name="_Toc222345635"/>
      <w:r w:rsidRPr="00D14861">
        <w:t>Document Conventions</w:t>
      </w:r>
      <w:bookmarkEnd w:id="20"/>
      <w:bookmarkEnd w:id="21"/>
      <w:bookmarkEnd w:id="22"/>
      <w:bookmarkEnd w:id="23"/>
      <w:bookmarkEnd w:id="24"/>
      <w:bookmarkEnd w:id="25"/>
      <w:bookmarkEnd w:id="26"/>
      <w:bookmarkEnd w:id="28"/>
      <w:bookmarkEnd w:id="29"/>
      <w:bookmarkEnd w:id="30"/>
    </w:p>
    <w:p w14:paraId="18B112AC" w14:textId="1B2BCAD4" w:rsidR="00E2254A" w:rsidRPr="00D14861" w:rsidRDefault="00E2254A" w:rsidP="00B63711">
      <w:bookmarkStart w:id="31" w:name="_Ref311045054"/>
      <w:bookmarkStart w:id="32" w:name="_Ref311045113"/>
      <w:bookmarkStart w:id="33" w:name="_Ref346792907"/>
      <w:bookmarkStart w:id="34" w:name="_Ref346877888"/>
      <w:bookmarkStart w:id="35" w:name="_Ref310324064"/>
      <w:bookmarkStart w:id="36" w:name="_Ref310324122"/>
      <w:r w:rsidRPr="00D14861">
        <w:t xml:space="preserve">Referenced </w:t>
      </w:r>
      <w:r w:rsidR="002E6AA2" w:rsidRPr="00D14861">
        <w:t>messages are shown in brackets ().</w:t>
      </w:r>
    </w:p>
    <w:p w14:paraId="0CFA107C" w14:textId="4B5870AE" w:rsidR="00A32212" w:rsidRPr="00D14861" w:rsidRDefault="00A32212" w:rsidP="00B63711">
      <w:r w:rsidRPr="00D14861">
        <w:t>Reference documents are shown in brackets [].</w:t>
      </w:r>
    </w:p>
    <w:p w14:paraId="24E8EA49" w14:textId="77777777" w:rsidR="006240C0" w:rsidRPr="00D14861" w:rsidRDefault="006240C0" w:rsidP="00B63711">
      <w:pPr>
        <w:rPr>
          <w:highlight w:val="yellow"/>
        </w:rPr>
        <w:sectPr w:rsidR="006240C0" w:rsidRPr="00D14861" w:rsidSect="002E279A">
          <w:headerReference w:type="default" r:id="rId12"/>
          <w:footerReference w:type="default" r:id="rId13"/>
          <w:headerReference w:type="first" r:id="rId14"/>
          <w:footerReference w:type="first" r:id="rId15"/>
          <w:type w:val="continuous"/>
          <w:pgSz w:w="11907" w:h="16840" w:code="9"/>
          <w:pgMar w:top="1344" w:right="1417" w:bottom="1417" w:left="1417" w:header="680" w:footer="709" w:gutter="0"/>
          <w:cols w:space="708"/>
          <w:docGrid w:linePitch="360"/>
        </w:sectPr>
      </w:pPr>
      <w:bookmarkStart w:id="37" w:name="_Ref56069639"/>
      <w:bookmarkStart w:id="38" w:name="_Ref56069649"/>
      <w:bookmarkStart w:id="39" w:name="_Ref56069659"/>
      <w:bookmarkStart w:id="40" w:name="_Ref56069676"/>
      <w:bookmarkStart w:id="41" w:name="_Toc56781155"/>
    </w:p>
    <w:p w14:paraId="78429B8C" w14:textId="0F182822" w:rsidR="00F62A1A" w:rsidRDefault="00BA3C6A" w:rsidP="00B63711">
      <w:pPr>
        <w:pStyle w:val="Heading1"/>
      </w:pPr>
      <w:bookmarkStart w:id="42" w:name="_Ref209099613"/>
      <w:bookmarkStart w:id="43" w:name="_Toc222345636"/>
      <w:r>
        <w:lastRenderedPageBreak/>
        <w:t xml:space="preserve">Integration </w:t>
      </w:r>
      <w:r w:rsidR="00A06A86">
        <w:t>with AIS/AES</w:t>
      </w:r>
      <w:bookmarkEnd w:id="43"/>
    </w:p>
    <w:p w14:paraId="730ED3C8" w14:textId="01167DC9" w:rsidR="00F62A1A" w:rsidRDefault="007213F9" w:rsidP="00B63711">
      <w:r>
        <w:t xml:space="preserve">Purpose </w:t>
      </w:r>
      <w:r w:rsidR="00E1663F">
        <w:t xml:space="preserve">of </w:t>
      </w:r>
      <w:r w:rsidR="00A85EEB">
        <w:t xml:space="preserve">QUOTA RS </w:t>
      </w:r>
      <w:r>
        <w:t xml:space="preserve">system </w:t>
      </w:r>
      <w:r w:rsidR="00090A25">
        <w:t xml:space="preserve">in relation to </w:t>
      </w:r>
      <w:r w:rsidR="00E1663F">
        <w:t xml:space="preserve">national Import/Export systems </w:t>
      </w:r>
      <w:r>
        <w:t xml:space="preserve">is to </w:t>
      </w:r>
      <w:r w:rsidR="00321056">
        <w:t>v</w:t>
      </w:r>
      <w:r>
        <w:t>alidate Quota</w:t>
      </w:r>
      <w:r w:rsidR="00BB63C6">
        <w:t xml:space="preserve"> </w:t>
      </w:r>
      <w:r w:rsidR="00E93C2F">
        <w:t xml:space="preserve">allocation </w:t>
      </w:r>
      <w:r>
        <w:t>request</w:t>
      </w:r>
      <w:r w:rsidR="008C3174">
        <w:t xml:space="preserve"> </w:t>
      </w:r>
      <w:r>
        <w:t xml:space="preserve">and </w:t>
      </w:r>
      <w:r w:rsidR="00E1663F">
        <w:t xml:space="preserve">to </w:t>
      </w:r>
      <w:r w:rsidR="00E93C2F">
        <w:t xml:space="preserve">perform </w:t>
      </w:r>
      <w:r w:rsidR="00BB63C6">
        <w:t xml:space="preserve">the </w:t>
      </w:r>
      <w:r>
        <w:t>allocation</w:t>
      </w:r>
      <w:r w:rsidR="00924CB4">
        <w:t xml:space="preserve"> </w:t>
      </w:r>
      <w:r w:rsidR="00BB63C6">
        <w:t>of Quota</w:t>
      </w:r>
      <w:r>
        <w:t>.</w:t>
      </w:r>
      <w:r w:rsidR="00D86920">
        <w:t xml:space="preserve"> Both </w:t>
      </w:r>
      <w:r w:rsidR="00321056">
        <w:t>v</w:t>
      </w:r>
      <w:r w:rsidR="00D86920">
        <w:t xml:space="preserve">alidation and </w:t>
      </w:r>
      <w:r w:rsidR="00321056">
        <w:t>a</w:t>
      </w:r>
      <w:r w:rsidR="00D86920">
        <w:t>l</w:t>
      </w:r>
      <w:r w:rsidR="00321056">
        <w:t>l</w:t>
      </w:r>
      <w:r w:rsidR="00D86920">
        <w:t>ocation re</w:t>
      </w:r>
      <w:r w:rsidR="00816E37">
        <w:t>qu</w:t>
      </w:r>
      <w:r w:rsidR="00D86920">
        <w:t xml:space="preserve">ests </w:t>
      </w:r>
      <w:r w:rsidR="00816E37">
        <w:t xml:space="preserve">are sent to QUOTA RS </w:t>
      </w:r>
      <w:r w:rsidR="00D86920">
        <w:t>from Import/Export systems</w:t>
      </w:r>
      <w:r w:rsidR="00BD061A">
        <w:t xml:space="preserve"> </w:t>
      </w:r>
      <w:r w:rsidR="00E727C3">
        <w:t>AIS</w:t>
      </w:r>
      <w:r w:rsidR="00C7582C">
        <w:t>/</w:t>
      </w:r>
      <w:r w:rsidR="00E727C3">
        <w:t>AES</w:t>
      </w:r>
      <w:r w:rsidR="006B4BC3">
        <w:t xml:space="preserve"> and related </w:t>
      </w:r>
      <w:r w:rsidR="00A66211">
        <w:t xml:space="preserve">responses are </w:t>
      </w:r>
      <w:r w:rsidR="00A06A86">
        <w:t>returned</w:t>
      </w:r>
      <w:r w:rsidR="00A66211">
        <w:t xml:space="preserve"> to AIS/AES.</w:t>
      </w:r>
    </w:p>
    <w:p w14:paraId="21E861B6" w14:textId="07F7FBEA" w:rsidR="00924CB4" w:rsidRPr="00F62A1A" w:rsidRDefault="00924CB4" w:rsidP="00B63711">
      <w:r>
        <w:t xml:space="preserve">For these purposes QUOTA RS </w:t>
      </w:r>
      <w:r w:rsidR="00AD11A6">
        <w:t>implements following features</w:t>
      </w:r>
      <w:r w:rsidR="00A66211">
        <w:t>:</w:t>
      </w:r>
    </w:p>
    <w:p w14:paraId="20C9071A" w14:textId="77777777" w:rsidR="00F62A1A" w:rsidRDefault="003E3D15" w:rsidP="00B63711">
      <w:pPr>
        <w:pStyle w:val="Heading2"/>
      </w:pPr>
      <w:bookmarkStart w:id="44" w:name="_Toc222345637"/>
      <w:r w:rsidRPr="00F62A1A">
        <w:t>Quota Validation</w:t>
      </w:r>
      <w:bookmarkEnd w:id="44"/>
    </w:p>
    <w:p w14:paraId="69C5D27B" w14:textId="12B7ACDC" w:rsidR="007028FF" w:rsidRDefault="007028FF" w:rsidP="00B63711">
      <w:bookmarkStart w:id="45" w:name="_Hlk217313141"/>
      <w:r>
        <w:t>Th</w:t>
      </w:r>
      <w:r w:rsidR="00EE525B">
        <w:t>e</w:t>
      </w:r>
      <w:r>
        <w:t xml:space="preserve"> </w:t>
      </w:r>
      <w:r w:rsidR="00D6414E">
        <w:t xml:space="preserve">primary </w:t>
      </w:r>
      <w:r w:rsidR="009A612D">
        <w:t xml:space="preserve">objective of this </w:t>
      </w:r>
      <w:r>
        <w:t>feature</w:t>
      </w:r>
      <w:r w:rsidR="009A612D">
        <w:t xml:space="preserve"> is to validate</w:t>
      </w:r>
      <w:r w:rsidR="00126A91">
        <w:t xml:space="preserve"> </w:t>
      </w:r>
      <w:r w:rsidR="009A612D">
        <w:t xml:space="preserve">if </w:t>
      </w:r>
      <w:r w:rsidR="003E5A50">
        <w:t xml:space="preserve">the amount requested for particular Quota </w:t>
      </w:r>
      <w:r w:rsidR="00EE525B">
        <w:t>is available</w:t>
      </w:r>
      <w:r w:rsidR="00E12B7F">
        <w:t xml:space="preserve"> </w:t>
      </w:r>
      <w:r w:rsidR="000D3E77">
        <w:t xml:space="preserve">and </w:t>
      </w:r>
      <w:r w:rsidR="007E1C41">
        <w:t xml:space="preserve">to </w:t>
      </w:r>
      <w:r w:rsidR="000D3E77">
        <w:t xml:space="preserve">return </w:t>
      </w:r>
      <w:r w:rsidR="007E1C41">
        <w:t xml:space="preserve">proper </w:t>
      </w:r>
      <w:r w:rsidR="00AF7FBB">
        <w:t xml:space="preserve">response to </w:t>
      </w:r>
      <w:r w:rsidR="009447F8">
        <w:t>AI</w:t>
      </w:r>
      <w:r w:rsidR="00674D3C">
        <w:t>S/AES</w:t>
      </w:r>
      <w:r w:rsidR="00AF7FBB">
        <w:t>.</w:t>
      </w:r>
      <w:r w:rsidR="00A52694">
        <w:t xml:space="preserve"> There is also the validation of Quota validity period, </w:t>
      </w:r>
      <w:r w:rsidR="008F4E20">
        <w:t>used measurement u</w:t>
      </w:r>
      <w:r w:rsidR="001C2EC8">
        <w:t>nit</w:t>
      </w:r>
      <w:r w:rsidR="00674D3C">
        <w:t>/currency</w:t>
      </w:r>
      <w:r w:rsidR="001C2EC8">
        <w:t xml:space="preserve"> and </w:t>
      </w:r>
      <w:r w:rsidR="00D16FEA">
        <w:t xml:space="preserve">used </w:t>
      </w:r>
      <w:r w:rsidR="001C2EC8">
        <w:t>measurement unit qualifier.</w:t>
      </w:r>
      <w:r w:rsidR="00AF7FBB">
        <w:t xml:space="preserve"> </w:t>
      </w:r>
      <w:r w:rsidR="00EB3718">
        <w:t xml:space="preserve">All other Quota related validations </w:t>
      </w:r>
      <w:r w:rsidR="00523F12">
        <w:t>are done in TARIC RS and are not the objective of this feature.</w:t>
      </w:r>
    </w:p>
    <w:p w14:paraId="78AF067F" w14:textId="77777777" w:rsidR="00523F12" w:rsidRDefault="00523F12" w:rsidP="00B63711"/>
    <w:p w14:paraId="3F66C82B" w14:textId="3EC94749" w:rsidR="00776E9A" w:rsidRDefault="00C509F6" w:rsidP="00B63711">
      <w:r>
        <w:t>Quota validation i</w:t>
      </w:r>
      <w:r w:rsidR="00202C64">
        <w:t xml:space="preserve">s </w:t>
      </w:r>
      <w:r w:rsidR="00C33704">
        <w:t xml:space="preserve">being performed </w:t>
      </w:r>
      <w:r>
        <w:t>when Import/Export declaration</w:t>
      </w:r>
      <w:r w:rsidR="005C7B5A">
        <w:t>,</w:t>
      </w:r>
      <w:r>
        <w:t xml:space="preserve"> containing Quota Order Number</w:t>
      </w:r>
      <w:r w:rsidR="005C7B5A">
        <w:t>,</w:t>
      </w:r>
      <w:r>
        <w:t xml:space="preserve"> is </w:t>
      </w:r>
      <w:r w:rsidR="00884F9D">
        <w:t xml:space="preserve">being </w:t>
      </w:r>
      <w:r w:rsidR="003C75B9">
        <w:t>validated</w:t>
      </w:r>
      <w:r w:rsidR="00152545">
        <w:t xml:space="preserve"> in AIS/AES</w:t>
      </w:r>
      <w:r w:rsidR="003C75B9">
        <w:t>.</w:t>
      </w:r>
    </w:p>
    <w:p w14:paraId="11508B9D" w14:textId="1D764B67" w:rsidR="006C6A79" w:rsidRDefault="00C757F3" w:rsidP="00B63711">
      <w:r>
        <w:t>AIS/AES sends Quota Validation Request (</w:t>
      </w:r>
      <w:hyperlink w:anchor="_QuotaValidationRequest" w:history="1">
        <w:r w:rsidR="009812E0" w:rsidRPr="17A2E325">
          <w:rPr>
            <w:rStyle w:val="Hyperlink"/>
          </w:rPr>
          <w:t>Q</w:t>
        </w:r>
        <w:r w:rsidRPr="17A2E325">
          <w:rPr>
            <w:rStyle w:val="Hyperlink"/>
          </w:rPr>
          <w:t>uotaValidationRequest</w:t>
        </w:r>
      </w:hyperlink>
      <w:r>
        <w:t xml:space="preserve">) message to QUOTA RS </w:t>
      </w:r>
      <w:r w:rsidR="00410513">
        <w:t>w</w:t>
      </w:r>
      <w:r w:rsidR="000308CC">
        <w:t xml:space="preserve">hen all </w:t>
      </w:r>
      <w:r w:rsidR="00F029A4">
        <w:t xml:space="preserve">other </w:t>
      </w:r>
      <w:r w:rsidR="000308CC">
        <w:t>communications with associated system</w:t>
      </w:r>
      <w:r w:rsidR="005A1BD8">
        <w:t>s</w:t>
      </w:r>
      <w:r w:rsidR="000308CC">
        <w:t xml:space="preserve"> (such as Trader registers</w:t>
      </w:r>
      <w:r w:rsidR="008F4C05">
        <w:t>, Authorization register, TARIC</w:t>
      </w:r>
      <w:r w:rsidR="00C906A9">
        <w:t xml:space="preserve"> RS</w:t>
      </w:r>
      <w:r w:rsidR="008F4C05">
        <w:t xml:space="preserve">, etc.) are </w:t>
      </w:r>
      <w:r w:rsidR="702250B6">
        <w:t xml:space="preserve">already </w:t>
      </w:r>
      <w:r w:rsidR="008F4C05">
        <w:t xml:space="preserve">done </w:t>
      </w:r>
      <w:r w:rsidR="000F29D7">
        <w:t xml:space="preserve">and </w:t>
      </w:r>
      <w:r w:rsidR="008F4C05">
        <w:t>with the result that lead</w:t>
      </w:r>
      <w:r w:rsidR="00606A13">
        <w:t>s</w:t>
      </w:r>
      <w:r w:rsidR="008F4C05">
        <w:t xml:space="preserve"> to </w:t>
      </w:r>
      <w:r w:rsidR="00662BC6">
        <w:t xml:space="preserve">the </w:t>
      </w:r>
      <w:r w:rsidR="00390546">
        <w:t>acceptance of Import/Export declaration</w:t>
      </w:r>
      <w:r>
        <w:t>.</w:t>
      </w:r>
      <w:r w:rsidR="009C44D7">
        <w:t xml:space="preserve"> </w:t>
      </w:r>
      <w:r w:rsidR="00CC69A4">
        <w:t>T</w:t>
      </w:r>
      <w:r w:rsidR="00DA4A4F">
        <w:t>o avoid unnecessary communication with QUOTA RS</w:t>
      </w:r>
      <w:r w:rsidR="00811763">
        <w:t xml:space="preserve"> in cases when the declaration</w:t>
      </w:r>
      <w:r w:rsidR="00764856">
        <w:t xml:space="preserve"> i</w:t>
      </w:r>
      <w:r w:rsidR="00811763">
        <w:t>s going to be rejected</w:t>
      </w:r>
      <w:r w:rsidR="00F029A4">
        <w:t xml:space="preserve"> because of previous erroneous validation results</w:t>
      </w:r>
      <w:r w:rsidR="002C37AC">
        <w:t>,</w:t>
      </w:r>
      <w:r w:rsidR="00CC69A4">
        <w:t xml:space="preserve"> </w:t>
      </w:r>
      <w:r w:rsidR="00764856">
        <w:t>t</w:t>
      </w:r>
      <w:r w:rsidR="00CC69A4">
        <w:t xml:space="preserve">his validation must be </w:t>
      </w:r>
      <w:r w:rsidR="00764856">
        <w:t>triggered as a</w:t>
      </w:r>
      <w:r w:rsidR="00CC69A4">
        <w:t xml:space="preserve"> last validation of </w:t>
      </w:r>
      <w:r w:rsidR="00207CCC">
        <w:t>validated</w:t>
      </w:r>
      <w:r w:rsidR="00CC69A4">
        <w:t xml:space="preserve"> declaration</w:t>
      </w:r>
      <w:r w:rsidR="00F4758F">
        <w:t xml:space="preserve"> when all other validations</w:t>
      </w:r>
      <w:r w:rsidR="00557528">
        <w:t xml:space="preserve"> were performed with “ok” result</w:t>
      </w:r>
      <w:r w:rsidR="00811763">
        <w:t>.</w:t>
      </w:r>
    </w:p>
    <w:p w14:paraId="3B344A65" w14:textId="0D32DED7" w:rsidR="00FE558D" w:rsidRDefault="00243F1B" w:rsidP="00B63711">
      <w:r>
        <w:t>Quota Validation Request (</w:t>
      </w:r>
      <w:hyperlink w:anchor="_QuotaValidationRequest" w:history="1">
        <w:r w:rsidR="003F43CF" w:rsidRPr="003F43CF">
          <w:rPr>
            <w:rStyle w:val="Hyperlink"/>
          </w:rPr>
          <w:t>QuotaValidationRequest</w:t>
        </w:r>
      </w:hyperlink>
      <w:r>
        <w:t>) message</w:t>
      </w:r>
      <w:r w:rsidR="005F3443">
        <w:t xml:space="preserve"> contains all the data </w:t>
      </w:r>
      <w:r w:rsidR="0028166B">
        <w:t xml:space="preserve">needed </w:t>
      </w:r>
      <w:r>
        <w:t xml:space="preserve">for QUOTA RS to </w:t>
      </w:r>
      <w:r w:rsidR="005C7B5A">
        <w:t>verif</w:t>
      </w:r>
      <w:r>
        <w:t>y</w:t>
      </w:r>
      <w:r w:rsidR="005C7B5A">
        <w:t xml:space="preserve"> that the amount available within related Quota </w:t>
      </w:r>
      <w:r w:rsidR="00E33933">
        <w:t xml:space="preserve">at </w:t>
      </w:r>
      <w:r w:rsidR="00C45BB8">
        <w:t xml:space="preserve">current </w:t>
      </w:r>
      <w:r w:rsidR="00E33933">
        <w:t xml:space="preserve">moment </w:t>
      </w:r>
      <w:r w:rsidR="005C7B5A">
        <w:t xml:space="preserve">is higher </w:t>
      </w:r>
      <w:r w:rsidR="00F61E53">
        <w:t xml:space="preserve">than or equal to </w:t>
      </w:r>
      <w:r w:rsidR="005C7B5A">
        <w:t>requested amount from Import/Export declaration</w:t>
      </w:r>
      <w:r w:rsidR="0028166B">
        <w:t>.</w:t>
      </w:r>
      <w:r w:rsidR="00C577FE">
        <w:t xml:space="preserve"> This validation also takes into</w:t>
      </w:r>
      <w:r w:rsidR="00FE2819">
        <w:t xml:space="preserve"> the</w:t>
      </w:r>
      <w:r w:rsidR="00C577FE">
        <w:t xml:space="preserve"> account </w:t>
      </w:r>
      <w:r w:rsidR="007F2A7F">
        <w:t xml:space="preserve">the </w:t>
      </w:r>
      <w:r w:rsidR="00A830D9">
        <w:t>Individual Quotas for expensive wine</w:t>
      </w:r>
      <w:r w:rsidR="0053126D">
        <w:t xml:space="preserve"> that doesn’t work </w:t>
      </w:r>
      <w:r w:rsidR="00FC4E78">
        <w:t xml:space="preserve">just </w:t>
      </w:r>
      <w:r w:rsidR="0053126D">
        <w:t xml:space="preserve">with </w:t>
      </w:r>
      <w:r w:rsidR="00F85B97">
        <w:t xml:space="preserve">the </w:t>
      </w:r>
      <w:r w:rsidR="0053126D">
        <w:t xml:space="preserve">total available amount but </w:t>
      </w:r>
      <w:r w:rsidR="00617EB5">
        <w:t xml:space="preserve">also </w:t>
      </w:r>
      <w:r w:rsidR="0053126D">
        <w:t xml:space="preserve">with </w:t>
      </w:r>
      <w:r w:rsidR="00F85B97">
        <w:t xml:space="preserve">the </w:t>
      </w:r>
      <w:r w:rsidR="00640C08">
        <w:t xml:space="preserve">available amount calculated for </w:t>
      </w:r>
      <w:r w:rsidR="0781E947">
        <w:t xml:space="preserve">particular </w:t>
      </w:r>
      <w:r w:rsidR="0EBA0404">
        <w:t>t</w:t>
      </w:r>
      <w:r w:rsidR="17650BBD">
        <w:t>rader</w:t>
      </w:r>
      <w:r w:rsidR="7A27C3B1">
        <w:t>s</w:t>
      </w:r>
      <w:r w:rsidR="00A830D9">
        <w:t>.</w:t>
      </w:r>
    </w:p>
    <w:p w14:paraId="3C4D7540" w14:textId="6F7C0D61" w:rsidR="004A2CB9" w:rsidRDefault="00FA3FF1" w:rsidP="00A577D5">
      <w:r>
        <w:t>For Quota</w:t>
      </w:r>
      <w:r w:rsidR="005551AA">
        <w:t xml:space="preserve">s with </w:t>
      </w:r>
      <w:r w:rsidR="00393B2A">
        <w:t>immediate allocation</w:t>
      </w:r>
      <w:r w:rsidR="009409C0">
        <w:t xml:space="preserve"> (first come</w:t>
      </w:r>
      <w:r w:rsidR="00061515">
        <w:t xml:space="preserve"> -</w:t>
      </w:r>
      <w:r w:rsidR="009409C0">
        <w:t xml:space="preserve"> first serve principle)</w:t>
      </w:r>
      <w:r>
        <w:t xml:space="preserve">: </w:t>
      </w:r>
      <w:r w:rsidR="004A2CB9">
        <w:t xml:space="preserve">In case of </w:t>
      </w:r>
      <w:r w:rsidR="008C7B46">
        <w:t xml:space="preserve">successful </w:t>
      </w:r>
      <w:r w:rsidR="009725DE">
        <w:t xml:space="preserve">validation of </w:t>
      </w:r>
      <w:r w:rsidR="00F635EC">
        <w:t xml:space="preserve">Quota validation request, QUOTA RS reserves </w:t>
      </w:r>
      <w:r w:rsidR="00D42015">
        <w:t xml:space="preserve">requested </w:t>
      </w:r>
      <w:r w:rsidR="00F635EC">
        <w:t xml:space="preserve">amount for </w:t>
      </w:r>
      <w:r w:rsidR="00DD435F">
        <w:t xml:space="preserve">upcoming </w:t>
      </w:r>
      <w:r w:rsidR="00CD7477">
        <w:t>allocation</w:t>
      </w:r>
      <w:r w:rsidR="00DD435F">
        <w:t xml:space="preserve">. As the </w:t>
      </w:r>
      <w:r w:rsidR="001A512C">
        <w:t xml:space="preserve">Quota </w:t>
      </w:r>
      <w:r w:rsidR="00DD435F">
        <w:t xml:space="preserve">validation process is the last step of </w:t>
      </w:r>
      <w:r w:rsidR="001A512C">
        <w:t>Declaration validation</w:t>
      </w:r>
      <w:r w:rsidR="00AD460C">
        <w:t xml:space="preserve"> </w:t>
      </w:r>
      <w:r w:rsidR="00D73A07">
        <w:t xml:space="preserve">process </w:t>
      </w:r>
      <w:r w:rsidR="00FF2384">
        <w:t xml:space="preserve">and its successful result </w:t>
      </w:r>
      <w:r w:rsidR="00AD460C">
        <w:t>leads to the acceptance of the declaration</w:t>
      </w:r>
      <w:r w:rsidR="001A512C">
        <w:t xml:space="preserve">, </w:t>
      </w:r>
      <w:r w:rsidR="00AD460C">
        <w:t xml:space="preserve">the process of Quota </w:t>
      </w:r>
      <w:r w:rsidR="00080DC4">
        <w:t xml:space="preserve">allocation </w:t>
      </w:r>
      <w:r w:rsidR="00CD7477">
        <w:t xml:space="preserve">is expected to be triggered right after </w:t>
      </w:r>
      <w:r w:rsidR="009725DE">
        <w:t>the acceptance</w:t>
      </w:r>
      <w:r w:rsidR="004A55BE">
        <w:t xml:space="preserve">. </w:t>
      </w:r>
      <w:r w:rsidR="00C8012C">
        <w:t xml:space="preserve">By reserving </w:t>
      </w:r>
      <w:r w:rsidR="0028754D">
        <w:t xml:space="preserve">of </w:t>
      </w:r>
      <w:r w:rsidR="00290F6A">
        <w:t xml:space="preserve">validated amount </w:t>
      </w:r>
      <w:r w:rsidR="00692FBC">
        <w:t xml:space="preserve">it </w:t>
      </w:r>
      <w:r w:rsidR="00915445">
        <w:t xml:space="preserve">is ensured that </w:t>
      </w:r>
      <w:r w:rsidR="00C11B62">
        <w:t xml:space="preserve">Quota validation request of </w:t>
      </w:r>
      <w:r w:rsidR="00915445">
        <w:t xml:space="preserve">any other </w:t>
      </w:r>
      <w:r w:rsidR="00C11B62">
        <w:t xml:space="preserve">declaration </w:t>
      </w:r>
      <w:r w:rsidR="00607D90">
        <w:t xml:space="preserve">doesn’t end with “ok” result </w:t>
      </w:r>
      <w:r w:rsidR="001E3C46">
        <w:t xml:space="preserve">even if </w:t>
      </w:r>
      <w:r w:rsidR="0088118C">
        <w:t xml:space="preserve">this </w:t>
      </w:r>
      <w:r w:rsidR="007A63B8">
        <w:t xml:space="preserve">Quota allocation request </w:t>
      </w:r>
      <w:r w:rsidR="00A577D5">
        <w:t>exhausts relevant Quota</w:t>
      </w:r>
      <w:r w:rsidR="00F03CBD">
        <w:t xml:space="preserve"> </w:t>
      </w:r>
      <w:r w:rsidR="00270E48">
        <w:t>in the</w:t>
      </w:r>
      <w:r w:rsidR="00F03CBD">
        <w:t xml:space="preserve"> meanwhile</w:t>
      </w:r>
      <w:r w:rsidR="007F3A2C">
        <w:t xml:space="preserve"> (see </w:t>
      </w:r>
      <w:r w:rsidR="00F34124">
        <w:t>scenario</w:t>
      </w:r>
      <w:r w:rsidR="00713F16">
        <w:t xml:space="preserve"> </w:t>
      </w:r>
      <w:hyperlink w:anchor="_Validation_of_Quota" w:history="1">
        <w:r w:rsidR="00713F16" w:rsidRPr="00713F16">
          <w:rPr>
            <w:rStyle w:val="Hyperlink"/>
          </w:rPr>
          <w:t>Validation of Quota request allocated immediately</w:t>
        </w:r>
      </w:hyperlink>
      <w:r w:rsidR="009B2F27">
        <w:t>)</w:t>
      </w:r>
      <w:r w:rsidR="00A577D5">
        <w:t>.</w:t>
      </w:r>
      <w:r w:rsidR="004A55BE">
        <w:t xml:space="preserve"> </w:t>
      </w:r>
    </w:p>
    <w:p w14:paraId="5C646398" w14:textId="4B6625A8" w:rsidR="00BA2B64" w:rsidRDefault="005A1BD8" w:rsidP="00B63711">
      <w:r w:rsidRPr="001B7573">
        <w:t xml:space="preserve">After Quota </w:t>
      </w:r>
      <w:r>
        <w:t>Validation</w:t>
      </w:r>
      <w:r w:rsidRPr="001B7573">
        <w:t xml:space="preserve"> Request (</w:t>
      </w:r>
      <w:hyperlink w:anchor="_QuotaAllocationRequest" w:history="1">
        <w:r w:rsidRPr="00B85A9E">
          <w:rPr>
            <w:rStyle w:val="Hyperlink"/>
          </w:rPr>
          <w:t>Quota</w:t>
        </w:r>
        <w:r>
          <w:rPr>
            <w:rStyle w:val="Hyperlink"/>
          </w:rPr>
          <w:t>Valid</w:t>
        </w:r>
        <w:r w:rsidRPr="00B85A9E">
          <w:rPr>
            <w:rStyle w:val="Hyperlink"/>
          </w:rPr>
          <w:t>ationRequest</w:t>
        </w:r>
      </w:hyperlink>
      <w:r w:rsidRPr="001B7573">
        <w:t>) message</w:t>
      </w:r>
      <w:r>
        <w:t xml:space="preserve"> is received, QUOTA RS performs </w:t>
      </w:r>
      <w:r w:rsidRPr="00AD0943">
        <w:rPr>
          <w:b/>
          <w:bCs/>
        </w:rPr>
        <w:t>technical</w:t>
      </w:r>
      <w:r>
        <w:t xml:space="preserve"> and </w:t>
      </w:r>
      <w:r w:rsidRPr="00AD0943">
        <w:rPr>
          <w:b/>
          <w:bCs/>
        </w:rPr>
        <w:t>business</w:t>
      </w:r>
      <w:r>
        <w:t xml:space="preserve"> validations. </w:t>
      </w:r>
      <w:r w:rsidR="001B5756">
        <w:t xml:space="preserve">As a </w:t>
      </w:r>
      <w:r w:rsidR="0028166B">
        <w:t xml:space="preserve">result of </w:t>
      </w:r>
      <w:r w:rsidR="00090F55">
        <w:t xml:space="preserve">the </w:t>
      </w:r>
      <w:r w:rsidR="0028166B">
        <w:t>validation</w:t>
      </w:r>
      <w:r>
        <w:t>s</w:t>
      </w:r>
      <w:r w:rsidR="0028166B">
        <w:t xml:space="preserve"> </w:t>
      </w:r>
      <w:r w:rsidR="001B5756">
        <w:t>QUOTA RS sends</w:t>
      </w:r>
      <w:r w:rsidR="006519EE">
        <w:t xml:space="preserve"> </w:t>
      </w:r>
      <w:r w:rsidR="00BA2B64">
        <w:t>either:</w:t>
      </w:r>
    </w:p>
    <w:p w14:paraId="074241FB" w14:textId="185CC076" w:rsidR="00BA2B64" w:rsidRDefault="005A1BD8" w:rsidP="00BB6FF2">
      <w:pPr>
        <w:pStyle w:val="ListParagraph"/>
        <w:numPr>
          <w:ilvl w:val="0"/>
          <w:numId w:val="43"/>
        </w:numPr>
      </w:pPr>
      <w:r>
        <w:t>Quota Error (</w:t>
      </w:r>
      <w:hyperlink w:anchor="_QuotaError" w:history="1">
        <w:r w:rsidRPr="006519EE">
          <w:rPr>
            <w:rStyle w:val="Hyperlink"/>
          </w:rPr>
          <w:t>QuotaError</w:t>
        </w:r>
      </w:hyperlink>
      <w:r>
        <w:t xml:space="preserve">) message to AIS/AES containing </w:t>
      </w:r>
      <w:r w:rsidRPr="00BA2B64">
        <w:rPr>
          <w:b/>
          <w:bCs/>
        </w:rPr>
        <w:t>technical</w:t>
      </w:r>
      <w:r>
        <w:t xml:space="preserve"> error code(s)</w:t>
      </w:r>
      <w:r w:rsidR="004242F3">
        <w:t>,</w:t>
      </w:r>
      <w:r w:rsidR="006519EE">
        <w:t xml:space="preserve"> </w:t>
      </w:r>
      <w:r w:rsidR="006519EE">
        <w:t xml:space="preserve">or </w:t>
      </w:r>
    </w:p>
    <w:p w14:paraId="2F3AFB0E" w14:textId="65AFE526" w:rsidR="00BA2B64" w:rsidRDefault="005A1BD8" w:rsidP="00BB6FF2">
      <w:pPr>
        <w:pStyle w:val="ListParagraph"/>
        <w:numPr>
          <w:ilvl w:val="0"/>
          <w:numId w:val="43"/>
        </w:numPr>
      </w:pPr>
      <w:r>
        <w:lastRenderedPageBreak/>
        <w:t>Quota Validation Response (</w:t>
      </w:r>
      <w:hyperlink w:anchor="_QuotaValidationResponse" w:history="1">
        <w:r w:rsidRPr="00ED2718">
          <w:rPr>
            <w:rStyle w:val="Hyperlink"/>
          </w:rPr>
          <w:t>QuotaValidationResponse</w:t>
        </w:r>
      </w:hyperlink>
      <w:r>
        <w:t xml:space="preserve">) message to AIS/AES containing either “ok” result without </w:t>
      </w:r>
      <w:r w:rsidRPr="00BA2B64">
        <w:rPr>
          <w:b/>
          <w:bCs/>
        </w:rPr>
        <w:t>business</w:t>
      </w:r>
      <w:r>
        <w:t xml:space="preserve"> error code(s) or “not ok” result with proper </w:t>
      </w:r>
      <w:r w:rsidRPr="00BA2B64">
        <w:rPr>
          <w:b/>
          <w:bCs/>
        </w:rPr>
        <w:t>business</w:t>
      </w:r>
      <w:r>
        <w:t xml:space="preserve"> error code(s)</w:t>
      </w:r>
      <w:r w:rsidR="00BE241F">
        <w:t>.</w:t>
      </w:r>
    </w:p>
    <w:p w14:paraId="32E69C15" w14:textId="5FAE7359" w:rsidR="005C7B5A" w:rsidRDefault="00A0448B" w:rsidP="00BE241F">
      <w:r>
        <w:t xml:space="preserve">(see </w:t>
      </w:r>
      <w:r w:rsidR="003943F7">
        <w:t>all error codes in chapter</w:t>
      </w:r>
      <w:r w:rsidR="00F34124">
        <w:t xml:space="preserve"> </w:t>
      </w:r>
      <w:hyperlink w:anchor="_Rules_and_Conditions_3" w:history="1">
        <w:r w:rsidR="00F34124" w:rsidRPr="00F34124">
          <w:rPr>
            <w:rStyle w:val="Hyperlink"/>
          </w:rPr>
          <w:t>Rules and Conditions</w:t>
        </w:r>
      </w:hyperlink>
      <w:r w:rsidR="003943F7">
        <w:t>)</w:t>
      </w:r>
    </w:p>
    <w:p w14:paraId="5AF2D2BE" w14:textId="3B354A01" w:rsidR="00DA241D" w:rsidRDefault="00DA241D" w:rsidP="00B63711">
      <w:r>
        <w:t xml:space="preserve">Quota validation request sent </w:t>
      </w:r>
      <w:r w:rsidR="00802D60">
        <w:t xml:space="preserve">within </w:t>
      </w:r>
      <w:r w:rsidR="00974DBC">
        <w:t>the amendment</w:t>
      </w:r>
      <w:r w:rsidR="00216815">
        <w:t>/resubmission</w:t>
      </w:r>
      <w:r w:rsidR="00974DBC">
        <w:t xml:space="preserve"> of the declaration has the same behavior as </w:t>
      </w:r>
      <w:r w:rsidR="00EA7678">
        <w:t>Quota validation request sent within lodging of the declaration.</w:t>
      </w:r>
    </w:p>
    <w:p w14:paraId="53531CF5" w14:textId="77777777" w:rsidR="004C3690" w:rsidRDefault="004C3690" w:rsidP="004C3690">
      <w:pPr>
        <w:pStyle w:val="Heading3"/>
      </w:pPr>
      <w:bookmarkStart w:id="46" w:name="_Toc222345638"/>
      <w:r w:rsidRPr="00CA4C5F">
        <w:t>Messages</w:t>
      </w:r>
      <w:bookmarkEnd w:id="46"/>
    </w:p>
    <w:p w14:paraId="368ACC81" w14:textId="77777777" w:rsidR="004C3690" w:rsidRDefault="004C3690" w:rsidP="004C3690">
      <w:pPr>
        <w:rPr>
          <w:lang w:eastAsia="en-US"/>
        </w:rPr>
      </w:pPr>
      <w:r>
        <w:rPr>
          <w:lang w:eastAsia="en-US"/>
        </w:rPr>
        <w:t>This chapter contains structure of messages that will be exchanged between AIS/AES and QUOTA RS.</w:t>
      </w:r>
    </w:p>
    <w:p w14:paraId="05D4411E" w14:textId="707B03AF" w:rsidR="004C3690" w:rsidRPr="00C33704" w:rsidRDefault="004C3690" w:rsidP="004C3690">
      <w:pPr>
        <w:rPr>
          <w:lang w:val="en" w:eastAsia="en-US"/>
        </w:rPr>
      </w:pPr>
      <w:r w:rsidRPr="2B2D4E9F">
        <w:rPr>
          <w:lang w:val="en" w:eastAsia="en-US"/>
        </w:rPr>
        <w:t xml:space="preserve">Structure of used messages is based on </w:t>
      </w:r>
      <w:r w:rsidRPr="2B2D4E9F">
        <w:rPr>
          <w:lang w:eastAsia="en-US"/>
        </w:rPr>
        <w:t xml:space="preserve">EUCDM </w:t>
      </w:r>
      <w:r w:rsidR="009F3F1A">
        <w:rPr>
          <w:lang w:eastAsia="en-US"/>
        </w:rPr>
        <w:t>(</w:t>
      </w:r>
      <w:r w:rsidR="004669C0">
        <w:rPr>
          <w:lang w:eastAsia="en-US"/>
        </w:rPr>
        <w:t>version 7.0</w:t>
      </w:r>
      <w:r w:rsidR="009F3F1A">
        <w:rPr>
          <w:lang w:eastAsia="en-US"/>
        </w:rPr>
        <w:t xml:space="preserve">) </w:t>
      </w:r>
      <w:r w:rsidRPr="2B2D4E9F">
        <w:rPr>
          <w:lang w:eastAsia="en-US"/>
        </w:rPr>
        <w:t>convention</w:t>
      </w:r>
      <w:r w:rsidR="0020642A">
        <w:rPr>
          <w:lang w:eastAsia="en-US"/>
        </w:rPr>
        <w:t xml:space="preserve"> enhanced with nationa</w:t>
      </w:r>
      <w:r w:rsidR="00C12BCC">
        <w:rPr>
          <w:lang w:eastAsia="en-US"/>
        </w:rPr>
        <w:t>lly specific data elements</w:t>
      </w:r>
      <w:r w:rsidRPr="2B2D4E9F">
        <w:rPr>
          <w:lang w:eastAsia="en-US"/>
        </w:rPr>
        <w:t>.</w:t>
      </w:r>
    </w:p>
    <w:p w14:paraId="3AD2BD9E" w14:textId="77777777" w:rsidR="004C3690" w:rsidRDefault="004C3690" w:rsidP="004C3690">
      <w:pPr>
        <w:pStyle w:val="Heading4"/>
      </w:pPr>
      <w:bookmarkStart w:id="47" w:name="_QuotaValidationRequest"/>
      <w:bookmarkEnd w:id="47"/>
      <w:r>
        <w:t>QuotaValidationRequest</w:t>
      </w:r>
    </w:p>
    <w:p w14:paraId="41C12633" w14:textId="77777777" w:rsidR="004C3690" w:rsidRPr="00B126EA" w:rsidRDefault="004C3690" w:rsidP="004C3690">
      <w:r>
        <w:t>Purpose of this message is to send a request for the validation of Import/Export Quota Order Number from AIS/AES to QUOTA RS.</w:t>
      </w:r>
    </w:p>
    <w:p w14:paraId="29E3372A" w14:textId="2138D7DD" w:rsidR="004C3690" w:rsidRDefault="0033205B" w:rsidP="004C3690">
      <w:r w:rsidRPr="0033205B">
        <w:rPr>
          <w:noProof/>
        </w:rPr>
        <w:drawing>
          <wp:inline distT="0" distB="0" distL="0" distR="0" wp14:anchorId="71DAA88B" wp14:editId="031881E8">
            <wp:extent cx="5761355" cy="3996055"/>
            <wp:effectExtent l="0" t="0" r="0" b="4445"/>
            <wp:docPr id="186487953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1355" cy="3996055"/>
                    </a:xfrm>
                    <a:prstGeom prst="rect">
                      <a:avLst/>
                    </a:prstGeom>
                    <a:noFill/>
                    <a:ln>
                      <a:noFill/>
                    </a:ln>
                  </pic:spPr>
                </pic:pic>
              </a:graphicData>
            </a:graphic>
          </wp:inline>
        </w:drawing>
      </w:r>
      <w:r w:rsidRPr="0033205B" w:rsidDel="00A917A4">
        <w:t xml:space="preserve"> </w:t>
      </w:r>
    </w:p>
    <w:p w14:paraId="0CC8086C" w14:textId="085CF1E8" w:rsidR="004C3690" w:rsidRDefault="004C3690" w:rsidP="004C3690">
      <w:r>
        <w:t xml:space="preserve">XSDs can be found in chapter </w:t>
      </w:r>
      <w:hyperlink w:anchor="_XSDs_1" w:history="1">
        <w:r w:rsidRPr="00CA197A">
          <w:rPr>
            <w:rStyle w:val="Hyperlink"/>
          </w:rPr>
          <w:t>XSD</w:t>
        </w:r>
        <w:r w:rsidR="00CA197A" w:rsidRPr="00CA197A">
          <w:rPr>
            <w:rStyle w:val="Hyperlink"/>
          </w:rPr>
          <w:t>s</w:t>
        </w:r>
      </w:hyperlink>
      <w:r>
        <w:t>.</w:t>
      </w:r>
    </w:p>
    <w:p w14:paraId="3C467B50" w14:textId="0B54CCFB" w:rsidR="00983A4F" w:rsidRDefault="00983A4F" w:rsidP="004C3690">
      <w:r>
        <w:t xml:space="preserve">See </w:t>
      </w:r>
      <w:r w:rsidR="009617CC">
        <w:t xml:space="preserve">complete data in chapter </w:t>
      </w:r>
      <w:hyperlink w:anchor="_Messages_in_Excel" w:history="1">
        <w:r w:rsidR="009617CC" w:rsidRPr="009617CC">
          <w:rPr>
            <w:rStyle w:val="Hyperlink"/>
          </w:rPr>
          <w:t>Messages in Excel format</w:t>
        </w:r>
      </w:hyperlink>
      <w:r w:rsidR="009617CC">
        <w:t>.</w:t>
      </w:r>
    </w:p>
    <w:p w14:paraId="70F7D99E" w14:textId="77777777" w:rsidR="004C3690" w:rsidRDefault="004C3690" w:rsidP="004C3690">
      <w:pPr>
        <w:pStyle w:val="Heading4"/>
      </w:pPr>
      <w:bookmarkStart w:id="48" w:name="_QuotaValidationResponse"/>
      <w:bookmarkEnd w:id="48"/>
      <w:r>
        <w:lastRenderedPageBreak/>
        <w:t>QuotaValidationResponse</w:t>
      </w:r>
    </w:p>
    <w:p w14:paraId="6F64800D" w14:textId="77777777" w:rsidR="004C3690" w:rsidRDefault="004C3690" w:rsidP="004C3690">
      <w:r w:rsidRPr="00486D7B">
        <w:t>Purpose of this message is to send an acknowledgement on a request for the validation of Import/Export Quota Order Number from QUOTA RS to AIS/AES.</w:t>
      </w:r>
    </w:p>
    <w:p w14:paraId="183605A1" w14:textId="6C2493E1" w:rsidR="002A14CB" w:rsidRDefault="002A14CB" w:rsidP="004C3690">
      <w:r>
        <w:t>This message contains eithe</w:t>
      </w:r>
      <w:r w:rsidR="00486D7B">
        <w:t xml:space="preserve">r </w:t>
      </w:r>
      <w:r>
        <w:t xml:space="preserve">“ok” result without </w:t>
      </w:r>
      <w:r w:rsidRPr="005D32DE">
        <w:rPr>
          <w:b/>
          <w:bCs/>
        </w:rPr>
        <w:t>business</w:t>
      </w:r>
      <w:r>
        <w:t xml:space="preserve"> error code(s) or “not ok” result with proper </w:t>
      </w:r>
      <w:r w:rsidRPr="005D32DE">
        <w:rPr>
          <w:b/>
          <w:bCs/>
        </w:rPr>
        <w:t>business</w:t>
      </w:r>
      <w:r>
        <w:t xml:space="preserve"> error code(s) (see </w:t>
      </w:r>
      <w:r w:rsidR="00486D7B" w:rsidRPr="00486D7B">
        <w:rPr>
          <w:b/>
          <w:bCs/>
        </w:rPr>
        <w:t>business</w:t>
      </w:r>
      <w:r w:rsidR="00486D7B">
        <w:t xml:space="preserve"> </w:t>
      </w:r>
      <w:r>
        <w:t xml:space="preserve">error codes in chapter </w:t>
      </w:r>
      <w:hyperlink w:anchor="_Rules_and_Conditions_3" w:history="1">
        <w:r w:rsidR="000B5715" w:rsidRPr="00F34124">
          <w:rPr>
            <w:rStyle w:val="Hyperlink"/>
          </w:rPr>
          <w:t>Rules and Conditions</w:t>
        </w:r>
      </w:hyperlink>
      <w:r>
        <w:t>).</w:t>
      </w:r>
    </w:p>
    <w:p w14:paraId="0475D1D3" w14:textId="12FCF543" w:rsidR="00ED0C06" w:rsidRPr="008F76E3" w:rsidRDefault="008F76E3" w:rsidP="004C3690">
      <w:pPr>
        <w:rPr>
          <w:i/>
          <w:iCs/>
        </w:rPr>
      </w:pPr>
      <w:r>
        <w:t xml:space="preserve">In case several quota requests exist within one declaration, </w:t>
      </w:r>
      <w:r w:rsidR="001433B4">
        <w:t>it</w:t>
      </w:r>
      <w:r w:rsidR="0087320C">
        <w:t xml:space="preserve"> is possible </w:t>
      </w:r>
      <w:r w:rsidR="005A1BD8">
        <w:t xml:space="preserve">that </w:t>
      </w:r>
      <w:r w:rsidR="0087320C">
        <w:t xml:space="preserve">one </w:t>
      </w:r>
      <w:r w:rsidR="005A1BD8">
        <w:t>of them have a</w:t>
      </w:r>
      <w:r w:rsidR="0087320C">
        <w:t xml:space="preserve"> “not ok” result with </w:t>
      </w:r>
      <w:r w:rsidR="00721CC2">
        <w:t>an er</w:t>
      </w:r>
      <w:r w:rsidR="00BC44B7">
        <w:t xml:space="preserve">ror code, while </w:t>
      </w:r>
      <w:r w:rsidR="001433B4">
        <w:t xml:space="preserve">the others </w:t>
      </w:r>
      <w:r w:rsidR="00BF5990">
        <w:t xml:space="preserve">are </w:t>
      </w:r>
      <w:r w:rsidR="00E82352">
        <w:t>correct</w:t>
      </w:r>
      <w:r w:rsidR="001433B4">
        <w:t xml:space="preserve">. In validation phase, </w:t>
      </w:r>
      <w:r w:rsidR="00E82352">
        <w:t>this s</w:t>
      </w:r>
      <w:r w:rsidR="00B41CF3">
        <w:t>hould still lead to the rejection of the declaration.</w:t>
      </w:r>
    </w:p>
    <w:p w14:paraId="1DB6FC74" w14:textId="4C106609" w:rsidR="00700BF9" w:rsidRDefault="000B58BC" w:rsidP="004C3690">
      <w:r w:rsidRPr="000B58BC">
        <w:rPr>
          <w:noProof/>
        </w:rPr>
        <w:drawing>
          <wp:inline distT="0" distB="0" distL="0" distR="0" wp14:anchorId="7766E99C" wp14:editId="6330542B">
            <wp:extent cx="5761355" cy="2456180"/>
            <wp:effectExtent l="0" t="0" r="0" b="1270"/>
            <wp:docPr id="1881311630"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1355" cy="2456180"/>
                    </a:xfrm>
                    <a:prstGeom prst="rect">
                      <a:avLst/>
                    </a:prstGeom>
                    <a:noFill/>
                    <a:ln>
                      <a:noFill/>
                    </a:ln>
                  </pic:spPr>
                </pic:pic>
              </a:graphicData>
            </a:graphic>
          </wp:inline>
        </w:drawing>
      </w:r>
      <w:r w:rsidRPr="000B58BC" w:rsidDel="00A917A4">
        <w:t xml:space="preserve"> </w:t>
      </w:r>
    </w:p>
    <w:p w14:paraId="4DB99973" w14:textId="4EA4C5C0" w:rsidR="004C3690" w:rsidRDefault="004C3690" w:rsidP="004C3690">
      <w:r>
        <w:t xml:space="preserve">XSDs can be found in chapter </w:t>
      </w:r>
      <w:hyperlink w:anchor="_XSDs_1" w:history="1">
        <w:r w:rsidR="008F2704" w:rsidRPr="00CA197A">
          <w:rPr>
            <w:rStyle w:val="Hyperlink"/>
          </w:rPr>
          <w:t>XSDs</w:t>
        </w:r>
      </w:hyperlink>
      <w:r>
        <w:t>.</w:t>
      </w:r>
    </w:p>
    <w:p w14:paraId="31933DB5" w14:textId="77777777" w:rsidR="009617CC" w:rsidRDefault="009617CC" w:rsidP="009617CC">
      <w:r>
        <w:t xml:space="preserve">See complete data in chapter </w:t>
      </w:r>
      <w:hyperlink w:anchor="_Messages_in_Excel" w:history="1">
        <w:r w:rsidRPr="009617CC">
          <w:rPr>
            <w:rStyle w:val="Hyperlink"/>
          </w:rPr>
          <w:t>Messages in Excel format</w:t>
        </w:r>
      </w:hyperlink>
      <w:r>
        <w:t>.</w:t>
      </w:r>
    </w:p>
    <w:p w14:paraId="64331E81" w14:textId="5B18FBF5" w:rsidR="00765A1C" w:rsidRDefault="00765A1C" w:rsidP="00765A1C">
      <w:pPr>
        <w:pStyle w:val="Heading4"/>
      </w:pPr>
      <w:bookmarkStart w:id="49" w:name="_QuotaError"/>
      <w:bookmarkEnd w:id="49"/>
      <w:r>
        <w:t>QuotaError</w:t>
      </w:r>
    </w:p>
    <w:p w14:paraId="182615C1" w14:textId="3B9179C0" w:rsidR="00765A1C" w:rsidRDefault="00765A1C" w:rsidP="00765A1C">
      <w:r w:rsidRPr="00486D7B">
        <w:t>Purpose of this message is to send a</w:t>
      </w:r>
      <w:r w:rsidR="000369C9">
        <w:t xml:space="preserve"> </w:t>
      </w:r>
      <w:r w:rsidR="000369C9" w:rsidRPr="00B038E0">
        <w:rPr>
          <w:b/>
        </w:rPr>
        <w:t>technical</w:t>
      </w:r>
      <w:r w:rsidR="000369C9">
        <w:t xml:space="preserve"> error / list of </w:t>
      </w:r>
      <w:r w:rsidR="000369C9" w:rsidRPr="00B038E0">
        <w:rPr>
          <w:b/>
        </w:rPr>
        <w:t>technical</w:t>
      </w:r>
      <w:r w:rsidR="000369C9">
        <w:t xml:space="preserve"> errors </w:t>
      </w:r>
      <w:r w:rsidRPr="00486D7B">
        <w:t>on a request for the validation of Import/Export Quota Order Number from QUOTA RS to AIS/AES.</w:t>
      </w:r>
      <w:r w:rsidR="00097846">
        <w:br/>
        <w:t xml:space="preserve">This message contains only </w:t>
      </w:r>
      <w:r w:rsidR="002D6023" w:rsidRPr="00486D7B">
        <w:rPr>
          <w:b/>
          <w:bCs/>
        </w:rPr>
        <w:t>technical</w:t>
      </w:r>
      <w:r w:rsidR="002D6023">
        <w:t xml:space="preserve"> </w:t>
      </w:r>
      <w:r w:rsidR="00B038E0">
        <w:t>e</w:t>
      </w:r>
      <w:r w:rsidR="002D6023">
        <w:t>rrors (</w:t>
      </w:r>
      <w:r w:rsidR="003B0AA9">
        <w:t>for</w:t>
      </w:r>
      <w:r w:rsidR="002D6023">
        <w:t xml:space="preserve"> </w:t>
      </w:r>
      <w:r w:rsidR="00B038E0" w:rsidRPr="00D63FCC">
        <w:rPr>
          <w:b/>
          <w:bCs/>
        </w:rPr>
        <w:t>business</w:t>
      </w:r>
      <w:r w:rsidR="002D6023">
        <w:t xml:space="preserve"> error codes</w:t>
      </w:r>
      <w:r w:rsidR="003B0AA9">
        <w:t>,</w:t>
      </w:r>
      <w:r w:rsidR="002D6023">
        <w:t xml:space="preserve"> </w:t>
      </w:r>
      <w:r w:rsidR="003B0AA9">
        <w:t>see</w:t>
      </w:r>
      <w:r w:rsidR="002D6023">
        <w:t xml:space="preserve"> chapter </w:t>
      </w:r>
      <w:hyperlink w:anchor="_Rules_and_Conditions_3" w:history="1">
        <w:r w:rsidR="00027F95" w:rsidRPr="00F34124">
          <w:rPr>
            <w:rStyle w:val="Hyperlink"/>
          </w:rPr>
          <w:t>Rules and Conditions</w:t>
        </w:r>
      </w:hyperlink>
      <w:r w:rsidR="002D6023">
        <w:t>).</w:t>
      </w:r>
    </w:p>
    <w:p w14:paraId="0818FF08" w14:textId="25C1604E" w:rsidR="00A917A4" w:rsidRDefault="000B58BC" w:rsidP="00765A1C">
      <w:r w:rsidRPr="000B58BC">
        <w:rPr>
          <w:noProof/>
        </w:rPr>
        <w:lastRenderedPageBreak/>
        <w:drawing>
          <wp:inline distT="0" distB="0" distL="0" distR="0" wp14:anchorId="5F04A369" wp14:editId="1119E46C">
            <wp:extent cx="5761355" cy="1980565"/>
            <wp:effectExtent l="0" t="0" r="0" b="635"/>
            <wp:docPr id="885254889"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1980565"/>
                    </a:xfrm>
                    <a:prstGeom prst="rect">
                      <a:avLst/>
                    </a:prstGeom>
                    <a:noFill/>
                    <a:ln>
                      <a:noFill/>
                    </a:ln>
                  </pic:spPr>
                </pic:pic>
              </a:graphicData>
            </a:graphic>
          </wp:inline>
        </w:drawing>
      </w:r>
    </w:p>
    <w:p w14:paraId="67297CAB" w14:textId="77777777" w:rsidR="00765A1C" w:rsidRDefault="00765A1C" w:rsidP="00765A1C">
      <w:r>
        <w:t xml:space="preserve">XSDs can be found in chapter </w:t>
      </w:r>
      <w:hyperlink w:anchor="_XSDs_1" w:history="1">
        <w:r w:rsidRPr="00CA197A">
          <w:rPr>
            <w:rStyle w:val="Hyperlink"/>
          </w:rPr>
          <w:t>XSDs</w:t>
        </w:r>
      </w:hyperlink>
      <w:r>
        <w:t>.</w:t>
      </w:r>
    </w:p>
    <w:p w14:paraId="5EECD685" w14:textId="16D14408" w:rsidR="00765A1C" w:rsidRDefault="00765A1C" w:rsidP="009617CC">
      <w:r>
        <w:t xml:space="preserve">See complete data in chapter </w:t>
      </w:r>
      <w:hyperlink w:anchor="_Messages_in_Excel" w:history="1">
        <w:r w:rsidRPr="009617CC">
          <w:rPr>
            <w:rStyle w:val="Hyperlink"/>
          </w:rPr>
          <w:t>Messages in Excel format</w:t>
        </w:r>
      </w:hyperlink>
      <w:r>
        <w:t>.</w:t>
      </w:r>
    </w:p>
    <w:p w14:paraId="5834A45D" w14:textId="3E57D647" w:rsidR="00CF3110" w:rsidRDefault="007C27B2" w:rsidP="00B63711">
      <w:pPr>
        <w:pStyle w:val="Heading3"/>
      </w:pPr>
      <w:bookmarkStart w:id="50" w:name="_Toc222345639"/>
      <w:r>
        <w:t>Prerequisites</w:t>
      </w:r>
      <w:bookmarkEnd w:id="50"/>
    </w:p>
    <w:p w14:paraId="7CEC71BD" w14:textId="77777777" w:rsidR="003C5146" w:rsidRDefault="003C5146" w:rsidP="00BB6FF2">
      <w:pPr>
        <w:pStyle w:val="ListParagraph"/>
        <w:numPr>
          <w:ilvl w:val="0"/>
          <w:numId w:val="38"/>
        </w:numPr>
      </w:pPr>
      <w:r>
        <w:t>Quota Validation Request (</w:t>
      </w:r>
      <w:hyperlink w:anchor="_QuotaValidationRequest" w:history="1">
        <w:r w:rsidRPr="003F43CF">
          <w:rPr>
            <w:rStyle w:val="Hyperlink"/>
          </w:rPr>
          <w:t>QuotaValidationRequest</w:t>
        </w:r>
      </w:hyperlink>
      <w:r>
        <w:t>) message is always sent from AIS/AES in case of:</w:t>
      </w:r>
    </w:p>
    <w:p w14:paraId="38D66AB1" w14:textId="78E3FB6E" w:rsidR="00AF1C26" w:rsidRDefault="00AF1C26" w:rsidP="00BB6FF2">
      <w:pPr>
        <w:pStyle w:val="ListParagraph"/>
        <w:numPr>
          <w:ilvl w:val="1"/>
          <w:numId w:val="38"/>
        </w:numPr>
      </w:pPr>
      <w:r>
        <w:t>n</w:t>
      </w:r>
      <w:r w:rsidR="003C5146">
        <w:t>ew</w:t>
      </w:r>
      <w:r>
        <w:t xml:space="preserve"> declaration containing Quota Order Number</w:t>
      </w:r>
      <w:r w:rsidR="009525E7" w:rsidRPr="009525E7">
        <w:t xml:space="preserve"> </w:t>
      </w:r>
      <w:r w:rsidR="009525E7">
        <w:t>at least on one Goods Item</w:t>
      </w:r>
      <w:r>
        <w:t>.</w:t>
      </w:r>
    </w:p>
    <w:p w14:paraId="15D461F7" w14:textId="25C37F6B" w:rsidR="003C5146" w:rsidRDefault="003C5146" w:rsidP="00BB6FF2">
      <w:pPr>
        <w:pStyle w:val="ListParagraph"/>
        <w:numPr>
          <w:ilvl w:val="1"/>
          <w:numId w:val="38"/>
        </w:numPr>
      </w:pPr>
      <w:r>
        <w:t>amended declaration</w:t>
      </w:r>
      <w:r w:rsidR="0032278E">
        <w:t xml:space="preserve"> containing Quota Order Number</w:t>
      </w:r>
      <w:r w:rsidR="00E82C7C">
        <w:t xml:space="preserve"> at least </w:t>
      </w:r>
      <w:r w:rsidR="002C35EA">
        <w:t xml:space="preserve">on </w:t>
      </w:r>
      <w:r w:rsidR="00E82C7C">
        <w:t>one Goods Item</w:t>
      </w:r>
      <w:r w:rsidR="00FB7DCB">
        <w:t>.</w:t>
      </w:r>
    </w:p>
    <w:p w14:paraId="0FBEEF6A" w14:textId="5A79F93C" w:rsidR="003C5146" w:rsidRDefault="003C5146" w:rsidP="00BB6FF2">
      <w:pPr>
        <w:pStyle w:val="ListParagraph"/>
        <w:numPr>
          <w:ilvl w:val="1"/>
          <w:numId w:val="38"/>
        </w:numPr>
      </w:pPr>
      <w:r>
        <w:t>resubmission of the declaration</w:t>
      </w:r>
      <w:r w:rsidR="0032278E">
        <w:t xml:space="preserve"> </w:t>
      </w:r>
      <w:r w:rsidR="007B55A4">
        <w:t xml:space="preserve">containing </w:t>
      </w:r>
      <w:r w:rsidR="0032278E">
        <w:t>Quota Order Number</w:t>
      </w:r>
      <w:r w:rsidR="00D0544E" w:rsidRPr="00D0544E">
        <w:t xml:space="preserve"> </w:t>
      </w:r>
      <w:r w:rsidR="00D0544E">
        <w:t>at least on one Goods Item</w:t>
      </w:r>
      <w:r>
        <w:t>.</w:t>
      </w:r>
    </w:p>
    <w:p w14:paraId="2AF36F34" w14:textId="77777777" w:rsidR="003C5146" w:rsidRDefault="003C5146" w:rsidP="005A1BD8">
      <w:pPr>
        <w:pStyle w:val="ListParagraph"/>
        <w:numPr>
          <w:ilvl w:val="0"/>
          <w:numId w:val="38"/>
        </w:numPr>
      </w:pPr>
      <w:r>
        <w:t>Quota Validation Request (</w:t>
      </w:r>
      <w:hyperlink w:anchor="_QuotaValidationRequest" w:history="1">
        <w:r w:rsidRPr="003F43CF">
          <w:rPr>
            <w:rStyle w:val="Hyperlink"/>
          </w:rPr>
          <w:t>QuotaValidationRequest</w:t>
        </w:r>
      </w:hyperlink>
      <w:r>
        <w:t>) message is never sent from AIS/AES in case of:</w:t>
      </w:r>
    </w:p>
    <w:p w14:paraId="57FDF27C" w14:textId="4EDE91B0" w:rsidR="003C5146" w:rsidRDefault="003C5146" w:rsidP="00BB6FF2">
      <w:pPr>
        <w:pStyle w:val="ListParagraph"/>
        <w:numPr>
          <w:ilvl w:val="1"/>
          <w:numId w:val="38"/>
        </w:numPr>
      </w:pPr>
      <w:r>
        <w:t>invalidation of the declaration</w:t>
      </w:r>
      <w:r w:rsidR="00FB7DCB">
        <w:t>.</w:t>
      </w:r>
    </w:p>
    <w:p w14:paraId="0B156D11" w14:textId="293C4106" w:rsidR="00335EEE" w:rsidRDefault="00E82C7C" w:rsidP="00BB6FF2">
      <w:pPr>
        <w:pStyle w:val="ListParagraph"/>
        <w:numPr>
          <w:ilvl w:val="1"/>
          <w:numId w:val="38"/>
        </w:numPr>
      </w:pPr>
      <w:r>
        <w:t xml:space="preserve">amended declaration </w:t>
      </w:r>
      <w:r w:rsidR="00830F64">
        <w:t xml:space="preserve">not </w:t>
      </w:r>
      <w:r>
        <w:t xml:space="preserve">containing Quota Order Number at least </w:t>
      </w:r>
      <w:r w:rsidR="006C6512">
        <w:t xml:space="preserve">on </w:t>
      </w:r>
      <w:r>
        <w:t>one Goods Item.</w:t>
      </w:r>
    </w:p>
    <w:p w14:paraId="3C306659" w14:textId="26852B69" w:rsidR="0021376D" w:rsidRDefault="00CF3110" w:rsidP="00BB6FF2">
      <w:pPr>
        <w:pStyle w:val="ListParagraph"/>
        <w:numPr>
          <w:ilvl w:val="0"/>
          <w:numId w:val="38"/>
        </w:numPr>
      </w:pPr>
      <w:r>
        <w:t>One Quota Validation Request (</w:t>
      </w:r>
      <w:hyperlink w:anchor="_QuotaValidationRequest" w:history="1">
        <w:r w:rsidR="003F43CF" w:rsidRPr="31E5EB84">
          <w:rPr>
            <w:rStyle w:val="Hyperlink"/>
          </w:rPr>
          <w:t>QuotaValidationRequest</w:t>
        </w:r>
      </w:hyperlink>
      <w:r>
        <w:t>)</w:t>
      </w:r>
      <w:r w:rsidR="00155E26">
        <w:t xml:space="preserve"> message</w:t>
      </w:r>
      <w:r>
        <w:t xml:space="preserve"> is always related to one Import/Export declaration represented by </w:t>
      </w:r>
      <w:r w:rsidR="008C563D">
        <w:t>the</w:t>
      </w:r>
      <w:r>
        <w:t xml:space="preserve"> </w:t>
      </w:r>
      <w:r w:rsidR="00BC7206">
        <w:t>element MRN</w:t>
      </w:r>
      <w:r w:rsidR="00616F4A">
        <w:t>/LRN</w:t>
      </w:r>
      <w:r w:rsidR="00BC7206">
        <w:t xml:space="preserve">. </w:t>
      </w:r>
    </w:p>
    <w:p w14:paraId="0D799B6F" w14:textId="77777777" w:rsidR="006E09AE" w:rsidRDefault="006E09AE" w:rsidP="006E09AE">
      <w:pPr>
        <w:pStyle w:val="ListParagraph"/>
        <w:numPr>
          <w:ilvl w:val="1"/>
          <w:numId w:val="38"/>
        </w:numPr>
      </w:pPr>
      <w:r>
        <w:t>Request Correlation ID is unique for each Quota validation/allocation request.</w:t>
      </w:r>
    </w:p>
    <w:p w14:paraId="40161121" w14:textId="2D1B1A10" w:rsidR="00775C49" w:rsidRDefault="00A94DD3" w:rsidP="00620554">
      <w:pPr>
        <w:pStyle w:val="ListParagraph"/>
        <w:numPr>
          <w:ilvl w:val="1"/>
          <w:numId w:val="38"/>
        </w:numPr>
      </w:pPr>
      <w:r>
        <w:t xml:space="preserve">Request Correlation ID must be </w:t>
      </w:r>
      <w:r w:rsidR="000B42E2">
        <w:t xml:space="preserve">generated and </w:t>
      </w:r>
      <w:r w:rsidR="00601E78">
        <w:t>stored in AIS/AES</w:t>
      </w:r>
      <w:r w:rsidR="002E0FC8">
        <w:t>.</w:t>
      </w:r>
      <w:r w:rsidR="00775C49" w:rsidRPr="00775C49">
        <w:t xml:space="preserve"> </w:t>
      </w:r>
      <w:r w:rsidR="00775C49">
        <w:t>The usage of Correlation ID assures following:</w:t>
      </w:r>
    </w:p>
    <w:p w14:paraId="6D8DA53E" w14:textId="1C1CF811" w:rsidR="00801CB0" w:rsidRDefault="00801CB0" w:rsidP="00620554">
      <w:pPr>
        <w:pStyle w:val="ListParagraph"/>
        <w:numPr>
          <w:ilvl w:val="2"/>
          <w:numId w:val="38"/>
        </w:numPr>
      </w:pPr>
      <w:r>
        <w:t>AI</w:t>
      </w:r>
      <w:r w:rsidR="005A1BD8">
        <w:t>S</w:t>
      </w:r>
      <w:r>
        <w:t>/AES</w:t>
      </w:r>
      <w:r w:rsidRPr="00396B8D">
        <w:t xml:space="preserve"> </w:t>
      </w:r>
      <w:r>
        <w:t xml:space="preserve">is able to </w:t>
      </w:r>
      <w:r w:rsidRPr="00396B8D">
        <w:t xml:space="preserve">receive and pair incoming Quota Validation Response </w:t>
      </w:r>
      <w:r w:rsidR="00D90630" w:rsidRPr="001B7573">
        <w:t>(</w:t>
      </w:r>
      <w:hyperlink w:anchor="_QuotaValidationResponse" w:history="1">
        <w:r w:rsidR="00D90630" w:rsidRPr="00B85A9E">
          <w:rPr>
            <w:rStyle w:val="Hyperlink"/>
          </w:rPr>
          <w:t>Quota</w:t>
        </w:r>
        <w:r w:rsidR="00D90630">
          <w:rPr>
            <w:rStyle w:val="Hyperlink"/>
          </w:rPr>
          <w:t>Validation</w:t>
        </w:r>
        <w:r w:rsidR="00D90630" w:rsidRPr="00B85A9E">
          <w:rPr>
            <w:rStyle w:val="Hyperlink"/>
          </w:rPr>
          <w:t>Response</w:t>
        </w:r>
      </w:hyperlink>
      <w:r w:rsidR="00D90630">
        <w:t xml:space="preserve">) </w:t>
      </w:r>
      <w:r w:rsidR="00B376A9">
        <w:t>/ Quota Error (</w:t>
      </w:r>
      <w:hyperlink w:anchor="_QuotaError" w:history="1">
        <w:r w:rsidR="00B376A9" w:rsidRPr="006519EE">
          <w:rPr>
            <w:rStyle w:val="Hyperlink"/>
          </w:rPr>
          <w:t>QuotaError</w:t>
        </w:r>
      </w:hyperlink>
      <w:r w:rsidR="00B376A9">
        <w:t xml:space="preserve">) </w:t>
      </w:r>
      <w:r>
        <w:t>with</w:t>
      </w:r>
      <w:r w:rsidRPr="00396B8D">
        <w:t xml:space="preserve"> related </w:t>
      </w:r>
      <w:r w:rsidR="001B40CC" w:rsidRPr="00396B8D">
        <w:t xml:space="preserve">Quota Validation </w:t>
      </w:r>
      <w:r w:rsidR="001D255C">
        <w:t>Request</w:t>
      </w:r>
      <w:r w:rsidR="003D0895">
        <w:t xml:space="preserve"> </w:t>
      </w:r>
      <w:r w:rsidR="00D90630">
        <w:t>(</w:t>
      </w:r>
      <w:hyperlink w:anchor="_QuotaValidationRequest" w:history="1">
        <w:r w:rsidR="00D90630" w:rsidRPr="003F43CF">
          <w:rPr>
            <w:rStyle w:val="Hyperlink"/>
          </w:rPr>
          <w:t>QuotaValidationRequest</w:t>
        </w:r>
      </w:hyperlink>
      <w:r w:rsidR="00D90630">
        <w:t xml:space="preserve">) </w:t>
      </w:r>
      <w:r w:rsidR="00521389">
        <w:t xml:space="preserve">in AIS/AES </w:t>
      </w:r>
      <w:r w:rsidR="003D0895">
        <w:t xml:space="preserve">if there </w:t>
      </w:r>
      <w:r w:rsidR="00DB50E3">
        <w:t>were</w:t>
      </w:r>
      <w:r w:rsidR="003D0895">
        <w:t xml:space="preserve"> more than </w:t>
      </w:r>
      <w:r w:rsidR="00955BD4">
        <w:t xml:space="preserve">one </w:t>
      </w:r>
      <w:r w:rsidR="003D0895">
        <w:t>request message sent</w:t>
      </w:r>
      <w:r>
        <w:t>.</w:t>
      </w:r>
    </w:p>
    <w:p w14:paraId="517F3CC6" w14:textId="0781EC37" w:rsidR="00C06703" w:rsidRDefault="007937C5" w:rsidP="00BB6FF2">
      <w:pPr>
        <w:pStyle w:val="ListParagraph"/>
        <w:numPr>
          <w:ilvl w:val="0"/>
          <w:numId w:val="38"/>
        </w:numPr>
      </w:pPr>
      <w:r>
        <w:t xml:space="preserve">QUOTA RS can respond </w:t>
      </w:r>
      <w:r w:rsidR="009467E8">
        <w:t>on Quota Validation Request (</w:t>
      </w:r>
      <w:hyperlink w:anchor="_QuotaValidationRequest" w:history="1">
        <w:r w:rsidR="009467E8" w:rsidRPr="003F43CF">
          <w:rPr>
            <w:rStyle w:val="Hyperlink"/>
          </w:rPr>
          <w:t>QuotaValidationRequest</w:t>
        </w:r>
      </w:hyperlink>
      <w:r w:rsidR="009467E8">
        <w:t>) message to AI</w:t>
      </w:r>
      <w:r w:rsidR="003B0AA9">
        <w:t>S</w:t>
      </w:r>
      <w:r w:rsidR="009467E8">
        <w:t xml:space="preserve">/AES </w:t>
      </w:r>
      <w:r w:rsidR="00086B7C">
        <w:t>as follows:</w:t>
      </w:r>
    </w:p>
    <w:p w14:paraId="62B06C4C" w14:textId="2B6326A9" w:rsidR="004F3E82" w:rsidRDefault="004F3E82" w:rsidP="004F3E82">
      <w:pPr>
        <w:pStyle w:val="ListParagraph"/>
        <w:numPr>
          <w:ilvl w:val="1"/>
          <w:numId w:val="38"/>
        </w:numPr>
      </w:pPr>
      <w:r>
        <w:t>By Quota Error (</w:t>
      </w:r>
      <w:hyperlink w:anchor="_QuotaError" w:history="1">
        <w:r w:rsidRPr="006519EE">
          <w:rPr>
            <w:rStyle w:val="Hyperlink"/>
          </w:rPr>
          <w:t>QuotaError</w:t>
        </w:r>
      </w:hyperlink>
      <w:r>
        <w:t>) message that contains proper technical error code(s).</w:t>
      </w:r>
    </w:p>
    <w:p w14:paraId="7AF0D91A" w14:textId="156EFE2D" w:rsidR="003C123C" w:rsidRDefault="00297D9C" w:rsidP="003C123C">
      <w:pPr>
        <w:pStyle w:val="ListParagraph"/>
        <w:numPr>
          <w:ilvl w:val="1"/>
          <w:numId w:val="38"/>
        </w:numPr>
      </w:pPr>
      <w:r>
        <w:t xml:space="preserve">By </w:t>
      </w:r>
      <w:r w:rsidRPr="00396B8D">
        <w:t xml:space="preserve">Quota </w:t>
      </w:r>
      <w:r>
        <w:t xml:space="preserve">Validation </w:t>
      </w:r>
      <w:r w:rsidRPr="00396B8D">
        <w:t xml:space="preserve">Response </w:t>
      </w:r>
      <w:r w:rsidRPr="001B7573">
        <w:t>(</w:t>
      </w:r>
      <w:hyperlink w:anchor="_QuotaValidationResponse" w:history="1">
        <w:r w:rsidRPr="00B85A9E">
          <w:rPr>
            <w:rStyle w:val="Hyperlink"/>
          </w:rPr>
          <w:t>Quota</w:t>
        </w:r>
        <w:r>
          <w:rPr>
            <w:rStyle w:val="Hyperlink"/>
          </w:rPr>
          <w:t>Validation</w:t>
        </w:r>
        <w:r w:rsidRPr="00B85A9E">
          <w:rPr>
            <w:rStyle w:val="Hyperlink"/>
          </w:rPr>
          <w:t>Response</w:t>
        </w:r>
      </w:hyperlink>
      <w:r>
        <w:t xml:space="preserve">) message </w:t>
      </w:r>
      <w:r w:rsidR="007A0E2C">
        <w:t xml:space="preserve">that </w:t>
      </w:r>
      <w:r>
        <w:t>contain</w:t>
      </w:r>
      <w:r w:rsidR="007A0E2C">
        <w:t>s</w:t>
      </w:r>
      <w:r>
        <w:t xml:space="preserve"> either “ok” result without </w:t>
      </w:r>
      <w:r w:rsidR="00AC32CF">
        <w:t xml:space="preserve">business </w:t>
      </w:r>
      <w:r>
        <w:t xml:space="preserve">error code(s) or “not ok” result with proper </w:t>
      </w:r>
      <w:r w:rsidR="00AC32CF">
        <w:t xml:space="preserve">business </w:t>
      </w:r>
      <w:r>
        <w:t>error code(s).</w:t>
      </w:r>
    </w:p>
    <w:p w14:paraId="3A50391F" w14:textId="01C28C67" w:rsidR="007E2ECF" w:rsidRDefault="007E2ECF" w:rsidP="00BB6FF2">
      <w:pPr>
        <w:pStyle w:val="ListParagraph"/>
        <w:numPr>
          <w:ilvl w:val="0"/>
          <w:numId w:val="38"/>
        </w:numPr>
      </w:pPr>
      <w:r>
        <w:t>AIS/AES always sends</w:t>
      </w:r>
      <w:r w:rsidR="00CC7E44">
        <w:t xml:space="preserve"> </w:t>
      </w:r>
      <w:r w:rsidR="00AB2928">
        <w:t>“total”</w:t>
      </w:r>
      <w:r>
        <w:t xml:space="preserve"> </w:t>
      </w:r>
      <w:r w:rsidR="0057769F">
        <w:t>requested amount</w:t>
      </w:r>
      <w:r w:rsidR="00AB2928">
        <w:t xml:space="preserve"> </w:t>
      </w:r>
      <w:r w:rsidR="00B92AE3">
        <w:t xml:space="preserve">of each Quota request </w:t>
      </w:r>
      <w:r w:rsidR="00AB2928">
        <w:t>in Quota Validation Request (</w:t>
      </w:r>
      <w:hyperlink w:anchor="_QuotaValidationRequest" w:history="1">
        <w:r w:rsidR="00AB2928" w:rsidRPr="003F43CF">
          <w:rPr>
            <w:rStyle w:val="Hyperlink"/>
          </w:rPr>
          <w:t>QuotaValidationRequest</w:t>
        </w:r>
      </w:hyperlink>
      <w:r w:rsidR="00AB2928">
        <w:t>)</w:t>
      </w:r>
      <w:r w:rsidR="00B92AE3">
        <w:t xml:space="preserve"> message</w:t>
      </w:r>
      <w:r w:rsidR="00AB2928">
        <w:t xml:space="preserve">. </w:t>
      </w:r>
      <w:r w:rsidR="005A629F">
        <w:t xml:space="preserve">In case </w:t>
      </w:r>
      <w:r w:rsidR="007A29CD">
        <w:t xml:space="preserve">that </w:t>
      </w:r>
      <w:r w:rsidR="000C5CAE">
        <w:t xml:space="preserve">the request </w:t>
      </w:r>
      <w:r w:rsidR="00021B44">
        <w:t>is</w:t>
      </w:r>
      <w:r w:rsidR="007A29CD">
        <w:t xml:space="preserve"> sent </w:t>
      </w:r>
      <w:r w:rsidR="008728D1">
        <w:t xml:space="preserve">within </w:t>
      </w:r>
      <w:r w:rsidR="00ED6603">
        <w:t>an</w:t>
      </w:r>
      <w:r w:rsidR="007A29CD">
        <w:t xml:space="preserve"> amendment of </w:t>
      </w:r>
      <w:r w:rsidR="00EE74C1">
        <w:t>a</w:t>
      </w:r>
      <w:r w:rsidR="007A29CD">
        <w:t xml:space="preserve"> declaration</w:t>
      </w:r>
      <w:r w:rsidR="008728D1">
        <w:t>,</w:t>
      </w:r>
      <w:r w:rsidR="007A29CD">
        <w:t xml:space="preserve"> </w:t>
      </w:r>
      <w:r w:rsidR="005A629F">
        <w:t>QUOTA RS</w:t>
      </w:r>
      <w:r w:rsidR="008728D1">
        <w:t xml:space="preserve"> calculates</w:t>
      </w:r>
      <w:r w:rsidR="00F333E9">
        <w:t xml:space="preserve"> </w:t>
      </w:r>
      <w:r w:rsidR="00B90414">
        <w:t>the “final” amount to be validated</w:t>
      </w:r>
      <w:r w:rsidR="007917BC">
        <w:t xml:space="preserve"> by itself</w:t>
      </w:r>
      <w:r w:rsidR="00F333E9">
        <w:t xml:space="preserve"> </w:t>
      </w:r>
      <w:r w:rsidR="000B16CC">
        <w:t>from previously sent Quota allocation results.</w:t>
      </w:r>
    </w:p>
    <w:p w14:paraId="5514C055" w14:textId="2829BC24" w:rsidR="00D02445" w:rsidRDefault="00D02445" w:rsidP="008E3674">
      <w:pPr>
        <w:pStyle w:val="ListParagraph"/>
        <w:numPr>
          <w:ilvl w:val="0"/>
          <w:numId w:val="38"/>
        </w:numPr>
      </w:pPr>
      <w:r>
        <w:t xml:space="preserve">In case of </w:t>
      </w:r>
      <w:r w:rsidR="007D3AAC">
        <w:t>amendment</w:t>
      </w:r>
      <w:r w:rsidR="005A1BD8">
        <w:t>,</w:t>
      </w:r>
      <w:r>
        <w:t xml:space="preserve"> AIS/AES must send Quota Validation Request (</w:t>
      </w:r>
      <w:hyperlink w:anchor="_QuotaValidationRequest" w:history="1">
        <w:r w:rsidRPr="003F43CF">
          <w:rPr>
            <w:rStyle w:val="Hyperlink"/>
          </w:rPr>
          <w:t>QuotaValidationRequest</w:t>
        </w:r>
      </w:hyperlink>
      <w:r>
        <w:t>) message with element MRN to ensure that following Quota Allocation Request (</w:t>
      </w:r>
      <w:hyperlink w:anchor="_QuotaAllocationRequest" w:history="1">
        <w:r w:rsidRPr="00B85A9E">
          <w:rPr>
            <w:rStyle w:val="Hyperlink"/>
          </w:rPr>
          <w:t>QuotaAllocationRequest</w:t>
        </w:r>
      </w:hyperlink>
      <w:r>
        <w:t xml:space="preserve">) message will </w:t>
      </w:r>
      <w:r w:rsidR="005A1BD8">
        <w:t xml:space="preserve">be </w:t>
      </w:r>
      <w:r>
        <w:t>paired accordingly.</w:t>
      </w:r>
    </w:p>
    <w:p w14:paraId="2A154157" w14:textId="4FAC3341" w:rsidR="00CF79DE" w:rsidRDefault="002C15E5" w:rsidP="00B63711">
      <w:pPr>
        <w:pStyle w:val="Heading3"/>
      </w:pPr>
      <w:bookmarkStart w:id="51" w:name="_Toc222234374"/>
      <w:bookmarkStart w:id="52" w:name="_Toc222345640"/>
      <w:bookmarkEnd w:id="51"/>
      <w:r>
        <w:lastRenderedPageBreak/>
        <w:t>Scenarios</w:t>
      </w:r>
      <w:bookmarkEnd w:id="52"/>
    </w:p>
    <w:p w14:paraId="0E88B42A" w14:textId="54419BC1" w:rsidR="00AB4F7E" w:rsidRPr="00AB4F7E" w:rsidRDefault="0099568A" w:rsidP="6DAEE7D8">
      <w:pPr>
        <w:rPr>
          <w:lang w:eastAsia="en-US"/>
        </w:rPr>
      </w:pPr>
      <w:r w:rsidRPr="6DAEE7D8">
        <w:rPr>
          <w:lang w:eastAsia="en-US"/>
        </w:rPr>
        <w:t>Steps in s</w:t>
      </w:r>
      <w:r w:rsidR="00051887" w:rsidRPr="6DAEE7D8">
        <w:rPr>
          <w:lang w:eastAsia="en-US"/>
        </w:rPr>
        <w:t>cenarios of Quota validation</w:t>
      </w:r>
      <w:r w:rsidR="00051887" w:rsidRPr="6DAEE7D8">
        <w:rPr>
          <w:lang w:eastAsia="en-US"/>
        </w:rPr>
        <w:t xml:space="preserve"> </w:t>
      </w:r>
      <w:r w:rsidR="00E13AB1">
        <w:rPr>
          <w:lang w:eastAsia="en-US"/>
        </w:rPr>
        <w:t>request</w:t>
      </w:r>
      <w:r w:rsidR="00051887" w:rsidRPr="6DAEE7D8">
        <w:rPr>
          <w:lang w:eastAsia="en-US"/>
        </w:rPr>
        <w:t xml:space="preserve"> </w:t>
      </w:r>
      <w:r w:rsidR="002F0D8D" w:rsidRPr="6DAEE7D8">
        <w:rPr>
          <w:lang w:eastAsia="en-US"/>
        </w:rPr>
        <w:t>differ</w:t>
      </w:r>
      <w:r w:rsidR="00051887" w:rsidRPr="6DAEE7D8">
        <w:rPr>
          <w:lang w:eastAsia="en-US"/>
        </w:rPr>
        <w:t xml:space="preserve"> </w:t>
      </w:r>
      <w:r w:rsidR="00B725BD" w:rsidRPr="6DAEE7D8">
        <w:rPr>
          <w:lang w:eastAsia="en-US"/>
        </w:rPr>
        <w:t xml:space="preserve">based on </w:t>
      </w:r>
      <w:r w:rsidR="00094CCB" w:rsidRPr="6DAEE7D8">
        <w:rPr>
          <w:lang w:eastAsia="en-US"/>
        </w:rPr>
        <w:t>Quota allocation principle</w:t>
      </w:r>
      <w:r w:rsidR="00710AB5" w:rsidRPr="6DAEE7D8">
        <w:rPr>
          <w:lang w:eastAsia="en-US"/>
        </w:rPr>
        <w:t xml:space="preserve">. The message exchange itself is the same </w:t>
      </w:r>
      <w:r w:rsidRPr="6DAEE7D8">
        <w:rPr>
          <w:lang w:eastAsia="en-US"/>
        </w:rPr>
        <w:t>for Import and for Export declarations</w:t>
      </w:r>
      <w:r w:rsidR="00710AB5" w:rsidRPr="6DAEE7D8">
        <w:rPr>
          <w:lang w:eastAsia="en-US"/>
        </w:rPr>
        <w:t>.</w:t>
      </w:r>
    </w:p>
    <w:p w14:paraId="3AAFFDD5" w14:textId="0CA9AD1A" w:rsidR="00AB4F7E" w:rsidRPr="00AB4F7E" w:rsidRDefault="00AB4F7E" w:rsidP="00B63711">
      <w:pPr>
        <w:rPr>
          <w:lang w:val="en" w:eastAsia="en-US"/>
        </w:rPr>
      </w:pPr>
      <w:r>
        <w:rPr>
          <w:noProof/>
        </w:rPr>
        <w:drawing>
          <wp:inline distT="0" distB="0" distL="0" distR="0" wp14:anchorId="646264F5" wp14:editId="2DC7F2C8">
            <wp:extent cx="2859207" cy="1985750"/>
            <wp:effectExtent l="0" t="0" r="0" b="0"/>
            <wp:docPr id="636424104"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88974" name="Obrázek 1" descr="Obsah obrázku text, snímek obrazovky, diagram, řada/pruh&#10;&#10;Obsah generovaný pomocí AI může být nesprávný."/>
                    <pic:cNvPicPr/>
                  </pic:nvPicPr>
                  <pic:blipFill>
                    <a:blip r:embed="rId19"/>
                    <a:stretch>
                      <a:fillRect/>
                    </a:stretch>
                  </pic:blipFill>
                  <pic:spPr>
                    <a:xfrm>
                      <a:off x="0" y="0"/>
                      <a:ext cx="2869992" cy="1993240"/>
                    </a:xfrm>
                    <a:prstGeom prst="rect">
                      <a:avLst/>
                    </a:prstGeom>
                  </pic:spPr>
                </pic:pic>
              </a:graphicData>
            </a:graphic>
          </wp:inline>
        </w:drawing>
      </w:r>
    </w:p>
    <w:p w14:paraId="47D57583" w14:textId="2B31A4E7" w:rsidR="002C15E5" w:rsidRDefault="00AB4F7E" w:rsidP="00B63711">
      <w:pPr>
        <w:pStyle w:val="Heading4"/>
      </w:pPr>
      <w:r>
        <w:t xml:space="preserve">Validation of </w:t>
      </w:r>
      <w:r w:rsidR="0028234F">
        <w:t xml:space="preserve">Quota request </w:t>
      </w:r>
      <w:r w:rsidR="000314B2">
        <w:t xml:space="preserve">allocated </w:t>
      </w:r>
      <w:r w:rsidR="00954F21">
        <w:t>on d</w:t>
      </w:r>
      <w:r w:rsidR="000314B2">
        <w:t xml:space="preserve">aily </w:t>
      </w:r>
      <w:r w:rsidR="00954F21">
        <w:t>basis</w:t>
      </w:r>
    </w:p>
    <w:p w14:paraId="40A8653C" w14:textId="066A1CC9" w:rsidR="00D668F3" w:rsidRPr="00BA65D8" w:rsidRDefault="00D668F3" w:rsidP="00B63711">
      <w:pPr>
        <w:rPr>
          <w:u w:val="single"/>
        </w:rPr>
      </w:pPr>
      <w:r w:rsidRPr="00BA65D8">
        <w:rPr>
          <w:u w:val="single"/>
        </w:rPr>
        <w:t>Steps:</w:t>
      </w:r>
    </w:p>
    <w:p w14:paraId="0CCE7E06" w14:textId="4A896853" w:rsidR="006A7FA5" w:rsidRPr="00464139" w:rsidRDefault="00D668F3" w:rsidP="00BB6FF2">
      <w:pPr>
        <w:pStyle w:val="ListParagraph"/>
        <w:numPr>
          <w:ilvl w:val="0"/>
          <w:numId w:val="34"/>
        </w:numPr>
        <w:rPr>
          <w:lang w:val="en-GB"/>
        </w:rPr>
      </w:pPr>
      <w:r>
        <w:t xml:space="preserve">QUOTA RS receives </w:t>
      </w:r>
      <w:r w:rsidR="00554F9B">
        <w:t>Quota Validation Request (</w:t>
      </w:r>
      <w:hyperlink w:anchor="_QuotaValidationRequest" w:history="1">
        <w:r w:rsidR="003F43CF" w:rsidRPr="003F43CF">
          <w:rPr>
            <w:rStyle w:val="Hyperlink"/>
          </w:rPr>
          <w:t>QuotaValidationRequest</w:t>
        </w:r>
      </w:hyperlink>
      <w:r w:rsidR="00554F9B">
        <w:t>)</w:t>
      </w:r>
      <w:r w:rsidR="009C64EE">
        <w:t xml:space="preserve"> message.</w:t>
      </w:r>
    </w:p>
    <w:p w14:paraId="50BE377C" w14:textId="3050222C" w:rsidR="00545B3C" w:rsidRDefault="00E839DB" w:rsidP="00BB6FF2">
      <w:pPr>
        <w:pStyle w:val="ListParagraph"/>
        <w:numPr>
          <w:ilvl w:val="0"/>
          <w:numId w:val="34"/>
        </w:numPr>
        <w:rPr>
          <w:lang w:val="en-GB"/>
        </w:rPr>
      </w:pPr>
      <w:r>
        <w:rPr>
          <w:lang w:val="en-GB"/>
        </w:rPr>
        <w:t xml:space="preserve">Technical </w:t>
      </w:r>
      <w:r w:rsidR="00545B3C">
        <w:rPr>
          <w:lang w:val="en-GB"/>
        </w:rPr>
        <w:t>validations are performed (schema, code</w:t>
      </w:r>
      <w:r w:rsidR="00A96E0A">
        <w:rPr>
          <w:lang w:val="en-GB"/>
        </w:rPr>
        <w:t xml:space="preserve"> </w:t>
      </w:r>
      <w:r w:rsidR="00545B3C">
        <w:rPr>
          <w:lang w:val="en-GB"/>
        </w:rPr>
        <w:t xml:space="preserve">lists, rules and conditions not related to </w:t>
      </w:r>
      <w:r w:rsidR="0011443C">
        <w:rPr>
          <w:lang w:val="en-GB"/>
        </w:rPr>
        <w:t>the single Quota requests</w:t>
      </w:r>
      <w:r w:rsidR="00826D83">
        <w:rPr>
          <w:lang w:val="en-GB"/>
        </w:rPr>
        <w:t>, etc.</w:t>
      </w:r>
      <w:r w:rsidR="0011443C">
        <w:rPr>
          <w:lang w:val="en-GB"/>
        </w:rPr>
        <w:t>).</w:t>
      </w:r>
    </w:p>
    <w:p w14:paraId="1B6C05FB" w14:textId="47535FC5" w:rsidR="0011443C" w:rsidRPr="0011443C" w:rsidRDefault="0011443C" w:rsidP="00BB6FF2">
      <w:pPr>
        <w:pStyle w:val="ListParagraph"/>
        <w:numPr>
          <w:ilvl w:val="1"/>
          <w:numId w:val="34"/>
        </w:numPr>
        <w:rPr>
          <w:lang w:val="en-GB"/>
        </w:rPr>
      </w:pPr>
      <w:r>
        <w:t xml:space="preserve">If there is a negative result, QUOTA RS </w:t>
      </w:r>
      <w:r w:rsidR="00E839DB">
        <w:t xml:space="preserve">creates </w:t>
      </w:r>
      <w:r w:rsidR="0061786C">
        <w:t>Quota Error (</w:t>
      </w:r>
      <w:hyperlink w:anchor="_QuotaError" w:history="1">
        <w:r w:rsidR="0061786C" w:rsidRPr="006519EE">
          <w:rPr>
            <w:rStyle w:val="Hyperlink"/>
          </w:rPr>
          <w:t>QuotaError</w:t>
        </w:r>
      </w:hyperlink>
      <w:r w:rsidR="0061786C">
        <w:t xml:space="preserve">) message </w:t>
      </w:r>
      <w:r w:rsidR="00E839DB">
        <w:t xml:space="preserve">and stores relevant </w:t>
      </w:r>
      <w:r w:rsidR="00093445" w:rsidRPr="00093445">
        <w:rPr>
          <w:b/>
          <w:bCs/>
        </w:rPr>
        <w:t>technical</w:t>
      </w:r>
      <w:r w:rsidR="00093445">
        <w:t xml:space="preserve"> </w:t>
      </w:r>
      <w:r w:rsidR="00E839DB">
        <w:t>error code</w:t>
      </w:r>
      <w:r w:rsidR="00093445">
        <w:t>(s)</w:t>
      </w:r>
      <w:r w:rsidR="00E839DB">
        <w:t xml:space="preserve"> </w:t>
      </w:r>
      <w:r>
        <w:t>with error pointer</w:t>
      </w:r>
      <w:r w:rsidR="00093445">
        <w:t>(s)</w:t>
      </w:r>
      <w:r>
        <w:t xml:space="preserve"> referencing the </w:t>
      </w:r>
      <w:r w:rsidR="00771E0B">
        <w:t>respective data element/data group</w:t>
      </w:r>
      <w:r w:rsidR="0025529E">
        <w:t xml:space="preserve"> into the message</w:t>
      </w:r>
      <w:r w:rsidR="00826D83">
        <w:t xml:space="preserve"> (for complete list of </w:t>
      </w:r>
      <w:r w:rsidR="000256F8">
        <w:rPr>
          <w:b/>
          <w:bCs/>
        </w:rPr>
        <w:t>technical</w:t>
      </w:r>
      <w:r w:rsidR="00826D83">
        <w:t xml:space="preserve"> validation</w:t>
      </w:r>
      <w:r w:rsidR="00E46930">
        <w:t xml:space="preserve"> errors</w:t>
      </w:r>
      <w:r w:rsidR="00BA07EE">
        <w:t>,</w:t>
      </w:r>
      <w:r w:rsidR="00826D83">
        <w:t xml:space="preserve"> see chapter </w:t>
      </w:r>
      <w:hyperlink w:anchor="_Rules_and_Conditions_3" w:history="1">
        <w:r w:rsidR="00027F95" w:rsidRPr="00F34124">
          <w:rPr>
            <w:rStyle w:val="Hyperlink"/>
          </w:rPr>
          <w:t>Rules and Conditions</w:t>
        </w:r>
      </w:hyperlink>
      <w:r w:rsidR="00826D83">
        <w:t>)</w:t>
      </w:r>
      <w:r w:rsidR="00771E0B">
        <w:t>.</w:t>
      </w:r>
      <w:r w:rsidR="004718B7">
        <w:t xml:space="preserve"> QUOTA RS sends Quota Error (</w:t>
      </w:r>
      <w:hyperlink w:anchor="_QuotaError" w:history="1">
        <w:r w:rsidR="004718B7" w:rsidRPr="006519EE">
          <w:rPr>
            <w:rStyle w:val="Hyperlink"/>
          </w:rPr>
          <w:t>QuotaError</w:t>
        </w:r>
      </w:hyperlink>
      <w:r w:rsidR="004718B7">
        <w:t xml:space="preserve">) </w:t>
      </w:r>
      <w:r w:rsidR="00D42FD4">
        <w:t xml:space="preserve">message </w:t>
      </w:r>
      <w:r w:rsidR="004718B7">
        <w:t>to AIS</w:t>
      </w:r>
      <w:r w:rsidR="00DA5E8B">
        <w:t xml:space="preserve"> and process ends</w:t>
      </w:r>
      <w:r w:rsidR="004718B7">
        <w:t>.</w:t>
      </w:r>
    </w:p>
    <w:p w14:paraId="7C63E5E1" w14:textId="5A0242BB" w:rsidR="00BF5C49" w:rsidRPr="00BF5C49" w:rsidRDefault="00771E0B" w:rsidP="00BB6FF2">
      <w:pPr>
        <w:pStyle w:val="ListParagraph"/>
        <w:numPr>
          <w:ilvl w:val="0"/>
          <w:numId w:val="34"/>
        </w:numPr>
        <w:rPr>
          <w:lang w:val="en-GB"/>
        </w:rPr>
      </w:pPr>
      <w:r>
        <w:t xml:space="preserve">If no </w:t>
      </w:r>
      <w:r w:rsidR="00D87638" w:rsidRPr="00EC4642">
        <w:rPr>
          <w:b/>
          <w:bCs/>
        </w:rPr>
        <w:t>technical</w:t>
      </w:r>
      <w:r w:rsidR="00D87638">
        <w:t xml:space="preserve"> </w:t>
      </w:r>
      <w:r>
        <w:t xml:space="preserve">error </w:t>
      </w:r>
      <w:r w:rsidR="008A45D0">
        <w:t xml:space="preserve">is found </w:t>
      </w:r>
      <w:r w:rsidR="005B5387">
        <w:t xml:space="preserve">within </w:t>
      </w:r>
      <w:r w:rsidR="00EC4642">
        <w:t xml:space="preserve">the </w:t>
      </w:r>
      <w:r w:rsidR="005B5387">
        <w:t>validation</w:t>
      </w:r>
      <w:r w:rsidR="008A45D0">
        <w:t>, f</w:t>
      </w:r>
      <w:r w:rsidR="04A57A74">
        <w:t xml:space="preserve">or each </w:t>
      </w:r>
      <w:r w:rsidR="6ACF1CAF">
        <w:t xml:space="preserve">Goods Item </w:t>
      </w:r>
      <w:r w:rsidR="7E986517">
        <w:t xml:space="preserve">QUOTA RS </w:t>
      </w:r>
      <w:r w:rsidR="12817063">
        <w:t xml:space="preserve">performs the set of </w:t>
      </w:r>
      <w:r w:rsidR="005B5387" w:rsidRPr="005B5387">
        <w:rPr>
          <w:b/>
          <w:bCs/>
        </w:rPr>
        <w:t>business</w:t>
      </w:r>
      <w:r w:rsidR="005B5387">
        <w:t xml:space="preserve"> </w:t>
      </w:r>
      <w:r w:rsidR="12817063">
        <w:t>validations</w:t>
      </w:r>
      <w:r w:rsidR="2F02C558">
        <w:t xml:space="preserve"> </w:t>
      </w:r>
      <w:r w:rsidR="008A45D0">
        <w:t>related to the single quota requests</w:t>
      </w:r>
      <w:r w:rsidR="00183C6A">
        <w:t xml:space="preserve"> (for complete list of </w:t>
      </w:r>
      <w:r w:rsidR="00183C6A" w:rsidRPr="005B5387">
        <w:rPr>
          <w:b/>
          <w:bCs/>
        </w:rPr>
        <w:t>business</w:t>
      </w:r>
      <w:r w:rsidR="00183C6A">
        <w:t xml:space="preserve"> validation</w:t>
      </w:r>
      <w:r w:rsidR="00E46930">
        <w:t xml:space="preserve"> error</w:t>
      </w:r>
      <w:r w:rsidR="00C12D89">
        <w:t>s</w:t>
      </w:r>
      <w:r w:rsidR="00BA07EE">
        <w:t>,</w:t>
      </w:r>
      <w:r w:rsidR="00183C6A">
        <w:t xml:space="preserve"> </w:t>
      </w:r>
      <w:r w:rsidR="00183C6A">
        <w:t xml:space="preserve">see chapter </w:t>
      </w:r>
      <w:hyperlink w:anchor="_Rules_and_Conditions_3" w:history="1">
        <w:r w:rsidR="00027F95" w:rsidRPr="00F34124">
          <w:rPr>
            <w:rStyle w:val="Hyperlink"/>
          </w:rPr>
          <w:t>Rules and Conditions</w:t>
        </w:r>
      </w:hyperlink>
      <w:r w:rsidR="00183C6A">
        <w:t>)</w:t>
      </w:r>
      <w:r w:rsidR="2F02C558">
        <w:t>.</w:t>
      </w:r>
    </w:p>
    <w:p w14:paraId="6621D0D3" w14:textId="62F6AEEB" w:rsidR="001A1E13" w:rsidRPr="001A1E13" w:rsidRDefault="1A45D139" w:rsidP="00BB6FF2">
      <w:pPr>
        <w:pStyle w:val="ListParagraph"/>
        <w:numPr>
          <w:ilvl w:val="1"/>
          <w:numId w:val="34"/>
        </w:numPr>
        <w:rPr>
          <w:lang w:val="en-GB"/>
        </w:rPr>
      </w:pPr>
      <w:r>
        <w:t xml:space="preserve">If there is a </w:t>
      </w:r>
      <w:r w:rsidR="00395254">
        <w:t>negative result</w:t>
      </w:r>
      <w:r>
        <w:t xml:space="preserve">, QUOTA RS </w:t>
      </w:r>
      <w:r w:rsidR="009731C5">
        <w:t xml:space="preserve">creates </w:t>
      </w:r>
      <w:r>
        <w:t>Quota Validation Response (</w:t>
      </w:r>
      <w:hyperlink w:anchor="_QuotaValidationResponse" w:history="1">
        <w:r w:rsidR="2A3A6CEC" w:rsidRPr="4640A4DD">
          <w:rPr>
            <w:rStyle w:val="Hyperlink"/>
          </w:rPr>
          <w:t>QuotaValidationResponse</w:t>
        </w:r>
      </w:hyperlink>
      <w:r>
        <w:t>) message</w:t>
      </w:r>
      <w:r w:rsidR="6A1C7EAA">
        <w:t xml:space="preserve"> </w:t>
      </w:r>
      <w:r w:rsidR="009731C5">
        <w:t xml:space="preserve">and stores relevant </w:t>
      </w:r>
      <w:r w:rsidR="009731C5" w:rsidRPr="009731C5">
        <w:rPr>
          <w:b/>
          <w:bCs/>
        </w:rPr>
        <w:t>business</w:t>
      </w:r>
      <w:r w:rsidR="009731C5">
        <w:t xml:space="preserve"> error code</w:t>
      </w:r>
      <w:r w:rsidR="00BA07EE">
        <w:t>(s)</w:t>
      </w:r>
      <w:r w:rsidR="009731C5">
        <w:t xml:space="preserve"> </w:t>
      </w:r>
      <w:r w:rsidR="036D3160">
        <w:t>with e</w:t>
      </w:r>
      <w:r w:rsidR="5B528A24">
        <w:t>rror pointer</w:t>
      </w:r>
      <w:r w:rsidR="00F20AF9">
        <w:t>(s)</w:t>
      </w:r>
      <w:r w:rsidR="5B528A24">
        <w:t xml:space="preserve"> referencing to </w:t>
      </w:r>
      <w:r w:rsidR="6A1C7EAA">
        <w:t>proper Goods Item</w:t>
      </w:r>
      <w:r w:rsidR="00BB6FF2" w:rsidRPr="00BB6FF2">
        <w:t xml:space="preserve"> </w:t>
      </w:r>
      <w:r w:rsidR="00BB6FF2">
        <w:t>into the message</w:t>
      </w:r>
      <w:r>
        <w:t>.</w:t>
      </w:r>
      <w:r w:rsidR="00D42FD4">
        <w:t xml:space="preserve"> </w:t>
      </w:r>
    </w:p>
    <w:p w14:paraId="17BC6C7C" w14:textId="22F86B00" w:rsidR="00D668F3" w:rsidRPr="00F05D8C" w:rsidRDefault="0043137F" w:rsidP="00BB6FF2">
      <w:pPr>
        <w:pStyle w:val="ListParagraph"/>
        <w:numPr>
          <w:ilvl w:val="0"/>
          <w:numId w:val="34"/>
        </w:numPr>
        <w:rPr>
          <w:lang w:val="en-GB"/>
        </w:rPr>
      </w:pPr>
      <w:r>
        <w:t xml:space="preserve">For each Goods Item QUOTA RS </w:t>
      </w:r>
      <w:r w:rsidR="002A09ED">
        <w:t>checks</w:t>
      </w:r>
      <w:r w:rsidR="00CF6F3D">
        <w:t>,</w:t>
      </w:r>
      <w:r w:rsidR="00CA60FD">
        <w:t xml:space="preserve"> if </w:t>
      </w:r>
      <w:r w:rsidR="009C64EE">
        <w:t xml:space="preserve">related </w:t>
      </w:r>
      <w:r w:rsidR="00CA60FD">
        <w:t>Quota Order Number</w:t>
      </w:r>
      <w:r w:rsidR="000D4CE3">
        <w:t xml:space="preserve"> has an individual restriction </w:t>
      </w:r>
      <w:r w:rsidR="00F05D8C">
        <w:t>(</w:t>
      </w:r>
      <w:r w:rsidR="00752556">
        <w:t xml:space="preserve">e.g. </w:t>
      </w:r>
      <w:r w:rsidR="00F05D8C">
        <w:t>expensive wines) or not</w:t>
      </w:r>
      <w:r w:rsidR="00192CD7">
        <w:t>.</w:t>
      </w:r>
    </w:p>
    <w:p w14:paraId="638A4459" w14:textId="11CDD59C" w:rsidR="00F05D8C" w:rsidRPr="008522BC" w:rsidRDefault="00F05D8C" w:rsidP="00BB6FF2">
      <w:pPr>
        <w:pStyle w:val="ListParagraph"/>
        <w:numPr>
          <w:ilvl w:val="1"/>
          <w:numId w:val="34"/>
        </w:numPr>
        <w:rPr>
          <w:lang w:val="en-GB"/>
        </w:rPr>
      </w:pPr>
      <w:r>
        <w:t>For regular Quota Order Number QUO</w:t>
      </w:r>
      <w:r w:rsidR="00082622">
        <w:t>T</w:t>
      </w:r>
      <w:r>
        <w:t xml:space="preserve">A RS </w:t>
      </w:r>
      <w:r w:rsidR="009B791F">
        <w:t>obtain</w:t>
      </w:r>
      <w:r w:rsidR="002A5D91">
        <w:t>s</w:t>
      </w:r>
      <w:r w:rsidR="009B791F">
        <w:t xml:space="preserve"> </w:t>
      </w:r>
      <w:r w:rsidR="00422092">
        <w:t>currently available amount</w:t>
      </w:r>
      <w:r w:rsidR="002A5D91">
        <w:t xml:space="preserve"> </w:t>
      </w:r>
      <w:r w:rsidR="00E81191">
        <w:t>in</w:t>
      </w:r>
      <w:r w:rsidR="002A5D91">
        <w:t xml:space="preserve"> the Quota</w:t>
      </w:r>
      <w:r w:rsidR="00422092">
        <w:t>.</w:t>
      </w:r>
    </w:p>
    <w:p w14:paraId="6A98D79E" w14:textId="4449AD9F" w:rsidR="00B954DB" w:rsidRPr="008522BC" w:rsidRDefault="008522BC" w:rsidP="00BB6FF2">
      <w:pPr>
        <w:pStyle w:val="ListParagraph"/>
        <w:numPr>
          <w:ilvl w:val="1"/>
          <w:numId w:val="34"/>
        </w:numPr>
        <w:rPr>
          <w:lang w:val="en-GB"/>
        </w:rPr>
      </w:pPr>
      <w:r>
        <w:t>For Indiv</w:t>
      </w:r>
      <w:r w:rsidR="00192CD7">
        <w:t>i</w:t>
      </w:r>
      <w:r>
        <w:t>dua</w:t>
      </w:r>
      <w:r w:rsidR="00192CD7">
        <w:t xml:space="preserve">l </w:t>
      </w:r>
      <w:r w:rsidR="00B954DB">
        <w:t>Quota Order Number QUOTA RS</w:t>
      </w:r>
      <w:r w:rsidR="002A5D91">
        <w:t xml:space="preserve"> </w:t>
      </w:r>
      <w:r w:rsidR="000E4BB9">
        <w:t>obtain</w:t>
      </w:r>
      <w:r w:rsidR="002A5D91">
        <w:t>s</w:t>
      </w:r>
      <w:r w:rsidR="000E4BB9">
        <w:t xml:space="preserve"> currently available amount </w:t>
      </w:r>
      <w:r w:rsidR="00E81191">
        <w:t>in</w:t>
      </w:r>
      <w:r w:rsidR="002A5D91">
        <w:t xml:space="preserve"> the Quota </w:t>
      </w:r>
      <w:r w:rsidR="00EF3292">
        <w:t xml:space="preserve">and </w:t>
      </w:r>
      <w:r w:rsidR="00B17788">
        <w:t xml:space="preserve">obtains </w:t>
      </w:r>
      <w:r w:rsidR="00FD1845">
        <w:t>a</w:t>
      </w:r>
      <w:r w:rsidR="00B17788">
        <w:t xml:space="preserve">lready allocated amount in current and related past periods for </w:t>
      </w:r>
      <w:r w:rsidR="00E81191">
        <w:t>respective</w:t>
      </w:r>
      <w:r w:rsidR="00B17788">
        <w:t xml:space="preserve"> Trader</w:t>
      </w:r>
      <w:r w:rsidR="007F2069">
        <w:t xml:space="preserve">. </w:t>
      </w:r>
      <w:r w:rsidR="00980C0D">
        <w:t>Using</w:t>
      </w:r>
      <w:r w:rsidR="00E662AB">
        <w:t xml:space="preserve"> </w:t>
      </w:r>
      <w:r w:rsidR="00091A20">
        <w:t xml:space="preserve">obtained </w:t>
      </w:r>
      <w:r w:rsidR="00E662AB">
        <w:t>available amount,</w:t>
      </w:r>
      <w:r w:rsidR="00853440">
        <w:t xml:space="preserve"> </w:t>
      </w:r>
      <w:r w:rsidR="00FD1845">
        <w:t>a</w:t>
      </w:r>
      <w:r w:rsidR="002400FE">
        <w:t>lready allocated amount and</w:t>
      </w:r>
      <w:r w:rsidR="00E662AB">
        <w:t xml:space="preserve"> </w:t>
      </w:r>
      <w:r w:rsidR="00FD1845">
        <w:t>i</w:t>
      </w:r>
      <w:r w:rsidR="00980C0D">
        <w:t xml:space="preserve">ndividual percentage </w:t>
      </w:r>
      <w:r w:rsidR="004252DD">
        <w:t>(defined on Quota)</w:t>
      </w:r>
      <w:r w:rsidR="00465E93">
        <w:t xml:space="preserve">, </w:t>
      </w:r>
      <w:r w:rsidR="00252BAE">
        <w:t xml:space="preserve">QUOTA RS </w:t>
      </w:r>
      <w:r w:rsidR="00465E93">
        <w:t>calculate</w:t>
      </w:r>
      <w:r w:rsidR="00490F56">
        <w:t>s</w:t>
      </w:r>
      <w:r w:rsidR="00465E93">
        <w:t xml:space="preserve"> </w:t>
      </w:r>
      <w:r w:rsidR="002A09ED">
        <w:t>the</w:t>
      </w:r>
      <w:r w:rsidR="00465E93">
        <w:t xml:space="preserve"> </w:t>
      </w:r>
      <w:r w:rsidR="00473C09">
        <w:t xml:space="preserve">“real” </w:t>
      </w:r>
      <w:r w:rsidR="00465E93">
        <w:t xml:space="preserve">available </w:t>
      </w:r>
      <w:r w:rsidR="00612361">
        <w:t xml:space="preserve">Quota </w:t>
      </w:r>
      <w:r w:rsidR="004252DD">
        <w:t>amount</w:t>
      </w:r>
      <w:r w:rsidR="00473C09">
        <w:t xml:space="preserve"> for Individual Quota</w:t>
      </w:r>
      <w:r w:rsidR="004252DD">
        <w:t>.</w:t>
      </w:r>
    </w:p>
    <w:p w14:paraId="321801BE" w14:textId="1778F218" w:rsidR="008522BC" w:rsidRDefault="00E2149E" w:rsidP="00BB6FF2">
      <w:pPr>
        <w:pStyle w:val="ListParagraph"/>
        <w:numPr>
          <w:ilvl w:val="0"/>
          <w:numId w:val="34"/>
        </w:numPr>
      </w:pPr>
      <w:r>
        <w:rPr>
          <w:lang w:eastAsia="ko-KR"/>
        </w:rPr>
        <w:t>For each Goods Item</w:t>
      </w:r>
      <w:r>
        <w:t xml:space="preserve"> </w:t>
      </w:r>
      <w:r w:rsidR="00CE48E9">
        <w:t xml:space="preserve">QUOTA RS </w:t>
      </w:r>
      <w:r w:rsidR="00CF6F3D">
        <w:rPr>
          <w:lang w:eastAsia="ko-KR"/>
        </w:rPr>
        <w:t>checks,</w:t>
      </w:r>
      <w:r w:rsidR="005761AA">
        <w:rPr>
          <w:lang w:eastAsia="ko-KR"/>
        </w:rPr>
        <w:t xml:space="preserve"> </w:t>
      </w:r>
      <w:r w:rsidR="00CE48E9">
        <w:t xml:space="preserve">if </w:t>
      </w:r>
      <w:r w:rsidR="001C3659">
        <w:t xml:space="preserve">available </w:t>
      </w:r>
      <w:r w:rsidR="00612361">
        <w:t xml:space="preserve">Quota </w:t>
      </w:r>
      <w:r w:rsidR="001C3659">
        <w:t xml:space="preserve">amount is higher than or equal to </w:t>
      </w:r>
      <w:r w:rsidR="00CE48E9">
        <w:t xml:space="preserve">requested </w:t>
      </w:r>
      <w:r w:rsidR="001C3659">
        <w:t>Quota amount</w:t>
      </w:r>
      <w:r w:rsidR="005C7084">
        <w:t>.</w:t>
      </w:r>
      <w:r w:rsidR="0000124B">
        <w:t xml:space="preserve"> </w:t>
      </w:r>
    </w:p>
    <w:p w14:paraId="7D46DA70" w14:textId="09609B42" w:rsidR="005C7084" w:rsidRPr="00554F9B" w:rsidRDefault="005C7084" w:rsidP="00BB6FF2">
      <w:pPr>
        <w:pStyle w:val="ListParagraph"/>
        <w:numPr>
          <w:ilvl w:val="1"/>
          <w:numId w:val="34"/>
        </w:numPr>
        <w:rPr>
          <w:lang w:val="en-GB"/>
        </w:rPr>
      </w:pPr>
      <w:r>
        <w:t xml:space="preserve">If </w:t>
      </w:r>
      <w:r w:rsidR="00F5587B">
        <w:t>not</w:t>
      </w:r>
      <w:r>
        <w:t xml:space="preserve">, </w:t>
      </w:r>
      <w:r w:rsidR="00091A20">
        <w:t xml:space="preserve">QUOTA RS </w:t>
      </w:r>
      <w:r w:rsidR="00846943">
        <w:t>creates</w:t>
      </w:r>
      <w:r w:rsidR="005B1DF1">
        <w:t>/uses existing</w:t>
      </w:r>
      <w:r w:rsidR="00846943">
        <w:t xml:space="preserve"> </w:t>
      </w:r>
      <w:r w:rsidR="004F3D83">
        <w:t xml:space="preserve">Quota Validation </w:t>
      </w:r>
      <w:r w:rsidR="00263A1C">
        <w:t xml:space="preserve">Response </w:t>
      </w:r>
      <w:r w:rsidR="004F3D83">
        <w:t>(</w:t>
      </w:r>
      <w:hyperlink w:anchor="_QuotaValidationResponse" w:history="1">
        <w:r w:rsidR="00963CC0" w:rsidRPr="00ED2718">
          <w:rPr>
            <w:rStyle w:val="Hyperlink"/>
          </w:rPr>
          <w:t>QuotaValidationResponse</w:t>
        </w:r>
      </w:hyperlink>
      <w:r w:rsidR="004F3D83">
        <w:t>) message</w:t>
      </w:r>
      <w:r w:rsidR="00FA2248">
        <w:t xml:space="preserve"> </w:t>
      </w:r>
      <w:r w:rsidR="00846943">
        <w:t xml:space="preserve">and stores error code </w:t>
      </w:r>
      <w:r w:rsidR="00846943" w:rsidRPr="00DD2770">
        <w:rPr>
          <w:u w:val="single"/>
        </w:rPr>
        <w:t>RQ101</w:t>
      </w:r>
      <w:r w:rsidR="00846943">
        <w:t xml:space="preserve"> </w:t>
      </w:r>
      <w:r w:rsidR="00FA2248">
        <w:t>with error pointer referencing to proper Goods Item</w:t>
      </w:r>
      <w:r w:rsidR="00BB6FF2" w:rsidRPr="00BB6FF2">
        <w:t xml:space="preserve"> </w:t>
      </w:r>
      <w:r w:rsidR="00BB6FF2">
        <w:t>into the message</w:t>
      </w:r>
      <w:r w:rsidR="00FA2248">
        <w:t>.</w:t>
      </w:r>
    </w:p>
    <w:p w14:paraId="7787224C" w14:textId="3CDCE210" w:rsidR="009310C5" w:rsidRPr="006A7FA5" w:rsidRDefault="004B33BC" w:rsidP="00BB6FF2">
      <w:pPr>
        <w:pStyle w:val="ListParagraph"/>
        <w:numPr>
          <w:ilvl w:val="0"/>
          <w:numId w:val="34"/>
        </w:numPr>
        <w:rPr>
          <w:lang w:val="en-GB"/>
        </w:rPr>
      </w:pPr>
      <w:r>
        <w:lastRenderedPageBreak/>
        <w:t xml:space="preserve">After all </w:t>
      </w:r>
      <w:r w:rsidR="00BB6FF2" w:rsidRPr="00BB6FF2">
        <w:rPr>
          <w:b/>
          <w:bCs/>
        </w:rPr>
        <w:t>business</w:t>
      </w:r>
      <w:r w:rsidR="00BB6FF2">
        <w:t xml:space="preserve"> </w:t>
      </w:r>
      <w:r w:rsidR="000626EE">
        <w:t>validations are finished</w:t>
      </w:r>
      <w:r w:rsidR="00FA24F1">
        <w:t xml:space="preserve">, </w:t>
      </w:r>
      <w:r w:rsidR="00C04F65">
        <w:t xml:space="preserve">QUOTA RS sends </w:t>
      </w:r>
      <w:r w:rsidR="009310C5">
        <w:t>Quota Validation Response (</w:t>
      </w:r>
      <w:hyperlink w:anchor="_QuotaValidationResponse" w:history="1">
        <w:r w:rsidR="00963CC0" w:rsidRPr="00ED2718">
          <w:rPr>
            <w:rStyle w:val="Hyperlink"/>
          </w:rPr>
          <w:t>QuotaValidationResponse</w:t>
        </w:r>
      </w:hyperlink>
      <w:r w:rsidR="009310C5">
        <w:t>) message</w:t>
      </w:r>
      <w:r w:rsidR="009471F1" w:rsidRPr="009471F1">
        <w:t xml:space="preserve"> </w:t>
      </w:r>
      <w:r w:rsidR="009471F1">
        <w:t>to AIS</w:t>
      </w:r>
      <w:r w:rsidR="009310C5">
        <w:t>.</w:t>
      </w:r>
    </w:p>
    <w:p w14:paraId="7014A361" w14:textId="17D4E58C" w:rsidR="00D668F3" w:rsidRPr="002C15E5" w:rsidRDefault="00954F21" w:rsidP="00B63711">
      <w:pPr>
        <w:pStyle w:val="Heading4"/>
      </w:pPr>
      <w:bookmarkStart w:id="53" w:name="_Validation_of_Quota"/>
      <w:bookmarkEnd w:id="53"/>
      <w:r>
        <w:t xml:space="preserve">Validation of Quota request allocated </w:t>
      </w:r>
      <w:r w:rsidR="00ED048E">
        <w:t>immediately</w:t>
      </w:r>
      <w:r w:rsidR="00ED048E" w:rsidDel="00954F21">
        <w:t xml:space="preserve"> </w:t>
      </w:r>
    </w:p>
    <w:bookmarkEnd w:id="45"/>
    <w:p w14:paraId="6632D28F" w14:textId="77777777" w:rsidR="009310C5" w:rsidRPr="00BA65D8" w:rsidRDefault="009310C5" w:rsidP="00B63711">
      <w:pPr>
        <w:rPr>
          <w:u w:val="single"/>
        </w:rPr>
      </w:pPr>
      <w:r w:rsidRPr="00BA65D8">
        <w:rPr>
          <w:u w:val="single"/>
        </w:rPr>
        <w:t>Steps:</w:t>
      </w:r>
    </w:p>
    <w:p w14:paraId="06EDE6DB" w14:textId="77777777" w:rsidR="00C30715" w:rsidRPr="00464139" w:rsidRDefault="00C30715" w:rsidP="00C30715">
      <w:pPr>
        <w:pStyle w:val="ListParagraph"/>
        <w:numPr>
          <w:ilvl w:val="0"/>
          <w:numId w:val="35"/>
        </w:numPr>
        <w:rPr>
          <w:lang w:val="en-GB"/>
        </w:rPr>
      </w:pPr>
      <w:r>
        <w:t>QUOTA RS receives Quota Validation Request (</w:t>
      </w:r>
      <w:hyperlink w:anchor="_QuotaValidationRequest" w:history="1">
        <w:r w:rsidRPr="003F43CF">
          <w:rPr>
            <w:rStyle w:val="Hyperlink"/>
          </w:rPr>
          <w:t>QuotaValidationRequest</w:t>
        </w:r>
      </w:hyperlink>
      <w:r>
        <w:t>) message.</w:t>
      </w:r>
    </w:p>
    <w:p w14:paraId="6FBE0518" w14:textId="77777777" w:rsidR="00C30715" w:rsidRDefault="00C30715" w:rsidP="00C30715">
      <w:pPr>
        <w:pStyle w:val="ListParagraph"/>
        <w:numPr>
          <w:ilvl w:val="0"/>
          <w:numId w:val="35"/>
        </w:numPr>
        <w:rPr>
          <w:lang w:val="en-GB"/>
        </w:rPr>
      </w:pPr>
      <w:r w:rsidRPr="00B038E0">
        <w:rPr>
          <w:b/>
          <w:lang w:val="en-GB"/>
        </w:rPr>
        <w:t>Technical</w:t>
      </w:r>
      <w:r>
        <w:rPr>
          <w:lang w:val="en-GB"/>
        </w:rPr>
        <w:t xml:space="preserve"> validations are performed (schema, code lists, rules and conditions not related to the single Quota requests, etc.).</w:t>
      </w:r>
    </w:p>
    <w:p w14:paraId="27AD3447" w14:textId="5DCA23C8" w:rsidR="00C30715" w:rsidRPr="0011443C" w:rsidRDefault="00C30715" w:rsidP="00C30715">
      <w:pPr>
        <w:pStyle w:val="ListParagraph"/>
        <w:numPr>
          <w:ilvl w:val="1"/>
          <w:numId w:val="35"/>
        </w:numPr>
        <w:rPr>
          <w:lang w:val="en-GB"/>
        </w:rPr>
      </w:pPr>
      <w:r>
        <w:t>If there is a negative result, QUOTA RS creates Quota Error (</w:t>
      </w:r>
      <w:hyperlink w:anchor="_QuotaError" w:history="1">
        <w:r w:rsidRPr="006519EE">
          <w:rPr>
            <w:rStyle w:val="Hyperlink"/>
          </w:rPr>
          <w:t>QuotaError</w:t>
        </w:r>
      </w:hyperlink>
      <w:r>
        <w:t xml:space="preserve">) message and stores relevant </w:t>
      </w:r>
      <w:r w:rsidRPr="00093445">
        <w:rPr>
          <w:b/>
          <w:bCs/>
        </w:rPr>
        <w:t>technical</w:t>
      </w:r>
      <w:r>
        <w:t xml:space="preserve"> error code(s) with error pointer(s) referencing the respective data element/data group into the message (for complete list of </w:t>
      </w:r>
      <w:r w:rsidR="00070756">
        <w:rPr>
          <w:b/>
          <w:bCs/>
        </w:rPr>
        <w:t>technical</w:t>
      </w:r>
      <w:r>
        <w:t xml:space="preserve"> validation</w:t>
      </w:r>
      <w:r w:rsidR="004948B2">
        <w:t xml:space="preserve"> error</w:t>
      </w:r>
      <w:r w:rsidR="00070756">
        <w:t>s</w:t>
      </w:r>
      <w:r w:rsidR="00DA7FAC">
        <w:t>,</w:t>
      </w:r>
      <w:r>
        <w:t xml:space="preserve"> see chapter </w:t>
      </w:r>
      <w:hyperlink w:anchor="_Rules_and_Conditions_3" w:history="1">
        <w:r w:rsidR="00027F95" w:rsidRPr="00F34124">
          <w:rPr>
            <w:rStyle w:val="Hyperlink"/>
          </w:rPr>
          <w:t>Rules and Conditions</w:t>
        </w:r>
      </w:hyperlink>
      <w:r>
        <w:t>). QUOTA RS sends Quota Error (</w:t>
      </w:r>
      <w:hyperlink w:anchor="_QuotaError" w:history="1">
        <w:r w:rsidRPr="006519EE">
          <w:rPr>
            <w:rStyle w:val="Hyperlink"/>
          </w:rPr>
          <w:t>QuotaError</w:t>
        </w:r>
      </w:hyperlink>
      <w:r>
        <w:t>) message to AIS</w:t>
      </w:r>
      <w:r w:rsidR="00366D70">
        <w:t>/AES</w:t>
      </w:r>
      <w:r>
        <w:t xml:space="preserve"> and process ends.</w:t>
      </w:r>
    </w:p>
    <w:p w14:paraId="3ABB5D10" w14:textId="4ECE4336" w:rsidR="00C30715" w:rsidRPr="00BF5C49" w:rsidRDefault="00C30715" w:rsidP="00C30715">
      <w:pPr>
        <w:pStyle w:val="ListParagraph"/>
        <w:numPr>
          <w:ilvl w:val="0"/>
          <w:numId w:val="35"/>
        </w:numPr>
        <w:rPr>
          <w:lang w:val="en-GB"/>
        </w:rPr>
      </w:pPr>
      <w:r>
        <w:t xml:space="preserve">If no </w:t>
      </w:r>
      <w:r w:rsidRPr="00EC4642">
        <w:rPr>
          <w:b/>
          <w:bCs/>
        </w:rPr>
        <w:t>technical</w:t>
      </w:r>
      <w:r>
        <w:t xml:space="preserve"> error is found within the validation, for each Goods Item QUOTA RS performs the set of </w:t>
      </w:r>
      <w:r w:rsidRPr="005B5387">
        <w:rPr>
          <w:b/>
          <w:bCs/>
        </w:rPr>
        <w:t>business</w:t>
      </w:r>
      <w:r>
        <w:t xml:space="preserve"> validations related to the single quota requests (for complete list of </w:t>
      </w:r>
      <w:r w:rsidRPr="005B5387">
        <w:rPr>
          <w:b/>
          <w:bCs/>
        </w:rPr>
        <w:t>business</w:t>
      </w:r>
      <w:r>
        <w:t xml:space="preserve"> validation</w:t>
      </w:r>
      <w:r w:rsidR="004948B2">
        <w:t xml:space="preserve"> errors</w:t>
      </w:r>
      <w:r w:rsidR="00EE5EEA">
        <w:t>,</w:t>
      </w:r>
      <w:r>
        <w:t xml:space="preserve"> see chapter </w:t>
      </w:r>
      <w:hyperlink w:anchor="_Rules_and_Conditions_3" w:history="1">
        <w:r w:rsidR="00027F95" w:rsidRPr="00F34124">
          <w:rPr>
            <w:rStyle w:val="Hyperlink"/>
          </w:rPr>
          <w:t>Rules and Conditions</w:t>
        </w:r>
      </w:hyperlink>
      <w:r>
        <w:t>).</w:t>
      </w:r>
    </w:p>
    <w:p w14:paraId="40EDFD6A" w14:textId="644C673C" w:rsidR="00C30715" w:rsidRPr="001A1E13" w:rsidRDefault="00C30715" w:rsidP="00C30715">
      <w:pPr>
        <w:pStyle w:val="ListParagraph"/>
        <w:numPr>
          <w:ilvl w:val="1"/>
          <w:numId w:val="35"/>
        </w:numPr>
        <w:rPr>
          <w:lang w:val="en-GB"/>
        </w:rPr>
      </w:pPr>
      <w:r>
        <w:t>If there is a negative result, QUOTA RS creates Quota Validation Response (</w:t>
      </w:r>
      <w:hyperlink w:anchor="_QuotaValidationResponse" w:history="1">
        <w:r w:rsidRPr="4640A4DD">
          <w:rPr>
            <w:rStyle w:val="Hyperlink"/>
          </w:rPr>
          <w:t>QuotaValidationResponse</w:t>
        </w:r>
      </w:hyperlink>
      <w:r>
        <w:t xml:space="preserve">) message and stores relevant </w:t>
      </w:r>
      <w:r w:rsidRPr="009731C5">
        <w:rPr>
          <w:b/>
          <w:bCs/>
        </w:rPr>
        <w:t>business</w:t>
      </w:r>
      <w:r>
        <w:t xml:space="preserve"> error code</w:t>
      </w:r>
      <w:r w:rsidR="00527810">
        <w:t>(s)</w:t>
      </w:r>
      <w:r>
        <w:t xml:space="preserve"> with error pointer</w:t>
      </w:r>
      <w:r w:rsidR="00300992">
        <w:t>(s)</w:t>
      </w:r>
      <w:r>
        <w:t xml:space="preserve"> referencing to proper Goods Item</w:t>
      </w:r>
      <w:r w:rsidRPr="00BB6FF2">
        <w:t xml:space="preserve"> </w:t>
      </w:r>
      <w:r>
        <w:t xml:space="preserve">into the message. </w:t>
      </w:r>
    </w:p>
    <w:p w14:paraId="77655735" w14:textId="4AA4BA53" w:rsidR="006879ED" w:rsidRPr="00F05D8C" w:rsidRDefault="006879ED" w:rsidP="00BB6FF2">
      <w:pPr>
        <w:pStyle w:val="ListParagraph"/>
        <w:numPr>
          <w:ilvl w:val="0"/>
          <w:numId w:val="35"/>
        </w:numPr>
        <w:rPr>
          <w:lang w:val="en-GB"/>
        </w:rPr>
      </w:pPr>
      <w:r>
        <w:t>For each Goods Item</w:t>
      </w:r>
      <w:r w:rsidR="00A90B04">
        <w:t>,</w:t>
      </w:r>
      <w:r>
        <w:t xml:space="preserve"> QUOTA RS </w:t>
      </w:r>
      <w:r w:rsidR="00A90B04">
        <w:t>checks</w:t>
      </w:r>
      <w:r w:rsidR="00AC04E5">
        <w:t>,</w:t>
      </w:r>
      <w:r w:rsidR="00A90B04">
        <w:t xml:space="preserve"> </w:t>
      </w:r>
      <w:r>
        <w:t xml:space="preserve">if related Quota Order Number is </w:t>
      </w:r>
      <w:r w:rsidR="003A61CB">
        <w:t xml:space="preserve">available </w:t>
      </w:r>
      <w:r w:rsidR="00B0506E">
        <w:t>at current moment</w:t>
      </w:r>
      <w:r>
        <w:t>.</w:t>
      </w:r>
    </w:p>
    <w:p w14:paraId="05CF935A" w14:textId="481F3C0A" w:rsidR="006879ED" w:rsidRPr="001541DC" w:rsidRDefault="006879ED" w:rsidP="00BB6FF2">
      <w:pPr>
        <w:pStyle w:val="ListParagraph"/>
        <w:numPr>
          <w:ilvl w:val="1"/>
          <w:numId w:val="35"/>
        </w:numPr>
        <w:rPr>
          <w:lang w:val="en-GB"/>
        </w:rPr>
      </w:pPr>
      <w:r w:rsidRPr="001541DC">
        <w:t xml:space="preserve">For Quota Order Number QUOTA RS obtains currently available amount </w:t>
      </w:r>
      <w:r w:rsidR="00F512D4">
        <w:t>in</w:t>
      </w:r>
      <w:r w:rsidR="00F512D4" w:rsidRPr="001541DC">
        <w:t xml:space="preserve"> </w:t>
      </w:r>
      <w:r w:rsidRPr="001541DC">
        <w:t>the Quota.</w:t>
      </w:r>
    </w:p>
    <w:p w14:paraId="339E78DC" w14:textId="77777777" w:rsidR="004244BE" w:rsidRPr="004244BE" w:rsidRDefault="006879ED" w:rsidP="00BB6FF2">
      <w:pPr>
        <w:pStyle w:val="ListParagraph"/>
        <w:numPr>
          <w:ilvl w:val="1"/>
          <w:numId w:val="35"/>
        </w:numPr>
        <w:rPr>
          <w:lang w:val="en-GB"/>
        </w:rPr>
      </w:pPr>
      <w:r>
        <w:t xml:space="preserve">For Quota Order Number QUOTA RS obtains </w:t>
      </w:r>
      <w:r w:rsidR="000D05BF">
        <w:t xml:space="preserve">currently reserved </w:t>
      </w:r>
      <w:r>
        <w:t xml:space="preserve">amount. </w:t>
      </w:r>
    </w:p>
    <w:p w14:paraId="0754AA5B" w14:textId="61CE3C55" w:rsidR="006879ED" w:rsidRPr="008522BC" w:rsidRDefault="00827850" w:rsidP="00BB6FF2">
      <w:pPr>
        <w:pStyle w:val="ListParagraph"/>
        <w:numPr>
          <w:ilvl w:val="1"/>
          <w:numId w:val="35"/>
        </w:numPr>
        <w:rPr>
          <w:lang w:val="en-GB"/>
        </w:rPr>
      </w:pPr>
      <w:r>
        <w:t xml:space="preserve">By </w:t>
      </w:r>
      <w:r w:rsidR="00033D75">
        <w:t xml:space="preserve">subtracting </w:t>
      </w:r>
      <w:r w:rsidR="004A5299">
        <w:t xml:space="preserve">reserved amount from </w:t>
      </w:r>
      <w:r>
        <w:t xml:space="preserve">available </w:t>
      </w:r>
      <w:r w:rsidR="00033D75">
        <w:t xml:space="preserve">amount </w:t>
      </w:r>
      <w:r w:rsidR="006879ED">
        <w:t xml:space="preserve">QUOTA RS </w:t>
      </w:r>
      <w:r w:rsidR="00AC04E5">
        <w:t xml:space="preserve">gets the </w:t>
      </w:r>
      <w:r w:rsidR="005C63B2">
        <w:t>“real”</w:t>
      </w:r>
      <w:r w:rsidR="00B500CC">
        <w:t xml:space="preserve"> </w:t>
      </w:r>
      <w:r w:rsidR="006879ED">
        <w:t>available Quota amount.</w:t>
      </w:r>
    </w:p>
    <w:p w14:paraId="5618238C" w14:textId="51224FC1" w:rsidR="006879ED" w:rsidRDefault="006879ED" w:rsidP="00BB6FF2">
      <w:pPr>
        <w:pStyle w:val="ListParagraph"/>
        <w:numPr>
          <w:ilvl w:val="0"/>
          <w:numId w:val="35"/>
        </w:numPr>
      </w:pPr>
      <w:r>
        <w:rPr>
          <w:lang w:eastAsia="ko-KR"/>
        </w:rPr>
        <w:t>For each Goods Item</w:t>
      </w:r>
      <w:r w:rsidR="00BA5F26">
        <w:rPr>
          <w:lang w:eastAsia="ko-KR"/>
        </w:rPr>
        <w:t>,</w:t>
      </w:r>
      <w:r>
        <w:t xml:space="preserve"> QUOTA RS </w:t>
      </w:r>
      <w:r w:rsidR="00BA5F26">
        <w:rPr>
          <w:lang w:eastAsia="ko-KR"/>
        </w:rPr>
        <w:t>checks</w:t>
      </w:r>
      <w:r w:rsidR="00AC04E5">
        <w:rPr>
          <w:lang w:eastAsia="ko-KR"/>
        </w:rPr>
        <w:t>,</w:t>
      </w:r>
      <w:r w:rsidR="00BA5F26">
        <w:rPr>
          <w:lang w:eastAsia="ko-KR"/>
        </w:rPr>
        <w:t xml:space="preserve"> </w:t>
      </w:r>
      <w:r>
        <w:t xml:space="preserve">if available Quota amount is higher than or equal to requested Quota amount. </w:t>
      </w:r>
    </w:p>
    <w:p w14:paraId="77189E6D" w14:textId="5AA28DB9" w:rsidR="006879ED" w:rsidRPr="00B500CC" w:rsidRDefault="006879ED" w:rsidP="00BB6FF2">
      <w:pPr>
        <w:pStyle w:val="ListParagraph"/>
        <w:numPr>
          <w:ilvl w:val="1"/>
          <w:numId w:val="35"/>
        </w:numPr>
        <w:rPr>
          <w:lang w:val="en-GB"/>
        </w:rPr>
      </w:pPr>
      <w:r>
        <w:t>If not, QUOTA RS</w:t>
      </w:r>
      <w:r w:rsidR="006A0D74">
        <w:t xml:space="preserve"> creates/uses existing</w:t>
      </w:r>
      <w:r>
        <w:t xml:space="preserve"> Quota Validation Response (</w:t>
      </w:r>
      <w:hyperlink w:anchor="_QuotaValidationResponse" w:history="1">
        <w:r w:rsidR="00963CC0" w:rsidRPr="00ED2718">
          <w:rPr>
            <w:rStyle w:val="Hyperlink"/>
          </w:rPr>
          <w:t>QuotaValidationResponse</w:t>
        </w:r>
      </w:hyperlink>
      <w:r>
        <w:t xml:space="preserve">) </w:t>
      </w:r>
      <w:r w:rsidR="006A0D74">
        <w:t xml:space="preserve">and stores error code </w:t>
      </w:r>
      <w:r w:rsidR="006A0D74" w:rsidRPr="00E12FC5">
        <w:rPr>
          <w:u w:val="single"/>
        </w:rPr>
        <w:t>RQ101</w:t>
      </w:r>
      <w:r w:rsidR="006A0D74">
        <w:t xml:space="preserve"> </w:t>
      </w:r>
      <w:r w:rsidR="003E3753">
        <w:t>with error pointer referencing to proper Goods Item</w:t>
      </w:r>
      <w:r w:rsidR="008C0697">
        <w:t xml:space="preserve"> into the message</w:t>
      </w:r>
      <w:r w:rsidR="003E3753">
        <w:t>.</w:t>
      </w:r>
    </w:p>
    <w:p w14:paraId="65EE2A82" w14:textId="11ECC9BF" w:rsidR="00B500CC" w:rsidRPr="000A7752" w:rsidRDefault="00B500CC" w:rsidP="00BB6FF2">
      <w:pPr>
        <w:pStyle w:val="ListParagraph"/>
        <w:numPr>
          <w:ilvl w:val="1"/>
          <w:numId w:val="35"/>
        </w:numPr>
        <w:rPr>
          <w:lang w:val="en-GB"/>
        </w:rPr>
      </w:pPr>
      <w:r>
        <w:t xml:space="preserve">If yes, QUOTA RS </w:t>
      </w:r>
      <w:r w:rsidR="00286807">
        <w:t>reserves</w:t>
      </w:r>
      <w:r w:rsidR="00286807">
        <w:t xml:space="preserve"> </w:t>
      </w:r>
      <w:r w:rsidR="0038779E">
        <w:t>the</w:t>
      </w:r>
      <w:r w:rsidR="00286807">
        <w:t xml:space="preserve"> </w:t>
      </w:r>
      <w:r w:rsidR="004E4484">
        <w:t>requested amount</w:t>
      </w:r>
      <w:r w:rsidR="003573BA">
        <w:t xml:space="preserve"> </w:t>
      </w:r>
      <w:r w:rsidR="006E0F90">
        <w:t xml:space="preserve">for </w:t>
      </w:r>
      <w:r w:rsidR="003573BA">
        <w:t xml:space="preserve">related </w:t>
      </w:r>
      <w:r w:rsidR="006E0F90">
        <w:t>Goods Item</w:t>
      </w:r>
      <w:r w:rsidR="004E4484">
        <w:t xml:space="preserve"> </w:t>
      </w:r>
      <w:r w:rsidR="00EC046D">
        <w:t xml:space="preserve">for </w:t>
      </w:r>
      <w:r w:rsidR="00AB2EF3">
        <w:t>1 minute</w:t>
      </w:r>
      <w:r w:rsidR="00634E16">
        <w:t>.</w:t>
      </w:r>
    </w:p>
    <w:p w14:paraId="23FE4B5E" w14:textId="21164D7B" w:rsidR="009C38ED" w:rsidRPr="009C38ED" w:rsidRDefault="20815880" w:rsidP="00BB6FF2">
      <w:pPr>
        <w:pStyle w:val="ListParagraph"/>
        <w:numPr>
          <w:ilvl w:val="2"/>
          <w:numId w:val="35"/>
        </w:numPr>
        <w:rPr>
          <w:lang w:val="en-GB"/>
        </w:rPr>
      </w:pPr>
      <w:r w:rsidRPr="4640A4DD">
        <w:rPr>
          <w:i/>
          <w:iCs/>
        </w:rPr>
        <w:t xml:space="preserve">Note: reservation </w:t>
      </w:r>
      <w:r w:rsidR="00D7565F">
        <w:rPr>
          <w:i/>
          <w:iCs/>
        </w:rPr>
        <w:t xml:space="preserve">time </w:t>
      </w:r>
      <w:r w:rsidR="004D600E">
        <w:rPr>
          <w:i/>
          <w:iCs/>
        </w:rPr>
        <w:t xml:space="preserve">value </w:t>
      </w:r>
      <w:r w:rsidR="000B3267">
        <w:rPr>
          <w:i/>
          <w:iCs/>
        </w:rPr>
        <w:t xml:space="preserve">will be configurable, nevertheless </w:t>
      </w:r>
      <w:r w:rsidR="2AC38B1B" w:rsidRPr="4640A4DD">
        <w:rPr>
          <w:i/>
          <w:iCs/>
        </w:rPr>
        <w:t xml:space="preserve">1 minute </w:t>
      </w:r>
      <w:r w:rsidRPr="4640A4DD">
        <w:rPr>
          <w:i/>
          <w:iCs/>
        </w:rPr>
        <w:t xml:space="preserve">is </w:t>
      </w:r>
      <w:r w:rsidR="001F43B6">
        <w:rPr>
          <w:i/>
          <w:iCs/>
        </w:rPr>
        <w:t xml:space="preserve">supposed to be </w:t>
      </w:r>
      <w:r w:rsidR="2AC38B1B" w:rsidRPr="4640A4DD">
        <w:rPr>
          <w:i/>
          <w:iCs/>
        </w:rPr>
        <w:t xml:space="preserve">enough </w:t>
      </w:r>
      <w:r w:rsidR="0DDF7C99" w:rsidRPr="4640A4DD">
        <w:rPr>
          <w:i/>
          <w:iCs/>
        </w:rPr>
        <w:t xml:space="preserve">time </w:t>
      </w:r>
      <w:r w:rsidR="2AC38B1B" w:rsidRPr="4640A4DD">
        <w:rPr>
          <w:i/>
          <w:iCs/>
        </w:rPr>
        <w:t xml:space="preserve">to </w:t>
      </w:r>
      <w:r w:rsidR="001E13DF">
        <w:rPr>
          <w:i/>
          <w:iCs/>
        </w:rPr>
        <w:t xml:space="preserve">allocate </w:t>
      </w:r>
      <w:r w:rsidR="00FC6B12">
        <w:rPr>
          <w:i/>
          <w:iCs/>
        </w:rPr>
        <w:t xml:space="preserve">reserved </w:t>
      </w:r>
      <w:r w:rsidR="00971A15">
        <w:rPr>
          <w:i/>
          <w:iCs/>
        </w:rPr>
        <w:t>amount</w:t>
      </w:r>
      <w:r w:rsidR="00F50B99">
        <w:rPr>
          <w:i/>
          <w:iCs/>
        </w:rPr>
        <w:t xml:space="preserve"> </w:t>
      </w:r>
      <w:r w:rsidR="009D6F50">
        <w:rPr>
          <w:i/>
          <w:iCs/>
        </w:rPr>
        <w:t xml:space="preserve">before </w:t>
      </w:r>
      <w:r w:rsidR="00FF362C">
        <w:rPr>
          <w:i/>
          <w:iCs/>
        </w:rPr>
        <w:t xml:space="preserve">another </w:t>
      </w:r>
      <w:r w:rsidR="00996341">
        <w:rPr>
          <w:i/>
          <w:iCs/>
        </w:rPr>
        <w:t xml:space="preserve">Quota </w:t>
      </w:r>
      <w:r w:rsidR="00222081">
        <w:rPr>
          <w:i/>
          <w:iCs/>
        </w:rPr>
        <w:t>Validation</w:t>
      </w:r>
      <w:r w:rsidR="00996341">
        <w:rPr>
          <w:i/>
          <w:iCs/>
        </w:rPr>
        <w:t xml:space="preserve"> Request for the same Order Number is received</w:t>
      </w:r>
      <w:r w:rsidR="006A276E">
        <w:rPr>
          <w:i/>
          <w:iCs/>
        </w:rPr>
        <w:t xml:space="preserve"> and</w:t>
      </w:r>
      <w:r w:rsidR="00515889">
        <w:rPr>
          <w:i/>
          <w:iCs/>
        </w:rPr>
        <w:t xml:space="preserve"> validated</w:t>
      </w:r>
      <w:r w:rsidR="000A2F71">
        <w:rPr>
          <w:i/>
          <w:iCs/>
        </w:rPr>
        <w:t xml:space="preserve"> </w:t>
      </w:r>
      <w:r w:rsidR="00886BD4">
        <w:rPr>
          <w:i/>
          <w:iCs/>
        </w:rPr>
        <w:t>(</w:t>
      </w:r>
      <w:r w:rsidR="000A2F71">
        <w:rPr>
          <w:i/>
          <w:iCs/>
        </w:rPr>
        <w:t xml:space="preserve">if </w:t>
      </w:r>
      <w:r w:rsidR="00A1237A">
        <w:rPr>
          <w:i/>
          <w:iCs/>
        </w:rPr>
        <w:t xml:space="preserve">available </w:t>
      </w:r>
      <w:r w:rsidR="000A2F71">
        <w:rPr>
          <w:i/>
          <w:iCs/>
        </w:rPr>
        <w:t xml:space="preserve">amount is </w:t>
      </w:r>
      <w:r w:rsidR="008E0E63">
        <w:rPr>
          <w:i/>
          <w:iCs/>
        </w:rPr>
        <w:t>higher than requested amount).</w:t>
      </w:r>
    </w:p>
    <w:p w14:paraId="12AB7904" w14:textId="612F7DFE" w:rsidR="00A96E0A" w:rsidRDefault="00331D92" w:rsidP="00BB6FF2">
      <w:pPr>
        <w:pStyle w:val="ListParagraph"/>
        <w:numPr>
          <w:ilvl w:val="0"/>
          <w:numId w:val="35"/>
        </w:numPr>
      </w:pPr>
      <w:r>
        <w:t xml:space="preserve">After all </w:t>
      </w:r>
      <w:r w:rsidR="008C0697" w:rsidRPr="008C0697">
        <w:rPr>
          <w:b/>
          <w:bCs/>
        </w:rPr>
        <w:t>business</w:t>
      </w:r>
      <w:r w:rsidR="008C0697">
        <w:t xml:space="preserve"> </w:t>
      </w:r>
      <w:r>
        <w:t xml:space="preserve">validations are finished, </w:t>
      </w:r>
      <w:r w:rsidR="006C00E8">
        <w:t>QUOTA RS sends Quota Validation Response (</w:t>
      </w:r>
      <w:hyperlink w:anchor="_QuotaValidationResponse" w:history="1">
        <w:r w:rsidR="006C00E8" w:rsidRPr="00ED2718">
          <w:rPr>
            <w:rStyle w:val="Hyperlink"/>
          </w:rPr>
          <w:t>QuotaValidationResponse</w:t>
        </w:r>
      </w:hyperlink>
      <w:r w:rsidR="006C00E8">
        <w:t>) message to AIS/AES.</w:t>
      </w:r>
    </w:p>
    <w:p w14:paraId="5449DE04" w14:textId="498DAAD3" w:rsidR="009310C5" w:rsidRPr="008672D6" w:rsidRDefault="00D63FCC" w:rsidP="00BB6FF2">
      <w:pPr>
        <w:pStyle w:val="ListParagraph"/>
        <w:numPr>
          <w:ilvl w:val="1"/>
          <w:numId w:val="35"/>
        </w:numPr>
        <w:rPr>
          <w:lang w:val="en-GB"/>
        </w:rPr>
      </w:pPr>
      <w:r>
        <w:t>I</w:t>
      </w:r>
      <w:r w:rsidR="009310C5">
        <w:t>f Quota Validation Response (</w:t>
      </w:r>
      <w:hyperlink w:anchor="_QuotaValidationResponse" w:history="1">
        <w:r w:rsidR="00963CC0" w:rsidRPr="00ED2718">
          <w:rPr>
            <w:rStyle w:val="Hyperlink"/>
          </w:rPr>
          <w:t>QuotaValidationResponse</w:t>
        </w:r>
      </w:hyperlink>
      <w:r w:rsidR="009310C5">
        <w:t>) message contain</w:t>
      </w:r>
      <w:r w:rsidR="00DC4272">
        <w:t>s</w:t>
      </w:r>
      <w:r w:rsidR="009310C5">
        <w:t xml:space="preserve"> any </w:t>
      </w:r>
      <w:r w:rsidRPr="00D63FCC">
        <w:rPr>
          <w:b/>
          <w:bCs/>
        </w:rPr>
        <w:t>business</w:t>
      </w:r>
      <w:r>
        <w:t xml:space="preserve"> </w:t>
      </w:r>
      <w:r w:rsidR="009310C5">
        <w:t xml:space="preserve">error code from </w:t>
      </w:r>
      <w:r w:rsidR="00A96E0A">
        <w:t xml:space="preserve">the </w:t>
      </w:r>
      <w:r w:rsidR="009310C5">
        <w:t xml:space="preserve">validations, QUOTA RS </w:t>
      </w:r>
      <w:r w:rsidR="009113C4">
        <w:t xml:space="preserve">releases all </w:t>
      </w:r>
      <w:r w:rsidR="009471F1">
        <w:t>previous</w:t>
      </w:r>
      <w:r w:rsidR="00A96E0A">
        <w:t xml:space="preserve">ly made </w:t>
      </w:r>
      <w:r w:rsidR="009113C4">
        <w:t>Quota reservations</w:t>
      </w:r>
      <w:r w:rsidR="009834E0">
        <w:t xml:space="preserve"> related to the declaration</w:t>
      </w:r>
      <w:r w:rsidR="009113C4">
        <w:t>.</w:t>
      </w:r>
    </w:p>
    <w:p w14:paraId="10DCB41C" w14:textId="34C88DF3" w:rsidR="00F62A1A" w:rsidRDefault="003E3D15" w:rsidP="00B63711">
      <w:pPr>
        <w:pStyle w:val="Heading2"/>
      </w:pPr>
      <w:bookmarkStart w:id="54" w:name="_Rules_and_Conditions_2"/>
      <w:bookmarkStart w:id="55" w:name="_Toc222234376"/>
      <w:bookmarkStart w:id="56" w:name="_Toc222345641"/>
      <w:bookmarkEnd w:id="54"/>
      <w:bookmarkEnd w:id="55"/>
      <w:r w:rsidRPr="00F62A1A">
        <w:t>Quota Allocation</w:t>
      </w:r>
      <w:bookmarkEnd w:id="56"/>
    </w:p>
    <w:p w14:paraId="04EA9885" w14:textId="44E6FDE7" w:rsidR="00A45FF3" w:rsidRDefault="00215798" w:rsidP="00215798">
      <w:r>
        <w:t xml:space="preserve">The objective of this feature is to </w:t>
      </w:r>
      <w:r w:rsidR="00A45FF3">
        <w:t>receive Quota Allocation Request</w:t>
      </w:r>
      <w:r w:rsidR="004A3F54">
        <w:t>, maintain it</w:t>
      </w:r>
      <w:r w:rsidR="00A45FF3">
        <w:t xml:space="preserve"> and perform the allocation of Quota.</w:t>
      </w:r>
      <w:r w:rsidR="0036695D">
        <w:t xml:space="preserve"> </w:t>
      </w:r>
      <w:r w:rsidR="00AB7E26">
        <w:t xml:space="preserve">This feature performs </w:t>
      </w:r>
      <w:r w:rsidR="003D48C6">
        <w:t xml:space="preserve">the same </w:t>
      </w:r>
      <w:r w:rsidR="00AB7E26">
        <w:t xml:space="preserve">validations </w:t>
      </w:r>
      <w:r w:rsidR="003D48C6">
        <w:t>as in previous feature</w:t>
      </w:r>
      <w:r w:rsidR="005A1BD8">
        <w:t xml:space="preserve"> (Quota Validation)</w:t>
      </w:r>
      <w:r w:rsidR="003D48C6">
        <w:t xml:space="preserve"> to assure that </w:t>
      </w:r>
      <w:r w:rsidR="000A37B0">
        <w:t xml:space="preserve">there were no </w:t>
      </w:r>
      <w:r w:rsidR="00062172">
        <w:t>significant</w:t>
      </w:r>
      <w:r w:rsidR="000A37B0">
        <w:t xml:space="preserve"> changes between Quota validation </w:t>
      </w:r>
      <w:r w:rsidR="005D5972">
        <w:t xml:space="preserve">reception </w:t>
      </w:r>
      <w:r w:rsidR="000A37B0">
        <w:t xml:space="preserve">and Quota allocation </w:t>
      </w:r>
      <w:r w:rsidR="005D5972">
        <w:t xml:space="preserve">reception </w:t>
      </w:r>
      <w:r w:rsidR="007E7CC0">
        <w:t>in QUOTA RS</w:t>
      </w:r>
      <w:r w:rsidR="000A37B0">
        <w:t>.</w:t>
      </w:r>
    </w:p>
    <w:p w14:paraId="64639771" w14:textId="77777777" w:rsidR="00142AEA" w:rsidRDefault="00142AEA" w:rsidP="00215798"/>
    <w:p w14:paraId="08264166" w14:textId="18C8A01A" w:rsidR="002F7E69" w:rsidRPr="00722F10" w:rsidRDefault="00BC3925" w:rsidP="00215798">
      <w:r w:rsidRPr="00722F10">
        <w:t xml:space="preserve">Quota allocation is being performed when </w:t>
      </w:r>
      <w:r w:rsidR="00215798" w:rsidRPr="00722F10">
        <w:t xml:space="preserve">AIS/AES sends Quota </w:t>
      </w:r>
      <w:r w:rsidR="006733FD" w:rsidRPr="00722F10">
        <w:t>Allocation</w:t>
      </w:r>
      <w:r w:rsidR="00215798" w:rsidRPr="00722F10">
        <w:t xml:space="preserve"> Request (</w:t>
      </w:r>
      <w:hyperlink w:anchor="_QuotaAllocationRequest" w:history="1">
        <w:r w:rsidR="00215798" w:rsidRPr="00B85A9E">
          <w:rPr>
            <w:rStyle w:val="Hyperlink"/>
          </w:rPr>
          <w:t>Quota</w:t>
        </w:r>
        <w:r w:rsidR="006733FD" w:rsidRPr="00B85A9E">
          <w:rPr>
            <w:rStyle w:val="Hyperlink"/>
          </w:rPr>
          <w:t>Allocation</w:t>
        </w:r>
        <w:r w:rsidR="00215798" w:rsidRPr="00B85A9E">
          <w:rPr>
            <w:rStyle w:val="Hyperlink"/>
          </w:rPr>
          <w:t>Request</w:t>
        </w:r>
      </w:hyperlink>
      <w:r w:rsidR="00215798" w:rsidRPr="00722F10">
        <w:t xml:space="preserve">) message to QUOTA RS </w:t>
      </w:r>
      <w:r w:rsidR="00722F10" w:rsidRPr="00722F10">
        <w:t>after</w:t>
      </w:r>
      <w:r w:rsidR="002F7E69" w:rsidRPr="00722F10">
        <w:t xml:space="preserve"> declaration is accepted.</w:t>
      </w:r>
    </w:p>
    <w:p w14:paraId="41CC7729" w14:textId="66D87C10" w:rsidR="00F15FB8" w:rsidRPr="001B7573" w:rsidRDefault="00215798" w:rsidP="00215798">
      <w:r w:rsidRPr="001B7573">
        <w:t xml:space="preserve">Quota </w:t>
      </w:r>
      <w:r w:rsidR="00283E3B">
        <w:t>Allocation</w:t>
      </w:r>
      <w:r w:rsidRPr="001B7573">
        <w:t xml:space="preserve"> Request (</w:t>
      </w:r>
      <w:hyperlink w:anchor="_QuotaAllocationRequest" w:history="1">
        <w:r w:rsidR="00B85A9E" w:rsidRPr="00B85A9E">
          <w:rPr>
            <w:rStyle w:val="Hyperlink"/>
          </w:rPr>
          <w:t>QuotaAllocationRequest</w:t>
        </w:r>
      </w:hyperlink>
      <w:r w:rsidRPr="001B7573">
        <w:t>) message contains all the data needed for QUOTA RS to</w:t>
      </w:r>
      <w:r w:rsidR="0007245B" w:rsidRPr="001B7573">
        <w:t xml:space="preserve"> maintain Quota Allocation Requests </w:t>
      </w:r>
      <w:r w:rsidR="00B557CE" w:rsidRPr="001B7573">
        <w:t xml:space="preserve">and to perform the </w:t>
      </w:r>
      <w:r w:rsidR="00795131" w:rsidRPr="001B7573">
        <w:t>allocation of Quota</w:t>
      </w:r>
      <w:r w:rsidR="00F15FB8" w:rsidRPr="001B7573">
        <w:t>.</w:t>
      </w:r>
    </w:p>
    <w:p w14:paraId="6D1E66A0" w14:textId="0FD8062B" w:rsidR="00127FEE" w:rsidRDefault="00F15FB8" w:rsidP="00127FEE">
      <w:r w:rsidRPr="001B7573">
        <w:t xml:space="preserve">After Quota </w:t>
      </w:r>
      <w:r w:rsidR="00283E3B">
        <w:t>Allocation</w:t>
      </w:r>
      <w:r w:rsidR="00283E3B" w:rsidRPr="001B7573">
        <w:t xml:space="preserve"> </w:t>
      </w:r>
      <w:r w:rsidRPr="001B7573">
        <w:t>Request</w:t>
      </w:r>
      <w:r w:rsidR="00023986" w:rsidRPr="001B7573">
        <w:t xml:space="preserve"> (</w:t>
      </w:r>
      <w:hyperlink w:anchor="_QuotaAllocationRequest" w:history="1">
        <w:r w:rsidR="00B85A9E" w:rsidRPr="00B85A9E">
          <w:rPr>
            <w:rStyle w:val="Hyperlink"/>
          </w:rPr>
          <w:t>QuotaAllocationRequest</w:t>
        </w:r>
      </w:hyperlink>
      <w:r w:rsidR="00023986" w:rsidRPr="001B7573">
        <w:t>) message</w:t>
      </w:r>
      <w:r w:rsidR="003F5504">
        <w:t xml:space="preserve"> is received</w:t>
      </w:r>
      <w:r w:rsidR="00C82F43">
        <w:t>,</w:t>
      </w:r>
      <w:r w:rsidR="003F5504">
        <w:t xml:space="preserve"> </w:t>
      </w:r>
      <w:r w:rsidR="00594154">
        <w:t>QU</w:t>
      </w:r>
      <w:r w:rsidR="00343E34">
        <w:t xml:space="preserve">OTA RS </w:t>
      </w:r>
      <w:r w:rsidR="00127FEE">
        <w:t>p</w:t>
      </w:r>
      <w:r w:rsidR="00343E34">
        <w:t xml:space="preserve">erforms </w:t>
      </w:r>
      <w:r w:rsidR="00343E34" w:rsidRPr="00AD0943">
        <w:rPr>
          <w:b/>
          <w:bCs/>
        </w:rPr>
        <w:t>technical</w:t>
      </w:r>
      <w:r w:rsidR="00343E34">
        <w:t xml:space="preserve"> and </w:t>
      </w:r>
      <w:r w:rsidR="00343E34" w:rsidRPr="00AD0943">
        <w:rPr>
          <w:b/>
          <w:bCs/>
        </w:rPr>
        <w:t>business</w:t>
      </w:r>
      <w:r w:rsidR="00343E34">
        <w:t xml:space="preserve"> validations</w:t>
      </w:r>
      <w:r w:rsidR="00127FEE">
        <w:t>. As a result of the validations QUOTA RS sends either:</w:t>
      </w:r>
    </w:p>
    <w:p w14:paraId="37ADAFD6" w14:textId="2DC1FD7E" w:rsidR="00FD0B18" w:rsidRDefault="00FD0B18">
      <w:pPr>
        <w:pStyle w:val="ListParagraph"/>
        <w:numPr>
          <w:ilvl w:val="0"/>
          <w:numId w:val="44"/>
        </w:numPr>
      </w:pPr>
      <w:r>
        <w:t>Quota Error (</w:t>
      </w:r>
      <w:hyperlink w:anchor="_QuotaError" w:history="1">
        <w:r w:rsidRPr="006519EE">
          <w:rPr>
            <w:rStyle w:val="Hyperlink"/>
          </w:rPr>
          <w:t>QuotaError</w:t>
        </w:r>
      </w:hyperlink>
      <w:r>
        <w:t xml:space="preserve">) message </w:t>
      </w:r>
      <w:r w:rsidR="0016237C">
        <w:t xml:space="preserve">to AIS/AES </w:t>
      </w:r>
      <w:r>
        <w:t xml:space="preserve">containing </w:t>
      </w:r>
      <w:r w:rsidRPr="00FD0B18">
        <w:rPr>
          <w:b/>
          <w:bCs/>
        </w:rPr>
        <w:t>technical</w:t>
      </w:r>
      <w:r>
        <w:t xml:space="preserve"> error code(s)</w:t>
      </w:r>
      <w:r w:rsidR="005A1BD8">
        <w:t>,</w:t>
      </w:r>
      <w:r>
        <w:t xml:space="preserve"> or</w:t>
      </w:r>
    </w:p>
    <w:p w14:paraId="67B309DE" w14:textId="2559EEF7" w:rsidR="00F15FB8" w:rsidRDefault="00023986" w:rsidP="00CC3516">
      <w:pPr>
        <w:pStyle w:val="ListParagraph"/>
        <w:numPr>
          <w:ilvl w:val="0"/>
          <w:numId w:val="44"/>
        </w:numPr>
      </w:pPr>
      <w:r w:rsidRPr="001B7573">
        <w:t xml:space="preserve">Quota </w:t>
      </w:r>
      <w:r w:rsidR="00283E3B">
        <w:t>Allocation</w:t>
      </w:r>
      <w:r w:rsidR="00283E3B" w:rsidRPr="001B7573">
        <w:t xml:space="preserve"> </w:t>
      </w:r>
      <w:r w:rsidRPr="001B7573">
        <w:t>Response (</w:t>
      </w:r>
      <w:hyperlink w:anchor="_QuotaAllocationResponse" w:history="1">
        <w:r w:rsidR="001B7573" w:rsidRPr="00B85A9E">
          <w:rPr>
            <w:rStyle w:val="Hyperlink"/>
          </w:rPr>
          <w:t>QuotaAllocationResponse</w:t>
        </w:r>
      </w:hyperlink>
      <w:r w:rsidRPr="001B7573">
        <w:t xml:space="preserve">) message </w:t>
      </w:r>
      <w:r w:rsidR="00512CBF">
        <w:t xml:space="preserve">to AIS/AES </w:t>
      </w:r>
      <w:r w:rsidR="001B7573" w:rsidRPr="001B7573">
        <w:t>with the result</w:t>
      </w:r>
      <w:r w:rsidR="00FC4F37">
        <w:t>s</w:t>
      </w:r>
      <w:r w:rsidR="001B7573" w:rsidRPr="001B7573">
        <w:t xml:space="preserve"> of </w:t>
      </w:r>
      <w:r w:rsidR="00355C6D" w:rsidRPr="00355C6D">
        <w:rPr>
          <w:b/>
          <w:bCs/>
        </w:rPr>
        <w:t>business</w:t>
      </w:r>
      <w:r w:rsidR="00355C6D" w:rsidRPr="001B7573">
        <w:t xml:space="preserve"> </w:t>
      </w:r>
      <w:r w:rsidR="001B7573" w:rsidRPr="001B7573">
        <w:t>validation</w:t>
      </w:r>
      <w:r w:rsidR="00CD2181">
        <w:t xml:space="preserve"> of </w:t>
      </w:r>
      <w:r w:rsidR="00FE2E98">
        <w:t xml:space="preserve">each single Quota </w:t>
      </w:r>
      <w:r w:rsidR="00CD2181">
        <w:t>request</w:t>
      </w:r>
      <w:r w:rsidR="00A84107">
        <w:t xml:space="preserve"> </w:t>
      </w:r>
      <w:r w:rsidR="00FE2E98">
        <w:t>(</w:t>
      </w:r>
      <w:r w:rsidR="00103CE7">
        <w:t>Goods item requesting Quota)</w:t>
      </w:r>
      <w:r w:rsidR="001B7573" w:rsidRPr="001B7573">
        <w:t>.</w:t>
      </w:r>
      <w:r w:rsidR="000346C4">
        <w:t xml:space="preserve"> </w:t>
      </w:r>
      <w:r w:rsidR="000D138D">
        <w:t xml:space="preserve">The response may </w:t>
      </w:r>
      <w:r w:rsidR="00D142D2" w:rsidRPr="00751F07">
        <w:t>contain either “ok” result</w:t>
      </w:r>
      <w:r w:rsidR="002169C6">
        <w:t>s</w:t>
      </w:r>
      <w:r w:rsidR="00D142D2" w:rsidRPr="00751F07">
        <w:t xml:space="preserve"> </w:t>
      </w:r>
      <w:r w:rsidR="00E77C8B">
        <w:t xml:space="preserve">without </w:t>
      </w:r>
      <w:r w:rsidR="00AD0943" w:rsidRPr="00355C6D">
        <w:rPr>
          <w:b/>
          <w:bCs/>
        </w:rPr>
        <w:t>business</w:t>
      </w:r>
      <w:r w:rsidR="00AD0943">
        <w:t xml:space="preserve"> </w:t>
      </w:r>
      <w:r w:rsidR="00E77C8B">
        <w:t xml:space="preserve">error code(s) or “not ok” result with </w:t>
      </w:r>
      <w:r w:rsidR="00D142D2" w:rsidRPr="00751F07">
        <w:t xml:space="preserve">proper </w:t>
      </w:r>
      <w:r w:rsidR="00AD0943" w:rsidRPr="00355C6D">
        <w:rPr>
          <w:b/>
          <w:bCs/>
        </w:rPr>
        <w:t>business</w:t>
      </w:r>
      <w:r w:rsidR="00AD0943">
        <w:t xml:space="preserve"> </w:t>
      </w:r>
      <w:r w:rsidR="00D142D2" w:rsidRPr="00751F07">
        <w:t>error code</w:t>
      </w:r>
      <w:r w:rsidR="00FA42E2" w:rsidRPr="00751F07">
        <w:t>(</w:t>
      </w:r>
      <w:r w:rsidR="00D142D2" w:rsidRPr="00751F07">
        <w:t>s</w:t>
      </w:r>
      <w:r w:rsidR="00FA42E2" w:rsidRPr="00751F07">
        <w:t>)</w:t>
      </w:r>
      <w:r w:rsidR="00D142D2" w:rsidRPr="00751F07">
        <w:t xml:space="preserve"> (see all error codes in chapter</w:t>
      </w:r>
      <w:r w:rsidR="000020F5">
        <w:t xml:space="preserve"> </w:t>
      </w:r>
      <w:hyperlink w:anchor="_Rules_and_Conditions_3" w:history="1">
        <w:r w:rsidR="00027F95" w:rsidRPr="00F34124">
          <w:rPr>
            <w:rStyle w:val="Hyperlink"/>
          </w:rPr>
          <w:t>Rules and Conditions</w:t>
        </w:r>
      </w:hyperlink>
      <w:r w:rsidR="00D142D2" w:rsidRPr="00751F07">
        <w:t>).</w:t>
      </w:r>
      <w:r w:rsidR="00751F07">
        <w:t xml:space="preserve"> </w:t>
      </w:r>
      <w:r w:rsidR="000D758E">
        <w:t>Quota request</w:t>
      </w:r>
      <w:r w:rsidR="006160F2">
        <w:t>s</w:t>
      </w:r>
      <w:r w:rsidR="000D758E">
        <w:t xml:space="preserve"> </w:t>
      </w:r>
      <w:r w:rsidR="007452C8">
        <w:t>contain</w:t>
      </w:r>
      <w:r w:rsidR="00E11513">
        <w:t>ing</w:t>
      </w:r>
      <w:r w:rsidR="007452C8">
        <w:t xml:space="preserve"> </w:t>
      </w:r>
      <w:r w:rsidR="006B38F5">
        <w:t>no</w:t>
      </w:r>
      <w:r w:rsidR="007452C8">
        <w:t xml:space="preserve"> error QUOTA RS </w:t>
      </w:r>
      <w:r w:rsidR="00157EE4">
        <w:t xml:space="preserve">queues </w:t>
      </w:r>
      <w:r w:rsidR="00A61558">
        <w:t>for the allocation.</w:t>
      </w:r>
    </w:p>
    <w:p w14:paraId="7B64A6BA" w14:textId="7082866F" w:rsidR="00A61558" w:rsidRDefault="00A61558" w:rsidP="00215798">
      <w:r>
        <w:t xml:space="preserve">Allocation of the Quota </w:t>
      </w:r>
      <w:r w:rsidR="001D7503">
        <w:t xml:space="preserve">differs </w:t>
      </w:r>
      <w:r w:rsidR="003F30E0">
        <w:rPr>
          <w:lang w:val="en" w:eastAsia="en-US"/>
        </w:rPr>
        <w:t>based on Quota allocation principle</w:t>
      </w:r>
      <w:r w:rsidR="00860058">
        <w:t>:</w:t>
      </w:r>
    </w:p>
    <w:p w14:paraId="0A4691A8" w14:textId="71A062EC" w:rsidR="00571A3F" w:rsidRDefault="004C3073" w:rsidP="00BB6FF2">
      <w:pPr>
        <w:pStyle w:val="ListParagraph"/>
        <w:numPr>
          <w:ilvl w:val="0"/>
          <w:numId w:val="36"/>
        </w:numPr>
      </w:pPr>
      <w:r>
        <w:t>Daily</w:t>
      </w:r>
      <w:r w:rsidR="00E16BBB">
        <w:t xml:space="preserve"> allocation</w:t>
      </w:r>
      <w:r w:rsidR="00571A3F">
        <w:t xml:space="preserve"> – Allocation of </w:t>
      </w:r>
      <w:r w:rsidR="00DA3040">
        <w:t xml:space="preserve">single </w:t>
      </w:r>
      <w:r w:rsidR="00571A3F">
        <w:t>Quota</w:t>
      </w:r>
      <w:r w:rsidR="00DA3040">
        <w:t xml:space="preserve"> requests is</w:t>
      </w:r>
      <w:r w:rsidR="00571A3F">
        <w:t xml:space="preserve"> done daily in batch. The batch contains all </w:t>
      </w:r>
      <w:r w:rsidR="009D610D">
        <w:t xml:space="preserve">single </w:t>
      </w:r>
      <w:r w:rsidR="00571A3F">
        <w:t>Quota requests received after last allocation run and that are approved for the allocation.</w:t>
      </w:r>
    </w:p>
    <w:p w14:paraId="34DD28E2" w14:textId="33DA447A" w:rsidR="00DA3040" w:rsidRDefault="00E16BBB" w:rsidP="00BB6FF2">
      <w:pPr>
        <w:pStyle w:val="ListParagraph"/>
        <w:numPr>
          <w:ilvl w:val="0"/>
          <w:numId w:val="36"/>
        </w:numPr>
      </w:pPr>
      <w:r>
        <w:t>Immediate allocation (f</w:t>
      </w:r>
      <w:r w:rsidR="004C3073">
        <w:t>irst come, first serve</w:t>
      </w:r>
      <w:r>
        <w:t>)</w:t>
      </w:r>
      <w:r w:rsidR="00DA3040">
        <w:t xml:space="preserve"> – Allocation of </w:t>
      </w:r>
      <w:r w:rsidR="007469BB">
        <w:t xml:space="preserve">single </w:t>
      </w:r>
      <w:r w:rsidR="00DA3040">
        <w:t>Quota</w:t>
      </w:r>
      <w:r w:rsidR="00750F4A">
        <w:t xml:space="preserve"> </w:t>
      </w:r>
      <w:r w:rsidR="007469BB">
        <w:t>requests</w:t>
      </w:r>
      <w:r w:rsidR="00DA3040">
        <w:t xml:space="preserve"> is done immediately in order first </w:t>
      </w:r>
      <w:r w:rsidR="00AE3494">
        <w:t xml:space="preserve">single </w:t>
      </w:r>
      <w:r w:rsidR="00DA3040">
        <w:t xml:space="preserve">Quota request in – first </w:t>
      </w:r>
      <w:r w:rsidR="00AE3494">
        <w:t xml:space="preserve">single </w:t>
      </w:r>
      <w:r w:rsidR="00DA3040">
        <w:t>Quota request out.</w:t>
      </w:r>
    </w:p>
    <w:p w14:paraId="057180D0" w14:textId="6ACC6C67" w:rsidR="00633AF1" w:rsidRDefault="001B2DC2" w:rsidP="00770920">
      <w:r>
        <w:t>Either on daily basis or immediately, a</w:t>
      </w:r>
      <w:r w:rsidR="00493E16">
        <w:t xml:space="preserve">fter </w:t>
      </w:r>
      <w:r w:rsidR="00295A0F">
        <w:t xml:space="preserve">the allocation </w:t>
      </w:r>
      <w:r w:rsidR="00B96A5D">
        <w:t xml:space="preserve">run ends, </w:t>
      </w:r>
      <w:r w:rsidR="00C06152">
        <w:t>QUOTA RS sends Quota Allocation Result (</w:t>
      </w:r>
      <w:hyperlink w:anchor="_QuotaAllocationResult" w:history="1">
        <w:r w:rsidR="00C06152" w:rsidRPr="00B85A9E">
          <w:rPr>
            <w:rStyle w:val="Hyperlink"/>
          </w:rPr>
          <w:t>QuotaAllocationResult</w:t>
        </w:r>
      </w:hyperlink>
      <w:r w:rsidR="00C06152">
        <w:t xml:space="preserve">) message </w:t>
      </w:r>
      <w:r w:rsidR="00512CBF">
        <w:t>to AIS/AES</w:t>
      </w:r>
      <w:r>
        <w:t xml:space="preserve">. This result </w:t>
      </w:r>
      <w:r w:rsidR="00C06152">
        <w:t>contain</w:t>
      </w:r>
      <w:r>
        <w:t xml:space="preserve">s </w:t>
      </w:r>
      <w:r w:rsidR="00406A92">
        <w:t xml:space="preserve">all </w:t>
      </w:r>
      <w:r w:rsidR="008B74D1">
        <w:t xml:space="preserve">single </w:t>
      </w:r>
      <w:r w:rsidR="00406A92">
        <w:t xml:space="preserve">Quota </w:t>
      </w:r>
      <w:r w:rsidR="002C05F2">
        <w:t>requests that were allocated</w:t>
      </w:r>
      <w:r w:rsidR="00B96A5D">
        <w:t xml:space="preserve"> </w:t>
      </w:r>
      <w:r w:rsidR="00A324A3">
        <w:t xml:space="preserve">for given MRN </w:t>
      </w:r>
      <w:r w:rsidR="00566849">
        <w:t xml:space="preserve">and </w:t>
      </w:r>
      <w:r w:rsidR="00B96A5D">
        <w:t xml:space="preserve">with </w:t>
      </w:r>
      <w:r w:rsidR="00F84633">
        <w:t>t</w:t>
      </w:r>
      <w:r w:rsidR="00B96A5D">
        <w:t xml:space="preserve">he information about </w:t>
      </w:r>
      <w:r w:rsidR="00CD2492">
        <w:t>allocated amount and allocated percentage.</w:t>
      </w:r>
      <w:r w:rsidR="00633AF1">
        <w:t xml:space="preserve"> </w:t>
      </w:r>
      <w:r w:rsidR="00424319">
        <w:t xml:space="preserve">Allocated percentage </w:t>
      </w:r>
      <w:r w:rsidR="00D846E8">
        <w:t>can take on values:</w:t>
      </w:r>
    </w:p>
    <w:p w14:paraId="4980715B" w14:textId="3F679A03" w:rsidR="00D846E8" w:rsidRDefault="00D846E8" w:rsidP="00BB6FF2">
      <w:pPr>
        <w:pStyle w:val="ListParagraph"/>
        <w:numPr>
          <w:ilvl w:val="0"/>
          <w:numId w:val="37"/>
        </w:numPr>
      </w:pPr>
      <w:r>
        <w:t xml:space="preserve">0 </w:t>
      </w:r>
      <w:r w:rsidR="00660CFD">
        <w:t>–</w:t>
      </w:r>
      <w:r>
        <w:t xml:space="preserve"> </w:t>
      </w:r>
      <w:r w:rsidR="00660CFD">
        <w:t>no a</w:t>
      </w:r>
      <w:r w:rsidR="007B78CD">
        <w:t>llocation was made</w:t>
      </w:r>
      <w:r w:rsidR="008B4E96">
        <w:t xml:space="preserve"> (due to previously performed Quota validation within Declaration validation phase this scenario can happen only in case of </w:t>
      </w:r>
      <w:r w:rsidR="009576A7">
        <w:t>Daily allocation</w:t>
      </w:r>
      <w:r w:rsidR="008B4E96">
        <w:t>)</w:t>
      </w:r>
    </w:p>
    <w:p w14:paraId="4D935239" w14:textId="048C42D4" w:rsidR="007B78CD" w:rsidRDefault="10F18F77" w:rsidP="00BB6FF2">
      <w:pPr>
        <w:pStyle w:val="ListParagraph"/>
        <w:numPr>
          <w:ilvl w:val="0"/>
          <w:numId w:val="37"/>
        </w:numPr>
      </w:pPr>
      <w:r>
        <w:t xml:space="preserve">1-99 – </w:t>
      </w:r>
      <w:r w:rsidR="2EA2AD23">
        <w:t xml:space="preserve">partial allocation was made using </w:t>
      </w:r>
      <w:r>
        <w:t>pro-rata</w:t>
      </w:r>
      <w:r w:rsidR="5B047BFB">
        <w:t xml:space="preserve"> (due to </w:t>
      </w:r>
      <w:r w:rsidR="479A1154">
        <w:t xml:space="preserve">previously performed </w:t>
      </w:r>
      <w:r w:rsidR="5B047BFB">
        <w:t xml:space="preserve">Quota validation </w:t>
      </w:r>
      <w:r w:rsidR="68586C5A">
        <w:t xml:space="preserve">within Declaration validation phase this scenario can happen only in case of </w:t>
      </w:r>
      <w:r w:rsidR="009576A7">
        <w:t>Daily allocation</w:t>
      </w:r>
      <w:r w:rsidR="68586C5A">
        <w:t>)</w:t>
      </w:r>
    </w:p>
    <w:p w14:paraId="75D456D7" w14:textId="5926804B" w:rsidR="00987ED3" w:rsidRDefault="00987ED3" w:rsidP="00BB6FF2">
      <w:pPr>
        <w:pStyle w:val="ListParagraph"/>
        <w:numPr>
          <w:ilvl w:val="0"/>
          <w:numId w:val="37"/>
        </w:numPr>
      </w:pPr>
      <w:r>
        <w:t xml:space="preserve">100 </w:t>
      </w:r>
      <w:r w:rsidR="00B94131">
        <w:t xml:space="preserve">– </w:t>
      </w:r>
      <w:r>
        <w:t>full allocation</w:t>
      </w:r>
      <w:r w:rsidR="00514F68">
        <w:t>/return</w:t>
      </w:r>
      <w:r>
        <w:t xml:space="preserve"> was made</w:t>
      </w:r>
      <w:r w:rsidR="00C27830">
        <w:t xml:space="preserve"> </w:t>
      </w:r>
    </w:p>
    <w:p w14:paraId="378ABD4C" w14:textId="4CAAD004" w:rsidR="00802D60" w:rsidRDefault="00802D60" w:rsidP="00802D60">
      <w:r>
        <w:t xml:space="preserve">Quota </w:t>
      </w:r>
      <w:r w:rsidR="00723D26">
        <w:t>allocation</w:t>
      </w:r>
      <w:r>
        <w:t xml:space="preserve"> request sent within the amendment</w:t>
      </w:r>
      <w:r w:rsidR="00B94131">
        <w:t>/</w:t>
      </w:r>
      <w:r w:rsidR="00AD5C08">
        <w:t>re</w:t>
      </w:r>
      <w:r w:rsidR="00B94131">
        <w:t>submission</w:t>
      </w:r>
      <w:r w:rsidR="00723D26">
        <w:t>/invalidation</w:t>
      </w:r>
      <w:r>
        <w:t xml:space="preserve"> of the declaration has the same behavior as Quota validation request sent within lodging of the declaration.</w:t>
      </w:r>
    </w:p>
    <w:p w14:paraId="6F31B8AE" w14:textId="77777777" w:rsidR="004C3690" w:rsidRDefault="004C3690" w:rsidP="004C3690">
      <w:pPr>
        <w:pStyle w:val="Heading3"/>
      </w:pPr>
      <w:bookmarkStart w:id="57" w:name="_Toc222345642"/>
      <w:r w:rsidRPr="00CA4C5F">
        <w:t>Messages</w:t>
      </w:r>
      <w:bookmarkEnd w:id="57"/>
    </w:p>
    <w:p w14:paraId="6186D096" w14:textId="77777777" w:rsidR="004C3690" w:rsidRDefault="004C3690" w:rsidP="004C3690">
      <w:pPr>
        <w:rPr>
          <w:lang w:eastAsia="en-US"/>
        </w:rPr>
      </w:pPr>
      <w:r>
        <w:rPr>
          <w:lang w:eastAsia="en-US"/>
        </w:rPr>
        <w:t>This chapter contains structure of messages that will be exchanged between AIS/AES and QUOTA RS.</w:t>
      </w:r>
    </w:p>
    <w:p w14:paraId="0BFD018F" w14:textId="3265CC98" w:rsidR="004C3690" w:rsidRPr="00C33704" w:rsidRDefault="264392DA" w:rsidP="004C3690">
      <w:pPr>
        <w:rPr>
          <w:lang w:val="en" w:eastAsia="en-US"/>
        </w:rPr>
      </w:pPr>
      <w:r w:rsidRPr="17CB7777">
        <w:rPr>
          <w:lang w:val="en" w:eastAsia="en-US"/>
        </w:rPr>
        <w:t xml:space="preserve">Structure of used messages is based on </w:t>
      </w:r>
      <w:r w:rsidRPr="17CB7777">
        <w:rPr>
          <w:lang w:eastAsia="en-US"/>
        </w:rPr>
        <w:t>EUCDM</w:t>
      </w:r>
      <w:r w:rsidR="00632D9F">
        <w:rPr>
          <w:lang w:eastAsia="en-US"/>
        </w:rPr>
        <w:t xml:space="preserve"> (version 7.0)</w:t>
      </w:r>
      <w:r w:rsidRPr="17CB7777">
        <w:rPr>
          <w:lang w:eastAsia="en-US"/>
        </w:rPr>
        <w:t xml:space="preserve"> convention</w:t>
      </w:r>
      <w:r w:rsidR="00640ADE" w:rsidRPr="00640ADE">
        <w:rPr>
          <w:lang w:eastAsia="en-US"/>
        </w:rPr>
        <w:t xml:space="preserve"> </w:t>
      </w:r>
      <w:r w:rsidR="00640ADE">
        <w:rPr>
          <w:lang w:eastAsia="en-US"/>
        </w:rPr>
        <w:t>enhanced with nationally specific data elements.</w:t>
      </w:r>
    </w:p>
    <w:p w14:paraId="0431701E" w14:textId="77777777" w:rsidR="004C3690" w:rsidRDefault="004C3690" w:rsidP="004C3690">
      <w:pPr>
        <w:pStyle w:val="Heading4"/>
      </w:pPr>
      <w:bookmarkStart w:id="58" w:name="_QuotaAllocationRequest"/>
      <w:bookmarkEnd w:id="58"/>
      <w:r>
        <w:lastRenderedPageBreak/>
        <w:t>Q</w:t>
      </w:r>
      <w:r w:rsidRPr="00B126EA">
        <w:t>uota</w:t>
      </w:r>
      <w:r>
        <w:t>Allocation</w:t>
      </w:r>
      <w:r w:rsidRPr="00B126EA">
        <w:t>Request</w:t>
      </w:r>
    </w:p>
    <w:p w14:paraId="77A6E5F8" w14:textId="77777777" w:rsidR="004C3690" w:rsidRDefault="004C3690" w:rsidP="004C3690">
      <w:r>
        <w:t>Purpose of this message is to send a request for Quota Order Number allocation / return request from AIS/AES to QUOTA RS.</w:t>
      </w:r>
    </w:p>
    <w:p w14:paraId="58D14857" w14:textId="71528B5B" w:rsidR="004C3690" w:rsidRPr="00B126EA" w:rsidRDefault="00E965CF" w:rsidP="004C3690">
      <w:r w:rsidRPr="00E965CF">
        <w:rPr>
          <w:noProof/>
        </w:rPr>
        <w:drawing>
          <wp:inline distT="0" distB="0" distL="0" distR="0" wp14:anchorId="1627D257" wp14:editId="10A67D42">
            <wp:extent cx="5761355" cy="3854450"/>
            <wp:effectExtent l="0" t="0" r="0" b="0"/>
            <wp:docPr id="53144308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355" cy="3854450"/>
                    </a:xfrm>
                    <a:prstGeom prst="rect">
                      <a:avLst/>
                    </a:prstGeom>
                    <a:noFill/>
                    <a:ln>
                      <a:noFill/>
                    </a:ln>
                  </pic:spPr>
                </pic:pic>
              </a:graphicData>
            </a:graphic>
          </wp:inline>
        </w:drawing>
      </w:r>
      <w:r w:rsidRPr="00E965CF" w:rsidDel="00851961">
        <w:t xml:space="preserve"> </w:t>
      </w:r>
    </w:p>
    <w:p w14:paraId="6FD10526" w14:textId="72472E0E" w:rsidR="004C3690" w:rsidRDefault="004C3690" w:rsidP="004C3690">
      <w:r>
        <w:t xml:space="preserve">XSDs can be found in chapter </w:t>
      </w:r>
      <w:hyperlink w:anchor="_XSDs_1" w:history="1">
        <w:r w:rsidR="008F2704" w:rsidRPr="00CA197A">
          <w:rPr>
            <w:rStyle w:val="Hyperlink"/>
          </w:rPr>
          <w:t>XSDs</w:t>
        </w:r>
      </w:hyperlink>
      <w:r>
        <w:t>.</w:t>
      </w:r>
    </w:p>
    <w:p w14:paraId="711336A9" w14:textId="77777777" w:rsidR="009617CC" w:rsidRDefault="009617CC" w:rsidP="009617CC">
      <w:r>
        <w:t xml:space="preserve">See complete data in chapter </w:t>
      </w:r>
      <w:hyperlink w:anchor="_Messages_in_Excel" w:history="1">
        <w:r w:rsidRPr="009617CC">
          <w:rPr>
            <w:rStyle w:val="Hyperlink"/>
          </w:rPr>
          <w:t>Messages in Excel format</w:t>
        </w:r>
      </w:hyperlink>
      <w:r>
        <w:t>.</w:t>
      </w:r>
    </w:p>
    <w:p w14:paraId="40BF70F3" w14:textId="77777777" w:rsidR="004C3690" w:rsidRDefault="004C3690" w:rsidP="004C3690">
      <w:pPr>
        <w:pStyle w:val="Heading4"/>
      </w:pPr>
      <w:bookmarkStart w:id="59" w:name="_QuotaAllocationResponse"/>
      <w:bookmarkEnd w:id="59"/>
      <w:r>
        <w:t>Q</w:t>
      </w:r>
      <w:r w:rsidRPr="00D14861">
        <w:t>uota</w:t>
      </w:r>
      <w:r>
        <w:t>Allocation</w:t>
      </w:r>
      <w:r w:rsidRPr="00D14861">
        <w:t>Response</w:t>
      </w:r>
    </w:p>
    <w:p w14:paraId="0B5CF4B8" w14:textId="77777777" w:rsidR="004C3690" w:rsidRDefault="004C3690" w:rsidP="004C3690">
      <w:r>
        <w:t>Purpose of this message is to send an acknowledgement on request for Quota Order Number allocation / return from QUOTA RS to AIS/AES.</w:t>
      </w:r>
    </w:p>
    <w:p w14:paraId="7E71C185" w14:textId="14FBC500" w:rsidR="00B70341" w:rsidRDefault="00B70341" w:rsidP="004C3690">
      <w:r>
        <w:t xml:space="preserve">This message contains either “ok” result without </w:t>
      </w:r>
      <w:r w:rsidRPr="005D32DE">
        <w:rPr>
          <w:b/>
          <w:bCs/>
        </w:rPr>
        <w:t>business</w:t>
      </w:r>
      <w:r>
        <w:t xml:space="preserve"> error code(s) or “not ok” result with proper </w:t>
      </w:r>
      <w:r w:rsidRPr="005D32DE">
        <w:rPr>
          <w:b/>
          <w:bCs/>
        </w:rPr>
        <w:t>business</w:t>
      </w:r>
      <w:r>
        <w:t xml:space="preserve"> error code(s) (see </w:t>
      </w:r>
      <w:r w:rsidRPr="00486D7B">
        <w:rPr>
          <w:b/>
          <w:bCs/>
        </w:rPr>
        <w:t>business</w:t>
      </w:r>
      <w:r>
        <w:t xml:space="preserve"> error codes in chapter </w:t>
      </w:r>
      <w:hyperlink w:anchor="_Rules_and_Conditions_3" w:history="1">
        <w:r w:rsidR="00027F95" w:rsidRPr="00F34124">
          <w:rPr>
            <w:rStyle w:val="Hyperlink"/>
          </w:rPr>
          <w:t>Rules and Conditions</w:t>
        </w:r>
      </w:hyperlink>
      <w:r>
        <w:t>).</w:t>
      </w:r>
    </w:p>
    <w:p w14:paraId="0824F38A" w14:textId="7B6AF0E0" w:rsidR="004C3690" w:rsidRPr="00543359" w:rsidRDefault="00A637FE" w:rsidP="004C3690">
      <w:r w:rsidRPr="00A637FE">
        <w:rPr>
          <w:noProof/>
        </w:rPr>
        <w:lastRenderedPageBreak/>
        <w:drawing>
          <wp:inline distT="0" distB="0" distL="0" distR="0" wp14:anchorId="58D514D9" wp14:editId="57B9C67D">
            <wp:extent cx="5761355" cy="2546985"/>
            <wp:effectExtent l="0" t="0" r="0" b="5715"/>
            <wp:docPr id="145000130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1355" cy="2546985"/>
                    </a:xfrm>
                    <a:prstGeom prst="rect">
                      <a:avLst/>
                    </a:prstGeom>
                    <a:noFill/>
                    <a:ln>
                      <a:noFill/>
                    </a:ln>
                  </pic:spPr>
                </pic:pic>
              </a:graphicData>
            </a:graphic>
          </wp:inline>
        </w:drawing>
      </w:r>
      <w:r w:rsidRPr="00A637FE" w:rsidDel="00851961">
        <w:t xml:space="preserve"> </w:t>
      </w:r>
    </w:p>
    <w:p w14:paraId="0C9FAD8F" w14:textId="41913031" w:rsidR="004C3690" w:rsidRDefault="004C3690" w:rsidP="004C3690">
      <w:r>
        <w:t xml:space="preserve">XSDs can be found in chapter </w:t>
      </w:r>
      <w:hyperlink w:anchor="_XSDs_1" w:history="1">
        <w:r w:rsidR="008F2704" w:rsidRPr="00CA197A">
          <w:rPr>
            <w:rStyle w:val="Hyperlink"/>
          </w:rPr>
          <w:t>XSDs</w:t>
        </w:r>
      </w:hyperlink>
      <w:r>
        <w:t>.</w:t>
      </w:r>
    </w:p>
    <w:p w14:paraId="5DC1B4E0" w14:textId="77777777" w:rsidR="009617CC" w:rsidRDefault="009617CC" w:rsidP="009617CC">
      <w:r>
        <w:t xml:space="preserve">See complete data in chapter </w:t>
      </w:r>
      <w:hyperlink w:anchor="_Messages_in_Excel" w:history="1">
        <w:r w:rsidRPr="009617CC">
          <w:rPr>
            <w:rStyle w:val="Hyperlink"/>
          </w:rPr>
          <w:t>Messages in Excel format</w:t>
        </w:r>
      </w:hyperlink>
      <w:r>
        <w:t>.</w:t>
      </w:r>
    </w:p>
    <w:p w14:paraId="73716938" w14:textId="6316E038" w:rsidR="002E1C9B" w:rsidRDefault="002E1C9B" w:rsidP="002E1C9B">
      <w:pPr>
        <w:pStyle w:val="Heading4"/>
      </w:pPr>
      <w:bookmarkStart w:id="60" w:name="_QuotaAllocationResult"/>
      <w:bookmarkEnd w:id="60"/>
      <w:r>
        <w:t>Quota</w:t>
      </w:r>
      <w:r w:rsidR="00B63DD8">
        <w:t>Error</w:t>
      </w:r>
    </w:p>
    <w:p w14:paraId="0C351CC3" w14:textId="59843838" w:rsidR="002E1C9B" w:rsidRDefault="00B63DD8" w:rsidP="00B63DD8">
      <w:r>
        <w:t>See chapter</w:t>
      </w:r>
      <w:r w:rsidR="003B0AA9">
        <w:t xml:space="preserve"> 2.1.1.3</w:t>
      </w:r>
      <w:r>
        <w:t xml:space="preserve"> </w:t>
      </w:r>
      <w:hyperlink w:anchor="_QuotaError" w:history="1">
        <w:r w:rsidRPr="00B63DD8">
          <w:rPr>
            <w:rStyle w:val="Hyperlink"/>
          </w:rPr>
          <w:t>QuotaError</w:t>
        </w:r>
      </w:hyperlink>
      <w:r>
        <w:t>.</w:t>
      </w:r>
    </w:p>
    <w:p w14:paraId="64D1F1CE" w14:textId="19AFE6C7" w:rsidR="004C3690" w:rsidRDefault="004C3690" w:rsidP="004C3690">
      <w:pPr>
        <w:pStyle w:val="Heading4"/>
      </w:pPr>
      <w:r>
        <w:t>QuotaAllocationResult</w:t>
      </w:r>
    </w:p>
    <w:p w14:paraId="65366824" w14:textId="77777777" w:rsidR="004C3690" w:rsidRDefault="004C3690" w:rsidP="004C3690">
      <w:r>
        <w:t>Purpose of this message is to send the result of Quota Order Number allocation / return from QUOTA RS to AIS/AES.</w:t>
      </w:r>
    </w:p>
    <w:p w14:paraId="73461407" w14:textId="20FD99BC" w:rsidR="004C3690" w:rsidRPr="002E5EA6" w:rsidRDefault="005E0EF9" w:rsidP="004C3690">
      <w:r w:rsidRPr="005E0EF9">
        <w:rPr>
          <w:noProof/>
        </w:rPr>
        <w:drawing>
          <wp:inline distT="0" distB="0" distL="0" distR="0" wp14:anchorId="6B0A15CC" wp14:editId="0D173DAC">
            <wp:extent cx="5761355" cy="1778000"/>
            <wp:effectExtent l="0" t="0" r="0" b="0"/>
            <wp:docPr id="1255041562"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1355" cy="1778000"/>
                    </a:xfrm>
                    <a:prstGeom prst="rect">
                      <a:avLst/>
                    </a:prstGeom>
                    <a:noFill/>
                    <a:ln>
                      <a:noFill/>
                    </a:ln>
                  </pic:spPr>
                </pic:pic>
              </a:graphicData>
            </a:graphic>
          </wp:inline>
        </w:drawing>
      </w:r>
      <w:r w:rsidRPr="005E0EF9" w:rsidDel="005F501F">
        <w:t xml:space="preserve"> </w:t>
      </w:r>
    </w:p>
    <w:p w14:paraId="627B4069" w14:textId="6A839584" w:rsidR="004C3690" w:rsidRDefault="004C3690" w:rsidP="004C3690">
      <w:bookmarkStart w:id="61" w:name="_Rules_and_Conditions"/>
      <w:bookmarkEnd w:id="61"/>
      <w:r>
        <w:t xml:space="preserve">XSDs can be found in chapter </w:t>
      </w:r>
      <w:hyperlink w:anchor="_XSDs_1" w:history="1">
        <w:r w:rsidR="008F2704" w:rsidRPr="00CA197A">
          <w:rPr>
            <w:rStyle w:val="Hyperlink"/>
          </w:rPr>
          <w:t>XSDs</w:t>
        </w:r>
      </w:hyperlink>
      <w:r>
        <w:t>.</w:t>
      </w:r>
    </w:p>
    <w:p w14:paraId="46272458" w14:textId="77777777" w:rsidR="009617CC" w:rsidRDefault="009617CC" w:rsidP="009617CC">
      <w:r>
        <w:t xml:space="preserve">See complete data in chapter </w:t>
      </w:r>
      <w:hyperlink w:anchor="_Messages_in_Excel" w:history="1">
        <w:r w:rsidRPr="009617CC">
          <w:rPr>
            <w:rStyle w:val="Hyperlink"/>
          </w:rPr>
          <w:t>Messages in Excel format</w:t>
        </w:r>
      </w:hyperlink>
      <w:r>
        <w:t>.</w:t>
      </w:r>
    </w:p>
    <w:p w14:paraId="72058184" w14:textId="643A395C" w:rsidR="0089766C" w:rsidRDefault="00E66EEB" w:rsidP="0089766C">
      <w:pPr>
        <w:pStyle w:val="Heading3"/>
      </w:pPr>
      <w:bookmarkStart w:id="62" w:name="_Toc222345643"/>
      <w:r>
        <w:t>Prerequisites</w:t>
      </w:r>
      <w:bookmarkEnd w:id="62"/>
    </w:p>
    <w:p w14:paraId="3585007F" w14:textId="2793C309" w:rsidR="00220B39" w:rsidRDefault="00220B39" w:rsidP="00BB6FF2">
      <w:pPr>
        <w:pStyle w:val="ListParagraph"/>
        <w:numPr>
          <w:ilvl w:val="0"/>
          <w:numId w:val="42"/>
        </w:numPr>
      </w:pPr>
      <w:r>
        <w:t>Quota Allocation Request (</w:t>
      </w:r>
      <w:hyperlink w:anchor="_QuotaAllocationRequest" w:history="1">
        <w:r w:rsidRPr="00B85A9E">
          <w:rPr>
            <w:rStyle w:val="Hyperlink"/>
          </w:rPr>
          <w:t>QuotaAllocationRequest</w:t>
        </w:r>
      </w:hyperlink>
      <w:r>
        <w:t>) message is always sent from AIS/AES in case of:</w:t>
      </w:r>
    </w:p>
    <w:p w14:paraId="6FBBFABC" w14:textId="22573780" w:rsidR="00DC008A" w:rsidRDefault="00DC008A" w:rsidP="00BB6FF2">
      <w:pPr>
        <w:pStyle w:val="ListParagraph"/>
        <w:numPr>
          <w:ilvl w:val="1"/>
          <w:numId w:val="42"/>
        </w:numPr>
      </w:pPr>
      <w:r>
        <w:t>new declaration containing Quota Order Number</w:t>
      </w:r>
      <w:r w:rsidR="00B01B32" w:rsidRPr="00B01B32">
        <w:t xml:space="preserve"> </w:t>
      </w:r>
      <w:r w:rsidR="00B01B32">
        <w:t>at least on one Goods Item</w:t>
      </w:r>
      <w:r>
        <w:t>.</w:t>
      </w:r>
    </w:p>
    <w:p w14:paraId="198EEF84" w14:textId="203DFB74" w:rsidR="00DC008A" w:rsidRPr="00300992" w:rsidRDefault="00DC008A" w:rsidP="00BB6FF2">
      <w:pPr>
        <w:pStyle w:val="ListParagraph"/>
        <w:numPr>
          <w:ilvl w:val="1"/>
          <w:numId w:val="42"/>
        </w:numPr>
      </w:pPr>
      <w:r w:rsidRPr="00300992">
        <w:lastRenderedPageBreak/>
        <w:t>amended declaration containing Quota Order Number</w:t>
      </w:r>
      <w:r w:rsidR="00527306" w:rsidRPr="00300992">
        <w:t xml:space="preserve"> at least on one Goods Item</w:t>
      </w:r>
      <w:r w:rsidRPr="00300992">
        <w:t>.</w:t>
      </w:r>
    </w:p>
    <w:p w14:paraId="61884851" w14:textId="68CF5B8A" w:rsidR="00BE5B5A" w:rsidRPr="00300992" w:rsidRDefault="009517D6" w:rsidP="00BE5B5A">
      <w:pPr>
        <w:pStyle w:val="ListParagraph"/>
        <w:numPr>
          <w:ilvl w:val="1"/>
          <w:numId w:val="42"/>
        </w:numPr>
      </w:pPr>
      <w:r w:rsidRPr="00300992">
        <w:t>amended declaration not containing Quota Order Number at least on one Goods Item</w:t>
      </w:r>
      <w:r w:rsidR="00527306" w:rsidRPr="00300992">
        <w:t xml:space="preserve"> </w:t>
      </w:r>
      <w:r w:rsidR="005420D0" w:rsidRPr="00300992">
        <w:t>if</w:t>
      </w:r>
      <w:r w:rsidR="00527306" w:rsidRPr="00300992">
        <w:t xml:space="preserve"> </w:t>
      </w:r>
      <w:r w:rsidR="001F6781" w:rsidRPr="00300992">
        <w:t>other</w:t>
      </w:r>
      <w:r w:rsidR="00EC2E95" w:rsidRPr="00300992">
        <w:t xml:space="preserve"> </w:t>
      </w:r>
      <w:r w:rsidR="000324E2" w:rsidRPr="00300992">
        <w:t xml:space="preserve">Quota </w:t>
      </w:r>
      <w:r w:rsidR="00354D7A" w:rsidRPr="00300992">
        <w:t xml:space="preserve">Allocation Request </w:t>
      </w:r>
      <w:r w:rsidR="006C7B60" w:rsidRPr="00300992">
        <w:t>reque</w:t>
      </w:r>
      <w:r w:rsidR="00C838A8" w:rsidRPr="00300992">
        <w:t>s</w:t>
      </w:r>
      <w:r w:rsidR="006C7B60" w:rsidRPr="00300992">
        <w:t>t</w:t>
      </w:r>
      <w:r w:rsidR="002D6AEE" w:rsidRPr="00300992">
        <w:t xml:space="preserve">ing Order Number allocation </w:t>
      </w:r>
      <w:r w:rsidR="006C7B60" w:rsidRPr="00300992">
        <w:t xml:space="preserve">was sent </w:t>
      </w:r>
      <w:r w:rsidR="0054531D" w:rsidRPr="00300992">
        <w:t>in previous version.</w:t>
      </w:r>
    </w:p>
    <w:p w14:paraId="66DF2DE5" w14:textId="5A2E787E" w:rsidR="00220B39" w:rsidRPr="00300992" w:rsidRDefault="00220B39" w:rsidP="00BB6FF2">
      <w:pPr>
        <w:pStyle w:val="ListParagraph"/>
        <w:numPr>
          <w:ilvl w:val="1"/>
          <w:numId w:val="42"/>
        </w:numPr>
      </w:pPr>
      <w:r w:rsidRPr="00300992">
        <w:t>resubmission of the declaration</w:t>
      </w:r>
      <w:r w:rsidR="0032278E" w:rsidRPr="00300992">
        <w:t xml:space="preserve"> </w:t>
      </w:r>
      <w:r w:rsidR="007B55A4" w:rsidRPr="00300992">
        <w:t xml:space="preserve">containing </w:t>
      </w:r>
      <w:r w:rsidR="0032278E" w:rsidRPr="00300992">
        <w:t>Quota Order Number</w:t>
      </w:r>
      <w:r w:rsidR="00E86436" w:rsidRPr="00300992">
        <w:t xml:space="preserve"> at least on one Goods Item</w:t>
      </w:r>
      <w:r w:rsidRPr="00300992">
        <w:t>.</w:t>
      </w:r>
    </w:p>
    <w:p w14:paraId="1D9A984E" w14:textId="77D8C7E8" w:rsidR="00220B39" w:rsidRPr="00300992" w:rsidRDefault="00220B39" w:rsidP="00BB6FF2">
      <w:pPr>
        <w:pStyle w:val="ListParagraph"/>
        <w:numPr>
          <w:ilvl w:val="1"/>
          <w:numId w:val="42"/>
        </w:numPr>
      </w:pPr>
      <w:r w:rsidRPr="00300992">
        <w:t>invalidation of the declaration</w:t>
      </w:r>
      <w:r w:rsidR="007B55A4" w:rsidRPr="00300992">
        <w:t xml:space="preserve"> containing Quota Order Number</w:t>
      </w:r>
      <w:r w:rsidR="00C50115" w:rsidRPr="00300992">
        <w:t xml:space="preserve"> </w:t>
      </w:r>
      <w:r w:rsidR="00FE3680" w:rsidRPr="00300992">
        <w:t xml:space="preserve">if </w:t>
      </w:r>
      <w:r w:rsidR="00427252" w:rsidRPr="00300992">
        <w:t>other</w:t>
      </w:r>
      <w:r w:rsidR="00FE3680" w:rsidRPr="00300992">
        <w:t xml:space="preserve"> Quota Allocation Request requesting Order Number allocation was sent in previous version.</w:t>
      </w:r>
    </w:p>
    <w:p w14:paraId="165EAAB3" w14:textId="77777777" w:rsidR="00E45446" w:rsidRDefault="0089766C" w:rsidP="00BB6FF2">
      <w:pPr>
        <w:pStyle w:val="ListParagraph"/>
        <w:numPr>
          <w:ilvl w:val="0"/>
          <w:numId w:val="42"/>
        </w:numPr>
      </w:pPr>
      <w:r>
        <w:t xml:space="preserve">One Quota </w:t>
      </w:r>
      <w:r w:rsidR="009B6021">
        <w:t>Allocation</w:t>
      </w:r>
      <w:r>
        <w:t xml:space="preserve"> Request (</w:t>
      </w:r>
      <w:hyperlink w:anchor="_QuotaAllocationRequest" w:history="1">
        <w:r w:rsidR="00B85A9E" w:rsidRPr="7A0A4AE7">
          <w:rPr>
            <w:rStyle w:val="Hyperlink"/>
          </w:rPr>
          <w:t>QuotaAllocationRequest</w:t>
        </w:r>
      </w:hyperlink>
      <w:r>
        <w:t xml:space="preserve">) message is always related to one Import/Export declaration represented by </w:t>
      </w:r>
      <w:r w:rsidR="00E45446">
        <w:t>element MRN</w:t>
      </w:r>
    </w:p>
    <w:p w14:paraId="058649AE" w14:textId="77777777" w:rsidR="004859F6" w:rsidRDefault="004859F6">
      <w:pPr>
        <w:pStyle w:val="ListParagraph"/>
        <w:numPr>
          <w:ilvl w:val="1"/>
          <w:numId w:val="42"/>
        </w:numPr>
      </w:pPr>
      <w:r>
        <w:t>Request Correlation ID is unique for each Quota validation/allocation request.</w:t>
      </w:r>
    </w:p>
    <w:p w14:paraId="185A1794" w14:textId="48D42735" w:rsidR="00EC3C2A" w:rsidRDefault="0089766C" w:rsidP="00E42EE7">
      <w:pPr>
        <w:pStyle w:val="ListParagraph"/>
        <w:numPr>
          <w:ilvl w:val="1"/>
          <w:numId w:val="42"/>
        </w:numPr>
      </w:pPr>
      <w:r>
        <w:t xml:space="preserve">Request Correlation ID </w:t>
      </w:r>
      <w:r w:rsidR="00092080">
        <w:t xml:space="preserve">must be </w:t>
      </w:r>
      <w:r>
        <w:t>generated and stored in AIS/AES</w:t>
      </w:r>
      <w:r w:rsidR="0063433D">
        <w:t>.</w:t>
      </w:r>
      <w:r w:rsidR="0041482D">
        <w:t xml:space="preserve"> </w:t>
      </w:r>
      <w:r w:rsidR="00D4017B">
        <w:t xml:space="preserve">The usage of Correlation IDs </w:t>
      </w:r>
      <w:r w:rsidR="005E3240">
        <w:t xml:space="preserve">assures </w:t>
      </w:r>
      <w:r w:rsidR="00EC3C2A">
        <w:t>following:</w:t>
      </w:r>
    </w:p>
    <w:p w14:paraId="287DD2B9" w14:textId="54DEDD3F" w:rsidR="00AA4F59" w:rsidRDefault="00AA4F59" w:rsidP="00AA4F59">
      <w:pPr>
        <w:pStyle w:val="ListParagraph"/>
        <w:numPr>
          <w:ilvl w:val="2"/>
          <w:numId w:val="42"/>
        </w:numPr>
      </w:pPr>
      <w:r w:rsidRPr="00AA4F59">
        <w:t>AIS/AES is able to receive and pair incoming Quota Allocation Response (QuotaAllocationResponse) / Quota Error (QuotaError) with proper Allocation Request (QuotaAllocationRequest) in AIS/AES if there will be more than one request message sent</w:t>
      </w:r>
    </w:p>
    <w:p w14:paraId="3D2552AE" w14:textId="74799BD0" w:rsidR="00EA08EF" w:rsidRDefault="00EA08EF" w:rsidP="00EA08EF">
      <w:pPr>
        <w:pStyle w:val="ListParagraph"/>
        <w:numPr>
          <w:ilvl w:val="0"/>
          <w:numId w:val="42"/>
        </w:numPr>
      </w:pPr>
      <w:r>
        <w:t>QUOTA RS can respond on Quota Allocation Request (</w:t>
      </w:r>
      <w:hyperlink w:anchor="_QuotaAllocationRequest" w:history="1">
        <w:r w:rsidRPr="00B85A9E">
          <w:rPr>
            <w:rStyle w:val="Hyperlink"/>
          </w:rPr>
          <w:t>QuotaAllocationRequest</w:t>
        </w:r>
      </w:hyperlink>
      <w:r>
        <w:t>) message to AI</w:t>
      </w:r>
      <w:r w:rsidR="00E87BEA">
        <w:t>S</w:t>
      </w:r>
      <w:r>
        <w:t>/AES as follows:</w:t>
      </w:r>
    </w:p>
    <w:p w14:paraId="5BE1C3DC" w14:textId="77777777" w:rsidR="00EA08EF" w:rsidRDefault="00EA08EF" w:rsidP="00EA08EF">
      <w:pPr>
        <w:pStyle w:val="ListParagraph"/>
        <w:numPr>
          <w:ilvl w:val="1"/>
          <w:numId w:val="42"/>
        </w:numPr>
      </w:pPr>
      <w:r>
        <w:t>By Quota Error (</w:t>
      </w:r>
      <w:hyperlink w:anchor="_QuotaError" w:history="1">
        <w:r w:rsidRPr="006519EE">
          <w:rPr>
            <w:rStyle w:val="Hyperlink"/>
          </w:rPr>
          <w:t>QuotaError</w:t>
        </w:r>
      </w:hyperlink>
      <w:r>
        <w:t>) message that contains proper technical error code(s).</w:t>
      </w:r>
    </w:p>
    <w:p w14:paraId="7F23C947" w14:textId="158E6C38" w:rsidR="00EA08EF" w:rsidRDefault="00EA08EF" w:rsidP="00EA08EF">
      <w:pPr>
        <w:pStyle w:val="ListParagraph"/>
        <w:numPr>
          <w:ilvl w:val="1"/>
          <w:numId w:val="42"/>
        </w:numPr>
      </w:pPr>
      <w:r>
        <w:t xml:space="preserve">By </w:t>
      </w:r>
      <w:r w:rsidRPr="00396B8D">
        <w:t xml:space="preserve">Quota </w:t>
      </w:r>
      <w:r w:rsidR="00AA5295">
        <w:t>Allocation</w:t>
      </w:r>
      <w:r>
        <w:t xml:space="preserve"> </w:t>
      </w:r>
      <w:r w:rsidRPr="00396B8D">
        <w:t xml:space="preserve">Response </w:t>
      </w:r>
      <w:r w:rsidRPr="001B7573">
        <w:t>(</w:t>
      </w:r>
      <w:hyperlink w:anchor="_QuotaAllocationResponse" w:history="1">
        <w:r w:rsidR="00AA5295" w:rsidRPr="00B85A9E">
          <w:rPr>
            <w:rStyle w:val="Hyperlink"/>
          </w:rPr>
          <w:t>QuotaAllocationResponse</w:t>
        </w:r>
      </w:hyperlink>
      <w:r>
        <w:t xml:space="preserve">) message that contains either </w:t>
      </w:r>
      <w:r w:rsidR="00B02C68">
        <w:t>the information if single Quota request (Goods Item requesting Quota) was accepted in QUOTA RS</w:t>
      </w:r>
      <w:r>
        <w:t xml:space="preserve"> or </w:t>
      </w:r>
      <w:r w:rsidR="00B02C68">
        <w:t>errors were detected</w:t>
      </w:r>
      <w:r>
        <w:t>.</w:t>
      </w:r>
    </w:p>
    <w:p w14:paraId="5AA91FB2" w14:textId="40456A5E" w:rsidR="000C3488" w:rsidRDefault="000C3488" w:rsidP="00BB6FF2">
      <w:pPr>
        <w:pStyle w:val="ListParagraph"/>
        <w:numPr>
          <w:ilvl w:val="0"/>
          <w:numId w:val="42"/>
        </w:numPr>
      </w:pPr>
      <w:r w:rsidRPr="00396B8D">
        <w:t xml:space="preserve">Quota </w:t>
      </w:r>
      <w:r>
        <w:t xml:space="preserve">Allocation </w:t>
      </w:r>
      <w:r w:rsidRPr="00396B8D">
        <w:t>Re</w:t>
      </w:r>
      <w:r>
        <w:t>sult</w:t>
      </w:r>
      <w:r w:rsidRPr="001B7573">
        <w:t xml:space="preserve"> (</w:t>
      </w:r>
      <w:hyperlink w:anchor="_QuotaAllocationResult" w:history="1">
        <w:r w:rsidRPr="00B85A9E">
          <w:rPr>
            <w:rStyle w:val="Hyperlink"/>
          </w:rPr>
          <w:t>QuotaAllocationResult</w:t>
        </w:r>
      </w:hyperlink>
      <w:r>
        <w:t>)</w:t>
      </w:r>
      <w:r w:rsidR="0022250F">
        <w:t xml:space="preserve"> message </w:t>
      </w:r>
      <w:r w:rsidR="00655E06">
        <w:t>is a result of allocation run</w:t>
      </w:r>
      <w:r w:rsidR="00946E8B">
        <w:t>(s)</w:t>
      </w:r>
      <w:r w:rsidR="006139D6">
        <w:t xml:space="preserve">. One message </w:t>
      </w:r>
      <w:r w:rsidR="00F01E4D">
        <w:t xml:space="preserve">contains the information about </w:t>
      </w:r>
      <w:r w:rsidR="007E3281">
        <w:t xml:space="preserve">all </w:t>
      </w:r>
      <w:r w:rsidR="006139D6">
        <w:t>allocated</w:t>
      </w:r>
      <w:r w:rsidR="0034027C">
        <w:t>/returned</w:t>
      </w:r>
      <w:r w:rsidR="00485D17">
        <w:t xml:space="preserve"> </w:t>
      </w:r>
      <w:r w:rsidR="009D5C31">
        <w:t xml:space="preserve">single </w:t>
      </w:r>
      <w:r w:rsidR="00485D17">
        <w:t>Quota</w:t>
      </w:r>
      <w:r w:rsidR="009D5C31">
        <w:t xml:space="preserve"> requests</w:t>
      </w:r>
      <w:r w:rsidR="007E3281">
        <w:t xml:space="preserve"> for given MRN</w:t>
      </w:r>
      <w:r w:rsidR="006C41E4">
        <w:t>.</w:t>
      </w:r>
    </w:p>
    <w:p w14:paraId="2C035ED7" w14:textId="2357109B" w:rsidR="00EC3C2A" w:rsidRDefault="00F725DA" w:rsidP="00BB6FF2">
      <w:pPr>
        <w:pStyle w:val="ListParagraph"/>
        <w:numPr>
          <w:ilvl w:val="0"/>
          <w:numId w:val="42"/>
        </w:numPr>
      </w:pPr>
      <w:r>
        <w:t>AIS/AES always sends “total” requested amount in Quota Allocation Request (</w:t>
      </w:r>
      <w:hyperlink w:anchor="_QuotaAllocationRequest" w:history="1">
        <w:r w:rsidRPr="00B85A9E">
          <w:rPr>
            <w:rStyle w:val="Hyperlink"/>
          </w:rPr>
          <w:t>QuotaAllocationRequest</w:t>
        </w:r>
      </w:hyperlink>
      <w:r>
        <w:t xml:space="preserve">). In case that </w:t>
      </w:r>
      <w:r w:rsidR="000C5CAE">
        <w:t xml:space="preserve">the request </w:t>
      </w:r>
      <w:r>
        <w:t xml:space="preserve">was sent within the </w:t>
      </w:r>
      <w:r w:rsidR="00294B17">
        <w:t>invalidation/</w:t>
      </w:r>
      <w:r>
        <w:t>amendment</w:t>
      </w:r>
      <w:r w:rsidR="00294B17">
        <w:t>/resubmission</w:t>
      </w:r>
      <w:r>
        <w:t xml:space="preserve"> of the declaration, QUOTA RS itself calculates from previously sent Quota allocation </w:t>
      </w:r>
      <w:r w:rsidR="002861EC">
        <w:t>requests</w:t>
      </w:r>
      <w:r>
        <w:t xml:space="preserve"> the “final” amount that should be allocated/returned.</w:t>
      </w:r>
    </w:p>
    <w:p w14:paraId="547C1892" w14:textId="05A2FF9E" w:rsidR="008E3674" w:rsidRDefault="008E3674">
      <w:pPr>
        <w:pStyle w:val="ListParagraph"/>
        <w:numPr>
          <w:ilvl w:val="0"/>
          <w:numId w:val="42"/>
        </w:numPr>
      </w:pPr>
      <w:r>
        <w:t>In case of immediate allocation (first come, first serve) AIS/AES must send Quota Allocation Request (</w:t>
      </w:r>
      <w:hyperlink w:anchor="_QuotaAllocationRequest" w:history="1">
        <w:r w:rsidRPr="00B85A9E">
          <w:rPr>
            <w:rStyle w:val="Hyperlink"/>
          </w:rPr>
          <w:t>QuotaAllocationRequest</w:t>
        </w:r>
      </w:hyperlink>
      <w:r>
        <w:t xml:space="preserve">) message with element LRN to ensure that </w:t>
      </w:r>
      <w:r w:rsidR="0031115A">
        <w:t>previous</w:t>
      </w:r>
      <w:r>
        <w:t xml:space="preserve"> Quota </w:t>
      </w:r>
      <w:r w:rsidR="007C0760">
        <w:t>Validation</w:t>
      </w:r>
      <w:r>
        <w:t xml:space="preserve"> Request (</w:t>
      </w:r>
      <w:hyperlink w:anchor="_QuotaValidationRequest" w:history="1">
        <w:r w:rsidR="007C0760" w:rsidRPr="003F43CF">
          <w:rPr>
            <w:rStyle w:val="Hyperlink"/>
          </w:rPr>
          <w:t>QuotaValidationRequest</w:t>
        </w:r>
      </w:hyperlink>
      <w:r>
        <w:t>) message</w:t>
      </w:r>
      <w:r w:rsidR="00E3688A">
        <w:t>,</w:t>
      </w:r>
      <w:r w:rsidR="00FE5DFB">
        <w:t xml:space="preserve"> which</w:t>
      </w:r>
      <w:r>
        <w:t xml:space="preserve"> </w:t>
      </w:r>
      <w:r w:rsidR="00E3688A">
        <w:t>caused the reservation of Quota Order Number</w:t>
      </w:r>
      <w:r w:rsidR="009460A8">
        <w:t>(s)</w:t>
      </w:r>
      <w:r w:rsidR="00E3688A">
        <w:t xml:space="preserve"> amount,</w:t>
      </w:r>
      <w:r>
        <w:t xml:space="preserve"> will paired accordingly.</w:t>
      </w:r>
    </w:p>
    <w:p w14:paraId="7857A1B2" w14:textId="16D56C04" w:rsidR="00C76A4A" w:rsidRPr="00D26C71" w:rsidRDefault="003E2D1A" w:rsidP="00643385">
      <w:pPr>
        <w:pStyle w:val="ListParagraph"/>
        <w:numPr>
          <w:ilvl w:val="0"/>
          <w:numId w:val="42"/>
        </w:numPr>
      </w:pPr>
      <w:r>
        <w:t>If there</w:t>
      </w:r>
      <w:r w:rsidR="002B3DCD">
        <w:t xml:space="preserve"> is a </w:t>
      </w:r>
      <w:r>
        <w:t>need</w:t>
      </w:r>
      <w:r w:rsidR="002B3DCD">
        <w:t xml:space="preserve"> to return all already allocated Quota</w:t>
      </w:r>
      <w:r w:rsidR="00655D72">
        <w:t xml:space="preserve"> Order Numbers </w:t>
      </w:r>
      <w:r w:rsidR="002B3DCD">
        <w:t xml:space="preserve">or cancel upcoming allocation of </w:t>
      </w:r>
      <w:r w:rsidR="00D04384">
        <w:t>all</w:t>
      </w:r>
      <w:r w:rsidR="002B3DCD">
        <w:t xml:space="preserve"> related Quota</w:t>
      </w:r>
      <w:r w:rsidR="00751815">
        <w:t xml:space="preserve"> Order Numbers</w:t>
      </w:r>
      <w:r w:rsidR="0000081D">
        <w:t>,</w:t>
      </w:r>
      <w:r w:rsidR="002B3DCD">
        <w:t xml:space="preserve"> </w:t>
      </w:r>
      <w:r w:rsidR="007E6FD4">
        <w:t xml:space="preserve">AIS/AES sends </w:t>
      </w:r>
      <w:r w:rsidR="00075513">
        <w:t xml:space="preserve">“empty” </w:t>
      </w:r>
      <w:r w:rsidR="005042A4">
        <w:t>Q</w:t>
      </w:r>
      <w:r w:rsidR="007E6FD4">
        <w:t>uota Allocation Request (</w:t>
      </w:r>
      <w:hyperlink w:anchor="_QuotaAllocationRequest" w:history="1">
        <w:r w:rsidR="007E6FD4" w:rsidRPr="00B85A9E">
          <w:rPr>
            <w:rStyle w:val="Hyperlink"/>
          </w:rPr>
          <w:t>QuotaAllocationRequest</w:t>
        </w:r>
      </w:hyperlink>
      <w:r w:rsidR="007E6FD4">
        <w:t>)</w:t>
      </w:r>
      <w:r w:rsidR="00C96F74">
        <w:t xml:space="preserve"> </w:t>
      </w:r>
      <w:r w:rsidR="004B1FD3">
        <w:t>(</w:t>
      </w:r>
      <w:r w:rsidR="005A1BD8">
        <w:t>the</w:t>
      </w:r>
      <w:r w:rsidR="00C43C7C">
        <w:t xml:space="preserve"> </w:t>
      </w:r>
      <w:r w:rsidR="004B1FD3">
        <w:t>message doesn’t contain element GoodsShipment)</w:t>
      </w:r>
      <w:r w:rsidR="00F24E5C">
        <w:t xml:space="preserve">. </w:t>
      </w:r>
      <w:r w:rsidR="008B3885">
        <w:t>Based on this signal from AIS/AES</w:t>
      </w:r>
      <w:r w:rsidR="00D25CAC">
        <w:t>,</w:t>
      </w:r>
      <w:r w:rsidR="008B3885">
        <w:t xml:space="preserve"> </w:t>
      </w:r>
      <w:r w:rsidR="008B3885">
        <w:t xml:space="preserve">QUOTA RS </w:t>
      </w:r>
      <w:r w:rsidR="00074A99">
        <w:t xml:space="preserve">finds </w:t>
      </w:r>
      <w:r w:rsidR="00E35053">
        <w:t xml:space="preserve">all </w:t>
      </w:r>
      <w:r w:rsidR="000F30BF">
        <w:t>existing</w:t>
      </w:r>
      <w:r w:rsidR="00074A99">
        <w:t xml:space="preserve"> </w:t>
      </w:r>
      <w:r w:rsidR="00292FF4">
        <w:t xml:space="preserve">Quota Allocation Requests </w:t>
      </w:r>
      <w:r w:rsidR="00677EB8">
        <w:t xml:space="preserve">with the same MRN </w:t>
      </w:r>
      <w:r w:rsidR="00AA1D0F">
        <w:t xml:space="preserve">and calculates </w:t>
      </w:r>
      <w:r w:rsidR="00422D36">
        <w:t xml:space="preserve">the </w:t>
      </w:r>
      <w:r w:rsidR="008B3885">
        <w:t>“final” amount</w:t>
      </w:r>
      <w:r w:rsidR="001D2097">
        <w:t>s</w:t>
      </w:r>
      <w:r w:rsidR="008B3885">
        <w:t xml:space="preserve"> that should be returned</w:t>
      </w:r>
      <w:r w:rsidR="000909DB">
        <w:t xml:space="preserve"> for each Quota Order Number</w:t>
      </w:r>
      <w:r w:rsidR="008B3885">
        <w:t>.</w:t>
      </w:r>
      <w:r w:rsidR="008B3885">
        <w:br/>
      </w:r>
      <w:r w:rsidR="00E03AB9">
        <w:t>“</w:t>
      </w:r>
      <w:r w:rsidR="00E15D71">
        <w:t>E</w:t>
      </w:r>
      <w:r w:rsidR="00E03AB9">
        <w:t xml:space="preserve">mpty” </w:t>
      </w:r>
      <w:r w:rsidR="00F90290">
        <w:t xml:space="preserve">Quota Allocation Request is sent </w:t>
      </w:r>
      <w:r w:rsidR="00424B92">
        <w:t>i</w:t>
      </w:r>
      <w:r w:rsidR="00F90290">
        <w:t xml:space="preserve">n following </w:t>
      </w:r>
      <w:r w:rsidR="00424B92">
        <w:t>scenarios</w:t>
      </w:r>
      <w:r w:rsidR="00C76A4A">
        <w:t>:</w:t>
      </w:r>
    </w:p>
    <w:p w14:paraId="637A8845" w14:textId="2F428C60" w:rsidR="00D47505" w:rsidRPr="00D26C71" w:rsidRDefault="008538F6" w:rsidP="00D47505">
      <w:pPr>
        <w:pStyle w:val="ListParagraph"/>
        <w:numPr>
          <w:ilvl w:val="1"/>
          <w:numId w:val="42"/>
        </w:numPr>
      </w:pPr>
      <w:r>
        <w:t>D</w:t>
      </w:r>
      <w:r w:rsidR="00DE2F26">
        <w:t xml:space="preserve">eclaration </w:t>
      </w:r>
      <w:r w:rsidR="00626F2C">
        <w:t xml:space="preserve">is </w:t>
      </w:r>
      <w:r w:rsidR="00DE2F26">
        <w:t xml:space="preserve">amended </w:t>
      </w:r>
      <w:r w:rsidR="00626F2C">
        <w:t>and it</w:t>
      </w:r>
      <w:r w:rsidR="00DE2F26">
        <w:t xml:space="preserve"> </w:t>
      </w:r>
      <w:r w:rsidR="00EB29D0">
        <w:t xml:space="preserve">no longer </w:t>
      </w:r>
      <w:r w:rsidR="00D47505">
        <w:t>contain</w:t>
      </w:r>
      <w:r w:rsidR="00EB29D0">
        <w:t>s</w:t>
      </w:r>
      <w:r w:rsidR="00D47505">
        <w:t xml:space="preserve"> </w:t>
      </w:r>
      <w:r w:rsidR="00D47505" w:rsidRPr="00D26C71">
        <w:t xml:space="preserve">Quota Order Number at least on one Goods Item </w:t>
      </w:r>
      <w:r w:rsidR="000A2171" w:rsidRPr="00D26C71">
        <w:t xml:space="preserve">but </w:t>
      </w:r>
      <w:r w:rsidR="000D177D" w:rsidRPr="00D26C71">
        <w:t>the</w:t>
      </w:r>
      <w:r w:rsidR="00D47505" w:rsidRPr="00D26C71">
        <w:t xml:space="preserve"> </w:t>
      </w:r>
      <w:r w:rsidR="0056557C" w:rsidRPr="00D26C71">
        <w:t xml:space="preserve">other </w:t>
      </w:r>
      <w:r w:rsidR="00D47505" w:rsidRPr="00D26C71">
        <w:t>Quota Allocation Request requesting Order Number allocation was sent in previous version.</w:t>
      </w:r>
    </w:p>
    <w:p w14:paraId="667D37D1" w14:textId="5BD3ECF4" w:rsidR="00643385" w:rsidRDefault="001A6566" w:rsidP="001A6566">
      <w:pPr>
        <w:pStyle w:val="ListParagraph"/>
        <w:numPr>
          <w:ilvl w:val="1"/>
          <w:numId w:val="42"/>
        </w:numPr>
      </w:pPr>
      <w:r>
        <w:t xml:space="preserve">Declaration is </w:t>
      </w:r>
      <w:r w:rsidR="00DE2F26">
        <w:t>invalidated</w:t>
      </w:r>
      <w:r>
        <w:t>.</w:t>
      </w:r>
    </w:p>
    <w:p w14:paraId="40F446E5" w14:textId="4AABFA57" w:rsidR="00AD6FC1" w:rsidRDefault="00AD6FC1" w:rsidP="00BB6FF2">
      <w:pPr>
        <w:pStyle w:val="ListParagraph"/>
        <w:numPr>
          <w:ilvl w:val="0"/>
          <w:numId w:val="42"/>
        </w:numPr>
      </w:pPr>
      <w:r>
        <w:t>By receiving Quota Allocation Request (</w:t>
      </w:r>
      <w:hyperlink w:anchor="_QuotaAllocationRequest" w:history="1">
        <w:r w:rsidRPr="00B85A9E">
          <w:rPr>
            <w:rStyle w:val="Hyperlink"/>
          </w:rPr>
          <w:t>QuotaAllocationRequest</w:t>
        </w:r>
      </w:hyperlink>
      <w:r>
        <w:t xml:space="preserve">) message from AIS/AES it means that Quota validation </w:t>
      </w:r>
      <w:r w:rsidR="00F76D54">
        <w:t xml:space="preserve">was </w:t>
      </w:r>
      <w:r w:rsidR="00DC16C4">
        <w:t xml:space="preserve">either </w:t>
      </w:r>
      <w:r w:rsidR="00F76D54">
        <w:t>not needed</w:t>
      </w:r>
      <w:r w:rsidR="00E165B1">
        <w:t xml:space="preserve"> (</w:t>
      </w:r>
      <w:r w:rsidR="0016553A">
        <w:t xml:space="preserve">validation is not performed if </w:t>
      </w:r>
      <w:r w:rsidR="000B5736">
        <w:t xml:space="preserve">Quota amount </w:t>
      </w:r>
      <w:r w:rsidR="00B241A6">
        <w:t>will be returned)</w:t>
      </w:r>
      <w:r w:rsidR="00BD2800">
        <w:t>,</w:t>
      </w:r>
      <w:r w:rsidR="00F76D54">
        <w:t xml:space="preserve"> or </w:t>
      </w:r>
      <w:r w:rsidR="00473EE1">
        <w:t xml:space="preserve">it </w:t>
      </w:r>
      <w:r>
        <w:t xml:space="preserve">has already been performed without error in QUOTA RS and </w:t>
      </w:r>
      <w:r w:rsidR="00A1660E">
        <w:t xml:space="preserve">there </w:t>
      </w:r>
      <w:r w:rsidR="00090B9C">
        <w:t>were no errors</w:t>
      </w:r>
      <w:r w:rsidR="00A1660E">
        <w:t xml:space="preserve"> from </w:t>
      </w:r>
      <w:r>
        <w:t>TARIC RS</w:t>
      </w:r>
      <w:r w:rsidR="00A1660E">
        <w:t xml:space="preserve"> neither</w:t>
      </w:r>
      <w:r w:rsidR="00FA62C1">
        <w:t xml:space="preserve"> – o</w:t>
      </w:r>
      <w:r>
        <w:t>therwise Import/Export declaration would be rejected.</w:t>
      </w:r>
    </w:p>
    <w:p w14:paraId="694EE698" w14:textId="7344768A" w:rsidR="003C5146" w:rsidRPr="003926F0" w:rsidRDefault="00AD6FC1" w:rsidP="00BB6FF2">
      <w:pPr>
        <w:pStyle w:val="ListParagraph"/>
        <w:numPr>
          <w:ilvl w:val="0"/>
          <w:numId w:val="42"/>
        </w:numPr>
      </w:pPr>
      <w:r>
        <w:t xml:space="preserve">In case of </w:t>
      </w:r>
      <w:r w:rsidR="0082631D">
        <w:t xml:space="preserve">receiving Quota </w:t>
      </w:r>
      <w:r w:rsidR="005A1BD8">
        <w:t>A</w:t>
      </w:r>
      <w:r w:rsidR="0082631D">
        <w:t xml:space="preserve">llocation </w:t>
      </w:r>
      <w:r w:rsidR="005A1BD8">
        <w:t>R</w:t>
      </w:r>
      <w:r w:rsidR="0082631D">
        <w:t xml:space="preserve">equest </w:t>
      </w:r>
      <w:r w:rsidR="00163C59">
        <w:t xml:space="preserve">that leads to </w:t>
      </w:r>
      <w:r>
        <w:t>immediate allocation (e.g. of Export Quota)</w:t>
      </w:r>
      <w:r w:rsidR="00F82391">
        <w:t>,</w:t>
      </w:r>
      <w:r>
        <w:t xml:space="preserve"> requested amount </w:t>
      </w:r>
      <w:r w:rsidR="00F82391">
        <w:t xml:space="preserve">has been </w:t>
      </w:r>
      <w:r w:rsidR="00542E23">
        <w:t xml:space="preserve">already </w:t>
      </w:r>
      <w:r>
        <w:t xml:space="preserve">reserved for </w:t>
      </w:r>
      <w:r w:rsidR="005109DE">
        <w:t>this</w:t>
      </w:r>
      <w:r>
        <w:t xml:space="preserve"> Quota Allocation Request.</w:t>
      </w:r>
    </w:p>
    <w:p w14:paraId="50C3E578" w14:textId="76130756" w:rsidR="006A2447" w:rsidRPr="003926F0" w:rsidRDefault="006A2447" w:rsidP="00BB6FF2">
      <w:pPr>
        <w:pStyle w:val="ListParagraph"/>
        <w:numPr>
          <w:ilvl w:val="0"/>
          <w:numId w:val="42"/>
        </w:numPr>
      </w:pPr>
      <w:r>
        <w:lastRenderedPageBreak/>
        <w:t>For pre-lodged declarations (additional declaration types D/F)</w:t>
      </w:r>
      <w:r w:rsidR="00B53D37">
        <w:t xml:space="preserve">, </w:t>
      </w:r>
      <w:r w:rsidR="002E6631">
        <w:t xml:space="preserve">Quota </w:t>
      </w:r>
      <w:r w:rsidR="005A1BD8">
        <w:t>A</w:t>
      </w:r>
      <w:r w:rsidR="00B53D37">
        <w:t xml:space="preserve">llocation </w:t>
      </w:r>
      <w:r w:rsidR="005A1BD8">
        <w:t>R</w:t>
      </w:r>
      <w:r w:rsidR="00B53D37">
        <w:t>equest is sent after the presentation of goods</w:t>
      </w:r>
      <w:r w:rsidR="002E6631">
        <w:t xml:space="preserve">, </w:t>
      </w:r>
      <w:r w:rsidR="00D002BC">
        <w:t xml:space="preserve">i.e. </w:t>
      </w:r>
      <w:r w:rsidR="0020501E">
        <w:t>after acceptance</w:t>
      </w:r>
      <w:r w:rsidR="00B53D37">
        <w:t xml:space="preserve">. When the declaration is </w:t>
      </w:r>
      <w:r w:rsidR="005A1BD8">
        <w:t>pre-</w:t>
      </w:r>
      <w:r w:rsidR="00B53D37">
        <w:t xml:space="preserve">lodged and registered, </w:t>
      </w:r>
      <w:r w:rsidR="00037B43">
        <w:t xml:space="preserve">only </w:t>
      </w:r>
      <w:r w:rsidR="002E6631">
        <w:t xml:space="preserve">Quota </w:t>
      </w:r>
      <w:r w:rsidR="005A1BD8">
        <w:t>V</w:t>
      </w:r>
      <w:r w:rsidR="00037B43">
        <w:t xml:space="preserve">alidation </w:t>
      </w:r>
      <w:r w:rsidR="005A1BD8">
        <w:t>R</w:t>
      </w:r>
      <w:r w:rsidR="00037B43">
        <w:t>equest is sent.</w:t>
      </w:r>
    </w:p>
    <w:p w14:paraId="4A77778F" w14:textId="77777777" w:rsidR="008E5B28" w:rsidRDefault="008E5B28" w:rsidP="008E5B28">
      <w:pPr>
        <w:pStyle w:val="Heading3"/>
      </w:pPr>
      <w:bookmarkStart w:id="63" w:name="_Toc222345644"/>
      <w:r>
        <w:t>Scenarios</w:t>
      </w:r>
      <w:bookmarkEnd w:id="63"/>
    </w:p>
    <w:p w14:paraId="643287A8" w14:textId="47E72531" w:rsidR="008E5B28" w:rsidRPr="00AB4F7E" w:rsidRDefault="080D177E" w:rsidP="66A4CC1F">
      <w:pPr>
        <w:rPr>
          <w:lang w:eastAsia="en-US"/>
        </w:rPr>
      </w:pPr>
      <w:r w:rsidRPr="66A4CC1F">
        <w:rPr>
          <w:lang w:eastAsia="en-US"/>
        </w:rPr>
        <w:t xml:space="preserve">Steps in scenarios of Quota </w:t>
      </w:r>
      <w:r w:rsidR="3D8D4F55" w:rsidRPr="66A4CC1F">
        <w:rPr>
          <w:lang w:eastAsia="en-US"/>
        </w:rPr>
        <w:t>allocation</w:t>
      </w:r>
      <w:r w:rsidRPr="66A4CC1F">
        <w:rPr>
          <w:lang w:eastAsia="en-US"/>
        </w:rPr>
        <w:t xml:space="preserve"> </w:t>
      </w:r>
      <w:r w:rsidR="00E13AB1">
        <w:rPr>
          <w:lang w:eastAsia="en-US"/>
        </w:rPr>
        <w:t xml:space="preserve">request </w:t>
      </w:r>
      <w:r w:rsidRPr="66A4CC1F">
        <w:rPr>
          <w:lang w:eastAsia="en-US"/>
        </w:rPr>
        <w:t xml:space="preserve">differ </w:t>
      </w:r>
      <w:r w:rsidR="150DB4CE" w:rsidRPr="66A4CC1F">
        <w:rPr>
          <w:lang w:eastAsia="en-US"/>
        </w:rPr>
        <w:t>based on Quota allocation principle</w:t>
      </w:r>
      <w:r w:rsidRPr="66A4CC1F">
        <w:rPr>
          <w:lang w:eastAsia="en-US"/>
        </w:rPr>
        <w:t>. The message exchange itself is the same for Import and for Export declarations.</w:t>
      </w:r>
    </w:p>
    <w:p w14:paraId="018B28A7" w14:textId="242BA1D1" w:rsidR="008E5B28" w:rsidRPr="00AB4F7E" w:rsidRDefault="00FA57F2" w:rsidP="008E5B28">
      <w:pPr>
        <w:rPr>
          <w:lang w:val="en" w:eastAsia="en-US"/>
        </w:rPr>
      </w:pPr>
      <w:r>
        <w:rPr>
          <w:noProof/>
        </w:rPr>
        <w:drawing>
          <wp:inline distT="0" distB="0" distL="0" distR="0" wp14:anchorId="19638DFD" wp14:editId="1B4AEB25">
            <wp:extent cx="2825087" cy="2487965"/>
            <wp:effectExtent l="0" t="0" r="0" b="7620"/>
            <wp:docPr id="1951178656"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78656" name="Obrázek 1" descr="Obsah obrázku text, snímek obrazovky, diagram, řada/pruh&#10;&#10;Obsah generovaný pomocí AI může být nesprávný."/>
                    <pic:cNvPicPr/>
                  </pic:nvPicPr>
                  <pic:blipFill>
                    <a:blip r:embed="rId23"/>
                    <a:stretch>
                      <a:fillRect/>
                    </a:stretch>
                  </pic:blipFill>
                  <pic:spPr>
                    <a:xfrm>
                      <a:off x="0" y="0"/>
                      <a:ext cx="2832350" cy="2494361"/>
                    </a:xfrm>
                    <a:prstGeom prst="rect">
                      <a:avLst/>
                    </a:prstGeom>
                  </pic:spPr>
                </pic:pic>
              </a:graphicData>
            </a:graphic>
          </wp:inline>
        </w:drawing>
      </w:r>
    </w:p>
    <w:p w14:paraId="52A3425E" w14:textId="50E2BAEB" w:rsidR="008E5B28" w:rsidRDefault="00A03E6C" w:rsidP="008E5B28">
      <w:pPr>
        <w:pStyle w:val="Heading4"/>
      </w:pPr>
      <w:r>
        <w:t xml:space="preserve">Receive </w:t>
      </w:r>
      <w:r w:rsidR="0084590F">
        <w:t xml:space="preserve">Quota request </w:t>
      </w:r>
      <w:r w:rsidR="00CF0D36">
        <w:t xml:space="preserve">allocated </w:t>
      </w:r>
      <w:r w:rsidR="006D53DE">
        <w:t>o</w:t>
      </w:r>
      <w:r w:rsidR="002A528A">
        <w:t>n daily basis</w:t>
      </w:r>
    </w:p>
    <w:p w14:paraId="5C35F6BA" w14:textId="77777777" w:rsidR="008E5B28" w:rsidRPr="00BA65D8" w:rsidRDefault="008E5B28" w:rsidP="008E5B28">
      <w:pPr>
        <w:rPr>
          <w:u w:val="single"/>
        </w:rPr>
      </w:pPr>
      <w:r w:rsidRPr="00BA65D8">
        <w:rPr>
          <w:u w:val="single"/>
        </w:rPr>
        <w:t>Steps:</w:t>
      </w:r>
    </w:p>
    <w:p w14:paraId="1D471610" w14:textId="131B787C" w:rsidR="008E5B28" w:rsidRPr="00464139" w:rsidRDefault="008E5B28" w:rsidP="00BB6FF2">
      <w:pPr>
        <w:pStyle w:val="ListParagraph"/>
        <w:numPr>
          <w:ilvl w:val="0"/>
          <w:numId w:val="39"/>
        </w:numPr>
        <w:rPr>
          <w:lang w:val="en-GB"/>
        </w:rPr>
      </w:pPr>
      <w:r>
        <w:t xml:space="preserve">QUOTA RS receives Quota </w:t>
      </w:r>
      <w:r w:rsidR="005109DE">
        <w:t>Allocation</w:t>
      </w:r>
      <w:r>
        <w:t xml:space="preserve"> Request (</w:t>
      </w:r>
      <w:hyperlink w:anchor="_QuotaAllocationRequest" w:history="1">
        <w:r w:rsidRPr="009B60D0">
          <w:rPr>
            <w:rStyle w:val="Hyperlink"/>
          </w:rPr>
          <w:t>Quota</w:t>
        </w:r>
        <w:r w:rsidR="005109DE" w:rsidRPr="009B60D0">
          <w:rPr>
            <w:rStyle w:val="Hyperlink"/>
          </w:rPr>
          <w:t>Allocation</w:t>
        </w:r>
        <w:r w:rsidRPr="009B60D0">
          <w:rPr>
            <w:rStyle w:val="Hyperlink"/>
          </w:rPr>
          <w:t>Request</w:t>
        </w:r>
      </w:hyperlink>
      <w:r>
        <w:t>) message.</w:t>
      </w:r>
    </w:p>
    <w:p w14:paraId="6D66584E" w14:textId="77777777" w:rsidR="00113479" w:rsidRDefault="00113479" w:rsidP="00113479">
      <w:pPr>
        <w:pStyle w:val="ListParagraph"/>
        <w:numPr>
          <w:ilvl w:val="0"/>
          <w:numId w:val="39"/>
        </w:numPr>
        <w:rPr>
          <w:lang w:val="en-GB"/>
        </w:rPr>
      </w:pPr>
      <w:r>
        <w:rPr>
          <w:lang w:val="en-GB"/>
        </w:rPr>
        <w:t>Technical validations are performed (schema, code lists, rules and conditions not related to the single Quota requests, etc.).</w:t>
      </w:r>
    </w:p>
    <w:p w14:paraId="5ACDAEE9" w14:textId="2B0060C8" w:rsidR="005958AD" w:rsidRPr="001A1E13" w:rsidRDefault="005958AD" w:rsidP="005958AD">
      <w:pPr>
        <w:pStyle w:val="ListParagraph"/>
        <w:numPr>
          <w:ilvl w:val="1"/>
          <w:numId w:val="39"/>
        </w:numPr>
        <w:rPr>
          <w:lang w:val="en-GB"/>
        </w:rPr>
      </w:pPr>
      <w:r>
        <w:t>If there is a negative result, QUOTA RS creates Quota Error (</w:t>
      </w:r>
      <w:hyperlink w:anchor="_QuotaError" w:history="1">
        <w:r w:rsidRPr="006519EE">
          <w:rPr>
            <w:rStyle w:val="Hyperlink"/>
          </w:rPr>
          <w:t>QuotaError</w:t>
        </w:r>
      </w:hyperlink>
      <w:r>
        <w:t xml:space="preserve">) message and stores relevant </w:t>
      </w:r>
      <w:r w:rsidRPr="00093445">
        <w:rPr>
          <w:b/>
          <w:bCs/>
        </w:rPr>
        <w:t>technical</w:t>
      </w:r>
      <w:r>
        <w:t xml:space="preserve"> error code(s) with error pointer(s) referencing the respective data element/data group into the message (for complete list of </w:t>
      </w:r>
      <w:r>
        <w:rPr>
          <w:b/>
          <w:bCs/>
        </w:rPr>
        <w:t>technical</w:t>
      </w:r>
      <w:r>
        <w:t xml:space="preserve"> validation</w:t>
      </w:r>
      <w:r w:rsidR="0048625D">
        <w:t xml:space="preserve"> error</w:t>
      </w:r>
      <w:r>
        <w:t xml:space="preserve">s, see chapter </w:t>
      </w:r>
      <w:hyperlink w:anchor="_Rules_and_Conditions_3" w:history="1">
        <w:r w:rsidR="00027F95" w:rsidRPr="00F34124">
          <w:rPr>
            <w:rStyle w:val="Hyperlink"/>
          </w:rPr>
          <w:t>Rules and Conditions</w:t>
        </w:r>
      </w:hyperlink>
      <w:r>
        <w:t xml:space="preserve">). </w:t>
      </w:r>
    </w:p>
    <w:p w14:paraId="1FBBFEAF" w14:textId="77777777" w:rsidR="005958AD" w:rsidRPr="0011443C" w:rsidRDefault="005958AD" w:rsidP="005958AD">
      <w:pPr>
        <w:pStyle w:val="ListParagraph"/>
        <w:numPr>
          <w:ilvl w:val="1"/>
          <w:numId w:val="39"/>
        </w:numPr>
        <w:rPr>
          <w:lang w:val="en-GB"/>
        </w:rPr>
      </w:pPr>
      <w:r>
        <w:t>QUOTA RS sends Quota Error (</w:t>
      </w:r>
      <w:hyperlink w:anchor="_QuotaError" w:history="1">
        <w:r w:rsidRPr="006519EE">
          <w:rPr>
            <w:rStyle w:val="Hyperlink"/>
          </w:rPr>
          <w:t>QuotaError</w:t>
        </w:r>
      </w:hyperlink>
      <w:r>
        <w:t>) message to AIS and process ends.</w:t>
      </w:r>
    </w:p>
    <w:p w14:paraId="64FECD60" w14:textId="25A4191B" w:rsidR="00CA59D5" w:rsidRPr="00CA59D5" w:rsidRDefault="00C21B6C">
      <w:pPr>
        <w:pStyle w:val="ListParagraph"/>
        <w:numPr>
          <w:ilvl w:val="0"/>
          <w:numId w:val="39"/>
        </w:numPr>
        <w:rPr>
          <w:lang w:val="en-GB"/>
        </w:rPr>
      </w:pPr>
      <w:r>
        <w:t xml:space="preserve">If no </w:t>
      </w:r>
      <w:r w:rsidR="008A639D" w:rsidRPr="008A639D">
        <w:rPr>
          <w:b/>
          <w:bCs/>
        </w:rPr>
        <w:t>technical</w:t>
      </w:r>
      <w:r w:rsidR="008A639D">
        <w:t xml:space="preserve"> </w:t>
      </w:r>
      <w:r>
        <w:t xml:space="preserve">error is found </w:t>
      </w:r>
      <w:r w:rsidR="00C2240D">
        <w:t>within the validation</w:t>
      </w:r>
      <w:r>
        <w:t xml:space="preserve">, </w:t>
      </w:r>
      <w:r w:rsidR="002E781A">
        <w:t>QUOTA RS prepares Quota Allocation Response (</w:t>
      </w:r>
      <w:hyperlink w:anchor="_QuotaAllocationResponse" w:history="1">
        <w:r w:rsidR="002E781A" w:rsidRPr="009B60D0">
          <w:rPr>
            <w:rStyle w:val="Hyperlink"/>
          </w:rPr>
          <w:t>QuotaAllocationR</w:t>
        </w:r>
        <w:r w:rsidR="002E781A">
          <w:rPr>
            <w:rStyle w:val="Hyperlink"/>
          </w:rPr>
          <w:t>esponse</w:t>
        </w:r>
      </w:hyperlink>
      <w:r w:rsidR="002E781A">
        <w:t>) message. F</w:t>
      </w:r>
      <w:r w:rsidR="008E5B28">
        <w:t xml:space="preserve">or each Goods Item QUOTA RS performs the set of </w:t>
      </w:r>
      <w:r w:rsidR="00C10AE8" w:rsidRPr="00C10AE8">
        <w:rPr>
          <w:b/>
          <w:bCs/>
        </w:rPr>
        <w:t>business</w:t>
      </w:r>
      <w:r w:rsidR="00C10AE8">
        <w:t xml:space="preserve"> </w:t>
      </w:r>
      <w:r w:rsidR="008E5B28">
        <w:t xml:space="preserve">validations (for complete list of validation </w:t>
      </w:r>
      <w:r w:rsidR="00F11CC8">
        <w:t>errors</w:t>
      </w:r>
      <w:r w:rsidR="0048625D">
        <w:t>,</w:t>
      </w:r>
      <w:r w:rsidR="00F11CC8">
        <w:t xml:space="preserve"> </w:t>
      </w:r>
      <w:r w:rsidR="008E5B28">
        <w:t>see chapter</w:t>
      </w:r>
      <w:r w:rsidR="00825DFA">
        <w:t xml:space="preserve"> </w:t>
      </w:r>
      <w:hyperlink w:anchor="_Rules_and_Conditions_3" w:history="1">
        <w:r w:rsidR="00027F95" w:rsidRPr="00F34124">
          <w:rPr>
            <w:rStyle w:val="Hyperlink"/>
          </w:rPr>
          <w:t>Rules and Conditions</w:t>
        </w:r>
      </w:hyperlink>
      <w:r w:rsidR="008E5B28">
        <w:t>).</w:t>
      </w:r>
    </w:p>
    <w:p w14:paraId="6F081500" w14:textId="3629CDD7" w:rsidR="008E5B28" w:rsidRPr="00BF5C49" w:rsidRDefault="008E5B28" w:rsidP="00BB6FF2">
      <w:pPr>
        <w:pStyle w:val="ListParagraph"/>
        <w:numPr>
          <w:ilvl w:val="1"/>
          <w:numId w:val="39"/>
        </w:numPr>
        <w:rPr>
          <w:lang w:val="en-GB"/>
        </w:rPr>
      </w:pPr>
      <w:r>
        <w:t xml:space="preserve">If there is a </w:t>
      </w:r>
      <w:r w:rsidR="00395254">
        <w:t>negative result</w:t>
      </w:r>
      <w:r>
        <w:t xml:space="preserve">, QUOTA RS </w:t>
      </w:r>
      <w:r w:rsidR="00053946">
        <w:t>sets</w:t>
      </w:r>
      <w:r>
        <w:t xml:space="preserve"> relevant </w:t>
      </w:r>
      <w:r w:rsidR="00F515EB" w:rsidRPr="00F43C61">
        <w:rPr>
          <w:b/>
        </w:rPr>
        <w:t>business</w:t>
      </w:r>
      <w:r w:rsidR="00F515EB">
        <w:t xml:space="preserve"> </w:t>
      </w:r>
      <w:r>
        <w:t>error</w:t>
      </w:r>
      <w:r w:rsidR="00F43C61">
        <w:t xml:space="preserve"> </w:t>
      </w:r>
      <w:r>
        <w:t>code</w:t>
      </w:r>
      <w:r w:rsidR="00F43C61">
        <w:t>(s)</w:t>
      </w:r>
      <w:r>
        <w:t xml:space="preserve"> into Quota </w:t>
      </w:r>
      <w:r w:rsidR="0080376F">
        <w:t>Allocation</w:t>
      </w:r>
      <w:r>
        <w:t xml:space="preserve"> Response (</w:t>
      </w:r>
      <w:hyperlink w:anchor="_QuotaAllocationResponse" w:history="1">
        <w:r w:rsidR="0080376F" w:rsidRPr="7A0A4AE7">
          <w:rPr>
            <w:rStyle w:val="Hyperlink"/>
          </w:rPr>
          <w:t>QuotaAllocationResponse</w:t>
        </w:r>
      </w:hyperlink>
      <w:r>
        <w:t>) message with error pointer</w:t>
      </w:r>
      <w:r w:rsidR="00F20AF9">
        <w:t>(s)</w:t>
      </w:r>
      <w:r>
        <w:t xml:space="preserve"> referencing to proper Goods Item</w:t>
      </w:r>
      <w:r w:rsidR="00E53F38">
        <w:t xml:space="preserve"> and sets element “accepted” = 0.</w:t>
      </w:r>
    </w:p>
    <w:p w14:paraId="222D71A1" w14:textId="077D83D3" w:rsidR="008E5B28" w:rsidRPr="00C04F65" w:rsidRDefault="007342A2" w:rsidP="00BB6FF2">
      <w:pPr>
        <w:pStyle w:val="ListParagraph"/>
        <w:numPr>
          <w:ilvl w:val="1"/>
          <w:numId w:val="39"/>
        </w:numPr>
        <w:rPr>
          <w:lang w:val="en-GB"/>
        </w:rPr>
      </w:pPr>
      <w:r>
        <w:t>If there is a positive result</w:t>
      </w:r>
      <w:r w:rsidR="00BA653F">
        <w:t>,</w:t>
      </w:r>
      <w:r>
        <w:t xml:space="preserve"> </w:t>
      </w:r>
      <w:r w:rsidR="008E5B28">
        <w:t>QUOTA RS sets element “accepted” = 1</w:t>
      </w:r>
      <w:r w:rsidR="00946905">
        <w:t xml:space="preserve"> </w:t>
      </w:r>
      <w:r w:rsidR="005A69B8">
        <w:t>code into Quota Allocation Response (</w:t>
      </w:r>
      <w:hyperlink w:anchor="_QuotaAllocationResponse" w:history="1">
        <w:r w:rsidR="005A69B8" w:rsidRPr="7A0A4AE7">
          <w:rPr>
            <w:rStyle w:val="Hyperlink"/>
          </w:rPr>
          <w:t>QuotaAllocationResponse</w:t>
        </w:r>
      </w:hyperlink>
      <w:r w:rsidR="005A69B8">
        <w:t xml:space="preserve">) message </w:t>
      </w:r>
      <w:r w:rsidR="00946905">
        <w:t xml:space="preserve">and queues </w:t>
      </w:r>
      <w:r w:rsidR="00CF5700">
        <w:t xml:space="preserve">Quota allocation request for </w:t>
      </w:r>
      <w:r w:rsidR="00BF2313">
        <w:t xml:space="preserve">upcoming </w:t>
      </w:r>
      <w:r w:rsidR="00B34A8C">
        <w:t>allocation</w:t>
      </w:r>
      <w:r w:rsidR="00BF2313">
        <w:t>.</w:t>
      </w:r>
    </w:p>
    <w:p w14:paraId="23DC08EB" w14:textId="2FAB4EC3" w:rsidR="008E5B28" w:rsidRPr="00897314" w:rsidRDefault="008E5B28" w:rsidP="00BB6FF2">
      <w:pPr>
        <w:pStyle w:val="ListParagraph"/>
        <w:numPr>
          <w:ilvl w:val="0"/>
          <w:numId w:val="39"/>
        </w:numPr>
        <w:rPr>
          <w:lang w:val="en-GB"/>
        </w:rPr>
      </w:pPr>
      <w:r>
        <w:t xml:space="preserve">QUOTA RS sends Quota </w:t>
      </w:r>
      <w:r w:rsidR="007E0188">
        <w:t>Allocation</w:t>
      </w:r>
      <w:r>
        <w:t xml:space="preserve"> Response (</w:t>
      </w:r>
      <w:hyperlink w:anchor="_QuotaAllocationResponse" w:history="1">
        <w:r w:rsidR="00C74788" w:rsidRPr="009B60D0">
          <w:rPr>
            <w:rStyle w:val="Hyperlink"/>
          </w:rPr>
          <w:t>QuotaAllocationR</w:t>
        </w:r>
        <w:r w:rsidR="00C74788">
          <w:rPr>
            <w:rStyle w:val="Hyperlink"/>
          </w:rPr>
          <w:t>esponse</w:t>
        </w:r>
      </w:hyperlink>
      <w:r>
        <w:t>) message</w:t>
      </w:r>
      <w:r w:rsidR="009471F1" w:rsidRPr="009471F1">
        <w:t xml:space="preserve"> </w:t>
      </w:r>
      <w:r w:rsidR="009471F1">
        <w:t>to AIS</w:t>
      </w:r>
      <w:r w:rsidR="00897314">
        <w:t>.</w:t>
      </w:r>
    </w:p>
    <w:p w14:paraId="2D93646E" w14:textId="7E7D1D26" w:rsidR="002168AF" w:rsidRDefault="00584F4F" w:rsidP="002168AF">
      <w:pPr>
        <w:pStyle w:val="Heading4"/>
      </w:pPr>
      <w:r>
        <w:lastRenderedPageBreak/>
        <w:t xml:space="preserve">Daily </w:t>
      </w:r>
      <w:r w:rsidR="00EF608E">
        <w:t xml:space="preserve">basis allocation </w:t>
      </w:r>
      <w:r w:rsidR="00283802">
        <w:t>is done</w:t>
      </w:r>
    </w:p>
    <w:p w14:paraId="0A80A588" w14:textId="77777777" w:rsidR="002168AF" w:rsidRDefault="002168AF" w:rsidP="002168AF">
      <w:pPr>
        <w:rPr>
          <w:u w:val="single"/>
        </w:rPr>
      </w:pPr>
      <w:r w:rsidRPr="00BA65D8">
        <w:rPr>
          <w:u w:val="single"/>
        </w:rPr>
        <w:t>Steps:</w:t>
      </w:r>
    </w:p>
    <w:p w14:paraId="6ABCCE1F" w14:textId="1ECBF812" w:rsidR="002168AF" w:rsidRDefault="00283802" w:rsidP="00BB6FF2">
      <w:pPr>
        <w:pStyle w:val="ListParagraph"/>
        <w:numPr>
          <w:ilvl w:val="0"/>
          <w:numId w:val="40"/>
        </w:numPr>
      </w:pPr>
      <w:r w:rsidRPr="00283802">
        <w:t>QUOTA RS</w:t>
      </w:r>
      <w:r>
        <w:t xml:space="preserve"> </w:t>
      </w:r>
      <w:r w:rsidR="00C74788">
        <w:t xml:space="preserve">finished </w:t>
      </w:r>
      <w:r w:rsidR="007F2E47">
        <w:t xml:space="preserve">daily </w:t>
      </w:r>
      <w:r w:rsidR="00C74788">
        <w:t>allocation run.</w:t>
      </w:r>
    </w:p>
    <w:p w14:paraId="31374034" w14:textId="7FEB3D27" w:rsidR="00D02B31" w:rsidRDefault="00D02B31" w:rsidP="00BB6FF2">
      <w:pPr>
        <w:pStyle w:val="ListParagraph"/>
        <w:numPr>
          <w:ilvl w:val="0"/>
          <w:numId w:val="40"/>
        </w:numPr>
        <w:rPr>
          <w:lang w:val="en-GB"/>
        </w:rPr>
      </w:pPr>
      <w:r>
        <w:rPr>
          <w:lang w:val="en-GB"/>
        </w:rPr>
        <w:t xml:space="preserve">QUOTA RS groups </w:t>
      </w:r>
      <w:r w:rsidR="00CA7527">
        <w:rPr>
          <w:lang w:val="en-GB"/>
        </w:rPr>
        <w:t xml:space="preserve">all </w:t>
      </w:r>
      <w:r w:rsidR="00E9796C">
        <w:rPr>
          <w:lang w:val="en-GB"/>
        </w:rPr>
        <w:t xml:space="preserve">allocated </w:t>
      </w:r>
      <w:r w:rsidR="00337003">
        <w:rPr>
          <w:lang w:val="en-GB"/>
        </w:rPr>
        <w:t>Quota</w:t>
      </w:r>
      <w:r w:rsidR="003D39AA">
        <w:rPr>
          <w:lang w:val="en-GB"/>
        </w:rPr>
        <w:t xml:space="preserve"> requests </w:t>
      </w:r>
      <w:r w:rsidR="00246625">
        <w:rPr>
          <w:lang w:val="en-GB"/>
        </w:rPr>
        <w:t xml:space="preserve">by </w:t>
      </w:r>
      <w:r w:rsidR="00100A74">
        <w:rPr>
          <w:lang w:val="en-GB"/>
        </w:rPr>
        <w:t>MRN</w:t>
      </w:r>
      <w:r w:rsidR="00AC6C5E">
        <w:rPr>
          <w:lang w:val="en-GB"/>
        </w:rPr>
        <w:t>.</w:t>
      </w:r>
    </w:p>
    <w:p w14:paraId="13C285DB" w14:textId="1C24A5ED" w:rsidR="00552947" w:rsidRDefault="00AC6C5E" w:rsidP="00BB6FF2">
      <w:pPr>
        <w:pStyle w:val="ListParagraph"/>
        <w:numPr>
          <w:ilvl w:val="0"/>
          <w:numId w:val="40"/>
        </w:numPr>
        <w:rPr>
          <w:lang w:val="en-GB"/>
        </w:rPr>
      </w:pPr>
      <w:r>
        <w:rPr>
          <w:lang w:val="en-GB"/>
        </w:rPr>
        <w:t xml:space="preserve">For each grouped MRN QUOTA RS verifies if </w:t>
      </w:r>
      <w:r w:rsidR="003F250B">
        <w:rPr>
          <w:lang w:val="en-GB"/>
        </w:rPr>
        <w:t xml:space="preserve">all related </w:t>
      </w:r>
      <w:r w:rsidR="002226E4">
        <w:rPr>
          <w:lang w:val="en-GB"/>
        </w:rPr>
        <w:t xml:space="preserve">single </w:t>
      </w:r>
      <w:r w:rsidR="003F250B">
        <w:rPr>
          <w:lang w:val="en-GB"/>
        </w:rPr>
        <w:t xml:space="preserve">Quotas </w:t>
      </w:r>
      <w:r w:rsidR="003D39AA">
        <w:rPr>
          <w:lang w:val="en-GB"/>
        </w:rPr>
        <w:t xml:space="preserve">requests </w:t>
      </w:r>
      <w:r w:rsidR="003F250B">
        <w:rPr>
          <w:lang w:val="en-GB"/>
        </w:rPr>
        <w:t>were allocated.</w:t>
      </w:r>
    </w:p>
    <w:p w14:paraId="4A995506" w14:textId="7DB0925F" w:rsidR="00B07C56" w:rsidRDefault="00B07C56" w:rsidP="00BB6FF2">
      <w:pPr>
        <w:pStyle w:val="ListParagraph"/>
        <w:numPr>
          <w:ilvl w:val="1"/>
          <w:numId w:val="40"/>
        </w:numPr>
        <w:rPr>
          <w:lang w:val="en-GB"/>
        </w:rPr>
      </w:pPr>
      <w:r>
        <w:rPr>
          <w:lang w:val="en-GB"/>
        </w:rPr>
        <w:t>If not,</w:t>
      </w:r>
      <w:r w:rsidR="00010D9D">
        <w:rPr>
          <w:lang w:val="en-GB"/>
        </w:rPr>
        <w:t xml:space="preserve"> process ends </w:t>
      </w:r>
      <w:r w:rsidR="007D29B2">
        <w:rPr>
          <w:lang w:val="en-GB"/>
        </w:rPr>
        <w:t>(</w:t>
      </w:r>
      <w:r w:rsidR="000A6EAF">
        <w:rPr>
          <w:lang w:val="en-GB"/>
        </w:rPr>
        <w:t xml:space="preserve">QUOTA RS waits for the allocation of the rest of </w:t>
      </w:r>
      <w:r w:rsidR="002226E4">
        <w:rPr>
          <w:lang w:val="en-GB"/>
        </w:rPr>
        <w:t xml:space="preserve">single </w:t>
      </w:r>
      <w:r w:rsidR="00F20750">
        <w:rPr>
          <w:lang w:val="en-GB"/>
        </w:rPr>
        <w:t>Quota</w:t>
      </w:r>
      <w:r w:rsidR="00215998">
        <w:rPr>
          <w:lang w:val="en-GB"/>
        </w:rPr>
        <w:t xml:space="preserve"> request</w:t>
      </w:r>
      <w:r w:rsidR="00E44985">
        <w:rPr>
          <w:lang w:val="en-GB"/>
        </w:rPr>
        <w:t>s</w:t>
      </w:r>
      <w:r w:rsidR="007D29B2">
        <w:rPr>
          <w:lang w:val="en-GB"/>
        </w:rPr>
        <w:t>)</w:t>
      </w:r>
      <w:r w:rsidR="00010D9D">
        <w:rPr>
          <w:lang w:val="en-GB"/>
        </w:rPr>
        <w:t>.</w:t>
      </w:r>
    </w:p>
    <w:p w14:paraId="212D2603" w14:textId="5AD25043" w:rsidR="00C74788" w:rsidRDefault="006D2952" w:rsidP="00BB6FF2">
      <w:pPr>
        <w:pStyle w:val="ListParagraph"/>
        <w:numPr>
          <w:ilvl w:val="1"/>
          <w:numId w:val="40"/>
        </w:numPr>
      </w:pPr>
      <w:r w:rsidRPr="00FE73FA">
        <w:rPr>
          <w:lang w:val="en-GB"/>
        </w:rPr>
        <w:t xml:space="preserve">If yes, </w:t>
      </w:r>
      <w:r w:rsidR="00C74788">
        <w:t>QUOTA RS prepares Quota Allocation Result (</w:t>
      </w:r>
      <w:hyperlink w:anchor="_QuotaAllocationResult" w:history="1">
        <w:r w:rsidR="00C74788" w:rsidRPr="009B60D0">
          <w:rPr>
            <w:rStyle w:val="Hyperlink"/>
          </w:rPr>
          <w:t>QuotaAllocationR</w:t>
        </w:r>
        <w:r w:rsidR="00C74788">
          <w:rPr>
            <w:rStyle w:val="Hyperlink"/>
          </w:rPr>
          <w:t>esult</w:t>
        </w:r>
      </w:hyperlink>
      <w:r w:rsidR="00C74788">
        <w:t>) message</w:t>
      </w:r>
      <w:r w:rsidR="000D5B79">
        <w:t xml:space="preserve"> </w:t>
      </w:r>
      <w:r w:rsidR="00183DFC">
        <w:t>for this MR</w:t>
      </w:r>
      <w:r w:rsidR="00817890">
        <w:t xml:space="preserve">N, </w:t>
      </w:r>
      <w:r w:rsidR="0089479F">
        <w:t xml:space="preserve">adds allocation result </w:t>
      </w:r>
      <w:r w:rsidR="006822DD">
        <w:t>of</w:t>
      </w:r>
      <w:r w:rsidR="00B56BF8">
        <w:t xml:space="preserve"> each </w:t>
      </w:r>
      <w:r w:rsidR="0016688E">
        <w:t xml:space="preserve">allocated </w:t>
      </w:r>
      <w:r w:rsidR="00ED25D2">
        <w:t xml:space="preserve">single </w:t>
      </w:r>
      <w:r w:rsidR="001F3690">
        <w:t>Quota request</w:t>
      </w:r>
      <w:r w:rsidR="00B56BF8">
        <w:t xml:space="preserve"> </w:t>
      </w:r>
      <w:r w:rsidR="0089479F">
        <w:t>into Quota Allocation Result (</w:t>
      </w:r>
      <w:hyperlink w:anchor="_QuotaAllocationResult" w:history="1">
        <w:r w:rsidR="0089479F" w:rsidRPr="7A0A4AE7">
          <w:rPr>
            <w:rStyle w:val="Hyperlink"/>
          </w:rPr>
          <w:t>QuotaAllocationResult</w:t>
        </w:r>
      </w:hyperlink>
      <w:r w:rsidR="0089479F">
        <w:t>) message</w:t>
      </w:r>
      <w:r w:rsidR="002D24F5">
        <w:t xml:space="preserve"> and</w:t>
      </w:r>
      <w:r w:rsidR="007D08CE">
        <w:t xml:space="preserve"> sends Quota Allocation Result (</w:t>
      </w:r>
      <w:hyperlink w:anchor="_QuotaAllocationResult" w:history="1">
        <w:r w:rsidR="007D08CE" w:rsidRPr="009B60D0">
          <w:rPr>
            <w:rStyle w:val="Hyperlink"/>
          </w:rPr>
          <w:t>QuotaAllocationR</w:t>
        </w:r>
        <w:r w:rsidR="007D08CE">
          <w:rPr>
            <w:rStyle w:val="Hyperlink"/>
          </w:rPr>
          <w:t>esult</w:t>
        </w:r>
      </w:hyperlink>
      <w:r w:rsidR="007D08CE">
        <w:t>) message</w:t>
      </w:r>
      <w:r w:rsidR="007D08CE" w:rsidRPr="0000230B">
        <w:t xml:space="preserve"> </w:t>
      </w:r>
      <w:r w:rsidR="007D08CE">
        <w:t>to AIS.</w:t>
      </w:r>
    </w:p>
    <w:p w14:paraId="7009E46E" w14:textId="37FAE2CB" w:rsidR="00485F41" w:rsidRDefault="00485F41" w:rsidP="00485F41">
      <w:pPr>
        <w:pStyle w:val="Heading4"/>
      </w:pPr>
      <w:r>
        <w:t xml:space="preserve">Receive </w:t>
      </w:r>
      <w:r w:rsidR="00EF608E">
        <w:t>Quota request allocated immediately</w:t>
      </w:r>
    </w:p>
    <w:p w14:paraId="2A2F5E2D" w14:textId="77777777" w:rsidR="008E5B28" w:rsidRDefault="008E5B28" w:rsidP="008E5B28">
      <w:pPr>
        <w:rPr>
          <w:u w:val="single"/>
        </w:rPr>
      </w:pPr>
      <w:r w:rsidRPr="00BA65D8">
        <w:rPr>
          <w:u w:val="single"/>
        </w:rPr>
        <w:t>Steps:</w:t>
      </w:r>
    </w:p>
    <w:p w14:paraId="25CA6107" w14:textId="77777777" w:rsidR="00A0406F" w:rsidRPr="00464139" w:rsidRDefault="00A0406F" w:rsidP="00BB6FF2">
      <w:pPr>
        <w:pStyle w:val="ListParagraph"/>
        <w:numPr>
          <w:ilvl w:val="0"/>
          <w:numId w:val="41"/>
        </w:numPr>
        <w:rPr>
          <w:lang w:val="en-GB"/>
        </w:rPr>
      </w:pPr>
      <w:r>
        <w:t>QUOTA RS receives Quota Allocation Request (</w:t>
      </w:r>
      <w:hyperlink w:anchor="_QuotaAllocationRequest" w:history="1">
        <w:r w:rsidRPr="009B60D0">
          <w:rPr>
            <w:rStyle w:val="Hyperlink"/>
          </w:rPr>
          <w:t>QuotaAllocationRequest</w:t>
        </w:r>
      </w:hyperlink>
      <w:r>
        <w:t>) message.</w:t>
      </w:r>
    </w:p>
    <w:p w14:paraId="76957E51" w14:textId="77777777" w:rsidR="00DD7ECF" w:rsidRPr="005958AD" w:rsidRDefault="00DD7ECF" w:rsidP="00DD7ECF">
      <w:pPr>
        <w:pStyle w:val="ListParagraph"/>
        <w:numPr>
          <w:ilvl w:val="0"/>
          <w:numId w:val="41"/>
        </w:numPr>
        <w:rPr>
          <w:lang w:val="en-GB"/>
        </w:rPr>
      </w:pPr>
      <w:r w:rsidRPr="005958AD">
        <w:rPr>
          <w:lang w:val="en-GB"/>
        </w:rPr>
        <w:t>Technical validations are performed (schema, code lists, rules and conditions not related to the single Quota requests, etc.).</w:t>
      </w:r>
    </w:p>
    <w:p w14:paraId="601BDB51" w14:textId="4897CF46" w:rsidR="00DD7ECF" w:rsidRPr="001A1E13" w:rsidRDefault="00DD7ECF" w:rsidP="00DD7ECF">
      <w:pPr>
        <w:pStyle w:val="ListParagraph"/>
        <w:numPr>
          <w:ilvl w:val="1"/>
          <w:numId w:val="41"/>
        </w:numPr>
        <w:rPr>
          <w:lang w:val="en-GB"/>
        </w:rPr>
      </w:pPr>
      <w:r>
        <w:t>If there is a negative result, QUOTA RS creates Quota Error (</w:t>
      </w:r>
      <w:hyperlink w:anchor="_QuotaError" w:history="1">
        <w:r w:rsidRPr="006519EE">
          <w:rPr>
            <w:rStyle w:val="Hyperlink"/>
          </w:rPr>
          <w:t>QuotaError</w:t>
        </w:r>
      </w:hyperlink>
      <w:r>
        <w:t xml:space="preserve">) message and stores relevant </w:t>
      </w:r>
      <w:r w:rsidRPr="00093445">
        <w:rPr>
          <w:b/>
          <w:bCs/>
        </w:rPr>
        <w:t>technical</w:t>
      </w:r>
      <w:r>
        <w:t xml:space="preserve"> error code(s) with error pointer(s) referencing the respective data element/data group into the message (for complete list of </w:t>
      </w:r>
      <w:r>
        <w:rPr>
          <w:b/>
          <w:bCs/>
        </w:rPr>
        <w:t>technical</w:t>
      </w:r>
      <w:r>
        <w:t xml:space="preserve"> validation</w:t>
      </w:r>
      <w:r w:rsidR="0048625D">
        <w:t xml:space="preserve"> error</w:t>
      </w:r>
      <w:r>
        <w:t xml:space="preserve">s, see chapter </w:t>
      </w:r>
      <w:hyperlink w:anchor="_Rules_and_Conditions_3" w:history="1">
        <w:r w:rsidR="00027F95" w:rsidRPr="00F34124">
          <w:rPr>
            <w:rStyle w:val="Hyperlink"/>
          </w:rPr>
          <w:t>Rules and Conditions</w:t>
        </w:r>
      </w:hyperlink>
      <w:r>
        <w:t xml:space="preserve">). </w:t>
      </w:r>
    </w:p>
    <w:p w14:paraId="6B91F8E3" w14:textId="77777777" w:rsidR="00C21B6C" w:rsidRDefault="00C21B6C" w:rsidP="00BB6FF2">
      <w:pPr>
        <w:pStyle w:val="ListParagraph"/>
        <w:numPr>
          <w:ilvl w:val="0"/>
          <w:numId w:val="41"/>
        </w:numPr>
        <w:rPr>
          <w:lang w:val="en-GB"/>
        </w:rPr>
      </w:pPr>
      <w:r>
        <w:rPr>
          <w:lang w:val="en-GB"/>
        </w:rPr>
        <w:t>Root-level validations are performed (schema, codelists, rules and conditions not related to the single Quota requests).</w:t>
      </w:r>
    </w:p>
    <w:p w14:paraId="5A060331" w14:textId="77777777" w:rsidR="00C21B6C" w:rsidRPr="0011443C" w:rsidRDefault="00C21B6C" w:rsidP="00BB6FF2">
      <w:pPr>
        <w:pStyle w:val="ListParagraph"/>
        <w:numPr>
          <w:ilvl w:val="1"/>
          <w:numId w:val="41"/>
        </w:numPr>
        <w:rPr>
          <w:lang w:val="en-GB"/>
        </w:rPr>
      </w:pPr>
      <w:r>
        <w:t>If there is a negative result, QUOTA RS stores relevant error code into Quota Validation Response (</w:t>
      </w:r>
      <w:hyperlink w:anchor="_QuotaAllocationResponse" w:history="1">
        <w:r w:rsidRPr="7A0A4AE7">
          <w:rPr>
            <w:rStyle w:val="Hyperlink"/>
          </w:rPr>
          <w:t>QuotaAllocationResponse</w:t>
        </w:r>
      </w:hyperlink>
      <w:r>
        <w:t>) message with error pointer referencing the respective data element/data group.</w:t>
      </w:r>
    </w:p>
    <w:p w14:paraId="5F23C3AC" w14:textId="53C8D708" w:rsidR="00CD520E" w:rsidRPr="00F95F54" w:rsidRDefault="00CD520E" w:rsidP="00CD520E">
      <w:pPr>
        <w:pStyle w:val="ListParagraph"/>
        <w:numPr>
          <w:ilvl w:val="0"/>
          <w:numId w:val="41"/>
        </w:numPr>
        <w:rPr>
          <w:lang w:val="en-GB"/>
        </w:rPr>
      </w:pPr>
      <w:r>
        <w:t xml:space="preserve">If no </w:t>
      </w:r>
      <w:r w:rsidRPr="00F95F54">
        <w:rPr>
          <w:b/>
          <w:bCs/>
        </w:rPr>
        <w:t>technical</w:t>
      </w:r>
      <w:r>
        <w:t xml:space="preserve"> error is found within the validation, QUOTA RS prepares Quota Allocation Response (</w:t>
      </w:r>
      <w:hyperlink w:anchor="_QuotaAllocationResponse" w:history="1">
        <w:r w:rsidRPr="009B60D0">
          <w:rPr>
            <w:rStyle w:val="Hyperlink"/>
          </w:rPr>
          <w:t>QuotaAllocationR</w:t>
        </w:r>
        <w:r>
          <w:rPr>
            <w:rStyle w:val="Hyperlink"/>
          </w:rPr>
          <w:t>esponse</w:t>
        </w:r>
      </w:hyperlink>
      <w:r>
        <w:t xml:space="preserve">) message. For each Goods Item QUOTA RS performs the set of </w:t>
      </w:r>
      <w:r w:rsidRPr="00F95F54">
        <w:rPr>
          <w:b/>
          <w:bCs/>
        </w:rPr>
        <w:t>business</w:t>
      </w:r>
      <w:r>
        <w:t xml:space="preserve"> validations (for complete list of </w:t>
      </w:r>
      <w:r w:rsidR="003B49CB" w:rsidRPr="003B49CB">
        <w:rPr>
          <w:b/>
          <w:bCs/>
        </w:rPr>
        <w:t>business</w:t>
      </w:r>
      <w:r w:rsidR="003B49CB">
        <w:t xml:space="preserve"> </w:t>
      </w:r>
      <w:r>
        <w:t xml:space="preserve">validation </w:t>
      </w:r>
      <w:r w:rsidR="00F11CC8">
        <w:t>errors</w:t>
      </w:r>
      <w:r w:rsidR="0048625D">
        <w:t>,</w:t>
      </w:r>
      <w:r>
        <w:t xml:space="preserve"> see chapter </w:t>
      </w:r>
      <w:hyperlink w:anchor="_Rules_and_Conditions_3" w:history="1">
        <w:r w:rsidR="00027F95" w:rsidRPr="00F34124">
          <w:rPr>
            <w:rStyle w:val="Hyperlink"/>
          </w:rPr>
          <w:t>Rules and Conditions</w:t>
        </w:r>
      </w:hyperlink>
      <w:r>
        <w:t>).</w:t>
      </w:r>
    </w:p>
    <w:p w14:paraId="7A16761F" w14:textId="77777777" w:rsidR="00CD520E" w:rsidRPr="00BF5C49" w:rsidRDefault="00CD520E" w:rsidP="00CD520E">
      <w:pPr>
        <w:pStyle w:val="ListParagraph"/>
        <w:numPr>
          <w:ilvl w:val="1"/>
          <w:numId w:val="41"/>
        </w:numPr>
        <w:rPr>
          <w:lang w:val="en-GB"/>
        </w:rPr>
      </w:pPr>
      <w:r>
        <w:t xml:space="preserve">If there is a negative result, QUOTA RS sets relevant </w:t>
      </w:r>
      <w:r w:rsidRPr="00F43C61">
        <w:rPr>
          <w:b/>
          <w:bCs/>
        </w:rPr>
        <w:t>business</w:t>
      </w:r>
      <w:r>
        <w:t xml:space="preserve"> error code(s) into Quota Allocation Response (</w:t>
      </w:r>
      <w:hyperlink w:anchor="_QuotaAllocationResponse" w:history="1">
        <w:r w:rsidRPr="7A0A4AE7">
          <w:rPr>
            <w:rStyle w:val="Hyperlink"/>
          </w:rPr>
          <w:t>QuotaAllocationResponse</w:t>
        </w:r>
      </w:hyperlink>
      <w:r>
        <w:t>) message with error pointer(s) referencing to proper Goods Item and sets element “accepted” = 0.</w:t>
      </w:r>
    </w:p>
    <w:p w14:paraId="31BE1BD4" w14:textId="5640817E" w:rsidR="00CD520E" w:rsidRPr="00CD520E" w:rsidRDefault="00CD520E" w:rsidP="00CD520E">
      <w:pPr>
        <w:pStyle w:val="ListParagraph"/>
        <w:numPr>
          <w:ilvl w:val="1"/>
          <w:numId w:val="41"/>
        </w:numPr>
        <w:rPr>
          <w:lang w:val="en-GB"/>
        </w:rPr>
      </w:pPr>
      <w:r>
        <w:t>If there is a positive result, QUOTA RS sets element “accepted” = 1 code into Quota Allocation Response (</w:t>
      </w:r>
      <w:hyperlink w:anchor="_QuotaAllocationResponse" w:history="1">
        <w:r w:rsidRPr="7A0A4AE7">
          <w:rPr>
            <w:rStyle w:val="Hyperlink"/>
          </w:rPr>
          <w:t>QuotaAllocationResponse</w:t>
        </w:r>
      </w:hyperlink>
      <w:r>
        <w:t>) message.</w:t>
      </w:r>
    </w:p>
    <w:p w14:paraId="43608500" w14:textId="16CE4685" w:rsidR="00481A6C" w:rsidRPr="00897314" w:rsidRDefault="00481A6C" w:rsidP="00BB6FF2">
      <w:pPr>
        <w:pStyle w:val="ListParagraph"/>
        <w:numPr>
          <w:ilvl w:val="0"/>
          <w:numId w:val="41"/>
        </w:numPr>
        <w:rPr>
          <w:lang w:val="en-GB"/>
        </w:rPr>
      </w:pPr>
      <w:r>
        <w:t>QUOTA RS sends Quota Allocation Response (</w:t>
      </w:r>
      <w:hyperlink w:anchor="_QuotaAllocationResponse" w:history="1">
        <w:r w:rsidRPr="009B60D0">
          <w:rPr>
            <w:rStyle w:val="Hyperlink"/>
          </w:rPr>
          <w:t>QuotaAllocationR</w:t>
        </w:r>
        <w:r>
          <w:rPr>
            <w:rStyle w:val="Hyperlink"/>
          </w:rPr>
          <w:t>esponse</w:t>
        </w:r>
      </w:hyperlink>
      <w:r>
        <w:t>) message</w:t>
      </w:r>
      <w:r w:rsidRPr="009471F1">
        <w:t xml:space="preserve"> </w:t>
      </w:r>
      <w:r>
        <w:t xml:space="preserve">to </w:t>
      </w:r>
      <w:r w:rsidR="0025176F">
        <w:t>AIS/</w:t>
      </w:r>
      <w:r>
        <w:t>AES.</w:t>
      </w:r>
    </w:p>
    <w:p w14:paraId="622599BD" w14:textId="76AB93B7" w:rsidR="00472ADF" w:rsidRPr="00880CBF" w:rsidRDefault="00486F09" w:rsidP="00BB6FF2">
      <w:pPr>
        <w:pStyle w:val="ListParagraph"/>
        <w:numPr>
          <w:ilvl w:val="0"/>
          <w:numId w:val="41"/>
        </w:numPr>
        <w:rPr>
          <w:lang w:val="en-GB"/>
        </w:rPr>
      </w:pPr>
      <w:r>
        <w:t xml:space="preserve">If at least one </w:t>
      </w:r>
      <w:r w:rsidR="009244FF">
        <w:t xml:space="preserve">single Quota request </w:t>
      </w:r>
      <w:r w:rsidR="005A0C72">
        <w:t>contains “</w:t>
      </w:r>
      <w:r w:rsidR="009244FF">
        <w:t>accepted</w:t>
      </w:r>
      <w:r w:rsidR="005A0C72">
        <w:t>” = 1</w:t>
      </w:r>
      <w:r w:rsidR="009244FF">
        <w:t xml:space="preserve">, </w:t>
      </w:r>
      <w:r w:rsidR="00472ADF">
        <w:t xml:space="preserve">QUOTA RS performs the allocation of </w:t>
      </w:r>
      <w:r w:rsidR="00E56058">
        <w:t xml:space="preserve"> “</w:t>
      </w:r>
      <w:r w:rsidR="00AB33FC">
        <w:t>accepted</w:t>
      </w:r>
      <w:r w:rsidR="00E56058">
        <w:t>”</w:t>
      </w:r>
      <w:r w:rsidR="00AB33FC">
        <w:t xml:space="preserve"> </w:t>
      </w:r>
      <w:r w:rsidR="00007CE2">
        <w:t xml:space="preserve">single </w:t>
      </w:r>
      <w:r w:rsidR="00472ADF">
        <w:t xml:space="preserve">Quota </w:t>
      </w:r>
      <w:r w:rsidR="00FA512F">
        <w:t xml:space="preserve">requests </w:t>
      </w:r>
      <w:r w:rsidR="00472ADF">
        <w:t>and prepares Quota Allocation Result (</w:t>
      </w:r>
      <w:hyperlink w:anchor="_QuotaAllocationResult" w:history="1">
        <w:r w:rsidR="00472ADF" w:rsidRPr="7A0A4AE7">
          <w:rPr>
            <w:rStyle w:val="Hyperlink"/>
          </w:rPr>
          <w:t>QuotaAllocationResult</w:t>
        </w:r>
      </w:hyperlink>
      <w:r w:rsidR="00472ADF">
        <w:t>) message.</w:t>
      </w:r>
    </w:p>
    <w:p w14:paraId="2014D30B" w14:textId="22DFD5B5" w:rsidR="009A7537" w:rsidRDefault="00472ADF" w:rsidP="00E36D59">
      <w:pPr>
        <w:pStyle w:val="ListParagraph"/>
        <w:numPr>
          <w:ilvl w:val="1"/>
          <w:numId w:val="41"/>
        </w:numPr>
      </w:pPr>
      <w:r>
        <w:t xml:space="preserve">QUOTA RS adds allocation result of </w:t>
      </w:r>
      <w:r w:rsidR="00EB44C5">
        <w:t xml:space="preserve">all </w:t>
      </w:r>
      <w:r w:rsidR="00A5507C">
        <w:t xml:space="preserve">single </w:t>
      </w:r>
      <w:r>
        <w:t>Quota request</w:t>
      </w:r>
      <w:r w:rsidR="00EB44C5">
        <w:t>s</w:t>
      </w:r>
      <w:r>
        <w:t xml:space="preserve"> into Quota Allocation Result (</w:t>
      </w:r>
      <w:hyperlink w:anchor="_QuotaAllocationResult" w:history="1">
        <w:r w:rsidRPr="7A0A4AE7">
          <w:rPr>
            <w:rStyle w:val="Hyperlink"/>
          </w:rPr>
          <w:t>QuotaAllocationResult</w:t>
        </w:r>
      </w:hyperlink>
      <w:r>
        <w:t>) message and sends Quota Allocation Result (</w:t>
      </w:r>
      <w:hyperlink w:anchor="_QuotaAllocationResult" w:history="1">
        <w:r w:rsidRPr="7A0A4AE7">
          <w:rPr>
            <w:rStyle w:val="Hyperlink"/>
          </w:rPr>
          <w:t>QuotaAllocationResult</w:t>
        </w:r>
      </w:hyperlink>
      <w:r>
        <w:t xml:space="preserve">) message to </w:t>
      </w:r>
      <w:r w:rsidR="0025176F">
        <w:t>AIS/</w:t>
      </w:r>
      <w:r>
        <w:t>AES.</w:t>
      </w:r>
    </w:p>
    <w:p w14:paraId="186A8B87" w14:textId="697D8655" w:rsidR="008E5B28" w:rsidRPr="000016D4" w:rsidRDefault="008E5B28" w:rsidP="00CE734D">
      <w:pPr>
        <w:spacing w:after="0" w:line="240" w:lineRule="auto"/>
      </w:pPr>
      <w:bookmarkStart w:id="64" w:name="_Rules_and_Conditions_1"/>
      <w:bookmarkEnd w:id="64"/>
      <w:r>
        <w:br w:type="page"/>
      </w:r>
    </w:p>
    <w:p w14:paraId="50A27172" w14:textId="5C09A3E9" w:rsidR="00F62A1A" w:rsidRDefault="00711002" w:rsidP="00B63711">
      <w:pPr>
        <w:pStyle w:val="Heading1"/>
      </w:pPr>
      <w:bookmarkStart w:id="65" w:name="_Toc222345645"/>
      <w:r>
        <w:lastRenderedPageBreak/>
        <w:t xml:space="preserve">General </w:t>
      </w:r>
      <w:r w:rsidR="009539F0">
        <w:t>Information</w:t>
      </w:r>
      <w:bookmarkEnd w:id="65"/>
    </w:p>
    <w:p w14:paraId="2B4F4726" w14:textId="26825A3A" w:rsidR="00FB08BA" w:rsidRPr="00FB08BA" w:rsidRDefault="00FB08BA" w:rsidP="00FB08BA">
      <w:r>
        <w:t xml:space="preserve">This chapter contains </w:t>
      </w:r>
      <w:r w:rsidR="00635CDC">
        <w:t>data</w:t>
      </w:r>
      <w:r w:rsidR="003C52CF">
        <w:t xml:space="preserve"> that are common for all features.</w:t>
      </w:r>
    </w:p>
    <w:p w14:paraId="7D5D4456" w14:textId="0D637B14" w:rsidR="009B1E1D" w:rsidRDefault="009B1E1D" w:rsidP="00B63711">
      <w:pPr>
        <w:pStyle w:val="Heading2"/>
      </w:pPr>
      <w:bookmarkStart w:id="66" w:name="_XSDs"/>
      <w:bookmarkStart w:id="67" w:name="_Toc218265097"/>
      <w:bookmarkStart w:id="68" w:name="_Toc218266671"/>
      <w:bookmarkStart w:id="69" w:name="_Toc218268144"/>
      <w:bookmarkStart w:id="70" w:name="_Toc218265098"/>
      <w:bookmarkStart w:id="71" w:name="_Toc218266672"/>
      <w:bookmarkStart w:id="72" w:name="_Toc218268145"/>
      <w:bookmarkStart w:id="73" w:name="_Toc218265099"/>
      <w:bookmarkStart w:id="74" w:name="_Toc218266673"/>
      <w:bookmarkStart w:id="75" w:name="_Toc218268146"/>
      <w:bookmarkStart w:id="76" w:name="_Messages_in_Excel"/>
      <w:bookmarkStart w:id="77" w:name="_Toc222345646"/>
      <w:bookmarkEnd w:id="66"/>
      <w:bookmarkEnd w:id="67"/>
      <w:bookmarkEnd w:id="68"/>
      <w:bookmarkEnd w:id="69"/>
      <w:bookmarkEnd w:id="70"/>
      <w:bookmarkEnd w:id="71"/>
      <w:bookmarkEnd w:id="72"/>
      <w:bookmarkEnd w:id="73"/>
      <w:bookmarkEnd w:id="74"/>
      <w:bookmarkEnd w:id="75"/>
      <w:bookmarkEnd w:id="76"/>
      <w:r>
        <w:t>Messages in Excel format</w:t>
      </w:r>
      <w:bookmarkEnd w:id="77"/>
    </w:p>
    <w:p w14:paraId="0DBC86CC" w14:textId="563759E6" w:rsidR="00382F02" w:rsidRPr="00382F02" w:rsidRDefault="00576A30" w:rsidP="00382F02">
      <w:ins w:id="78" w:author="Kalík Jan" w:date="2026-02-16T17:35:00Z" w16du:dateUtc="2026-02-16T16:35:00Z">
        <w:r>
          <w:rPr>
            <w:noProof/>
          </w:rPr>
          <w:pict w14:anchorId="0A32B5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6.65pt;height:50pt;mso-width-percent:0;mso-height-percent:0;mso-width-percent:0;mso-height-percent:0">
              <v:imagedata r:id="rId24" o:title=""/>
            </v:shape>
          </w:pict>
        </w:r>
      </w:ins>
    </w:p>
    <w:p w14:paraId="68A750A0" w14:textId="78F8D701" w:rsidR="008A7B05" w:rsidRDefault="0042476C" w:rsidP="00B63711">
      <w:pPr>
        <w:pStyle w:val="Heading2"/>
      </w:pPr>
      <w:bookmarkStart w:id="79" w:name="_Toc222345647"/>
      <w:r>
        <w:t>Metatypes</w:t>
      </w:r>
      <w:bookmarkEnd w:id="79"/>
    </w:p>
    <w:tbl>
      <w:tblPr>
        <w:tblW w:w="9080" w:type="dxa"/>
        <w:tblCellMar>
          <w:left w:w="70" w:type="dxa"/>
          <w:right w:w="70" w:type="dxa"/>
        </w:tblCellMar>
        <w:tblLook w:val="04A0" w:firstRow="1" w:lastRow="0" w:firstColumn="1" w:lastColumn="0" w:noHBand="0" w:noVBand="1"/>
      </w:tblPr>
      <w:tblGrid>
        <w:gridCol w:w="2183"/>
        <w:gridCol w:w="2249"/>
        <w:gridCol w:w="1989"/>
        <w:gridCol w:w="2659"/>
      </w:tblGrid>
      <w:tr w:rsidR="008361DF" w:rsidRPr="008361DF" w14:paraId="590164B6" w14:textId="77777777" w:rsidTr="003C52CF">
        <w:trPr>
          <w:trHeight w:val="221"/>
        </w:trPr>
        <w:tc>
          <w:tcPr>
            <w:tcW w:w="2184" w:type="dxa"/>
            <w:tcBorders>
              <w:top w:val="single" w:sz="4" w:space="0" w:color="auto"/>
              <w:left w:val="single" w:sz="4" w:space="0" w:color="auto"/>
              <w:bottom w:val="single" w:sz="4" w:space="0" w:color="auto"/>
              <w:right w:val="single" w:sz="4" w:space="0" w:color="auto"/>
            </w:tcBorders>
            <w:hideMark/>
          </w:tcPr>
          <w:p w14:paraId="0556C409" w14:textId="77777777" w:rsidR="008361DF" w:rsidRPr="008361DF" w:rsidRDefault="008361DF" w:rsidP="008361DF">
            <w:pPr>
              <w:spacing w:after="0" w:line="240" w:lineRule="auto"/>
              <w:rPr>
                <w:rFonts w:ascii="Calibri" w:hAnsi="Calibri" w:cs="Calibri"/>
                <w:b/>
                <w:bCs/>
                <w:color w:val="000000"/>
                <w:szCs w:val="22"/>
                <w:lang w:val="cs-CZ" w:eastAsia="cs-CZ"/>
              </w:rPr>
            </w:pPr>
            <w:r w:rsidRPr="008361DF">
              <w:rPr>
                <w:rFonts w:ascii="Calibri" w:hAnsi="Calibri" w:cs="Calibri"/>
                <w:b/>
                <w:bCs/>
                <w:color w:val="000000"/>
                <w:szCs w:val="22"/>
                <w:lang w:val="cs-CZ" w:eastAsia="cs-CZ"/>
              </w:rPr>
              <w:t>Code</w:t>
            </w:r>
          </w:p>
        </w:tc>
        <w:tc>
          <w:tcPr>
            <w:tcW w:w="2308" w:type="dxa"/>
            <w:tcBorders>
              <w:top w:val="single" w:sz="4" w:space="0" w:color="auto"/>
              <w:left w:val="nil"/>
              <w:bottom w:val="single" w:sz="4" w:space="0" w:color="auto"/>
              <w:right w:val="single" w:sz="4" w:space="0" w:color="auto"/>
            </w:tcBorders>
            <w:hideMark/>
          </w:tcPr>
          <w:p w14:paraId="6CAB2E03" w14:textId="77777777" w:rsidR="008361DF" w:rsidRPr="008361DF" w:rsidRDefault="008361DF" w:rsidP="008361DF">
            <w:pPr>
              <w:spacing w:after="0" w:line="240" w:lineRule="auto"/>
              <w:rPr>
                <w:rFonts w:ascii="Calibri" w:hAnsi="Calibri" w:cs="Calibri"/>
                <w:b/>
                <w:bCs/>
                <w:color w:val="000000"/>
                <w:szCs w:val="22"/>
                <w:lang w:val="cs-CZ" w:eastAsia="cs-CZ"/>
              </w:rPr>
            </w:pPr>
            <w:r w:rsidRPr="008361DF">
              <w:rPr>
                <w:rFonts w:ascii="Calibri" w:hAnsi="Calibri" w:cs="Calibri"/>
                <w:b/>
                <w:bCs/>
                <w:color w:val="000000"/>
                <w:szCs w:val="22"/>
                <w:lang w:val="cs-CZ" w:eastAsia="cs-CZ"/>
              </w:rPr>
              <w:t>Name</w:t>
            </w:r>
          </w:p>
        </w:tc>
        <w:tc>
          <w:tcPr>
            <w:tcW w:w="1879" w:type="dxa"/>
            <w:tcBorders>
              <w:top w:val="single" w:sz="4" w:space="0" w:color="auto"/>
              <w:left w:val="nil"/>
              <w:bottom w:val="single" w:sz="4" w:space="0" w:color="auto"/>
              <w:right w:val="single" w:sz="4" w:space="0" w:color="auto"/>
            </w:tcBorders>
            <w:hideMark/>
          </w:tcPr>
          <w:p w14:paraId="7E111163" w14:textId="77777777" w:rsidR="008361DF" w:rsidRPr="008361DF" w:rsidRDefault="008361DF" w:rsidP="008361DF">
            <w:pPr>
              <w:spacing w:after="0" w:line="240" w:lineRule="auto"/>
              <w:rPr>
                <w:rFonts w:ascii="Calibri" w:hAnsi="Calibri" w:cs="Calibri"/>
                <w:b/>
                <w:bCs/>
                <w:color w:val="000000"/>
                <w:szCs w:val="22"/>
                <w:lang w:val="cs-CZ" w:eastAsia="cs-CZ"/>
              </w:rPr>
            </w:pPr>
            <w:r w:rsidRPr="008361DF">
              <w:rPr>
                <w:rFonts w:ascii="Calibri" w:hAnsi="Calibri" w:cs="Calibri"/>
                <w:b/>
                <w:bCs/>
                <w:color w:val="000000"/>
                <w:szCs w:val="22"/>
                <w:lang w:val="cs-CZ" w:eastAsia="cs-CZ"/>
              </w:rPr>
              <w:t>Parent metatype</w:t>
            </w:r>
          </w:p>
        </w:tc>
        <w:tc>
          <w:tcPr>
            <w:tcW w:w="2709" w:type="dxa"/>
            <w:tcBorders>
              <w:top w:val="single" w:sz="4" w:space="0" w:color="auto"/>
              <w:left w:val="nil"/>
              <w:bottom w:val="single" w:sz="4" w:space="0" w:color="auto"/>
              <w:right w:val="single" w:sz="4" w:space="0" w:color="auto"/>
            </w:tcBorders>
            <w:hideMark/>
          </w:tcPr>
          <w:p w14:paraId="6FD4FD2C" w14:textId="77777777" w:rsidR="008361DF" w:rsidRPr="008361DF" w:rsidRDefault="008361DF" w:rsidP="008361DF">
            <w:pPr>
              <w:spacing w:after="0" w:line="240" w:lineRule="auto"/>
              <w:rPr>
                <w:rFonts w:ascii="Calibri" w:hAnsi="Calibri" w:cs="Calibri"/>
                <w:b/>
                <w:bCs/>
                <w:color w:val="000000"/>
                <w:szCs w:val="22"/>
                <w:lang w:val="cs-CZ" w:eastAsia="cs-CZ"/>
              </w:rPr>
            </w:pPr>
            <w:r w:rsidRPr="008361DF">
              <w:rPr>
                <w:rFonts w:ascii="Calibri" w:hAnsi="Calibri" w:cs="Calibri"/>
                <w:b/>
                <w:bCs/>
                <w:color w:val="000000"/>
                <w:szCs w:val="22"/>
                <w:lang w:val="cs-CZ" w:eastAsia="cs-CZ"/>
              </w:rPr>
              <w:t>Constraints</w:t>
            </w:r>
          </w:p>
        </w:tc>
      </w:tr>
      <w:tr w:rsidR="008361DF" w:rsidRPr="008361DF" w14:paraId="6C18353B" w14:textId="77777777" w:rsidTr="008361DF">
        <w:trPr>
          <w:trHeight w:val="600"/>
        </w:trPr>
        <w:tc>
          <w:tcPr>
            <w:tcW w:w="2184" w:type="dxa"/>
            <w:tcBorders>
              <w:top w:val="nil"/>
              <w:left w:val="single" w:sz="4" w:space="0" w:color="auto"/>
              <w:bottom w:val="single" w:sz="4" w:space="0" w:color="auto"/>
              <w:right w:val="single" w:sz="4" w:space="0" w:color="auto"/>
            </w:tcBorders>
            <w:hideMark/>
          </w:tcPr>
          <w:p w14:paraId="25819154"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AlfaString</w:t>
            </w:r>
          </w:p>
        </w:tc>
        <w:tc>
          <w:tcPr>
            <w:tcW w:w="2308" w:type="dxa"/>
            <w:tcBorders>
              <w:top w:val="nil"/>
              <w:left w:val="nil"/>
              <w:bottom w:val="single" w:sz="4" w:space="0" w:color="auto"/>
              <w:right w:val="single" w:sz="4" w:space="0" w:color="auto"/>
            </w:tcBorders>
            <w:hideMark/>
          </w:tcPr>
          <w:p w14:paraId="76B11CFA"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Strings with only A..Z or a..z characters</w:t>
            </w:r>
          </w:p>
        </w:tc>
        <w:tc>
          <w:tcPr>
            <w:tcW w:w="1879" w:type="dxa"/>
            <w:tcBorders>
              <w:top w:val="nil"/>
              <w:left w:val="nil"/>
              <w:bottom w:val="single" w:sz="4" w:space="0" w:color="auto"/>
              <w:right w:val="single" w:sz="4" w:space="0" w:color="auto"/>
            </w:tcBorders>
            <w:hideMark/>
          </w:tcPr>
          <w:p w14:paraId="03B19E62"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String</w:t>
            </w:r>
          </w:p>
        </w:tc>
        <w:tc>
          <w:tcPr>
            <w:tcW w:w="2709" w:type="dxa"/>
            <w:tcBorders>
              <w:top w:val="nil"/>
              <w:left w:val="nil"/>
              <w:bottom w:val="single" w:sz="4" w:space="0" w:color="auto"/>
              <w:right w:val="single" w:sz="4" w:space="0" w:color="auto"/>
            </w:tcBorders>
            <w:hideMark/>
          </w:tcPr>
          <w:p w14:paraId="5015B6F2"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[A-Za-z]*</w:t>
            </w:r>
          </w:p>
        </w:tc>
      </w:tr>
      <w:tr w:rsidR="008361DF" w:rsidRPr="008361DF" w14:paraId="30AFDFC9" w14:textId="77777777" w:rsidTr="008361DF">
        <w:trPr>
          <w:trHeight w:val="300"/>
        </w:trPr>
        <w:tc>
          <w:tcPr>
            <w:tcW w:w="2184" w:type="dxa"/>
            <w:tcBorders>
              <w:top w:val="nil"/>
              <w:left w:val="single" w:sz="4" w:space="0" w:color="auto"/>
              <w:bottom w:val="single" w:sz="4" w:space="0" w:color="auto"/>
              <w:right w:val="single" w:sz="4" w:space="0" w:color="auto"/>
            </w:tcBorders>
            <w:hideMark/>
          </w:tcPr>
          <w:p w14:paraId="77BF1809"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Boolean</w:t>
            </w:r>
          </w:p>
        </w:tc>
        <w:tc>
          <w:tcPr>
            <w:tcW w:w="2308" w:type="dxa"/>
            <w:tcBorders>
              <w:top w:val="nil"/>
              <w:left w:val="nil"/>
              <w:bottom w:val="single" w:sz="4" w:space="0" w:color="auto"/>
              <w:right w:val="single" w:sz="4" w:space="0" w:color="auto"/>
            </w:tcBorders>
            <w:hideMark/>
          </w:tcPr>
          <w:p w14:paraId="7909F7FE"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Boolean</w:t>
            </w:r>
          </w:p>
        </w:tc>
        <w:tc>
          <w:tcPr>
            <w:tcW w:w="1879" w:type="dxa"/>
            <w:tcBorders>
              <w:top w:val="nil"/>
              <w:left w:val="nil"/>
              <w:bottom w:val="single" w:sz="4" w:space="0" w:color="auto"/>
              <w:right w:val="single" w:sz="4" w:space="0" w:color="auto"/>
            </w:tcBorders>
            <w:hideMark/>
          </w:tcPr>
          <w:p w14:paraId="0E7BCCAE"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c>
          <w:tcPr>
            <w:tcW w:w="2709" w:type="dxa"/>
            <w:tcBorders>
              <w:top w:val="nil"/>
              <w:left w:val="nil"/>
              <w:bottom w:val="single" w:sz="4" w:space="0" w:color="auto"/>
              <w:right w:val="single" w:sz="4" w:space="0" w:color="auto"/>
            </w:tcBorders>
            <w:hideMark/>
          </w:tcPr>
          <w:p w14:paraId="3E67D700"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r>
      <w:tr w:rsidR="008361DF" w:rsidRPr="008361DF" w14:paraId="30F21357" w14:textId="77777777" w:rsidTr="008361DF">
        <w:trPr>
          <w:trHeight w:val="1200"/>
        </w:trPr>
        <w:tc>
          <w:tcPr>
            <w:tcW w:w="2184" w:type="dxa"/>
            <w:tcBorders>
              <w:top w:val="nil"/>
              <w:left w:val="single" w:sz="4" w:space="0" w:color="auto"/>
              <w:bottom w:val="single" w:sz="4" w:space="0" w:color="auto"/>
              <w:right w:val="single" w:sz="4" w:space="0" w:color="auto"/>
            </w:tcBorders>
            <w:hideMark/>
          </w:tcPr>
          <w:p w14:paraId="6628F21E"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CountryCode</w:t>
            </w:r>
          </w:p>
        </w:tc>
        <w:tc>
          <w:tcPr>
            <w:tcW w:w="2308" w:type="dxa"/>
            <w:tcBorders>
              <w:top w:val="nil"/>
              <w:left w:val="nil"/>
              <w:bottom w:val="single" w:sz="4" w:space="0" w:color="auto"/>
              <w:right w:val="single" w:sz="4" w:space="0" w:color="auto"/>
            </w:tcBorders>
            <w:hideMark/>
          </w:tcPr>
          <w:p w14:paraId="4BDD4968"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Country code</w:t>
            </w:r>
          </w:p>
        </w:tc>
        <w:tc>
          <w:tcPr>
            <w:tcW w:w="1879" w:type="dxa"/>
            <w:tcBorders>
              <w:top w:val="nil"/>
              <w:left w:val="nil"/>
              <w:bottom w:val="single" w:sz="4" w:space="0" w:color="auto"/>
              <w:right w:val="single" w:sz="4" w:space="0" w:color="auto"/>
            </w:tcBorders>
            <w:hideMark/>
          </w:tcPr>
          <w:p w14:paraId="0355F2D3"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String</w:t>
            </w:r>
          </w:p>
        </w:tc>
        <w:tc>
          <w:tcPr>
            <w:tcW w:w="2709" w:type="dxa"/>
            <w:tcBorders>
              <w:top w:val="nil"/>
              <w:left w:val="nil"/>
              <w:bottom w:val="single" w:sz="4" w:space="0" w:color="auto"/>
              <w:right w:val="single" w:sz="4" w:space="0" w:color="auto"/>
            </w:tcBorders>
            <w:hideMark/>
          </w:tcPr>
          <w:p w14:paraId="13514C8A"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Length: 2</w:t>
            </w:r>
            <w:r w:rsidRPr="008361DF">
              <w:rPr>
                <w:rFonts w:ascii="Calibri" w:hAnsi="Calibri" w:cs="Calibri"/>
                <w:color w:val="000000"/>
                <w:szCs w:val="22"/>
                <w:lang w:val="cs-CZ" w:eastAsia="cs-CZ"/>
              </w:rPr>
              <w:br/>
              <w:t>[A-Z]{2}</w:t>
            </w:r>
            <w:r w:rsidRPr="008361DF">
              <w:rPr>
                <w:rFonts w:ascii="Calibri" w:hAnsi="Calibri" w:cs="Calibri"/>
                <w:color w:val="000000"/>
                <w:szCs w:val="22"/>
                <w:lang w:val="cs-CZ" w:eastAsia="cs-CZ"/>
              </w:rPr>
              <w:br/>
              <w:t>Codelist: "cCountry: Countries"</w:t>
            </w:r>
          </w:p>
        </w:tc>
      </w:tr>
      <w:tr w:rsidR="008361DF" w:rsidRPr="008361DF" w14:paraId="6382195E" w14:textId="77777777" w:rsidTr="008361DF">
        <w:trPr>
          <w:trHeight w:val="1200"/>
        </w:trPr>
        <w:tc>
          <w:tcPr>
            <w:tcW w:w="2184" w:type="dxa"/>
            <w:tcBorders>
              <w:top w:val="nil"/>
              <w:left w:val="single" w:sz="4" w:space="0" w:color="auto"/>
              <w:bottom w:val="single" w:sz="4" w:space="0" w:color="auto"/>
              <w:right w:val="single" w:sz="4" w:space="0" w:color="auto"/>
            </w:tcBorders>
            <w:hideMark/>
          </w:tcPr>
          <w:p w14:paraId="51DCB5D7"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CurrencyUnit</w:t>
            </w:r>
          </w:p>
        </w:tc>
        <w:tc>
          <w:tcPr>
            <w:tcW w:w="2308" w:type="dxa"/>
            <w:tcBorders>
              <w:top w:val="nil"/>
              <w:left w:val="nil"/>
              <w:bottom w:val="single" w:sz="4" w:space="0" w:color="auto"/>
              <w:right w:val="single" w:sz="4" w:space="0" w:color="auto"/>
            </w:tcBorders>
            <w:hideMark/>
          </w:tcPr>
          <w:p w14:paraId="1B38CCA7"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Currency Unit Code</w:t>
            </w:r>
          </w:p>
        </w:tc>
        <w:tc>
          <w:tcPr>
            <w:tcW w:w="1879" w:type="dxa"/>
            <w:tcBorders>
              <w:top w:val="nil"/>
              <w:left w:val="nil"/>
              <w:bottom w:val="single" w:sz="4" w:space="0" w:color="auto"/>
              <w:right w:val="single" w:sz="4" w:space="0" w:color="auto"/>
            </w:tcBorders>
            <w:hideMark/>
          </w:tcPr>
          <w:p w14:paraId="6D0FEA72"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AlfaUpperCaseString</w:t>
            </w:r>
          </w:p>
        </w:tc>
        <w:tc>
          <w:tcPr>
            <w:tcW w:w="2709" w:type="dxa"/>
            <w:tcBorders>
              <w:top w:val="nil"/>
              <w:left w:val="nil"/>
              <w:bottom w:val="single" w:sz="4" w:space="0" w:color="auto"/>
              <w:right w:val="single" w:sz="4" w:space="0" w:color="auto"/>
            </w:tcBorders>
            <w:hideMark/>
          </w:tcPr>
          <w:p w14:paraId="16A21812"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Length: 3</w:t>
            </w:r>
            <w:r w:rsidRPr="008361DF">
              <w:rPr>
                <w:rFonts w:ascii="Calibri" w:hAnsi="Calibri" w:cs="Calibri"/>
                <w:color w:val="000000"/>
                <w:szCs w:val="22"/>
                <w:lang w:val="cs-CZ" w:eastAsia="cs-CZ"/>
              </w:rPr>
              <w:br/>
              <w:t>[A-Z]*</w:t>
            </w:r>
            <w:r w:rsidRPr="008361DF">
              <w:rPr>
                <w:rFonts w:ascii="Calibri" w:hAnsi="Calibri" w:cs="Calibri"/>
                <w:color w:val="000000"/>
                <w:szCs w:val="22"/>
                <w:lang w:val="cs-CZ" w:eastAsia="cs-CZ"/>
              </w:rPr>
              <w:br/>
              <w:t>Codelist: "cCurrencyUnit: Currency unit"</w:t>
            </w:r>
          </w:p>
        </w:tc>
      </w:tr>
      <w:tr w:rsidR="008361DF" w:rsidRPr="008361DF" w14:paraId="6CD07A82" w14:textId="77777777" w:rsidTr="008361DF">
        <w:trPr>
          <w:trHeight w:val="300"/>
        </w:trPr>
        <w:tc>
          <w:tcPr>
            <w:tcW w:w="2184" w:type="dxa"/>
            <w:tcBorders>
              <w:top w:val="nil"/>
              <w:left w:val="single" w:sz="4" w:space="0" w:color="auto"/>
              <w:bottom w:val="single" w:sz="4" w:space="0" w:color="auto"/>
              <w:right w:val="single" w:sz="4" w:space="0" w:color="auto"/>
            </w:tcBorders>
            <w:hideMark/>
          </w:tcPr>
          <w:p w14:paraId="11141925"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Date</w:t>
            </w:r>
          </w:p>
        </w:tc>
        <w:tc>
          <w:tcPr>
            <w:tcW w:w="2308" w:type="dxa"/>
            <w:tcBorders>
              <w:top w:val="nil"/>
              <w:left w:val="nil"/>
              <w:bottom w:val="single" w:sz="4" w:space="0" w:color="auto"/>
              <w:right w:val="single" w:sz="4" w:space="0" w:color="auto"/>
            </w:tcBorders>
            <w:hideMark/>
          </w:tcPr>
          <w:p w14:paraId="4B156CCB"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Date</w:t>
            </w:r>
          </w:p>
        </w:tc>
        <w:tc>
          <w:tcPr>
            <w:tcW w:w="1879" w:type="dxa"/>
            <w:tcBorders>
              <w:top w:val="nil"/>
              <w:left w:val="nil"/>
              <w:bottom w:val="single" w:sz="4" w:space="0" w:color="auto"/>
              <w:right w:val="single" w:sz="4" w:space="0" w:color="auto"/>
            </w:tcBorders>
            <w:hideMark/>
          </w:tcPr>
          <w:p w14:paraId="0FFB851C"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c>
          <w:tcPr>
            <w:tcW w:w="2709" w:type="dxa"/>
            <w:tcBorders>
              <w:top w:val="nil"/>
              <w:left w:val="nil"/>
              <w:bottom w:val="single" w:sz="4" w:space="0" w:color="auto"/>
              <w:right w:val="single" w:sz="4" w:space="0" w:color="auto"/>
            </w:tcBorders>
            <w:hideMark/>
          </w:tcPr>
          <w:p w14:paraId="3F2E4316"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r>
      <w:tr w:rsidR="008361DF" w:rsidRPr="008361DF" w14:paraId="62BC284C" w14:textId="77777777" w:rsidTr="008361DF">
        <w:trPr>
          <w:trHeight w:val="300"/>
        </w:trPr>
        <w:tc>
          <w:tcPr>
            <w:tcW w:w="2184" w:type="dxa"/>
            <w:tcBorders>
              <w:top w:val="nil"/>
              <w:left w:val="single" w:sz="4" w:space="0" w:color="auto"/>
              <w:bottom w:val="single" w:sz="4" w:space="0" w:color="auto"/>
              <w:right w:val="single" w:sz="4" w:space="0" w:color="auto"/>
            </w:tcBorders>
            <w:hideMark/>
          </w:tcPr>
          <w:p w14:paraId="14F8AD10"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DateTimeXSD</w:t>
            </w:r>
          </w:p>
        </w:tc>
        <w:tc>
          <w:tcPr>
            <w:tcW w:w="2308" w:type="dxa"/>
            <w:tcBorders>
              <w:top w:val="nil"/>
              <w:left w:val="nil"/>
              <w:bottom w:val="single" w:sz="4" w:space="0" w:color="auto"/>
              <w:right w:val="single" w:sz="4" w:space="0" w:color="auto"/>
            </w:tcBorders>
            <w:hideMark/>
          </w:tcPr>
          <w:p w14:paraId="2313FE94"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DateTime according to XSD</w:t>
            </w:r>
          </w:p>
        </w:tc>
        <w:tc>
          <w:tcPr>
            <w:tcW w:w="1879" w:type="dxa"/>
            <w:tcBorders>
              <w:top w:val="nil"/>
              <w:left w:val="nil"/>
              <w:bottom w:val="single" w:sz="4" w:space="0" w:color="auto"/>
              <w:right w:val="single" w:sz="4" w:space="0" w:color="auto"/>
            </w:tcBorders>
            <w:hideMark/>
          </w:tcPr>
          <w:p w14:paraId="511A3D58"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DateTime</w:t>
            </w:r>
          </w:p>
        </w:tc>
        <w:tc>
          <w:tcPr>
            <w:tcW w:w="2709" w:type="dxa"/>
            <w:tcBorders>
              <w:top w:val="nil"/>
              <w:left w:val="nil"/>
              <w:bottom w:val="single" w:sz="4" w:space="0" w:color="auto"/>
              <w:right w:val="single" w:sz="4" w:space="0" w:color="auto"/>
            </w:tcBorders>
            <w:hideMark/>
          </w:tcPr>
          <w:p w14:paraId="76B0410B"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r>
      <w:tr w:rsidR="008361DF" w:rsidRPr="008361DF" w14:paraId="1F41CBCF" w14:textId="77777777" w:rsidTr="008361DF">
        <w:trPr>
          <w:trHeight w:val="300"/>
        </w:trPr>
        <w:tc>
          <w:tcPr>
            <w:tcW w:w="2184" w:type="dxa"/>
            <w:tcBorders>
              <w:top w:val="nil"/>
              <w:left w:val="single" w:sz="4" w:space="0" w:color="auto"/>
              <w:bottom w:val="single" w:sz="4" w:space="0" w:color="auto"/>
              <w:right w:val="single" w:sz="4" w:space="0" w:color="auto"/>
            </w:tcBorders>
            <w:hideMark/>
          </w:tcPr>
          <w:p w14:paraId="6762DBA0"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Decimal</w:t>
            </w:r>
          </w:p>
        </w:tc>
        <w:tc>
          <w:tcPr>
            <w:tcW w:w="2308" w:type="dxa"/>
            <w:tcBorders>
              <w:top w:val="nil"/>
              <w:left w:val="nil"/>
              <w:bottom w:val="single" w:sz="4" w:space="0" w:color="auto"/>
              <w:right w:val="single" w:sz="4" w:space="0" w:color="auto"/>
            </w:tcBorders>
            <w:hideMark/>
          </w:tcPr>
          <w:p w14:paraId="5690782B"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Decimal</w:t>
            </w:r>
          </w:p>
        </w:tc>
        <w:tc>
          <w:tcPr>
            <w:tcW w:w="1879" w:type="dxa"/>
            <w:tcBorders>
              <w:top w:val="nil"/>
              <w:left w:val="nil"/>
              <w:bottom w:val="single" w:sz="4" w:space="0" w:color="auto"/>
              <w:right w:val="single" w:sz="4" w:space="0" w:color="auto"/>
            </w:tcBorders>
            <w:hideMark/>
          </w:tcPr>
          <w:p w14:paraId="7F5EEACD"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c>
          <w:tcPr>
            <w:tcW w:w="2709" w:type="dxa"/>
            <w:tcBorders>
              <w:top w:val="nil"/>
              <w:left w:val="nil"/>
              <w:bottom w:val="single" w:sz="4" w:space="0" w:color="auto"/>
              <w:right w:val="single" w:sz="4" w:space="0" w:color="auto"/>
            </w:tcBorders>
            <w:hideMark/>
          </w:tcPr>
          <w:p w14:paraId="7762AADD"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r>
      <w:tr w:rsidR="008361DF" w:rsidRPr="008361DF" w14:paraId="788B49EA" w14:textId="77777777" w:rsidTr="008361DF">
        <w:trPr>
          <w:trHeight w:val="300"/>
        </w:trPr>
        <w:tc>
          <w:tcPr>
            <w:tcW w:w="2184" w:type="dxa"/>
            <w:tcBorders>
              <w:top w:val="nil"/>
              <w:left w:val="single" w:sz="4" w:space="0" w:color="auto"/>
              <w:bottom w:val="single" w:sz="4" w:space="0" w:color="auto"/>
              <w:right w:val="single" w:sz="4" w:space="0" w:color="auto"/>
            </w:tcBorders>
            <w:hideMark/>
          </w:tcPr>
          <w:p w14:paraId="3A3490DA"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Guid</w:t>
            </w:r>
          </w:p>
        </w:tc>
        <w:tc>
          <w:tcPr>
            <w:tcW w:w="2308" w:type="dxa"/>
            <w:tcBorders>
              <w:top w:val="nil"/>
              <w:left w:val="nil"/>
              <w:bottom w:val="single" w:sz="4" w:space="0" w:color="auto"/>
              <w:right w:val="single" w:sz="4" w:space="0" w:color="auto"/>
            </w:tcBorders>
            <w:hideMark/>
          </w:tcPr>
          <w:p w14:paraId="0DA5CE12"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Guid</w:t>
            </w:r>
          </w:p>
        </w:tc>
        <w:tc>
          <w:tcPr>
            <w:tcW w:w="1879" w:type="dxa"/>
            <w:tcBorders>
              <w:top w:val="nil"/>
              <w:left w:val="nil"/>
              <w:bottom w:val="single" w:sz="4" w:space="0" w:color="auto"/>
              <w:right w:val="single" w:sz="4" w:space="0" w:color="auto"/>
            </w:tcBorders>
            <w:hideMark/>
          </w:tcPr>
          <w:p w14:paraId="2CDF37F8"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c>
          <w:tcPr>
            <w:tcW w:w="2709" w:type="dxa"/>
            <w:tcBorders>
              <w:top w:val="nil"/>
              <w:left w:val="nil"/>
              <w:bottom w:val="single" w:sz="4" w:space="0" w:color="auto"/>
              <w:right w:val="single" w:sz="4" w:space="0" w:color="auto"/>
            </w:tcBorders>
            <w:hideMark/>
          </w:tcPr>
          <w:p w14:paraId="0A72FE1D"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r>
      <w:tr w:rsidR="008361DF" w:rsidRPr="008361DF" w14:paraId="430F7C4B" w14:textId="77777777" w:rsidTr="008361DF">
        <w:trPr>
          <w:trHeight w:val="1200"/>
        </w:trPr>
        <w:tc>
          <w:tcPr>
            <w:tcW w:w="2184" w:type="dxa"/>
            <w:tcBorders>
              <w:top w:val="nil"/>
              <w:left w:val="single" w:sz="4" w:space="0" w:color="auto"/>
              <w:bottom w:val="single" w:sz="4" w:space="0" w:color="auto"/>
              <w:right w:val="single" w:sz="4" w:space="0" w:color="auto"/>
            </w:tcBorders>
            <w:hideMark/>
          </w:tcPr>
          <w:p w14:paraId="129F9CBB"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ImportExportFlag</w:t>
            </w:r>
          </w:p>
        </w:tc>
        <w:tc>
          <w:tcPr>
            <w:tcW w:w="2308" w:type="dxa"/>
            <w:tcBorders>
              <w:top w:val="nil"/>
              <w:left w:val="nil"/>
              <w:bottom w:val="single" w:sz="4" w:space="0" w:color="auto"/>
              <w:right w:val="single" w:sz="4" w:space="0" w:color="auto"/>
            </w:tcBorders>
            <w:hideMark/>
          </w:tcPr>
          <w:p w14:paraId="104C7C31"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Import/Export Flag</w:t>
            </w:r>
          </w:p>
        </w:tc>
        <w:tc>
          <w:tcPr>
            <w:tcW w:w="1879" w:type="dxa"/>
            <w:tcBorders>
              <w:top w:val="nil"/>
              <w:left w:val="nil"/>
              <w:bottom w:val="single" w:sz="4" w:space="0" w:color="auto"/>
              <w:right w:val="single" w:sz="4" w:space="0" w:color="auto"/>
            </w:tcBorders>
            <w:hideMark/>
          </w:tcPr>
          <w:p w14:paraId="61451780"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String</w:t>
            </w:r>
          </w:p>
        </w:tc>
        <w:tc>
          <w:tcPr>
            <w:tcW w:w="2709" w:type="dxa"/>
            <w:tcBorders>
              <w:top w:val="nil"/>
              <w:left w:val="nil"/>
              <w:bottom w:val="single" w:sz="4" w:space="0" w:color="auto"/>
              <w:right w:val="single" w:sz="4" w:space="0" w:color="auto"/>
            </w:tcBorders>
            <w:hideMark/>
          </w:tcPr>
          <w:p w14:paraId="32A37014"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Length: 1</w:t>
            </w:r>
            <w:r w:rsidRPr="008361DF">
              <w:rPr>
                <w:rFonts w:ascii="Calibri" w:hAnsi="Calibri" w:cs="Calibri"/>
                <w:color w:val="000000"/>
                <w:szCs w:val="22"/>
                <w:lang w:val="cs-CZ" w:eastAsia="cs-CZ"/>
              </w:rPr>
              <w:br/>
              <w:t>Enumeration: "eImportExportFlag: Import/Export Flags"</w:t>
            </w:r>
          </w:p>
        </w:tc>
      </w:tr>
      <w:tr w:rsidR="008361DF" w:rsidRPr="008361DF" w14:paraId="0A790601" w14:textId="77777777" w:rsidTr="008361DF">
        <w:trPr>
          <w:trHeight w:val="300"/>
        </w:trPr>
        <w:tc>
          <w:tcPr>
            <w:tcW w:w="2184" w:type="dxa"/>
            <w:tcBorders>
              <w:top w:val="nil"/>
              <w:left w:val="single" w:sz="4" w:space="0" w:color="auto"/>
              <w:bottom w:val="single" w:sz="4" w:space="0" w:color="auto"/>
              <w:right w:val="single" w:sz="4" w:space="0" w:color="auto"/>
            </w:tcBorders>
            <w:hideMark/>
          </w:tcPr>
          <w:p w14:paraId="44201898"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Integer</w:t>
            </w:r>
          </w:p>
        </w:tc>
        <w:tc>
          <w:tcPr>
            <w:tcW w:w="2308" w:type="dxa"/>
            <w:tcBorders>
              <w:top w:val="nil"/>
              <w:left w:val="nil"/>
              <w:bottom w:val="single" w:sz="4" w:space="0" w:color="auto"/>
              <w:right w:val="single" w:sz="4" w:space="0" w:color="auto"/>
            </w:tcBorders>
            <w:hideMark/>
          </w:tcPr>
          <w:p w14:paraId="1E5C66C6"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Integer</w:t>
            </w:r>
          </w:p>
        </w:tc>
        <w:tc>
          <w:tcPr>
            <w:tcW w:w="1879" w:type="dxa"/>
            <w:tcBorders>
              <w:top w:val="nil"/>
              <w:left w:val="nil"/>
              <w:bottom w:val="single" w:sz="4" w:space="0" w:color="auto"/>
              <w:right w:val="single" w:sz="4" w:space="0" w:color="auto"/>
            </w:tcBorders>
            <w:hideMark/>
          </w:tcPr>
          <w:p w14:paraId="59DF6E74"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c>
          <w:tcPr>
            <w:tcW w:w="2709" w:type="dxa"/>
            <w:tcBorders>
              <w:top w:val="nil"/>
              <w:left w:val="nil"/>
              <w:bottom w:val="single" w:sz="4" w:space="0" w:color="auto"/>
              <w:right w:val="single" w:sz="4" w:space="0" w:color="auto"/>
            </w:tcBorders>
            <w:hideMark/>
          </w:tcPr>
          <w:p w14:paraId="6B9D3EA4"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r>
      <w:tr w:rsidR="008361DF" w:rsidRPr="008361DF" w14:paraId="29838B3B" w14:textId="77777777" w:rsidTr="008361DF">
        <w:trPr>
          <w:trHeight w:val="600"/>
        </w:trPr>
        <w:tc>
          <w:tcPr>
            <w:tcW w:w="2184" w:type="dxa"/>
            <w:tcBorders>
              <w:top w:val="nil"/>
              <w:left w:val="single" w:sz="4" w:space="0" w:color="auto"/>
              <w:bottom w:val="single" w:sz="4" w:space="0" w:color="auto"/>
              <w:right w:val="single" w:sz="4" w:space="0" w:color="auto"/>
            </w:tcBorders>
            <w:hideMark/>
          </w:tcPr>
          <w:p w14:paraId="5FE8018B"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LRN</w:t>
            </w:r>
          </w:p>
        </w:tc>
        <w:tc>
          <w:tcPr>
            <w:tcW w:w="2308" w:type="dxa"/>
            <w:tcBorders>
              <w:top w:val="nil"/>
              <w:left w:val="nil"/>
              <w:bottom w:val="single" w:sz="4" w:space="0" w:color="auto"/>
              <w:right w:val="single" w:sz="4" w:space="0" w:color="auto"/>
            </w:tcBorders>
            <w:hideMark/>
          </w:tcPr>
          <w:p w14:paraId="62901FA4"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LRN (Local Reference Number)</w:t>
            </w:r>
          </w:p>
        </w:tc>
        <w:tc>
          <w:tcPr>
            <w:tcW w:w="1879" w:type="dxa"/>
            <w:tcBorders>
              <w:top w:val="nil"/>
              <w:left w:val="nil"/>
              <w:bottom w:val="single" w:sz="4" w:space="0" w:color="auto"/>
              <w:right w:val="single" w:sz="4" w:space="0" w:color="auto"/>
            </w:tcBorders>
            <w:hideMark/>
          </w:tcPr>
          <w:p w14:paraId="4E1AB0DE"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String</w:t>
            </w:r>
          </w:p>
        </w:tc>
        <w:tc>
          <w:tcPr>
            <w:tcW w:w="2709" w:type="dxa"/>
            <w:tcBorders>
              <w:top w:val="nil"/>
              <w:left w:val="nil"/>
              <w:bottom w:val="single" w:sz="4" w:space="0" w:color="auto"/>
              <w:right w:val="single" w:sz="4" w:space="0" w:color="auto"/>
            </w:tcBorders>
            <w:hideMark/>
          </w:tcPr>
          <w:p w14:paraId="710009C4"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Length: 1 to 22</w:t>
            </w:r>
          </w:p>
        </w:tc>
      </w:tr>
      <w:tr w:rsidR="008361DF" w:rsidRPr="008361DF" w14:paraId="20109018" w14:textId="77777777" w:rsidTr="008361DF">
        <w:trPr>
          <w:trHeight w:val="600"/>
        </w:trPr>
        <w:tc>
          <w:tcPr>
            <w:tcW w:w="2184" w:type="dxa"/>
            <w:tcBorders>
              <w:top w:val="nil"/>
              <w:left w:val="single" w:sz="4" w:space="0" w:color="auto"/>
              <w:bottom w:val="single" w:sz="4" w:space="0" w:color="auto"/>
              <w:right w:val="single" w:sz="4" w:space="0" w:color="auto"/>
            </w:tcBorders>
            <w:hideMark/>
          </w:tcPr>
          <w:p w14:paraId="368126FB"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MeasurementQualifier</w:t>
            </w:r>
          </w:p>
        </w:tc>
        <w:tc>
          <w:tcPr>
            <w:tcW w:w="2308" w:type="dxa"/>
            <w:tcBorders>
              <w:top w:val="nil"/>
              <w:left w:val="nil"/>
              <w:bottom w:val="single" w:sz="4" w:space="0" w:color="auto"/>
              <w:right w:val="single" w:sz="4" w:space="0" w:color="auto"/>
            </w:tcBorders>
            <w:hideMark/>
          </w:tcPr>
          <w:p w14:paraId="13C14F24"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Measurement unit qualifier code</w:t>
            </w:r>
          </w:p>
        </w:tc>
        <w:tc>
          <w:tcPr>
            <w:tcW w:w="1879" w:type="dxa"/>
            <w:tcBorders>
              <w:top w:val="nil"/>
              <w:left w:val="nil"/>
              <w:bottom w:val="single" w:sz="4" w:space="0" w:color="auto"/>
              <w:right w:val="single" w:sz="4" w:space="0" w:color="auto"/>
            </w:tcBorders>
            <w:hideMark/>
          </w:tcPr>
          <w:p w14:paraId="7A05D764"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AlfaString</w:t>
            </w:r>
          </w:p>
        </w:tc>
        <w:tc>
          <w:tcPr>
            <w:tcW w:w="2709" w:type="dxa"/>
            <w:tcBorders>
              <w:top w:val="nil"/>
              <w:left w:val="nil"/>
              <w:bottom w:val="single" w:sz="4" w:space="0" w:color="auto"/>
              <w:right w:val="single" w:sz="4" w:space="0" w:color="auto"/>
            </w:tcBorders>
            <w:hideMark/>
          </w:tcPr>
          <w:p w14:paraId="4D2503D3"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Length: 1</w:t>
            </w:r>
            <w:r w:rsidRPr="008361DF">
              <w:rPr>
                <w:rFonts w:ascii="Calibri" w:hAnsi="Calibri" w:cs="Calibri"/>
                <w:color w:val="000000"/>
                <w:szCs w:val="22"/>
                <w:lang w:val="cs-CZ" w:eastAsia="cs-CZ"/>
              </w:rPr>
              <w:br/>
              <w:t>[A-Za-z]*</w:t>
            </w:r>
          </w:p>
        </w:tc>
      </w:tr>
      <w:tr w:rsidR="008361DF" w:rsidRPr="008361DF" w14:paraId="7EE76BE7" w14:textId="77777777" w:rsidTr="008361DF">
        <w:trPr>
          <w:trHeight w:val="1200"/>
        </w:trPr>
        <w:tc>
          <w:tcPr>
            <w:tcW w:w="2184" w:type="dxa"/>
            <w:tcBorders>
              <w:top w:val="nil"/>
              <w:left w:val="single" w:sz="4" w:space="0" w:color="auto"/>
              <w:bottom w:val="single" w:sz="4" w:space="0" w:color="auto"/>
              <w:right w:val="single" w:sz="4" w:space="0" w:color="auto"/>
            </w:tcBorders>
            <w:hideMark/>
          </w:tcPr>
          <w:p w14:paraId="3674A569"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MeasurementUnit</w:t>
            </w:r>
          </w:p>
        </w:tc>
        <w:tc>
          <w:tcPr>
            <w:tcW w:w="2308" w:type="dxa"/>
            <w:tcBorders>
              <w:top w:val="nil"/>
              <w:left w:val="nil"/>
              <w:bottom w:val="single" w:sz="4" w:space="0" w:color="auto"/>
              <w:right w:val="single" w:sz="4" w:space="0" w:color="auto"/>
            </w:tcBorders>
            <w:hideMark/>
          </w:tcPr>
          <w:p w14:paraId="33FA8BEE"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Measurement unit code</w:t>
            </w:r>
          </w:p>
        </w:tc>
        <w:tc>
          <w:tcPr>
            <w:tcW w:w="1879" w:type="dxa"/>
            <w:tcBorders>
              <w:top w:val="nil"/>
              <w:left w:val="nil"/>
              <w:bottom w:val="single" w:sz="4" w:space="0" w:color="auto"/>
              <w:right w:val="single" w:sz="4" w:space="0" w:color="auto"/>
            </w:tcBorders>
            <w:hideMark/>
          </w:tcPr>
          <w:p w14:paraId="2DD6FAAF"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AlfaNumericString</w:t>
            </w:r>
          </w:p>
        </w:tc>
        <w:tc>
          <w:tcPr>
            <w:tcW w:w="2709" w:type="dxa"/>
            <w:tcBorders>
              <w:top w:val="nil"/>
              <w:left w:val="nil"/>
              <w:bottom w:val="single" w:sz="4" w:space="0" w:color="auto"/>
              <w:right w:val="single" w:sz="4" w:space="0" w:color="auto"/>
            </w:tcBorders>
            <w:hideMark/>
          </w:tcPr>
          <w:p w14:paraId="2B5BE185"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Length: 1 to 6</w:t>
            </w:r>
            <w:r w:rsidRPr="008361DF">
              <w:rPr>
                <w:rFonts w:ascii="Calibri" w:hAnsi="Calibri" w:cs="Calibri"/>
                <w:color w:val="000000"/>
                <w:szCs w:val="22"/>
                <w:lang w:val="cs-CZ" w:eastAsia="cs-CZ"/>
              </w:rPr>
              <w:br/>
              <w:t>[A-Za-z0-9]*</w:t>
            </w:r>
            <w:r w:rsidRPr="008361DF">
              <w:rPr>
                <w:rFonts w:ascii="Calibri" w:hAnsi="Calibri" w:cs="Calibri"/>
                <w:color w:val="000000"/>
                <w:szCs w:val="22"/>
                <w:lang w:val="cs-CZ" w:eastAsia="cs-CZ"/>
              </w:rPr>
              <w:br/>
              <w:t>Codelist: "cUnitOfMeasure: Unit of measure"</w:t>
            </w:r>
          </w:p>
        </w:tc>
      </w:tr>
      <w:tr w:rsidR="008361DF" w:rsidRPr="008361DF" w14:paraId="3D59D7D8" w14:textId="77777777" w:rsidTr="008361DF">
        <w:trPr>
          <w:trHeight w:val="900"/>
        </w:trPr>
        <w:tc>
          <w:tcPr>
            <w:tcW w:w="2184" w:type="dxa"/>
            <w:tcBorders>
              <w:top w:val="nil"/>
              <w:left w:val="single" w:sz="4" w:space="0" w:color="auto"/>
              <w:bottom w:val="single" w:sz="4" w:space="0" w:color="auto"/>
              <w:right w:val="single" w:sz="4" w:space="0" w:color="auto"/>
            </w:tcBorders>
            <w:hideMark/>
          </w:tcPr>
          <w:p w14:paraId="0F236CCA"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lastRenderedPageBreak/>
              <w:t>MRN</w:t>
            </w:r>
          </w:p>
        </w:tc>
        <w:tc>
          <w:tcPr>
            <w:tcW w:w="2308" w:type="dxa"/>
            <w:tcBorders>
              <w:top w:val="nil"/>
              <w:left w:val="nil"/>
              <w:bottom w:val="single" w:sz="4" w:space="0" w:color="auto"/>
              <w:right w:val="single" w:sz="4" w:space="0" w:color="auto"/>
            </w:tcBorders>
            <w:hideMark/>
          </w:tcPr>
          <w:p w14:paraId="5D113C33"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MRN</w:t>
            </w:r>
          </w:p>
        </w:tc>
        <w:tc>
          <w:tcPr>
            <w:tcW w:w="1879" w:type="dxa"/>
            <w:tcBorders>
              <w:top w:val="nil"/>
              <w:left w:val="nil"/>
              <w:bottom w:val="single" w:sz="4" w:space="0" w:color="auto"/>
              <w:right w:val="single" w:sz="4" w:space="0" w:color="auto"/>
            </w:tcBorders>
            <w:hideMark/>
          </w:tcPr>
          <w:p w14:paraId="793F60EB"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String</w:t>
            </w:r>
          </w:p>
        </w:tc>
        <w:tc>
          <w:tcPr>
            <w:tcW w:w="2709" w:type="dxa"/>
            <w:tcBorders>
              <w:top w:val="nil"/>
              <w:left w:val="nil"/>
              <w:bottom w:val="single" w:sz="4" w:space="0" w:color="auto"/>
              <w:right w:val="single" w:sz="4" w:space="0" w:color="auto"/>
            </w:tcBorders>
            <w:hideMark/>
          </w:tcPr>
          <w:p w14:paraId="0F7602E6"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Length: 18</w:t>
            </w:r>
            <w:r w:rsidRPr="008361DF">
              <w:rPr>
                <w:rFonts w:ascii="Calibri" w:hAnsi="Calibri" w:cs="Calibri"/>
                <w:color w:val="000000"/>
                <w:szCs w:val="22"/>
                <w:lang w:val="cs-CZ" w:eastAsia="cs-CZ"/>
              </w:rPr>
              <w:br/>
              <w:t>[0-9]{2}[A-Z]{2}[A-Z0-9]{13}[0-9F]</w:t>
            </w:r>
          </w:p>
        </w:tc>
      </w:tr>
      <w:tr w:rsidR="008361DF" w:rsidRPr="008361DF" w14:paraId="1AE8DDE1" w14:textId="77777777" w:rsidTr="008361DF">
        <w:trPr>
          <w:trHeight w:val="600"/>
        </w:trPr>
        <w:tc>
          <w:tcPr>
            <w:tcW w:w="2184" w:type="dxa"/>
            <w:tcBorders>
              <w:top w:val="nil"/>
              <w:left w:val="single" w:sz="4" w:space="0" w:color="auto"/>
              <w:bottom w:val="single" w:sz="4" w:space="0" w:color="auto"/>
              <w:right w:val="single" w:sz="4" w:space="0" w:color="auto"/>
            </w:tcBorders>
            <w:hideMark/>
          </w:tcPr>
          <w:p w14:paraId="3ABA4C57"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NumericalString</w:t>
            </w:r>
          </w:p>
        </w:tc>
        <w:tc>
          <w:tcPr>
            <w:tcW w:w="2308" w:type="dxa"/>
            <w:tcBorders>
              <w:top w:val="nil"/>
              <w:left w:val="nil"/>
              <w:bottom w:val="single" w:sz="4" w:space="0" w:color="auto"/>
              <w:right w:val="single" w:sz="4" w:space="0" w:color="auto"/>
            </w:tcBorders>
            <w:hideMark/>
          </w:tcPr>
          <w:p w14:paraId="180F7B67"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Strings with only 0-9 characters</w:t>
            </w:r>
          </w:p>
        </w:tc>
        <w:tc>
          <w:tcPr>
            <w:tcW w:w="1879" w:type="dxa"/>
            <w:tcBorders>
              <w:top w:val="nil"/>
              <w:left w:val="nil"/>
              <w:bottom w:val="single" w:sz="4" w:space="0" w:color="auto"/>
              <w:right w:val="single" w:sz="4" w:space="0" w:color="auto"/>
            </w:tcBorders>
            <w:hideMark/>
          </w:tcPr>
          <w:p w14:paraId="24FDD112"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String</w:t>
            </w:r>
          </w:p>
        </w:tc>
        <w:tc>
          <w:tcPr>
            <w:tcW w:w="2709" w:type="dxa"/>
            <w:tcBorders>
              <w:top w:val="nil"/>
              <w:left w:val="nil"/>
              <w:bottom w:val="single" w:sz="4" w:space="0" w:color="auto"/>
              <w:right w:val="single" w:sz="4" w:space="0" w:color="auto"/>
            </w:tcBorders>
            <w:hideMark/>
          </w:tcPr>
          <w:p w14:paraId="384A7149"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[0-9]*</w:t>
            </w:r>
          </w:p>
        </w:tc>
      </w:tr>
      <w:tr w:rsidR="008361DF" w:rsidRPr="008361DF" w14:paraId="1C5BA20A" w14:textId="77777777" w:rsidTr="008361DF">
        <w:trPr>
          <w:trHeight w:val="1200"/>
        </w:trPr>
        <w:tc>
          <w:tcPr>
            <w:tcW w:w="2184" w:type="dxa"/>
            <w:tcBorders>
              <w:top w:val="nil"/>
              <w:left w:val="single" w:sz="4" w:space="0" w:color="auto"/>
              <w:bottom w:val="single" w:sz="4" w:space="0" w:color="auto"/>
              <w:right w:val="single" w:sz="4" w:space="0" w:color="auto"/>
            </w:tcBorders>
            <w:hideMark/>
          </w:tcPr>
          <w:p w14:paraId="7294CAD7"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QuotaAmount</w:t>
            </w:r>
          </w:p>
        </w:tc>
        <w:tc>
          <w:tcPr>
            <w:tcW w:w="2308" w:type="dxa"/>
            <w:tcBorders>
              <w:top w:val="nil"/>
              <w:left w:val="nil"/>
              <w:bottom w:val="single" w:sz="4" w:space="0" w:color="auto"/>
              <w:right w:val="single" w:sz="4" w:space="0" w:color="auto"/>
            </w:tcBorders>
            <w:hideMark/>
          </w:tcPr>
          <w:p w14:paraId="51368C98"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QuotaAmount</w:t>
            </w:r>
          </w:p>
        </w:tc>
        <w:tc>
          <w:tcPr>
            <w:tcW w:w="1879" w:type="dxa"/>
            <w:tcBorders>
              <w:top w:val="nil"/>
              <w:left w:val="nil"/>
              <w:bottom w:val="single" w:sz="4" w:space="0" w:color="auto"/>
              <w:right w:val="single" w:sz="4" w:space="0" w:color="auto"/>
            </w:tcBorders>
            <w:hideMark/>
          </w:tcPr>
          <w:p w14:paraId="34BC920A"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Decimal</w:t>
            </w:r>
          </w:p>
        </w:tc>
        <w:tc>
          <w:tcPr>
            <w:tcW w:w="2709" w:type="dxa"/>
            <w:tcBorders>
              <w:top w:val="nil"/>
              <w:left w:val="nil"/>
              <w:bottom w:val="single" w:sz="4" w:space="0" w:color="auto"/>
              <w:right w:val="single" w:sz="4" w:space="0" w:color="auto"/>
            </w:tcBorders>
            <w:hideMark/>
          </w:tcPr>
          <w:p w14:paraId="413B55E9"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Value span: 0 to 999999999999999</w:t>
            </w:r>
            <w:r w:rsidRPr="008361DF">
              <w:rPr>
                <w:rFonts w:ascii="Calibri" w:hAnsi="Calibri" w:cs="Calibri"/>
                <w:color w:val="000000"/>
                <w:szCs w:val="22"/>
                <w:lang w:val="cs-CZ" w:eastAsia="cs-CZ"/>
              </w:rPr>
              <w:br/>
              <w:t>Precision: 0 to 6</w:t>
            </w:r>
            <w:r w:rsidRPr="008361DF">
              <w:rPr>
                <w:rFonts w:ascii="Calibri" w:hAnsi="Calibri" w:cs="Calibri"/>
                <w:color w:val="000000"/>
                <w:szCs w:val="22"/>
                <w:lang w:val="cs-CZ" w:eastAsia="cs-CZ"/>
              </w:rPr>
              <w:br/>
              <w:t>Total digits: 1 to 16</w:t>
            </w:r>
          </w:p>
        </w:tc>
      </w:tr>
      <w:tr w:rsidR="008361DF" w:rsidRPr="008361DF" w14:paraId="6315AB66" w14:textId="77777777" w:rsidTr="008361DF">
        <w:trPr>
          <w:trHeight w:val="600"/>
        </w:trPr>
        <w:tc>
          <w:tcPr>
            <w:tcW w:w="2184" w:type="dxa"/>
            <w:tcBorders>
              <w:top w:val="nil"/>
              <w:left w:val="single" w:sz="4" w:space="0" w:color="auto"/>
              <w:bottom w:val="single" w:sz="4" w:space="0" w:color="auto"/>
              <w:right w:val="single" w:sz="4" w:space="0" w:color="auto"/>
            </w:tcBorders>
            <w:hideMark/>
          </w:tcPr>
          <w:p w14:paraId="02641DAC"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QuotaOrderNumber</w:t>
            </w:r>
          </w:p>
        </w:tc>
        <w:tc>
          <w:tcPr>
            <w:tcW w:w="2308" w:type="dxa"/>
            <w:tcBorders>
              <w:top w:val="nil"/>
              <w:left w:val="nil"/>
              <w:bottom w:val="single" w:sz="4" w:space="0" w:color="auto"/>
              <w:right w:val="single" w:sz="4" w:space="0" w:color="auto"/>
            </w:tcBorders>
            <w:hideMark/>
          </w:tcPr>
          <w:p w14:paraId="55D30043"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Quota Order Number</w:t>
            </w:r>
          </w:p>
        </w:tc>
        <w:tc>
          <w:tcPr>
            <w:tcW w:w="1879" w:type="dxa"/>
            <w:tcBorders>
              <w:top w:val="nil"/>
              <w:left w:val="nil"/>
              <w:bottom w:val="single" w:sz="4" w:space="0" w:color="auto"/>
              <w:right w:val="single" w:sz="4" w:space="0" w:color="auto"/>
            </w:tcBorders>
            <w:hideMark/>
          </w:tcPr>
          <w:p w14:paraId="1ABDEDB3"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AlfaNumericString</w:t>
            </w:r>
          </w:p>
        </w:tc>
        <w:tc>
          <w:tcPr>
            <w:tcW w:w="2709" w:type="dxa"/>
            <w:tcBorders>
              <w:top w:val="nil"/>
              <w:left w:val="nil"/>
              <w:bottom w:val="single" w:sz="4" w:space="0" w:color="auto"/>
              <w:right w:val="single" w:sz="4" w:space="0" w:color="auto"/>
            </w:tcBorders>
            <w:hideMark/>
          </w:tcPr>
          <w:p w14:paraId="0354B0F7"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Length: 6</w:t>
            </w:r>
            <w:r w:rsidRPr="008361DF">
              <w:rPr>
                <w:rFonts w:ascii="Calibri" w:hAnsi="Calibri" w:cs="Calibri"/>
                <w:color w:val="000000"/>
                <w:szCs w:val="22"/>
                <w:lang w:val="cs-CZ" w:eastAsia="cs-CZ"/>
              </w:rPr>
              <w:br/>
              <w:t>[0-9]*</w:t>
            </w:r>
          </w:p>
        </w:tc>
      </w:tr>
      <w:tr w:rsidR="008361DF" w:rsidRPr="008361DF" w14:paraId="651B7E14" w14:textId="77777777" w:rsidTr="008361DF">
        <w:trPr>
          <w:trHeight w:val="300"/>
        </w:trPr>
        <w:tc>
          <w:tcPr>
            <w:tcW w:w="2184" w:type="dxa"/>
            <w:tcBorders>
              <w:top w:val="nil"/>
              <w:left w:val="single" w:sz="4" w:space="0" w:color="auto"/>
              <w:bottom w:val="single" w:sz="4" w:space="0" w:color="auto"/>
              <w:right w:val="single" w:sz="4" w:space="0" w:color="auto"/>
            </w:tcBorders>
            <w:hideMark/>
          </w:tcPr>
          <w:p w14:paraId="515D66AF"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String</w:t>
            </w:r>
          </w:p>
        </w:tc>
        <w:tc>
          <w:tcPr>
            <w:tcW w:w="2308" w:type="dxa"/>
            <w:tcBorders>
              <w:top w:val="nil"/>
              <w:left w:val="nil"/>
              <w:bottom w:val="single" w:sz="4" w:space="0" w:color="auto"/>
              <w:right w:val="single" w:sz="4" w:space="0" w:color="auto"/>
            </w:tcBorders>
            <w:hideMark/>
          </w:tcPr>
          <w:p w14:paraId="0739375F"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String</w:t>
            </w:r>
          </w:p>
        </w:tc>
        <w:tc>
          <w:tcPr>
            <w:tcW w:w="1879" w:type="dxa"/>
            <w:tcBorders>
              <w:top w:val="nil"/>
              <w:left w:val="nil"/>
              <w:bottom w:val="single" w:sz="4" w:space="0" w:color="auto"/>
              <w:right w:val="single" w:sz="4" w:space="0" w:color="auto"/>
            </w:tcBorders>
            <w:hideMark/>
          </w:tcPr>
          <w:p w14:paraId="390DEB4A"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c>
          <w:tcPr>
            <w:tcW w:w="2709" w:type="dxa"/>
            <w:tcBorders>
              <w:top w:val="nil"/>
              <w:left w:val="nil"/>
              <w:bottom w:val="single" w:sz="4" w:space="0" w:color="auto"/>
              <w:right w:val="single" w:sz="4" w:space="0" w:color="auto"/>
            </w:tcBorders>
            <w:hideMark/>
          </w:tcPr>
          <w:p w14:paraId="66083D10"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 </w:t>
            </w:r>
          </w:p>
        </w:tc>
      </w:tr>
      <w:tr w:rsidR="008361DF" w:rsidRPr="008361DF" w14:paraId="035CFAAC" w14:textId="77777777" w:rsidTr="008361DF">
        <w:trPr>
          <w:trHeight w:val="600"/>
        </w:trPr>
        <w:tc>
          <w:tcPr>
            <w:tcW w:w="2184" w:type="dxa"/>
            <w:tcBorders>
              <w:top w:val="nil"/>
              <w:left w:val="single" w:sz="4" w:space="0" w:color="auto"/>
              <w:bottom w:val="single" w:sz="4" w:space="0" w:color="auto"/>
              <w:right w:val="single" w:sz="4" w:space="0" w:color="auto"/>
            </w:tcBorders>
            <w:hideMark/>
          </w:tcPr>
          <w:p w14:paraId="6AC0BB5A"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TIN</w:t>
            </w:r>
          </w:p>
        </w:tc>
        <w:tc>
          <w:tcPr>
            <w:tcW w:w="2308" w:type="dxa"/>
            <w:tcBorders>
              <w:top w:val="nil"/>
              <w:left w:val="nil"/>
              <w:bottom w:val="single" w:sz="4" w:space="0" w:color="auto"/>
              <w:right w:val="single" w:sz="4" w:space="0" w:color="auto"/>
            </w:tcBorders>
            <w:hideMark/>
          </w:tcPr>
          <w:p w14:paraId="7EE04FB9"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Trader Identification Number</w:t>
            </w:r>
          </w:p>
        </w:tc>
        <w:tc>
          <w:tcPr>
            <w:tcW w:w="1879" w:type="dxa"/>
            <w:tcBorders>
              <w:top w:val="nil"/>
              <w:left w:val="nil"/>
              <w:bottom w:val="single" w:sz="4" w:space="0" w:color="auto"/>
              <w:right w:val="single" w:sz="4" w:space="0" w:color="auto"/>
            </w:tcBorders>
            <w:hideMark/>
          </w:tcPr>
          <w:p w14:paraId="7E5F58D9"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SecureString</w:t>
            </w:r>
          </w:p>
        </w:tc>
        <w:tc>
          <w:tcPr>
            <w:tcW w:w="2709" w:type="dxa"/>
            <w:tcBorders>
              <w:top w:val="nil"/>
              <w:left w:val="nil"/>
              <w:bottom w:val="single" w:sz="4" w:space="0" w:color="auto"/>
              <w:right w:val="single" w:sz="4" w:space="0" w:color="auto"/>
            </w:tcBorders>
            <w:hideMark/>
          </w:tcPr>
          <w:p w14:paraId="2AE08BB9" w14:textId="77777777" w:rsidR="008361DF" w:rsidRPr="008361DF" w:rsidRDefault="008361DF" w:rsidP="008361DF">
            <w:pPr>
              <w:spacing w:after="0" w:line="240" w:lineRule="auto"/>
              <w:rPr>
                <w:rFonts w:ascii="Calibri" w:hAnsi="Calibri" w:cs="Calibri"/>
                <w:color w:val="000000"/>
                <w:szCs w:val="22"/>
                <w:lang w:val="cs-CZ" w:eastAsia="cs-CZ"/>
              </w:rPr>
            </w:pPr>
            <w:r w:rsidRPr="008361DF">
              <w:rPr>
                <w:rFonts w:ascii="Calibri" w:hAnsi="Calibri" w:cs="Calibri"/>
                <w:color w:val="000000"/>
                <w:szCs w:val="22"/>
                <w:lang w:val="cs-CZ" w:eastAsia="cs-CZ"/>
              </w:rPr>
              <w:t>Length: 1 to 17</w:t>
            </w:r>
          </w:p>
        </w:tc>
      </w:tr>
    </w:tbl>
    <w:p w14:paraId="5C30E2E9" w14:textId="5033A755" w:rsidR="00D21B7E" w:rsidRDefault="00D21B7E" w:rsidP="00B63711">
      <w:pPr>
        <w:pStyle w:val="Heading2"/>
      </w:pPr>
      <w:bookmarkStart w:id="80" w:name="_Rules_and_Conditions_3"/>
      <w:bookmarkStart w:id="81" w:name="_Toc222345648"/>
      <w:bookmarkEnd w:id="80"/>
      <w:r w:rsidRPr="00D21B7E">
        <w:t>Rules and Conditions</w:t>
      </w:r>
      <w:bookmarkEnd w:id="81"/>
    </w:p>
    <w:tbl>
      <w:tblPr>
        <w:tblW w:w="9493" w:type="dxa"/>
        <w:tblCellMar>
          <w:left w:w="70" w:type="dxa"/>
          <w:right w:w="70" w:type="dxa"/>
        </w:tblCellMar>
        <w:tblLook w:val="04A0" w:firstRow="1" w:lastRow="0" w:firstColumn="1" w:lastColumn="0" w:noHBand="0" w:noVBand="1"/>
      </w:tblPr>
      <w:tblGrid>
        <w:gridCol w:w="3380"/>
        <w:gridCol w:w="4920"/>
        <w:gridCol w:w="1193"/>
      </w:tblGrid>
      <w:tr w:rsidR="00236BE1" w:rsidRPr="00236BE1" w14:paraId="00A2D294" w14:textId="77777777" w:rsidTr="00236BE1">
        <w:trPr>
          <w:trHeight w:val="300"/>
        </w:trPr>
        <w:tc>
          <w:tcPr>
            <w:tcW w:w="3380" w:type="dxa"/>
            <w:tcBorders>
              <w:top w:val="single" w:sz="4" w:space="0" w:color="auto"/>
              <w:left w:val="single" w:sz="4" w:space="0" w:color="auto"/>
              <w:bottom w:val="single" w:sz="4" w:space="0" w:color="auto"/>
              <w:right w:val="single" w:sz="4" w:space="0" w:color="auto"/>
            </w:tcBorders>
            <w:noWrap/>
            <w:vAlign w:val="center"/>
            <w:hideMark/>
          </w:tcPr>
          <w:p w14:paraId="4DF81B7A" w14:textId="77777777" w:rsidR="00236BE1" w:rsidRPr="00236BE1" w:rsidRDefault="00236BE1" w:rsidP="00236BE1">
            <w:pPr>
              <w:spacing w:after="0" w:line="240" w:lineRule="auto"/>
              <w:rPr>
                <w:rFonts w:ascii="Calibri" w:hAnsi="Calibri" w:cs="Calibri"/>
                <w:b/>
                <w:bCs/>
                <w:color w:val="000000"/>
                <w:szCs w:val="22"/>
                <w:lang w:val="cs-CZ" w:eastAsia="cs-CZ"/>
              </w:rPr>
            </w:pPr>
            <w:r w:rsidRPr="00236BE1">
              <w:rPr>
                <w:rFonts w:ascii="Calibri" w:hAnsi="Calibri" w:cs="Calibri"/>
                <w:b/>
                <w:bCs/>
                <w:color w:val="000000"/>
                <w:szCs w:val="22"/>
                <w:lang w:val="cs-CZ" w:eastAsia="cs-CZ"/>
              </w:rPr>
              <w:t>Condition/Rule</w:t>
            </w:r>
          </w:p>
        </w:tc>
        <w:tc>
          <w:tcPr>
            <w:tcW w:w="4920" w:type="dxa"/>
            <w:tcBorders>
              <w:top w:val="single" w:sz="4" w:space="0" w:color="auto"/>
              <w:left w:val="nil"/>
              <w:bottom w:val="single" w:sz="4" w:space="0" w:color="auto"/>
              <w:right w:val="single" w:sz="4" w:space="0" w:color="auto"/>
            </w:tcBorders>
            <w:vAlign w:val="center"/>
            <w:hideMark/>
          </w:tcPr>
          <w:p w14:paraId="424301F2" w14:textId="77777777" w:rsidR="00236BE1" w:rsidRPr="00236BE1" w:rsidRDefault="00236BE1" w:rsidP="00236BE1">
            <w:pPr>
              <w:spacing w:after="0" w:line="240" w:lineRule="auto"/>
              <w:rPr>
                <w:rFonts w:ascii="Calibri" w:hAnsi="Calibri" w:cs="Calibri"/>
                <w:b/>
                <w:bCs/>
                <w:color w:val="000000"/>
                <w:szCs w:val="22"/>
                <w:lang w:val="cs-CZ" w:eastAsia="cs-CZ"/>
              </w:rPr>
            </w:pPr>
            <w:r w:rsidRPr="00236BE1">
              <w:rPr>
                <w:rFonts w:ascii="Calibri" w:hAnsi="Calibri" w:cs="Calibri"/>
                <w:b/>
                <w:bCs/>
                <w:color w:val="000000"/>
                <w:szCs w:val="22"/>
                <w:lang w:val="cs-CZ" w:eastAsia="cs-CZ"/>
              </w:rPr>
              <w:t>Description</w:t>
            </w:r>
          </w:p>
        </w:tc>
        <w:tc>
          <w:tcPr>
            <w:tcW w:w="1193" w:type="dxa"/>
            <w:tcBorders>
              <w:top w:val="single" w:sz="4" w:space="0" w:color="auto"/>
              <w:left w:val="nil"/>
              <w:bottom w:val="single" w:sz="4" w:space="0" w:color="auto"/>
              <w:right w:val="single" w:sz="4" w:space="0" w:color="auto"/>
            </w:tcBorders>
            <w:vAlign w:val="center"/>
            <w:hideMark/>
          </w:tcPr>
          <w:p w14:paraId="1FAE669A" w14:textId="77777777" w:rsidR="00236BE1" w:rsidRPr="00236BE1" w:rsidRDefault="00236BE1" w:rsidP="00236BE1">
            <w:pPr>
              <w:spacing w:after="0" w:line="240" w:lineRule="auto"/>
              <w:rPr>
                <w:rFonts w:ascii="Calibri" w:hAnsi="Calibri" w:cs="Calibri"/>
                <w:b/>
                <w:bCs/>
                <w:color w:val="000000"/>
                <w:szCs w:val="22"/>
                <w:lang w:val="cs-CZ" w:eastAsia="cs-CZ"/>
              </w:rPr>
            </w:pPr>
            <w:r w:rsidRPr="00236BE1">
              <w:rPr>
                <w:rFonts w:ascii="Calibri" w:hAnsi="Calibri" w:cs="Calibri"/>
                <w:b/>
                <w:bCs/>
                <w:color w:val="000000"/>
                <w:szCs w:val="22"/>
                <w:lang w:val="cs-CZ" w:eastAsia="cs-CZ"/>
              </w:rPr>
              <w:t>Error Type</w:t>
            </w:r>
          </w:p>
        </w:tc>
      </w:tr>
      <w:tr w:rsidR="00236BE1" w:rsidRPr="00236BE1" w14:paraId="327C2D01" w14:textId="77777777" w:rsidTr="00236BE1">
        <w:trPr>
          <w:trHeight w:val="1800"/>
        </w:trPr>
        <w:tc>
          <w:tcPr>
            <w:tcW w:w="3380" w:type="dxa"/>
            <w:tcBorders>
              <w:top w:val="nil"/>
              <w:left w:val="single" w:sz="4" w:space="0" w:color="auto"/>
              <w:bottom w:val="nil"/>
              <w:right w:val="single" w:sz="4" w:space="0" w:color="auto"/>
            </w:tcBorders>
            <w:noWrap/>
            <w:vAlign w:val="center"/>
            <w:hideMark/>
          </w:tcPr>
          <w:p w14:paraId="017526D3"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RQ100</w:t>
            </w:r>
          </w:p>
        </w:tc>
        <w:tc>
          <w:tcPr>
            <w:tcW w:w="4920" w:type="dxa"/>
            <w:tcBorders>
              <w:top w:val="nil"/>
              <w:left w:val="nil"/>
              <w:bottom w:val="single" w:sz="4" w:space="0" w:color="auto"/>
              <w:right w:val="single" w:sz="4" w:space="0" w:color="auto"/>
            </w:tcBorders>
            <w:vAlign w:val="center"/>
            <w:hideMark/>
          </w:tcPr>
          <w:p w14:paraId="065F22D5"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Quota must be valid for selected acceptance date and regime.</w:t>
            </w:r>
            <w:r w:rsidRPr="00236BE1">
              <w:rPr>
                <w:rFonts w:ascii="Calibri" w:hAnsi="Calibri" w:cs="Calibri"/>
                <w:color w:val="000000"/>
                <w:szCs w:val="22"/>
                <w:lang w:val="cs-CZ" w:eastAsia="cs-CZ"/>
              </w:rPr>
              <w:br/>
              <w:t>Quota must be in state Opened, Exhausted (available for returns), Reopened or Ended (available for returns) and it must not be suspended for selected acceptance date.</w:t>
            </w:r>
          </w:p>
        </w:tc>
        <w:tc>
          <w:tcPr>
            <w:tcW w:w="1193" w:type="dxa"/>
            <w:tcBorders>
              <w:top w:val="nil"/>
              <w:left w:val="nil"/>
              <w:bottom w:val="nil"/>
              <w:right w:val="single" w:sz="4" w:space="0" w:color="auto"/>
            </w:tcBorders>
            <w:noWrap/>
            <w:vAlign w:val="center"/>
            <w:hideMark/>
          </w:tcPr>
          <w:p w14:paraId="0AC7EA82"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Business</w:t>
            </w:r>
          </w:p>
        </w:tc>
      </w:tr>
      <w:tr w:rsidR="00236BE1" w:rsidRPr="00236BE1" w14:paraId="2AC39682" w14:textId="77777777" w:rsidTr="00236BE1">
        <w:trPr>
          <w:trHeight w:val="300"/>
        </w:trPr>
        <w:tc>
          <w:tcPr>
            <w:tcW w:w="3380" w:type="dxa"/>
            <w:tcBorders>
              <w:top w:val="single" w:sz="4" w:space="0" w:color="auto"/>
              <w:left w:val="single" w:sz="4" w:space="0" w:color="auto"/>
              <w:bottom w:val="single" w:sz="4" w:space="0" w:color="auto"/>
              <w:right w:val="single" w:sz="4" w:space="0" w:color="auto"/>
            </w:tcBorders>
            <w:noWrap/>
            <w:vAlign w:val="center"/>
            <w:hideMark/>
          </w:tcPr>
          <w:p w14:paraId="60D74D72"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RQ101</w:t>
            </w:r>
          </w:p>
        </w:tc>
        <w:tc>
          <w:tcPr>
            <w:tcW w:w="4920" w:type="dxa"/>
            <w:tcBorders>
              <w:top w:val="nil"/>
              <w:left w:val="nil"/>
              <w:bottom w:val="single" w:sz="4" w:space="0" w:color="auto"/>
              <w:right w:val="single" w:sz="4" w:space="0" w:color="auto"/>
            </w:tcBorders>
            <w:vAlign w:val="center"/>
            <w:hideMark/>
          </w:tcPr>
          <w:p w14:paraId="3EC301D7"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Requested amount is not available in the quota</w:t>
            </w:r>
          </w:p>
        </w:tc>
        <w:tc>
          <w:tcPr>
            <w:tcW w:w="1193" w:type="dxa"/>
            <w:tcBorders>
              <w:top w:val="single" w:sz="4" w:space="0" w:color="auto"/>
              <w:left w:val="nil"/>
              <w:bottom w:val="single" w:sz="4" w:space="0" w:color="auto"/>
              <w:right w:val="single" w:sz="4" w:space="0" w:color="auto"/>
            </w:tcBorders>
            <w:vAlign w:val="center"/>
            <w:hideMark/>
          </w:tcPr>
          <w:p w14:paraId="5A2A7B28"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Business</w:t>
            </w:r>
          </w:p>
        </w:tc>
      </w:tr>
      <w:tr w:rsidR="00236BE1" w:rsidRPr="00236BE1" w14:paraId="73B6FCCA" w14:textId="77777777" w:rsidTr="00236BE1">
        <w:trPr>
          <w:trHeight w:val="600"/>
        </w:trPr>
        <w:tc>
          <w:tcPr>
            <w:tcW w:w="3380" w:type="dxa"/>
            <w:tcBorders>
              <w:top w:val="nil"/>
              <w:left w:val="single" w:sz="4" w:space="0" w:color="auto"/>
              <w:bottom w:val="single" w:sz="4" w:space="0" w:color="auto"/>
              <w:right w:val="single" w:sz="4" w:space="0" w:color="auto"/>
            </w:tcBorders>
            <w:noWrap/>
            <w:vAlign w:val="center"/>
            <w:hideMark/>
          </w:tcPr>
          <w:p w14:paraId="2C71BF10"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RQ102</w:t>
            </w:r>
          </w:p>
        </w:tc>
        <w:tc>
          <w:tcPr>
            <w:tcW w:w="4920" w:type="dxa"/>
            <w:tcBorders>
              <w:top w:val="nil"/>
              <w:left w:val="nil"/>
              <w:bottom w:val="single" w:sz="4" w:space="0" w:color="auto"/>
              <w:right w:val="single" w:sz="4" w:space="0" w:color="auto"/>
            </w:tcBorders>
            <w:vAlign w:val="center"/>
            <w:hideMark/>
          </w:tcPr>
          <w:p w14:paraId="22BB8761"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Measure unit and qualifier must be valid for selected quota</w:t>
            </w:r>
          </w:p>
        </w:tc>
        <w:tc>
          <w:tcPr>
            <w:tcW w:w="1193" w:type="dxa"/>
            <w:tcBorders>
              <w:top w:val="nil"/>
              <w:left w:val="nil"/>
              <w:bottom w:val="single" w:sz="4" w:space="0" w:color="auto"/>
              <w:right w:val="single" w:sz="4" w:space="0" w:color="auto"/>
            </w:tcBorders>
            <w:vAlign w:val="center"/>
            <w:hideMark/>
          </w:tcPr>
          <w:p w14:paraId="0F45616B"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Business</w:t>
            </w:r>
          </w:p>
        </w:tc>
      </w:tr>
      <w:tr w:rsidR="00236BE1" w:rsidRPr="00236BE1" w14:paraId="178F6256" w14:textId="77777777" w:rsidTr="00236BE1">
        <w:trPr>
          <w:trHeight w:val="300"/>
        </w:trPr>
        <w:tc>
          <w:tcPr>
            <w:tcW w:w="3380" w:type="dxa"/>
            <w:tcBorders>
              <w:top w:val="nil"/>
              <w:left w:val="single" w:sz="4" w:space="0" w:color="auto"/>
              <w:bottom w:val="single" w:sz="4" w:space="0" w:color="auto"/>
              <w:right w:val="single" w:sz="4" w:space="0" w:color="auto"/>
            </w:tcBorders>
            <w:noWrap/>
            <w:vAlign w:val="center"/>
            <w:hideMark/>
          </w:tcPr>
          <w:p w14:paraId="4E0CD70E"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RQ103</w:t>
            </w:r>
          </w:p>
        </w:tc>
        <w:tc>
          <w:tcPr>
            <w:tcW w:w="4920" w:type="dxa"/>
            <w:tcBorders>
              <w:top w:val="nil"/>
              <w:left w:val="nil"/>
              <w:bottom w:val="single" w:sz="4" w:space="0" w:color="auto"/>
              <w:right w:val="single" w:sz="4" w:space="0" w:color="auto"/>
            </w:tcBorders>
            <w:vAlign w:val="center"/>
            <w:hideMark/>
          </w:tcPr>
          <w:p w14:paraId="5DA30FB9"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Currency unit must be valid for selected quota</w:t>
            </w:r>
          </w:p>
        </w:tc>
        <w:tc>
          <w:tcPr>
            <w:tcW w:w="1193" w:type="dxa"/>
            <w:tcBorders>
              <w:top w:val="nil"/>
              <w:left w:val="nil"/>
              <w:bottom w:val="single" w:sz="4" w:space="0" w:color="auto"/>
              <w:right w:val="single" w:sz="4" w:space="0" w:color="auto"/>
            </w:tcBorders>
            <w:vAlign w:val="center"/>
            <w:hideMark/>
          </w:tcPr>
          <w:p w14:paraId="539F0BAA"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Business</w:t>
            </w:r>
          </w:p>
        </w:tc>
      </w:tr>
      <w:tr w:rsidR="00236BE1" w:rsidRPr="00236BE1" w14:paraId="6E25D7F7" w14:textId="77777777" w:rsidTr="00236BE1">
        <w:trPr>
          <w:trHeight w:val="600"/>
        </w:trPr>
        <w:tc>
          <w:tcPr>
            <w:tcW w:w="3380" w:type="dxa"/>
            <w:tcBorders>
              <w:top w:val="nil"/>
              <w:left w:val="single" w:sz="4" w:space="0" w:color="auto"/>
              <w:bottom w:val="single" w:sz="4" w:space="0" w:color="auto"/>
              <w:right w:val="single" w:sz="4" w:space="0" w:color="auto"/>
            </w:tcBorders>
            <w:noWrap/>
            <w:vAlign w:val="center"/>
            <w:hideMark/>
          </w:tcPr>
          <w:p w14:paraId="72BC2E18"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CQ100</w:t>
            </w:r>
          </w:p>
        </w:tc>
        <w:tc>
          <w:tcPr>
            <w:tcW w:w="4920" w:type="dxa"/>
            <w:tcBorders>
              <w:top w:val="nil"/>
              <w:left w:val="nil"/>
              <w:bottom w:val="single" w:sz="4" w:space="0" w:color="auto"/>
              <w:right w:val="single" w:sz="4" w:space="0" w:color="auto"/>
            </w:tcBorders>
            <w:vAlign w:val="center"/>
            <w:hideMark/>
          </w:tcPr>
          <w:p w14:paraId="3841390B"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If regime is import, this DG/DE is required, else it is not used.</w:t>
            </w:r>
          </w:p>
        </w:tc>
        <w:tc>
          <w:tcPr>
            <w:tcW w:w="1193" w:type="dxa"/>
            <w:tcBorders>
              <w:top w:val="nil"/>
              <w:left w:val="nil"/>
              <w:bottom w:val="single" w:sz="4" w:space="0" w:color="auto"/>
              <w:right w:val="single" w:sz="4" w:space="0" w:color="auto"/>
            </w:tcBorders>
            <w:vAlign w:val="center"/>
            <w:hideMark/>
          </w:tcPr>
          <w:p w14:paraId="39362B3F"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1DF0FCFE" w14:textId="77777777" w:rsidTr="00236BE1">
        <w:trPr>
          <w:trHeight w:val="600"/>
        </w:trPr>
        <w:tc>
          <w:tcPr>
            <w:tcW w:w="3380" w:type="dxa"/>
            <w:tcBorders>
              <w:top w:val="nil"/>
              <w:left w:val="single" w:sz="4" w:space="0" w:color="auto"/>
              <w:bottom w:val="single" w:sz="4" w:space="0" w:color="auto"/>
              <w:right w:val="single" w:sz="4" w:space="0" w:color="auto"/>
            </w:tcBorders>
            <w:noWrap/>
            <w:vAlign w:val="center"/>
            <w:hideMark/>
          </w:tcPr>
          <w:p w14:paraId="3CDB14E5"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CQ101</w:t>
            </w:r>
          </w:p>
        </w:tc>
        <w:tc>
          <w:tcPr>
            <w:tcW w:w="4920" w:type="dxa"/>
            <w:tcBorders>
              <w:top w:val="nil"/>
              <w:left w:val="nil"/>
              <w:bottom w:val="single" w:sz="4" w:space="0" w:color="auto"/>
              <w:right w:val="single" w:sz="4" w:space="0" w:color="auto"/>
            </w:tcBorders>
            <w:vAlign w:val="center"/>
            <w:hideMark/>
          </w:tcPr>
          <w:p w14:paraId="3BBD59E7"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If regime is export, this DG/DE is required, else it is not used.</w:t>
            </w:r>
          </w:p>
        </w:tc>
        <w:tc>
          <w:tcPr>
            <w:tcW w:w="1193" w:type="dxa"/>
            <w:tcBorders>
              <w:top w:val="nil"/>
              <w:left w:val="nil"/>
              <w:bottom w:val="single" w:sz="4" w:space="0" w:color="auto"/>
              <w:right w:val="single" w:sz="4" w:space="0" w:color="auto"/>
            </w:tcBorders>
            <w:vAlign w:val="center"/>
            <w:hideMark/>
          </w:tcPr>
          <w:p w14:paraId="6A2EBC0C"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65D5B478" w14:textId="77777777" w:rsidTr="00236BE1">
        <w:trPr>
          <w:trHeight w:val="600"/>
        </w:trPr>
        <w:tc>
          <w:tcPr>
            <w:tcW w:w="3380" w:type="dxa"/>
            <w:tcBorders>
              <w:top w:val="nil"/>
              <w:left w:val="single" w:sz="4" w:space="0" w:color="auto"/>
              <w:bottom w:val="single" w:sz="4" w:space="0" w:color="auto"/>
              <w:right w:val="single" w:sz="4" w:space="0" w:color="auto"/>
            </w:tcBorders>
            <w:noWrap/>
            <w:vAlign w:val="center"/>
            <w:hideMark/>
          </w:tcPr>
          <w:p w14:paraId="41264D94"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CQ102</w:t>
            </w:r>
          </w:p>
        </w:tc>
        <w:tc>
          <w:tcPr>
            <w:tcW w:w="4920" w:type="dxa"/>
            <w:tcBorders>
              <w:top w:val="nil"/>
              <w:left w:val="nil"/>
              <w:bottom w:val="single" w:sz="4" w:space="0" w:color="auto"/>
              <w:right w:val="single" w:sz="4" w:space="0" w:color="auto"/>
            </w:tcBorders>
            <w:vAlign w:val="center"/>
            <w:hideMark/>
          </w:tcPr>
          <w:p w14:paraId="757AEE2B"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Currency unit is mandatory if measurement unit is not used</w:t>
            </w:r>
          </w:p>
        </w:tc>
        <w:tc>
          <w:tcPr>
            <w:tcW w:w="1193" w:type="dxa"/>
            <w:tcBorders>
              <w:top w:val="nil"/>
              <w:left w:val="nil"/>
              <w:bottom w:val="single" w:sz="4" w:space="0" w:color="auto"/>
              <w:right w:val="single" w:sz="4" w:space="0" w:color="auto"/>
            </w:tcBorders>
            <w:vAlign w:val="center"/>
            <w:hideMark/>
          </w:tcPr>
          <w:p w14:paraId="080FEBCC"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23EA6163"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527944BF"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CodeListViolation</w:t>
            </w:r>
          </w:p>
        </w:tc>
        <w:tc>
          <w:tcPr>
            <w:tcW w:w="4920" w:type="dxa"/>
            <w:tcBorders>
              <w:top w:val="nil"/>
              <w:left w:val="nil"/>
              <w:bottom w:val="single" w:sz="4" w:space="0" w:color="auto"/>
              <w:right w:val="single" w:sz="4" w:space="0" w:color="auto"/>
            </w:tcBorders>
            <w:vAlign w:val="bottom"/>
            <w:hideMark/>
          </w:tcPr>
          <w:p w14:paraId="114F3579"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CodeList violation</w:t>
            </w:r>
          </w:p>
        </w:tc>
        <w:tc>
          <w:tcPr>
            <w:tcW w:w="1193" w:type="dxa"/>
            <w:tcBorders>
              <w:top w:val="nil"/>
              <w:left w:val="nil"/>
              <w:bottom w:val="single" w:sz="4" w:space="0" w:color="auto"/>
              <w:right w:val="single" w:sz="4" w:space="0" w:color="auto"/>
            </w:tcBorders>
            <w:vAlign w:val="center"/>
            <w:hideMark/>
          </w:tcPr>
          <w:p w14:paraId="26C30D85"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4B5D03C5"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71A6E409"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ConditionViolationElementExcess</w:t>
            </w:r>
          </w:p>
        </w:tc>
        <w:tc>
          <w:tcPr>
            <w:tcW w:w="4920" w:type="dxa"/>
            <w:tcBorders>
              <w:top w:val="nil"/>
              <w:left w:val="nil"/>
              <w:bottom w:val="single" w:sz="4" w:space="0" w:color="auto"/>
              <w:right w:val="single" w:sz="4" w:space="0" w:color="auto"/>
            </w:tcBorders>
            <w:vAlign w:val="bottom"/>
            <w:hideMark/>
          </w:tcPr>
          <w:p w14:paraId="2A871BA4"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Condition violation - element excess</w:t>
            </w:r>
          </w:p>
        </w:tc>
        <w:tc>
          <w:tcPr>
            <w:tcW w:w="1193" w:type="dxa"/>
            <w:tcBorders>
              <w:top w:val="nil"/>
              <w:left w:val="nil"/>
              <w:bottom w:val="single" w:sz="4" w:space="0" w:color="auto"/>
              <w:right w:val="single" w:sz="4" w:space="0" w:color="auto"/>
            </w:tcBorders>
            <w:vAlign w:val="center"/>
            <w:hideMark/>
          </w:tcPr>
          <w:p w14:paraId="1C3C2B7C"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0EF16736"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4A668098"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ConditionViolationGroupExcess</w:t>
            </w:r>
          </w:p>
        </w:tc>
        <w:tc>
          <w:tcPr>
            <w:tcW w:w="4920" w:type="dxa"/>
            <w:tcBorders>
              <w:top w:val="nil"/>
              <w:left w:val="nil"/>
              <w:bottom w:val="single" w:sz="4" w:space="0" w:color="auto"/>
              <w:right w:val="single" w:sz="4" w:space="0" w:color="auto"/>
            </w:tcBorders>
            <w:vAlign w:val="bottom"/>
            <w:hideMark/>
          </w:tcPr>
          <w:p w14:paraId="596033DD"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Condition violation - group excess</w:t>
            </w:r>
          </w:p>
        </w:tc>
        <w:tc>
          <w:tcPr>
            <w:tcW w:w="1193" w:type="dxa"/>
            <w:tcBorders>
              <w:top w:val="nil"/>
              <w:left w:val="nil"/>
              <w:bottom w:val="single" w:sz="4" w:space="0" w:color="auto"/>
              <w:right w:val="single" w:sz="4" w:space="0" w:color="auto"/>
            </w:tcBorders>
            <w:vAlign w:val="center"/>
            <w:hideMark/>
          </w:tcPr>
          <w:p w14:paraId="5AB28DA9"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4F35D97B"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5E113BC9"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ConditionViolationMissingElement</w:t>
            </w:r>
          </w:p>
        </w:tc>
        <w:tc>
          <w:tcPr>
            <w:tcW w:w="4920" w:type="dxa"/>
            <w:tcBorders>
              <w:top w:val="nil"/>
              <w:left w:val="nil"/>
              <w:bottom w:val="single" w:sz="4" w:space="0" w:color="auto"/>
              <w:right w:val="single" w:sz="4" w:space="0" w:color="auto"/>
            </w:tcBorders>
            <w:vAlign w:val="bottom"/>
            <w:hideMark/>
          </w:tcPr>
          <w:p w14:paraId="562F7E90"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Condition violation - missing element</w:t>
            </w:r>
          </w:p>
        </w:tc>
        <w:tc>
          <w:tcPr>
            <w:tcW w:w="1193" w:type="dxa"/>
            <w:tcBorders>
              <w:top w:val="nil"/>
              <w:left w:val="nil"/>
              <w:bottom w:val="single" w:sz="4" w:space="0" w:color="auto"/>
              <w:right w:val="single" w:sz="4" w:space="0" w:color="auto"/>
            </w:tcBorders>
            <w:vAlign w:val="center"/>
            <w:hideMark/>
          </w:tcPr>
          <w:p w14:paraId="77172D68"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0DB25B9C"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5FE51055"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ConditionViolationMissingGroup</w:t>
            </w:r>
          </w:p>
        </w:tc>
        <w:tc>
          <w:tcPr>
            <w:tcW w:w="4920" w:type="dxa"/>
            <w:tcBorders>
              <w:top w:val="nil"/>
              <w:left w:val="nil"/>
              <w:bottom w:val="single" w:sz="4" w:space="0" w:color="auto"/>
              <w:right w:val="single" w:sz="4" w:space="0" w:color="auto"/>
            </w:tcBorders>
            <w:vAlign w:val="bottom"/>
            <w:hideMark/>
          </w:tcPr>
          <w:p w14:paraId="71B0861C"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Condition violation - missing group</w:t>
            </w:r>
          </w:p>
        </w:tc>
        <w:tc>
          <w:tcPr>
            <w:tcW w:w="1193" w:type="dxa"/>
            <w:tcBorders>
              <w:top w:val="nil"/>
              <w:left w:val="nil"/>
              <w:bottom w:val="single" w:sz="4" w:space="0" w:color="auto"/>
              <w:right w:val="single" w:sz="4" w:space="0" w:color="auto"/>
            </w:tcBorders>
            <w:vAlign w:val="center"/>
            <w:hideMark/>
          </w:tcPr>
          <w:p w14:paraId="1C15DC55"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10B1E84E"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0E712207"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EmptyValue</w:t>
            </w:r>
          </w:p>
        </w:tc>
        <w:tc>
          <w:tcPr>
            <w:tcW w:w="4920" w:type="dxa"/>
            <w:tcBorders>
              <w:top w:val="nil"/>
              <w:left w:val="nil"/>
              <w:bottom w:val="single" w:sz="4" w:space="0" w:color="auto"/>
              <w:right w:val="single" w:sz="4" w:space="0" w:color="auto"/>
            </w:tcBorders>
            <w:vAlign w:val="bottom"/>
            <w:hideMark/>
          </w:tcPr>
          <w:p w14:paraId="25331C6B"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Empty value</w:t>
            </w:r>
          </w:p>
        </w:tc>
        <w:tc>
          <w:tcPr>
            <w:tcW w:w="1193" w:type="dxa"/>
            <w:tcBorders>
              <w:top w:val="nil"/>
              <w:left w:val="nil"/>
              <w:bottom w:val="single" w:sz="4" w:space="0" w:color="auto"/>
              <w:right w:val="single" w:sz="4" w:space="0" w:color="auto"/>
            </w:tcBorders>
            <w:vAlign w:val="center"/>
            <w:hideMark/>
          </w:tcPr>
          <w:p w14:paraId="34D5FF5A"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3625A7AD"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1429AC30"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ExternalSchemaViolation</w:t>
            </w:r>
          </w:p>
        </w:tc>
        <w:tc>
          <w:tcPr>
            <w:tcW w:w="4920" w:type="dxa"/>
            <w:tcBorders>
              <w:top w:val="nil"/>
              <w:left w:val="nil"/>
              <w:bottom w:val="single" w:sz="4" w:space="0" w:color="auto"/>
              <w:right w:val="single" w:sz="4" w:space="0" w:color="auto"/>
            </w:tcBorders>
            <w:vAlign w:val="bottom"/>
            <w:hideMark/>
          </w:tcPr>
          <w:p w14:paraId="1DBF7B97"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External schema violation</w:t>
            </w:r>
          </w:p>
        </w:tc>
        <w:tc>
          <w:tcPr>
            <w:tcW w:w="1193" w:type="dxa"/>
            <w:tcBorders>
              <w:top w:val="nil"/>
              <w:left w:val="nil"/>
              <w:bottom w:val="single" w:sz="4" w:space="0" w:color="auto"/>
              <w:right w:val="single" w:sz="4" w:space="0" w:color="auto"/>
            </w:tcBorders>
            <w:vAlign w:val="center"/>
            <w:hideMark/>
          </w:tcPr>
          <w:p w14:paraId="55F514A3"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0CAED616"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5D9E785B"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lastRenderedPageBreak/>
              <w:t>GeneralError</w:t>
            </w:r>
          </w:p>
        </w:tc>
        <w:tc>
          <w:tcPr>
            <w:tcW w:w="4920" w:type="dxa"/>
            <w:tcBorders>
              <w:top w:val="nil"/>
              <w:left w:val="nil"/>
              <w:bottom w:val="single" w:sz="4" w:space="0" w:color="auto"/>
              <w:right w:val="single" w:sz="4" w:space="0" w:color="auto"/>
            </w:tcBorders>
            <w:vAlign w:val="bottom"/>
            <w:hideMark/>
          </w:tcPr>
          <w:p w14:paraId="237C131A"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General error</w:t>
            </w:r>
          </w:p>
        </w:tc>
        <w:tc>
          <w:tcPr>
            <w:tcW w:w="1193" w:type="dxa"/>
            <w:tcBorders>
              <w:top w:val="nil"/>
              <w:left w:val="nil"/>
              <w:bottom w:val="single" w:sz="4" w:space="0" w:color="auto"/>
              <w:right w:val="single" w:sz="4" w:space="0" w:color="auto"/>
            </w:tcBorders>
            <w:vAlign w:val="center"/>
            <w:hideMark/>
          </w:tcPr>
          <w:p w14:paraId="69F59054"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0D77EF01"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2A57CF3A"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ChildElementInElement</w:t>
            </w:r>
          </w:p>
        </w:tc>
        <w:tc>
          <w:tcPr>
            <w:tcW w:w="4920" w:type="dxa"/>
            <w:tcBorders>
              <w:top w:val="nil"/>
              <w:left w:val="nil"/>
              <w:bottom w:val="single" w:sz="4" w:space="0" w:color="auto"/>
              <w:right w:val="single" w:sz="4" w:space="0" w:color="auto"/>
            </w:tcBorders>
            <w:vAlign w:val="bottom"/>
            <w:hideMark/>
          </w:tcPr>
          <w:p w14:paraId="05B5B79F"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Child element in element</w:t>
            </w:r>
          </w:p>
        </w:tc>
        <w:tc>
          <w:tcPr>
            <w:tcW w:w="1193" w:type="dxa"/>
            <w:tcBorders>
              <w:top w:val="nil"/>
              <w:left w:val="nil"/>
              <w:bottom w:val="single" w:sz="4" w:space="0" w:color="auto"/>
              <w:right w:val="single" w:sz="4" w:space="0" w:color="auto"/>
            </w:tcBorders>
            <w:vAlign w:val="center"/>
            <w:hideMark/>
          </w:tcPr>
          <w:p w14:paraId="2751F02E"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581DD706"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4D18A81E"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InvalidMessage</w:t>
            </w:r>
          </w:p>
        </w:tc>
        <w:tc>
          <w:tcPr>
            <w:tcW w:w="4920" w:type="dxa"/>
            <w:tcBorders>
              <w:top w:val="nil"/>
              <w:left w:val="nil"/>
              <w:bottom w:val="single" w:sz="4" w:space="0" w:color="auto"/>
              <w:right w:val="single" w:sz="4" w:space="0" w:color="auto"/>
            </w:tcBorders>
            <w:vAlign w:val="bottom"/>
            <w:hideMark/>
          </w:tcPr>
          <w:p w14:paraId="45F66DED"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Unknown or invalid message</w:t>
            </w:r>
          </w:p>
        </w:tc>
        <w:tc>
          <w:tcPr>
            <w:tcW w:w="1193" w:type="dxa"/>
            <w:tcBorders>
              <w:top w:val="nil"/>
              <w:left w:val="nil"/>
              <w:bottom w:val="single" w:sz="4" w:space="0" w:color="auto"/>
              <w:right w:val="single" w:sz="4" w:space="0" w:color="auto"/>
            </w:tcBorders>
            <w:vAlign w:val="center"/>
            <w:hideMark/>
          </w:tcPr>
          <w:p w14:paraId="19E3ED93"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2BF125E3"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0BCEEAFB"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InvalidXmlDocument</w:t>
            </w:r>
          </w:p>
        </w:tc>
        <w:tc>
          <w:tcPr>
            <w:tcW w:w="4920" w:type="dxa"/>
            <w:tcBorders>
              <w:top w:val="nil"/>
              <w:left w:val="nil"/>
              <w:bottom w:val="single" w:sz="4" w:space="0" w:color="auto"/>
              <w:right w:val="single" w:sz="4" w:space="0" w:color="auto"/>
            </w:tcBorders>
            <w:vAlign w:val="bottom"/>
            <w:hideMark/>
          </w:tcPr>
          <w:p w14:paraId="1C1964F2"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Invalid XML document</w:t>
            </w:r>
          </w:p>
        </w:tc>
        <w:tc>
          <w:tcPr>
            <w:tcW w:w="1193" w:type="dxa"/>
            <w:tcBorders>
              <w:top w:val="nil"/>
              <w:left w:val="nil"/>
              <w:bottom w:val="single" w:sz="4" w:space="0" w:color="auto"/>
              <w:right w:val="single" w:sz="4" w:space="0" w:color="auto"/>
            </w:tcBorders>
            <w:vAlign w:val="center"/>
            <w:hideMark/>
          </w:tcPr>
          <w:p w14:paraId="15424F84"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6B09906F"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5D475260"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LessRepeatsThenSupported</w:t>
            </w:r>
          </w:p>
        </w:tc>
        <w:tc>
          <w:tcPr>
            <w:tcW w:w="4920" w:type="dxa"/>
            <w:tcBorders>
              <w:top w:val="nil"/>
              <w:left w:val="nil"/>
              <w:bottom w:val="single" w:sz="4" w:space="0" w:color="auto"/>
              <w:right w:val="single" w:sz="4" w:space="0" w:color="auto"/>
            </w:tcBorders>
            <w:vAlign w:val="bottom"/>
            <w:hideMark/>
          </w:tcPr>
          <w:p w14:paraId="14300FB5"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Less repeats then supported</w:t>
            </w:r>
          </w:p>
        </w:tc>
        <w:tc>
          <w:tcPr>
            <w:tcW w:w="1193" w:type="dxa"/>
            <w:tcBorders>
              <w:top w:val="nil"/>
              <w:left w:val="nil"/>
              <w:bottom w:val="single" w:sz="4" w:space="0" w:color="auto"/>
              <w:right w:val="single" w:sz="4" w:space="0" w:color="auto"/>
            </w:tcBorders>
            <w:vAlign w:val="center"/>
            <w:hideMark/>
          </w:tcPr>
          <w:p w14:paraId="12D75CA3"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2CC572A7"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68F6ED81"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MaxLengthViolation</w:t>
            </w:r>
          </w:p>
        </w:tc>
        <w:tc>
          <w:tcPr>
            <w:tcW w:w="4920" w:type="dxa"/>
            <w:tcBorders>
              <w:top w:val="nil"/>
              <w:left w:val="nil"/>
              <w:bottom w:val="single" w:sz="4" w:space="0" w:color="auto"/>
              <w:right w:val="single" w:sz="4" w:space="0" w:color="auto"/>
            </w:tcBorders>
            <w:vAlign w:val="bottom"/>
            <w:hideMark/>
          </w:tcPr>
          <w:p w14:paraId="64025F61"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Max length violation</w:t>
            </w:r>
          </w:p>
        </w:tc>
        <w:tc>
          <w:tcPr>
            <w:tcW w:w="1193" w:type="dxa"/>
            <w:tcBorders>
              <w:top w:val="nil"/>
              <w:left w:val="nil"/>
              <w:bottom w:val="single" w:sz="4" w:space="0" w:color="auto"/>
              <w:right w:val="single" w:sz="4" w:space="0" w:color="auto"/>
            </w:tcBorders>
            <w:vAlign w:val="center"/>
            <w:hideMark/>
          </w:tcPr>
          <w:p w14:paraId="4A11ED32"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686F79A1"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2DCC4231"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MaxValueViolation</w:t>
            </w:r>
          </w:p>
        </w:tc>
        <w:tc>
          <w:tcPr>
            <w:tcW w:w="4920" w:type="dxa"/>
            <w:tcBorders>
              <w:top w:val="nil"/>
              <w:left w:val="nil"/>
              <w:bottom w:val="single" w:sz="4" w:space="0" w:color="auto"/>
              <w:right w:val="single" w:sz="4" w:space="0" w:color="auto"/>
            </w:tcBorders>
            <w:vAlign w:val="bottom"/>
            <w:hideMark/>
          </w:tcPr>
          <w:p w14:paraId="10141D42"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Max value violation</w:t>
            </w:r>
          </w:p>
        </w:tc>
        <w:tc>
          <w:tcPr>
            <w:tcW w:w="1193" w:type="dxa"/>
            <w:tcBorders>
              <w:top w:val="nil"/>
              <w:left w:val="nil"/>
              <w:bottom w:val="single" w:sz="4" w:space="0" w:color="auto"/>
              <w:right w:val="single" w:sz="4" w:space="0" w:color="auto"/>
            </w:tcBorders>
            <w:vAlign w:val="center"/>
            <w:hideMark/>
          </w:tcPr>
          <w:p w14:paraId="6EB31D14"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3130BDCF"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179A0EF3"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MinLengthViolation</w:t>
            </w:r>
          </w:p>
        </w:tc>
        <w:tc>
          <w:tcPr>
            <w:tcW w:w="4920" w:type="dxa"/>
            <w:tcBorders>
              <w:top w:val="nil"/>
              <w:left w:val="nil"/>
              <w:bottom w:val="single" w:sz="4" w:space="0" w:color="auto"/>
              <w:right w:val="single" w:sz="4" w:space="0" w:color="auto"/>
            </w:tcBorders>
            <w:vAlign w:val="bottom"/>
            <w:hideMark/>
          </w:tcPr>
          <w:p w14:paraId="0C3C449E"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Min length violation</w:t>
            </w:r>
          </w:p>
        </w:tc>
        <w:tc>
          <w:tcPr>
            <w:tcW w:w="1193" w:type="dxa"/>
            <w:tcBorders>
              <w:top w:val="nil"/>
              <w:left w:val="nil"/>
              <w:bottom w:val="single" w:sz="4" w:space="0" w:color="auto"/>
              <w:right w:val="single" w:sz="4" w:space="0" w:color="auto"/>
            </w:tcBorders>
            <w:vAlign w:val="center"/>
            <w:hideMark/>
          </w:tcPr>
          <w:p w14:paraId="7F2107AF"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2ADB6941"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35EE8425"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MinValueViolation</w:t>
            </w:r>
          </w:p>
        </w:tc>
        <w:tc>
          <w:tcPr>
            <w:tcW w:w="4920" w:type="dxa"/>
            <w:tcBorders>
              <w:top w:val="nil"/>
              <w:left w:val="nil"/>
              <w:bottom w:val="single" w:sz="4" w:space="0" w:color="auto"/>
              <w:right w:val="single" w:sz="4" w:space="0" w:color="auto"/>
            </w:tcBorders>
            <w:vAlign w:val="bottom"/>
            <w:hideMark/>
          </w:tcPr>
          <w:p w14:paraId="1A504008"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Min value violation</w:t>
            </w:r>
          </w:p>
        </w:tc>
        <w:tc>
          <w:tcPr>
            <w:tcW w:w="1193" w:type="dxa"/>
            <w:tcBorders>
              <w:top w:val="nil"/>
              <w:left w:val="nil"/>
              <w:bottom w:val="single" w:sz="4" w:space="0" w:color="auto"/>
              <w:right w:val="single" w:sz="4" w:space="0" w:color="auto"/>
            </w:tcBorders>
            <w:vAlign w:val="center"/>
            <w:hideMark/>
          </w:tcPr>
          <w:p w14:paraId="13B53C6A"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424D4C3A"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3E61A5AD"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MoreRepeatsThenSupported</w:t>
            </w:r>
          </w:p>
        </w:tc>
        <w:tc>
          <w:tcPr>
            <w:tcW w:w="4920" w:type="dxa"/>
            <w:tcBorders>
              <w:top w:val="nil"/>
              <w:left w:val="nil"/>
              <w:bottom w:val="single" w:sz="4" w:space="0" w:color="auto"/>
              <w:right w:val="single" w:sz="4" w:space="0" w:color="auto"/>
            </w:tcBorders>
            <w:vAlign w:val="bottom"/>
            <w:hideMark/>
          </w:tcPr>
          <w:p w14:paraId="431DA721"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More repeats then supported</w:t>
            </w:r>
          </w:p>
        </w:tc>
        <w:tc>
          <w:tcPr>
            <w:tcW w:w="1193" w:type="dxa"/>
            <w:tcBorders>
              <w:top w:val="nil"/>
              <w:left w:val="nil"/>
              <w:bottom w:val="single" w:sz="4" w:space="0" w:color="auto"/>
              <w:right w:val="single" w:sz="4" w:space="0" w:color="auto"/>
            </w:tcBorders>
            <w:vAlign w:val="center"/>
            <w:hideMark/>
          </w:tcPr>
          <w:p w14:paraId="63A16930"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4C7F165F"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2A72153A"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NoDefinitionForElement</w:t>
            </w:r>
          </w:p>
        </w:tc>
        <w:tc>
          <w:tcPr>
            <w:tcW w:w="4920" w:type="dxa"/>
            <w:tcBorders>
              <w:top w:val="nil"/>
              <w:left w:val="nil"/>
              <w:bottom w:val="single" w:sz="4" w:space="0" w:color="auto"/>
              <w:right w:val="single" w:sz="4" w:space="0" w:color="auto"/>
            </w:tcBorders>
            <w:vAlign w:val="bottom"/>
            <w:hideMark/>
          </w:tcPr>
          <w:p w14:paraId="75A528D6"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No definiton for element</w:t>
            </w:r>
          </w:p>
        </w:tc>
        <w:tc>
          <w:tcPr>
            <w:tcW w:w="1193" w:type="dxa"/>
            <w:tcBorders>
              <w:top w:val="nil"/>
              <w:left w:val="nil"/>
              <w:bottom w:val="single" w:sz="4" w:space="0" w:color="auto"/>
              <w:right w:val="single" w:sz="4" w:space="0" w:color="auto"/>
            </w:tcBorders>
            <w:vAlign w:val="center"/>
            <w:hideMark/>
          </w:tcPr>
          <w:p w14:paraId="5C1C809E"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28FCB30A"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428A26B5"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NoDefinitionForGroup</w:t>
            </w:r>
          </w:p>
        </w:tc>
        <w:tc>
          <w:tcPr>
            <w:tcW w:w="4920" w:type="dxa"/>
            <w:tcBorders>
              <w:top w:val="nil"/>
              <w:left w:val="nil"/>
              <w:bottom w:val="single" w:sz="4" w:space="0" w:color="auto"/>
              <w:right w:val="single" w:sz="4" w:space="0" w:color="auto"/>
            </w:tcBorders>
            <w:vAlign w:val="bottom"/>
            <w:hideMark/>
          </w:tcPr>
          <w:p w14:paraId="48FBD2AF"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No definition for group</w:t>
            </w:r>
          </w:p>
        </w:tc>
        <w:tc>
          <w:tcPr>
            <w:tcW w:w="1193" w:type="dxa"/>
            <w:tcBorders>
              <w:top w:val="nil"/>
              <w:left w:val="nil"/>
              <w:bottom w:val="single" w:sz="4" w:space="0" w:color="auto"/>
              <w:right w:val="single" w:sz="4" w:space="0" w:color="auto"/>
            </w:tcBorders>
            <w:vAlign w:val="center"/>
            <w:hideMark/>
          </w:tcPr>
          <w:p w14:paraId="7FCE50BF"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5BD8789D"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016D3FA8"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NoDrivenInstance</w:t>
            </w:r>
          </w:p>
        </w:tc>
        <w:tc>
          <w:tcPr>
            <w:tcW w:w="4920" w:type="dxa"/>
            <w:tcBorders>
              <w:top w:val="nil"/>
              <w:left w:val="nil"/>
              <w:bottom w:val="single" w:sz="4" w:space="0" w:color="auto"/>
              <w:right w:val="single" w:sz="4" w:space="0" w:color="auto"/>
            </w:tcBorders>
            <w:vAlign w:val="bottom"/>
            <w:hideMark/>
          </w:tcPr>
          <w:p w14:paraId="572FCC46"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Driven instance is not selected</w:t>
            </w:r>
          </w:p>
        </w:tc>
        <w:tc>
          <w:tcPr>
            <w:tcW w:w="1193" w:type="dxa"/>
            <w:tcBorders>
              <w:top w:val="nil"/>
              <w:left w:val="nil"/>
              <w:bottom w:val="single" w:sz="4" w:space="0" w:color="auto"/>
              <w:right w:val="single" w:sz="4" w:space="0" w:color="auto"/>
            </w:tcBorders>
            <w:vAlign w:val="center"/>
            <w:hideMark/>
          </w:tcPr>
          <w:p w14:paraId="5FBC74C4"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5F7D4978"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1A981114"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NoError</w:t>
            </w:r>
          </w:p>
        </w:tc>
        <w:tc>
          <w:tcPr>
            <w:tcW w:w="4920" w:type="dxa"/>
            <w:tcBorders>
              <w:top w:val="nil"/>
              <w:left w:val="nil"/>
              <w:bottom w:val="single" w:sz="4" w:space="0" w:color="auto"/>
              <w:right w:val="single" w:sz="4" w:space="0" w:color="auto"/>
            </w:tcBorders>
            <w:vAlign w:val="bottom"/>
            <w:hideMark/>
          </w:tcPr>
          <w:p w14:paraId="56D3F146"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No error</w:t>
            </w:r>
          </w:p>
        </w:tc>
        <w:tc>
          <w:tcPr>
            <w:tcW w:w="1193" w:type="dxa"/>
            <w:tcBorders>
              <w:top w:val="nil"/>
              <w:left w:val="nil"/>
              <w:bottom w:val="single" w:sz="4" w:space="0" w:color="auto"/>
              <w:right w:val="single" w:sz="4" w:space="0" w:color="auto"/>
            </w:tcBorders>
            <w:vAlign w:val="center"/>
            <w:hideMark/>
          </w:tcPr>
          <w:p w14:paraId="1BDBEF70"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72FBE5F1"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647859C2"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NoStateDiagram</w:t>
            </w:r>
          </w:p>
        </w:tc>
        <w:tc>
          <w:tcPr>
            <w:tcW w:w="4920" w:type="dxa"/>
            <w:tcBorders>
              <w:top w:val="nil"/>
              <w:left w:val="nil"/>
              <w:bottom w:val="single" w:sz="4" w:space="0" w:color="auto"/>
              <w:right w:val="single" w:sz="4" w:space="0" w:color="auto"/>
            </w:tcBorders>
            <w:vAlign w:val="bottom"/>
            <w:hideMark/>
          </w:tcPr>
          <w:p w14:paraId="78184728"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State machine was not found for this message</w:t>
            </w:r>
          </w:p>
        </w:tc>
        <w:tc>
          <w:tcPr>
            <w:tcW w:w="1193" w:type="dxa"/>
            <w:tcBorders>
              <w:top w:val="nil"/>
              <w:left w:val="nil"/>
              <w:bottom w:val="single" w:sz="4" w:space="0" w:color="auto"/>
              <w:right w:val="single" w:sz="4" w:space="0" w:color="auto"/>
            </w:tcBorders>
            <w:vAlign w:val="center"/>
            <w:hideMark/>
          </w:tcPr>
          <w:p w14:paraId="566EC802"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733798FB"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44B139FF"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OutOfSequence</w:t>
            </w:r>
          </w:p>
        </w:tc>
        <w:tc>
          <w:tcPr>
            <w:tcW w:w="4920" w:type="dxa"/>
            <w:tcBorders>
              <w:top w:val="nil"/>
              <w:left w:val="nil"/>
              <w:bottom w:val="single" w:sz="4" w:space="0" w:color="auto"/>
              <w:right w:val="single" w:sz="4" w:space="0" w:color="auto"/>
            </w:tcBorders>
            <w:vAlign w:val="bottom"/>
            <w:hideMark/>
          </w:tcPr>
          <w:p w14:paraId="5E0AD7C2"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Out of sequence</w:t>
            </w:r>
          </w:p>
        </w:tc>
        <w:tc>
          <w:tcPr>
            <w:tcW w:w="1193" w:type="dxa"/>
            <w:tcBorders>
              <w:top w:val="nil"/>
              <w:left w:val="nil"/>
              <w:bottom w:val="single" w:sz="4" w:space="0" w:color="auto"/>
              <w:right w:val="single" w:sz="4" w:space="0" w:color="auto"/>
            </w:tcBorders>
            <w:vAlign w:val="center"/>
            <w:hideMark/>
          </w:tcPr>
          <w:p w14:paraId="61040B6F"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3B7C96D9"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36F4D875"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PatternViolation</w:t>
            </w:r>
          </w:p>
        </w:tc>
        <w:tc>
          <w:tcPr>
            <w:tcW w:w="4920" w:type="dxa"/>
            <w:tcBorders>
              <w:top w:val="nil"/>
              <w:left w:val="nil"/>
              <w:bottom w:val="single" w:sz="4" w:space="0" w:color="auto"/>
              <w:right w:val="single" w:sz="4" w:space="0" w:color="auto"/>
            </w:tcBorders>
            <w:vAlign w:val="bottom"/>
            <w:hideMark/>
          </w:tcPr>
          <w:p w14:paraId="6A20E355"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Pattern violation</w:t>
            </w:r>
          </w:p>
        </w:tc>
        <w:tc>
          <w:tcPr>
            <w:tcW w:w="1193" w:type="dxa"/>
            <w:tcBorders>
              <w:top w:val="nil"/>
              <w:left w:val="nil"/>
              <w:bottom w:val="single" w:sz="4" w:space="0" w:color="auto"/>
              <w:right w:val="single" w:sz="4" w:space="0" w:color="auto"/>
            </w:tcBorders>
            <w:vAlign w:val="center"/>
            <w:hideMark/>
          </w:tcPr>
          <w:p w14:paraId="0ABE2420"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7BE1ED5F"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35B3D7A7"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PrecisionViolation</w:t>
            </w:r>
          </w:p>
        </w:tc>
        <w:tc>
          <w:tcPr>
            <w:tcW w:w="4920" w:type="dxa"/>
            <w:tcBorders>
              <w:top w:val="nil"/>
              <w:left w:val="nil"/>
              <w:bottom w:val="single" w:sz="4" w:space="0" w:color="auto"/>
              <w:right w:val="single" w:sz="4" w:space="0" w:color="auto"/>
            </w:tcBorders>
            <w:vAlign w:val="bottom"/>
            <w:hideMark/>
          </w:tcPr>
          <w:p w14:paraId="4F64ECD2"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Precision violation</w:t>
            </w:r>
          </w:p>
        </w:tc>
        <w:tc>
          <w:tcPr>
            <w:tcW w:w="1193" w:type="dxa"/>
            <w:tcBorders>
              <w:top w:val="nil"/>
              <w:left w:val="nil"/>
              <w:bottom w:val="single" w:sz="4" w:space="0" w:color="auto"/>
              <w:right w:val="single" w:sz="4" w:space="0" w:color="auto"/>
            </w:tcBorders>
            <w:vAlign w:val="center"/>
            <w:hideMark/>
          </w:tcPr>
          <w:p w14:paraId="6DDE153E"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7142D3C2"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255C4D79"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RequiredElementMissing</w:t>
            </w:r>
          </w:p>
        </w:tc>
        <w:tc>
          <w:tcPr>
            <w:tcW w:w="4920" w:type="dxa"/>
            <w:tcBorders>
              <w:top w:val="nil"/>
              <w:left w:val="nil"/>
              <w:bottom w:val="single" w:sz="4" w:space="0" w:color="auto"/>
              <w:right w:val="single" w:sz="4" w:space="0" w:color="auto"/>
            </w:tcBorders>
            <w:vAlign w:val="bottom"/>
            <w:hideMark/>
          </w:tcPr>
          <w:p w14:paraId="6114ED74"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Required element missing</w:t>
            </w:r>
          </w:p>
        </w:tc>
        <w:tc>
          <w:tcPr>
            <w:tcW w:w="1193" w:type="dxa"/>
            <w:tcBorders>
              <w:top w:val="nil"/>
              <w:left w:val="nil"/>
              <w:bottom w:val="single" w:sz="4" w:space="0" w:color="auto"/>
              <w:right w:val="single" w:sz="4" w:space="0" w:color="auto"/>
            </w:tcBorders>
            <w:vAlign w:val="center"/>
            <w:hideMark/>
          </w:tcPr>
          <w:p w14:paraId="7AE65474"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3F61DB20"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2BC2AFCA"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RequiredGroupMissing</w:t>
            </w:r>
          </w:p>
        </w:tc>
        <w:tc>
          <w:tcPr>
            <w:tcW w:w="4920" w:type="dxa"/>
            <w:tcBorders>
              <w:top w:val="nil"/>
              <w:left w:val="nil"/>
              <w:bottom w:val="single" w:sz="4" w:space="0" w:color="auto"/>
              <w:right w:val="single" w:sz="4" w:space="0" w:color="auto"/>
            </w:tcBorders>
            <w:vAlign w:val="bottom"/>
            <w:hideMark/>
          </w:tcPr>
          <w:p w14:paraId="66DEAB07"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Required group missing</w:t>
            </w:r>
          </w:p>
        </w:tc>
        <w:tc>
          <w:tcPr>
            <w:tcW w:w="1193" w:type="dxa"/>
            <w:tcBorders>
              <w:top w:val="nil"/>
              <w:left w:val="nil"/>
              <w:bottom w:val="single" w:sz="4" w:space="0" w:color="auto"/>
              <w:right w:val="single" w:sz="4" w:space="0" w:color="auto"/>
            </w:tcBorders>
            <w:vAlign w:val="center"/>
            <w:hideMark/>
          </w:tcPr>
          <w:p w14:paraId="075412CC"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0435B123"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28202B40"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RuleViolation</w:t>
            </w:r>
          </w:p>
        </w:tc>
        <w:tc>
          <w:tcPr>
            <w:tcW w:w="4920" w:type="dxa"/>
            <w:tcBorders>
              <w:top w:val="nil"/>
              <w:left w:val="nil"/>
              <w:bottom w:val="single" w:sz="4" w:space="0" w:color="auto"/>
              <w:right w:val="single" w:sz="4" w:space="0" w:color="auto"/>
            </w:tcBorders>
            <w:vAlign w:val="bottom"/>
            <w:hideMark/>
          </w:tcPr>
          <w:p w14:paraId="7527FACE"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Rule violation</w:t>
            </w:r>
          </w:p>
        </w:tc>
        <w:tc>
          <w:tcPr>
            <w:tcW w:w="1193" w:type="dxa"/>
            <w:tcBorders>
              <w:top w:val="nil"/>
              <w:left w:val="nil"/>
              <w:bottom w:val="single" w:sz="4" w:space="0" w:color="auto"/>
              <w:right w:val="single" w:sz="4" w:space="0" w:color="auto"/>
            </w:tcBorders>
            <w:vAlign w:val="center"/>
            <w:hideMark/>
          </w:tcPr>
          <w:p w14:paraId="19CDB8C2"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5BFECD5D"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1AD94A35"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TextInGroup</w:t>
            </w:r>
          </w:p>
        </w:tc>
        <w:tc>
          <w:tcPr>
            <w:tcW w:w="4920" w:type="dxa"/>
            <w:tcBorders>
              <w:top w:val="nil"/>
              <w:left w:val="nil"/>
              <w:bottom w:val="single" w:sz="4" w:space="0" w:color="auto"/>
              <w:right w:val="single" w:sz="4" w:space="0" w:color="auto"/>
            </w:tcBorders>
            <w:vAlign w:val="bottom"/>
            <w:hideMark/>
          </w:tcPr>
          <w:p w14:paraId="1D009977"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Text in group</w:t>
            </w:r>
          </w:p>
        </w:tc>
        <w:tc>
          <w:tcPr>
            <w:tcW w:w="1193" w:type="dxa"/>
            <w:tcBorders>
              <w:top w:val="nil"/>
              <w:left w:val="nil"/>
              <w:bottom w:val="single" w:sz="4" w:space="0" w:color="auto"/>
              <w:right w:val="single" w:sz="4" w:space="0" w:color="auto"/>
            </w:tcBorders>
            <w:vAlign w:val="center"/>
            <w:hideMark/>
          </w:tcPr>
          <w:p w14:paraId="3B0C2546"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23C2C720"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591947F1"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UnsuportedXmlNodeInElement</w:t>
            </w:r>
          </w:p>
        </w:tc>
        <w:tc>
          <w:tcPr>
            <w:tcW w:w="4920" w:type="dxa"/>
            <w:tcBorders>
              <w:top w:val="nil"/>
              <w:left w:val="nil"/>
              <w:bottom w:val="single" w:sz="4" w:space="0" w:color="auto"/>
              <w:right w:val="single" w:sz="4" w:space="0" w:color="auto"/>
            </w:tcBorders>
            <w:vAlign w:val="bottom"/>
            <w:hideMark/>
          </w:tcPr>
          <w:p w14:paraId="39E9DC9E"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Unsupported Xml node in element</w:t>
            </w:r>
          </w:p>
        </w:tc>
        <w:tc>
          <w:tcPr>
            <w:tcW w:w="1193" w:type="dxa"/>
            <w:tcBorders>
              <w:top w:val="nil"/>
              <w:left w:val="nil"/>
              <w:bottom w:val="single" w:sz="4" w:space="0" w:color="auto"/>
              <w:right w:val="single" w:sz="4" w:space="0" w:color="auto"/>
            </w:tcBorders>
            <w:vAlign w:val="center"/>
            <w:hideMark/>
          </w:tcPr>
          <w:p w14:paraId="5BC15ABC"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35EB1113"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025DCE87"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UnsuportedXmlNodeInGroup</w:t>
            </w:r>
          </w:p>
        </w:tc>
        <w:tc>
          <w:tcPr>
            <w:tcW w:w="4920" w:type="dxa"/>
            <w:tcBorders>
              <w:top w:val="nil"/>
              <w:left w:val="nil"/>
              <w:bottom w:val="single" w:sz="4" w:space="0" w:color="auto"/>
              <w:right w:val="single" w:sz="4" w:space="0" w:color="auto"/>
            </w:tcBorders>
            <w:vAlign w:val="bottom"/>
            <w:hideMark/>
          </w:tcPr>
          <w:p w14:paraId="63C8B17C"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Unsupported Xml node in group</w:t>
            </w:r>
          </w:p>
        </w:tc>
        <w:tc>
          <w:tcPr>
            <w:tcW w:w="1193" w:type="dxa"/>
            <w:tcBorders>
              <w:top w:val="nil"/>
              <w:left w:val="nil"/>
              <w:bottom w:val="single" w:sz="4" w:space="0" w:color="auto"/>
              <w:right w:val="single" w:sz="4" w:space="0" w:color="auto"/>
            </w:tcBorders>
            <w:vAlign w:val="center"/>
            <w:hideMark/>
          </w:tcPr>
          <w:p w14:paraId="254DD4D7"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737EE848"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15FADEFF"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ValueIsNotBinary</w:t>
            </w:r>
          </w:p>
        </w:tc>
        <w:tc>
          <w:tcPr>
            <w:tcW w:w="4920" w:type="dxa"/>
            <w:tcBorders>
              <w:top w:val="nil"/>
              <w:left w:val="nil"/>
              <w:bottom w:val="single" w:sz="4" w:space="0" w:color="auto"/>
              <w:right w:val="single" w:sz="4" w:space="0" w:color="auto"/>
            </w:tcBorders>
            <w:vAlign w:val="bottom"/>
            <w:hideMark/>
          </w:tcPr>
          <w:p w14:paraId="54498EFD"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binary</w:t>
            </w:r>
          </w:p>
        </w:tc>
        <w:tc>
          <w:tcPr>
            <w:tcW w:w="1193" w:type="dxa"/>
            <w:tcBorders>
              <w:top w:val="nil"/>
              <w:left w:val="nil"/>
              <w:bottom w:val="single" w:sz="4" w:space="0" w:color="auto"/>
              <w:right w:val="single" w:sz="4" w:space="0" w:color="auto"/>
            </w:tcBorders>
            <w:vAlign w:val="center"/>
            <w:hideMark/>
          </w:tcPr>
          <w:p w14:paraId="24FF5C26"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5F39D2A6"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66A2011F"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ValueIsNotBool</w:t>
            </w:r>
          </w:p>
        </w:tc>
        <w:tc>
          <w:tcPr>
            <w:tcW w:w="4920" w:type="dxa"/>
            <w:tcBorders>
              <w:top w:val="nil"/>
              <w:left w:val="nil"/>
              <w:bottom w:val="single" w:sz="4" w:space="0" w:color="auto"/>
              <w:right w:val="single" w:sz="4" w:space="0" w:color="auto"/>
            </w:tcBorders>
            <w:vAlign w:val="bottom"/>
            <w:hideMark/>
          </w:tcPr>
          <w:p w14:paraId="701202E9"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Boolean (0/1, Yes/No,...)</w:t>
            </w:r>
          </w:p>
        </w:tc>
        <w:tc>
          <w:tcPr>
            <w:tcW w:w="1193" w:type="dxa"/>
            <w:tcBorders>
              <w:top w:val="nil"/>
              <w:left w:val="nil"/>
              <w:bottom w:val="single" w:sz="4" w:space="0" w:color="auto"/>
              <w:right w:val="single" w:sz="4" w:space="0" w:color="auto"/>
            </w:tcBorders>
            <w:vAlign w:val="center"/>
            <w:hideMark/>
          </w:tcPr>
          <w:p w14:paraId="7E06A01F"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4131C6FF"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48532137"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ValueIsNotCurrency</w:t>
            </w:r>
          </w:p>
        </w:tc>
        <w:tc>
          <w:tcPr>
            <w:tcW w:w="4920" w:type="dxa"/>
            <w:tcBorders>
              <w:top w:val="nil"/>
              <w:left w:val="nil"/>
              <w:bottom w:val="single" w:sz="4" w:space="0" w:color="auto"/>
              <w:right w:val="single" w:sz="4" w:space="0" w:color="auto"/>
            </w:tcBorders>
            <w:vAlign w:val="bottom"/>
            <w:hideMark/>
          </w:tcPr>
          <w:p w14:paraId="382E1EF0"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ammount of money</w:t>
            </w:r>
          </w:p>
        </w:tc>
        <w:tc>
          <w:tcPr>
            <w:tcW w:w="1193" w:type="dxa"/>
            <w:tcBorders>
              <w:top w:val="nil"/>
              <w:left w:val="nil"/>
              <w:bottom w:val="single" w:sz="4" w:space="0" w:color="auto"/>
              <w:right w:val="single" w:sz="4" w:space="0" w:color="auto"/>
            </w:tcBorders>
            <w:vAlign w:val="center"/>
            <w:hideMark/>
          </w:tcPr>
          <w:p w14:paraId="5C659C80"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2A49059B"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2DABFF14"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ValueIsNotDate</w:t>
            </w:r>
          </w:p>
        </w:tc>
        <w:tc>
          <w:tcPr>
            <w:tcW w:w="4920" w:type="dxa"/>
            <w:tcBorders>
              <w:top w:val="nil"/>
              <w:left w:val="nil"/>
              <w:bottom w:val="single" w:sz="4" w:space="0" w:color="auto"/>
              <w:right w:val="single" w:sz="4" w:space="0" w:color="auto"/>
            </w:tcBorders>
            <w:vAlign w:val="bottom"/>
            <w:hideMark/>
          </w:tcPr>
          <w:p w14:paraId="3A655EF5"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Date</w:t>
            </w:r>
          </w:p>
        </w:tc>
        <w:tc>
          <w:tcPr>
            <w:tcW w:w="1193" w:type="dxa"/>
            <w:tcBorders>
              <w:top w:val="nil"/>
              <w:left w:val="nil"/>
              <w:bottom w:val="single" w:sz="4" w:space="0" w:color="auto"/>
              <w:right w:val="single" w:sz="4" w:space="0" w:color="auto"/>
            </w:tcBorders>
            <w:vAlign w:val="center"/>
            <w:hideMark/>
          </w:tcPr>
          <w:p w14:paraId="5DF8BBC9"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4C111ACC"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4E68E140"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ValueIsNotDateTime</w:t>
            </w:r>
          </w:p>
        </w:tc>
        <w:tc>
          <w:tcPr>
            <w:tcW w:w="4920" w:type="dxa"/>
            <w:tcBorders>
              <w:top w:val="nil"/>
              <w:left w:val="nil"/>
              <w:bottom w:val="single" w:sz="4" w:space="0" w:color="auto"/>
              <w:right w:val="single" w:sz="4" w:space="0" w:color="auto"/>
            </w:tcBorders>
            <w:vAlign w:val="bottom"/>
            <w:hideMark/>
          </w:tcPr>
          <w:p w14:paraId="28963B34"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DateTime</w:t>
            </w:r>
          </w:p>
        </w:tc>
        <w:tc>
          <w:tcPr>
            <w:tcW w:w="1193" w:type="dxa"/>
            <w:tcBorders>
              <w:top w:val="nil"/>
              <w:left w:val="nil"/>
              <w:bottom w:val="single" w:sz="4" w:space="0" w:color="auto"/>
              <w:right w:val="single" w:sz="4" w:space="0" w:color="auto"/>
            </w:tcBorders>
            <w:vAlign w:val="center"/>
            <w:hideMark/>
          </w:tcPr>
          <w:p w14:paraId="266A0366"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11129386"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473DED89"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ValueIsNotDecimal</w:t>
            </w:r>
          </w:p>
        </w:tc>
        <w:tc>
          <w:tcPr>
            <w:tcW w:w="4920" w:type="dxa"/>
            <w:tcBorders>
              <w:top w:val="nil"/>
              <w:left w:val="nil"/>
              <w:bottom w:val="single" w:sz="4" w:space="0" w:color="auto"/>
              <w:right w:val="single" w:sz="4" w:space="0" w:color="auto"/>
            </w:tcBorders>
            <w:vAlign w:val="bottom"/>
            <w:hideMark/>
          </w:tcPr>
          <w:p w14:paraId="2DCE6A0D"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decimal</w:t>
            </w:r>
          </w:p>
        </w:tc>
        <w:tc>
          <w:tcPr>
            <w:tcW w:w="1193" w:type="dxa"/>
            <w:tcBorders>
              <w:top w:val="nil"/>
              <w:left w:val="nil"/>
              <w:bottom w:val="single" w:sz="4" w:space="0" w:color="auto"/>
              <w:right w:val="single" w:sz="4" w:space="0" w:color="auto"/>
            </w:tcBorders>
            <w:vAlign w:val="center"/>
            <w:hideMark/>
          </w:tcPr>
          <w:p w14:paraId="62C740EC"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2ABDDF59"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10B243D7"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ValueIsNotFloat</w:t>
            </w:r>
          </w:p>
        </w:tc>
        <w:tc>
          <w:tcPr>
            <w:tcW w:w="4920" w:type="dxa"/>
            <w:tcBorders>
              <w:top w:val="nil"/>
              <w:left w:val="nil"/>
              <w:bottom w:val="single" w:sz="4" w:space="0" w:color="auto"/>
              <w:right w:val="single" w:sz="4" w:space="0" w:color="auto"/>
            </w:tcBorders>
            <w:vAlign w:val="bottom"/>
            <w:hideMark/>
          </w:tcPr>
          <w:p w14:paraId="21E13F83"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float</w:t>
            </w:r>
          </w:p>
        </w:tc>
        <w:tc>
          <w:tcPr>
            <w:tcW w:w="1193" w:type="dxa"/>
            <w:tcBorders>
              <w:top w:val="nil"/>
              <w:left w:val="nil"/>
              <w:bottom w:val="single" w:sz="4" w:space="0" w:color="auto"/>
              <w:right w:val="single" w:sz="4" w:space="0" w:color="auto"/>
            </w:tcBorders>
            <w:vAlign w:val="center"/>
            <w:hideMark/>
          </w:tcPr>
          <w:p w14:paraId="594E451A"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1E01D28A"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512E1832"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ValueIsNotGuid</w:t>
            </w:r>
          </w:p>
        </w:tc>
        <w:tc>
          <w:tcPr>
            <w:tcW w:w="4920" w:type="dxa"/>
            <w:tcBorders>
              <w:top w:val="nil"/>
              <w:left w:val="nil"/>
              <w:bottom w:val="single" w:sz="4" w:space="0" w:color="auto"/>
              <w:right w:val="single" w:sz="4" w:space="0" w:color="auto"/>
            </w:tcBorders>
            <w:vAlign w:val="bottom"/>
            <w:hideMark/>
          </w:tcPr>
          <w:p w14:paraId="70631F36"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GUID</w:t>
            </w:r>
          </w:p>
        </w:tc>
        <w:tc>
          <w:tcPr>
            <w:tcW w:w="1193" w:type="dxa"/>
            <w:tcBorders>
              <w:top w:val="nil"/>
              <w:left w:val="nil"/>
              <w:bottom w:val="single" w:sz="4" w:space="0" w:color="auto"/>
              <w:right w:val="single" w:sz="4" w:space="0" w:color="auto"/>
            </w:tcBorders>
            <w:vAlign w:val="center"/>
            <w:hideMark/>
          </w:tcPr>
          <w:p w14:paraId="25B14DC9"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5F1A9F11"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46F6CCA7"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ValueIsNotInEnum</w:t>
            </w:r>
          </w:p>
        </w:tc>
        <w:tc>
          <w:tcPr>
            <w:tcW w:w="4920" w:type="dxa"/>
            <w:tcBorders>
              <w:top w:val="nil"/>
              <w:left w:val="nil"/>
              <w:bottom w:val="single" w:sz="4" w:space="0" w:color="auto"/>
              <w:right w:val="single" w:sz="4" w:space="0" w:color="auto"/>
            </w:tcBorders>
            <w:vAlign w:val="bottom"/>
            <w:hideMark/>
          </w:tcPr>
          <w:p w14:paraId="0515F851"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in enumeration</w:t>
            </w:r>
          </w:p>
        </w:tc>
        <w:tc>
          <w:tcPr>
            <w:tcW w:w="1193" w:type="dxa"/>
            <w:tcBorders>
              <w:top w:val="nil"/>
              <w:left w:val="nil"/>
              <w:bottom w:val="single" w:sz="4" w:space="0" w:color="auto"/>
              <w:right w:val="single" w:sz="4" w:space="0" w:color="auto"/>
            </w:tcBorders>
            <w:vAlign w:val="center"/>
            <w:hideMark/>
          </w:tcPr>
          <w:p w14:paraId="36E3E024"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6322484A"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1B552EC9"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ValueIsNotInt</w:t>
            </w:r>
          </w:p>
        </w:tc>
        <w:tc>
          <w:tcPr>
            <w:tcW w:w="4920" w:type="dxa"/>
            <w:tcBorders>
              <w:top w:val="nil"/>
              <w:left w:val="nil"/>
              <w:bottom w:val="single" w:sz="4" w:space="0" w:color="auto"/>
              <w:right w:val="single" w:sz="4" w:space="0" w:color="auto"/>
            </w:tcBorders>
            <w:vAlign w:val="bottom"/>
            <w:hideMark/>
          </w:tcPr>
          <w:p w14:paraId="2DF0A62B"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integer</w:t>
            </w:r>
          </w:p>
        </w:tc>
        <w:tc>
          <w:tcPr>
            <w:tcW w:w="1193" w:type="dxa"/>
            <w:tcBorders>
              <w:top w:val="nil"/>
              <w:left w:val="nil"/>
              <w:bottom w:val="single" w:sz="4" w:space="0" w:color="auto"/>
              <w:right w:val="single" w:sz="4" w:space="0" w:color="auto"/>
            </w:tcBorders>
            <w:vAlign w:val="center"/>
            <w:hideMark/>
          </w:tcPr>
          <w:p w14:paraId="04238E99"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194BC9D1"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353C2E61"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ValueIsNotString</w:t>
            </w:r>
          </w:p>
        </w:tc>
        <w:tc>
          <w:tcPr>
            <w:tcW w:w="4920" w:type="dxa"/>
            <w:tcBorders>
              <w:top w:val="nil"/>
              <w:left w:val="nil"/>
              <w:bottom w:val="single" w:sz="4" w:space="0" w:color="auto"/>
              <w:right w:val="single" w:sz="4" w:space="0" w:color="auto"/>
            </w:tcBorders>
            <w:vAlign w:val="bottom"/>
            <w:hideMark/>
          </w:tcPr>
          <w:p w14:paraId="60CBFD81"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string</w:t>
            </w:r>
          </w:p>
        </w:tc>
        <w:tc>
          <w:tcPr>
            <w:tcW w:w="1193" w:type="dxa"/>
            <w:tcBorders>
              <w:top w:val="nil"/>
              <w:left w:val="nil"/>
              <w:bottom w:val="single" w:sz="4" w:space="0" w:color="auto"/>
              <w:right w:val="single" w:sz="4" w:space="0" w:color="auto"/>
            </w:tcBorders>
            <w:vAlign w:val="center"/>
            <w:hideMark/>
          </w:tcPr>
          <w:p w14:paraId="0CC91588"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r w:rsidR="00236BE1" w:rsidRPr="00236BE1" w14:paraId="7DB1825B" w14:textId="77777777" w:rsidTr="00236BE1">
        <w:trPr>
          <w:trHeight w:val="300"/>
        </w:trPr>
        <w:tc>
          <w:tcPr>
            <w:tcW w:w="3380" w:type="dxa"/>
            <w:tcBorders>
              <w:top w:val="nil"/>
              <w:left w:val="single" w:sz="4" w:space="0" w:color="auto"/>
              <w:bottom w:val="single" w:sz="4" w:space="0" w:color="auto"/>
              <w:right w:val="single" w:sz="4" w:space="0" w:color="auto"/>
            </w:tcBorders>
            <w:vAlign w:val="bottom"/>
            <w:hideMark/>
          </w:tcPr>
          <w:p w14:paraId="0B8A0E60"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ValueIsNotTime</w:t>
            </w:r>
          </w:p>
        </w:tc>
        <w:tc>
          <w:tcPr>
            <w:tcW w:w="4920" w:type="dxa"/>
            <w:tcBorders>
              <w:top w:val="nil"/>
              <w:left w:val="nil"/>
              <w:bottom w:val="single" w:sz="4" w:space="0" w:color="auto"/>
              <w:right w:val="single" w:sz="4" w:space="0" w:color="auto"/>
            </w:tcBorders>
            <w:vAlign w:val="bottom"/>
            <w:hideMark/>
          </w:tcPr>
          <w:p w14:paraId="4A563C3C" w14:textId="77777777" w:rsidR="00236BE1" w:rsidRPr="00236BE1" w:rsidRDefault="00236BE1" w:rsidP="00236BE1">
            <w:pPr>
              <w:spacing w:after="0" w:line="240" w:lineRule="auto"/>
              <w:rPr>
                <w:rFonts w:ascii="Aptos Narrow" w:hAnsi="Aptos Narrow"/>
                <w:color w:val="000000"/>
                <w:szCs w:val="22"/>
                <w:lang w:val="cs-CZ" w:eastAsia="cs-CZ"/>
              </w:rPr>
            </w:pPr>
            <w:r w:rsidRPr="00236BE1">
              <w:rPr>
                <w:rFonts w:ascii="Aptos Narrow" w:hAnsi="Aptos Narrow"/>
                <w:color w:val="000000"/>
                <w:szCs w:val="22"/>
                <w:lang w:val="cs-CZ" w:eastAsia="cs-CZ"/>
              </w:rPr>
              <w:t>Value is not Time</w:t>
            </w:r>
          </w:p>
        </w:tc>
        <w:tc>
          <w:tcPr>
            <w:tcW w:w="1193" w:type="dxa"/>
            <w:tcBorders>
              <w:top w:val="nil"/>
              <w:left w:val="nil"/>
              <w:bottom w:val="single" w:sz="4" w:space="0" w:color="auto"/>
              <w:right w:val="single" w:sz="4" w:space="0" w:color="auto"/>
            </w:tcBorders>
            <w:vAlign w:val="center"/>
            <w:hideMark/>
          </w:tcPr>
          <w:p w14:paraId="6951AEF3" w14:textId="77777777" w:rsidR="00236BE1" w:rsidRPr="00236BE1" w:rsidRDefault="00236BE1" w:rsidP="00236BE1">
            <w:pPr>
              <w:spacing w:after="0" w:line="240" w:lineRule="auto"/>
              <w:rPr>
                <w:rFonts w:ascii="Calibri" w:hAnsi="Calibri" w:cs="Calibri"/>
                <w:color w:val="000000"/>
                <w:szCs w:val="22"/>
                <w:lang w:val="cs-CZ" w:eastAsia="cs-CZ"/>
              </w:rPr>
            </w:pPr>
            <w:r w:rsidRPr="00236BE1">
              <w:rPr>
                <w:rFonts w:ascii="Calibri" w:hAnsi="Calibri" w:cs="Calibri"/>
                <w:color w:val="000000"/>
                <w:szCs w:val="22"/>
                <w:lang w:val="cs-CZ" w:eastAsia="cs-CZ"/>
              </w:rPr>
              <w:t>Technical</w:t>
            </w:r>
          </w:p>
        </w:tc>
      </w:tr>
    </w:tbl>
    <w:p w14:paraId="7866DF1A" w14:textId="77777777" w:rsidR="00D21B7E" w:rsidRDefault="00D21B7E" w:rsidP="00B63711">
      <w:pPr>
        <w:pStyle w:val="Heading2"/>
      </w:pPr>
      <w:bookmarkStart w:id="82" w:name="_Toc222234417"/>
      <w:bookmarkStart w:id="83" w:name="_Toc222345649"/>
      <w:bookmarkEnd w:id="82"/>
      <w:r w:rsidRPr="00D21B7E">
        <w:t>Codelists</w:t>
      </w:r>
      <w:bookmarkEnd w:id="83"/>
    </w:p>
    <w:tbl>
      <w:tblPr>
        <w:tblW w:w="9060" w:type="dxa"/>
        <w:tblCellMar>
          <w:left w:w="70" w:type="dxa"/>
          <w:right w:w="70" w:type="dxa"/>
        </w:tblCellMar>
        <w:tblLook w:val="04A0" w:firstRow="1" w:lastRow="0" w:firstColumn="1" w:lastColumn="0" w:noHBand="0" w:noVBand="1"/>
      </w:tblPr>
      <w:tblGrid>
        <w:gridCol w:w="1640"/>
        <w:gridCol w:w="960"/>
        <w:gridCol w:w="6460"/>
      </w:tblGrid>
      <w:tr w:rsidR="00A55A93" w:rsidRPr="00A55A93" w14:paraId="2ACAFE35" w14:textId="77777777" w:rsidTr="00A55A93">
        <w:trPr>
          <w:trHeight w:val="300"/>
        </w:trPr>
        <w:tc>
          <w:tcPr>
            <w:tcW w:w="1640" w:type="dxa"/>
            <w:tcBorders>
              <w:top w:val="single" w:sz="4" w:space="0" w:color="auto"/>
              <w:left w:val="single" w:sz="4" w:space="0" w:color="auto"/>
              <w:bottom w:val="single" w:sz="4" w:space="0" w:color="auto"/>
              <w:right w:val="single" w:sz="4" w:space="0" w:color="auto"/>
            </w:tcBorders>
            <w:noWrap/>
            <w:hideMark/>
          </w:tcPr>
          <w:p w14:paraId="1D590B0A" w14:textId="77777777" w:rsidR="00A55A93" w:rsidRPr="00A55A93" w:rsidRDefault="00A55A93" w:rsidP="00A55A93">
            <w:pPr>
              <w:spacing w:after="0" w:line="240" w:lineRule="auto"/>
              <w:rPr>
                <w:rFonts w:ascii="Calibri" w:hAnsi="Calibri" w:cs="Calibri"/>
                <w:b/>
                <w:bCs/>
                <w:color w:val="000000"/>
                <w:szCs w:val="22"/>
                <w:lang w:val="cs-CZ" w:eastAsia="cs-CZ"/>
              </w:rPr>
            </w:pPr>
            <w:r w:rsidRPr="00A55A93">
              <w:rPr>
                <w:rFonts w:ascii="Calibri" w:hAnsi="Calibri" w:cs="Calibri"/>
                <w:b/>
                <w:bCs/>
                <w:color w:val="000000"/>
                <w:szCs w:val="22"/>
                <w:lang w:val="cs-CZ" w:eastAsia="cs-CZ"/>
              </w:rPr>
              <w:t>Code</w:t>
            </w:r>
          </w:p>
        </w:tc>
        <w:tc>
          <w:tcPr>
            <w:tcW w:w="960" w:type="dxa"/>
            <w:tcBorders>
              <w:top w:val="single" w:sz="4" w:space="0" w:color="auto"/>
              <w:left w:val="nil"/>
              <w:bottom w:val="single" w:sz="4" w:space="0" w:color="auto"/>
              <w:right w:val="single" w:sz="4" w:space="0" w:color="auto"/>
            </w:tcBorders>
            <w:hideMark/>
          </w:tcPr>
          <w:p w14:paraId="7C093C25" w14:textId="77777777" w:rsidR="00A55A93" w:rsidRPr="00A55A93" w:rsidRDefault="00A55A93" w:rsidP="00A55A93">
            <w:pPr>
              <w:spacing w:after="0" w:line="240" w:lineRule="auto"/>
              <w:rPr>
                <w:rFonts w:ascii="Calibri" w:hAnsi="Calibri" w:cs="Calibri"/>
                <w:b/>
                <w:bCs/>
                <w:color w:val="000000"/>
                <w:szCs w:val="22"/>
                <w:lang w:val="cs-CZ" w:eastAsia="cs-CZ"/>
              </w:rPr>
            </w:pPr>
            <w:r w:rsidRPr="00A55A93">
              <w:rPr>
                <w:rFonts w:ascii="Calibri" w:hAnsi="Calibri" w:cs="Calibri"/>
                <w:b/>
                <w:bCs/>
                <w:color w:val="000000"/>
                <w:szCs w:val="22"/>
                <w:lang w:val="cs-CZ" w:eastAsia="cs-CZ"/>
              </w:rPr>
              <w:t>CL Code</w:t>
            </w:r>
          </w:p>
        </w:tc>
        <w:tc>
          <w:tcPr>
            <w:tcW w:w="6460" w:type="dxa"/>
            <w:tcBorders>
              <w:top w:val="single" w:sz="4" w:space="0" w:color="auto"/>
              <w:left w:val="nil"/>
              <w:bottom w:val="single" w:sz="4" w:space="0" w:color="auto"/>
              <w:right w:val="single" w:sz="4" w:space="0" w:color="auto"/>
            </w:tcBorders>
            <w:hideMark/>
          </w:tcPr>
          <w:p w14:paraId="09555C85" w14:textId="77777777" w:rsidR="00A55A93" w:rsidRPr="00A55A93" w:rsidRDefault="00A55A93" w:rsidP="00A55A93">
            <w:pPr>
              <w:spacing w:after="0" w:line="240" w:lineRule="auto"/>
              <w:rPr>
                <w:rFonts w:ascii="Calibri" w:hAnsi="Calibri" w:cs="Calibri"/>
                <w:b/>
                <w:bCs/>
                <w:color w:val="000000"/>
                <w:szCs w:val="22"/>
                <w:lang w:val="cs-CZ" w:eastAsia="cs-CZ"/>
              </w:rPr>
            </w:pPr>
            <w:r w:rsidRPr="00A55A93">
              <w:rPr>
                <w:rFonts w:ascii="Calibri" w:hAnsi="Calibri" w:cs="Calibri"/>
                <w:b/>
                <w:bCs/>
                <w:color w:val="000000"/>
                <w:szCs w:val="22"/>
                <w:lang w:val="cs-CZ" w:eastAsia="cs-CZ"/>
              </w:rPr>
              <w:t>Name</w:t>
            </w:r>
          </w:p>
        </w:tc>
      </w:tr>
      <w:tr w:rsidR="00A55A93" w:rsidRPr="00A55A93" w14:paraId="06D841AF" w14:textId="77777777" w:rsidTr="00A55A93">
        <w:trPr>
          <w:trHeight w:val="300"/>
        </w:trPr>
        <w:tc>
          <w:tcPr>
            <w:tcW w:w="1640" w:type="dxa"/>
            <w:tcBorders>
              <w:top w:val="nil"/>
              <w:left w:val="single" w:sz="4" w:space="0" w:color="auto"/>
              <w:bottom w:val="single" w:sz="4" w:space="0" w:color="auto"/>
              <w:right w:val="single" w:sz="4" w:space="0" w:color="auto"/>
            </w:tcBorders>
            <w:noWrap/>
            <w:hideMark/>
          </w:tcPr>
          <w:p w14:paraId="48871151" w14:textId="77777777" w:rsidR="00A55A93" w:rsidRPr="00A55A93" w:rsidRDefault="00A55A93" w:rsidP="00A55A93">
            <w:pPr>
              <w:spacing w:after="0" w:line="240" w:lineRule="auto"/>
              <w:rPr>
                <w:rFonts w:ascii="Calibri" w:hAnsi="Calibri" w:cs="Calibri"/>
                <w:color w:val="000000"/>
                <w:szCs w:val="22"/>
                <w:lang w:val="cs-CZ" w:eastAsia="cs-CZ"/>
              </w:rPr>
            </w:pPr>
            <w:r w:rsidRPr="00A55A93">
              <w:rPr>
                <w:rFonts w:ascii="Calibri" w:hAnsi="Calibri" w:cs="Calibri"/>
                <w:color w:val="000000"/>
                <w:szCs w:val="22"/>
                <w:lang w:val="cs-CZ" w:eastAsia="cs-CZ"/>
              </w:rPr>
              <w:t>cCountry</w:t>
            </w:r>
          </w:p>
        </w:tc>
        <w:tc>
          <w:tcPr>
            <w:tcW w:w="960" w:type="dxa"/>
            <w:tcBorders>
              <w:top w:val="nil"/>
              <w:left w:val="nil"/>
              <w:bottom w:val="single" w:sz="4" w:space="0" w:color="auto"/>
              <w:right w:val="single" w:sz="4" w:space="0" w:color="auto"/>
            </w:tcBorders>
            <w:noWrap/>
            <w:hideMark/>
          </w:tcPr>
          <w:p w14:paraId="00B03702" w14:textId="77777777" w:rsidR="00A55A93" w:rsidRPr="00A55A93" w:rsidRDefault="00A55A93" w:rsidP="00A55A93">
            <w:pPr>
              <w:spacing w:after="0" w:line="240" w:lineRule="auto"/>
              <w:rPr>
                <w:rFonts w:ascii="Calibri" w:hAnsi="Calibri" w:cs="Calibri"/>
                <w:color w:val="000000"/>
                <w:szCs w:val="22"/>
                <w:lang w:val="cs-CZ" w:eastAsia="cs-CZ"/>
              </w:rPr>
            </w:pPr>
            <w:r w:rsidRPr="00A55A93">
              <w:rPr>
                <w:rFonts w:ascii="Calibri" w:hAnsi="Calibri" w:cs="Calibri"/>
                <w:color w:val="000000"/>
                <w:szCs w:val="22"/>
                <w:lang w:val="cs-CZ" w:eastAsia="cs-CZ"/>
              </w:rPr>
              <w:t>CL008</w:t>
            </w:r>
          </w:p>
        </w:tc>
        <w:tc>
          <w:tcPr>
            <w:tcW w:w="6460" w:type="dxa"/>
            <w:tcBorders>
              <w:top w:val="nil"/>
              <w:left w:val="nil"/>
              <w:bottom w:val="single" w:sz="4" w:space="0" w:color="auto"/>
              <w:right w:val="single" w:sz="4" w:space="0" w:color="auto"/>
            </w:tcBorders>
            <w:hideMark/>
          </w:tcPr>
          <w:p w14:paraId="033AEE65" w14:textId="77777777" w:rsidR="00A55A93" w:rsidRPr="00A55A93" w:rsidRDefault="00A55A93" w:rsidP="00A55A93">
            <w:pPr>
              <w:spacing w:after="0" w:line="240" w:lineRule="auto"/>
              <w:rPr>
                <w:rFonts w:ascii="Calibri" w:hAnsi="Calibri" w:cs="Calibri"/>
                <w:color w:val="000000"/>
                <w:szCs w:val="22"/>
                <w:lang w:val="cs-CZ" w:eastAsia="cs-CZ"/>
              </w:rPr>
            </w:pPr>
            <w:r w:rsidRPr="00A55A93">
              <w:rPr>
                <w:rFonts w:ascii="Calibri" w:hAnsi="Calibri" w:cs="Calibri"/>
                <w:color w:val="000000"/>
                <w:szCs w:val="22"/>
                <w:lang w:val="cs-CZ" w:eastAsia="cs-CZ"/>
              </w:rPr>
              <w:t>Countries</w:t>
            </w:r>
          </w:p>
        </w:tc>
      </w:tr>
      <w:tr w:rsidR="00A55A93" w:rsidRPr="00A55A93" w14:paraId="4A138F16" w14:textId="77777777" w:rsidTr="00A55A93">
        <w:trPr>
          <w:trHeight w:val="300"/>
        </w:trPr>
        <w:tc>
          <w:tcPr>
            <w:tcW w:w="1640" w:type="dxa"/>
            <w:tcBorders>
              <w:top w:val="nil"/>
              <w:left w:val="single" w:sz="4" w:space="0" w:color="auto"/>
              <w:bottom w:val="single" w:sz="4" w:space="0" w:color="auto"/>
              <w:right w:val="single" w:sz="4" w:space="0" w:color="auto"/>
            </w:tcBorders>
            <w:noWrap/>
            <w:hideMark/>
          </w:tcPr>
          <w:p w14:paraId="315C7CE6" w14:textId="77777777" w:rsidR="00A55A93" w:rsidRPr="00A55A93" w:rsidRDefault="00A55A93" w:rsidP="00A55A93">
            <w:pPr>
              <w:spacing w:after="0" w:line="240" w:lineRule="auto"/>
              <w:rPr>
                <w:rFonts w:ascii="Calibri" w:hAnsi="Calibri" w:cs="Calibri"/>
                <w:color w:val="000000"/>
                <w:szCs w:val="22"/>
                <w:lang w:val="cs-CZ" w:eastAsia="cs-CZ"/>
              </w:rPr>
            </w:pPr>
            <w:r w:rsidRPr="00A55A93">
              <w:rPr>
                <w:rFonts w:ascii="Calibri" w:hAnsi="Calibri" w:cs="Calibri"/>
                <w:color w:val="000000"/>
                <w:szCs w:val="22"/>
                <w:lang w:val="cs-CZ" w:eastAsia="cs-CZ"/>
              </w:rPr>
              <w:lastRenderedPageBreak/>
              <w:t>cCurrencyUnit</w:t>
            </w:r>
          </w:p>
        </w:tc>
        <w:tc>
          <w:tcPr>
            <w:tcW w:w="960" w:type="dxa"/>
            <w:tcBorders>
              <w:top w:val="nil"/>
              <w:left w:val="nil"/>
              <w:bottom w:val="single" w:sz="4" w:space="0" w:color="auto"/>
              <w:right w:val="single" w:sz="4" w:space="0" w:color="auto"/>
            </w:tcBorders>
            <w:noWrap/>
            <w:hideMark/>
          </w:tcPr>
          <w:p w14:paraId="44305619" w14:textId="77777777" w:rsidR="00A55A93" w:rsidRPr="00A55A93" w:rsidRDefault="00A55A93" w:rsidP="00A55A93">
            <w:pPr>
              <w:spacing w:after="0" w:line="240" w:lineRule="auto"/>
              <w:rPr>
                <w:rFonts w:ascii="Calibri" w:hAnsi="Calibri" w:cs="Calibri"/>
                <w:color w:val="000000"/>
                <w:szCs w:val="22"/>
                <w:lang w:val="cs-CZ" w:eastAsia="cs-CZ"/>
              </w:rPr>
            </w:pPr>
            <w:r w:rsidRPr="00A55A93">
              <w:rPr>
                <w:rFonts w:ascii="Calibri" w:hAnsi="Calibri" w:cs="Calibri"/>
                <w:color w:val="000000"/>
                <w:szCs w:val="22"/>
                <w:lang w:val="cs-CZ" w:eastAsia="cs-CZ"/>
              </w:rPr>
              <w:t>CL352</w:t>
            </w:r>
          </w:p>
        </w:tc>
        <w:tc>
          <w:tcPr>
            <w:tcW w:w="6460" w:type="dxa"/>
            <w:tcBorders>
              <w:top w:val="nil"/>
              <w:left w:val="nil"/>
              <w:bottom w:val="single" w:sz="4" w:space="0" w:color="auto"/>
              <w:right w:val="single" w:sz="4" w:space="0" w:color="auto"/>
            </w:tcBorders>
            <w:hideMark/>
          </w:tcPr>
          <w:p w14:paraId="0D63D5F3" w14:textId="77777777" w:rsidR="00A55A93" w:rsidRPr="00A55A93" w:rsidRDefault="00A55A93" w:rsidP="00A55A93">
            <w:pPr>
              <w:spacing w:after="0" w:line="240" w:lineRule="auto"/>
              <w:rPr>
                <w:rFonts w:ascii="Calibri" w:hAnsi="Calibri" w:cs="Calibri"/>
                <w:color w:val="000000"/>
                <w:szCs w:val="22"/>
                <w:lang w:val="cs-CZ" w:eastAsia="cs-CZ"/>
              </w:rPr>
            </w:pPr>
            <w:r w:rsidRPr="00A55A93">
              <w:rPr>
                <w:rFonts w:ascii="Calibri" w:hAnsi="Calibri" w:cs="Calibri"/>
                <w:color w:val="000000"/>
                <w:szCs w:val="22"/>
                <w:lang w:val="cs-CZ" w:eastAsia="cs-CZ"/>
              </w:rPr>
              <w:t>Currency unit</w:t>
            </w:r>
          </w:p>
        </w:tc>
      </w:tr>
      <w:tr w:rsidR="00A55A93" w:rsidRPr="00A55A93" w14:paraId="67D8B793" w14:textId="77777777" w:rsidTr="00A55A93">
        <w:trPr>
          <w:trHeight w:val="300"/>
        </w:trPr>
        <w:tc>
          <w:tcPr>
            <w:tcW w:w="1640" w:type="dxa"/>
            <w:tcBorders>
              <w:top w:val="nil"/>
              <w:left w:val="single" w:sz="4" w:space="0" w:color="auto"/>
              <w:bottom w:val="single" w:sz="4" w:space="0" w:color="auto"/>
              <w:right w:val="single" w:sz="4" w:space="0" w:color="auto"/>
            </w:tcBorders>
            <w:noWrap/>
            <w:hideMark/>
          </w:tcPr>
          <w:p w14:paraId="6B652797" w14:textId="77777777" w:rsidR="00A55A93" w:rsidRPr="00A55A93" w:rsidRDefault="00A55A93" w:rsidP="00A55A93">
            <w:pPr>
              <w:spacing w:after="0" w:line="240" w:lineRule="auto"/>
              <w:rPr>
                <w:rFonts w:ascii="Calibri" w:hAnsi="Calibri" w:cs="Calibri"/>
                <w:color w:val="000000"/>
                <w:szCs w:val="22"/>
                <w:lang w:val="cs-CZ" w:eastAsia="cs-CZ"/>
              </w:rPr>
            </w:pPr>
            <w:r w:rsidRPr="00A55A93">
              <w:rPr>
                <w:rFonts w:ascii="Calibri" w:hAnsi="Calibri" w:cs="Calibri"/>
                <w:color w:val="000000"/>
                <w:szCs w:val="22"/>
                <w:lang w:val="cs-CZ" w:eastAsia="cs-CZ"/>
              </w:rPr>
              <w:t>cUnitOfMeasure</w:t>
            </w:r>
          </w:p>
        </w:tc>
        <w:tc>
          <w:tcPr>
            <w:tcW w:w="960" w:type="dxa"/>
            <w:tcBorders>
              <w:top w:val="nil"/>
              <w:left w:val="nil"/>
              <w:bottom w:val="single" w:sz="4" w:space="0" w:color="auto"/>
              <w:right w:val="single" w:sz="4" w:space="0" w:color="auto"/>
            </w:tcBorders>
            <w:noWrap/>
            <w:hideMark/>
          </w:tcPr>
          <w:p w14:paraId="22ACBB93" w14:textId="77777777" w:rsidR="00A55A93" w:rsidRPr="00A55A93" w:rsidRDefault="00A55A93" w:rsidP="00A55A93">
            <w:pPr>
              <w:spacing w:after="0" w:line="240" w:lineRule="auto"/>
              <w:rPr>
                <w:rFonts w:ascii="Calibri" w:hAnsi="Calibri" w:cs="Calibri"/>
                <w:color w:val="000000"/>
                <w:szCs w:val="22"/>
                <w:lang w:val="cs-CZ" w:eastAsia="cs-CZ"/>
              </w:rPr>
            </w:pPr>
            <w:r w:rsidRPr="00A55A93">
              <w:rPr>
                <w:rFonts w:ascii="Calibri" w:hAnsi="Calibri" w:cs="Calibri"/>
                <w:color w:val="000000"/>
                <w:szCs w:val="22"/>
                <w:lang w:val="cs-CZ" w:eastAsia="cs-CZ"/>
              </w:rPr>
              <w:t>CL349</w:t>
            </w:r>
          </w:p>
        </w:tc>
        <w:tc>
          <w:tcPr>
            <w:tcW w:w="6460" w:type="dxa"/>
            <w:tcBorders>
              <w:top w:val="nil"/>
              <w:left w:val="nil"/>
              <w:bottom w:val="single" w:sz="4" w:space="0" w:color="auto"/>
              <w:right w:val="single" w:sz="4" w:space="0" w:color="auto"/>
            </w:tcBorders>
            <w:hideMark/>
          </w:tcPr>
          <w:p w14:paraId="57A4C9A6" w14:textId="77777777" w:rsidR="00A55A93" w:rsidRPr="00A55A93" w:rsidRDefault="00A55A93" w:rsidP="00A55A93">
            <w:pPr>
              <w:spacing w:after="0" w:line="240" w:lineRule="auto"/>
              <w:rPr>
                <w:rFonts w:ascii="Calibri" w:hAnsi="Calibri" w:cs="Calibri"/>
                <w:color w:val="000000"/>
                <w:szCs w:val="22"/>
                <w:lang w:val="cs-CZ" w:eastAsia="cs-CZ"/>
              </w:rPr>
            </w:pPr>
            <w:r w:rsidRPr="00A55A93">
              <w:rPr>
                <w:rFonts w:ascii="Calibri" w:hAnsi="Calibri" w:cs="Calibri"/>
                <w:color w:val="000000"/>
                <w:szCs w:val="22"/>
                <w:lang w:val="cs-CZ" w:eastAsia="cs-CZ"/>
              </w:rPr>
              <w:t>Unit of measure</w:t>
            </w:r>
          </w:p>
        </w:tc>
      </w:tr>
    </w:tbl>
    <w:p w14:paraId="06397A80" w14:textId="27DBF75F" w:rsidR="00C75B10" w:rsidRDefault="001F44AE" w:rsidP="00B63711">
      <w:pPr>
        <w:pStyle w:val="Heading2"/>
      </w:pPr>
      <w:bookmarkStart w:id="84" w:name="_Toc222345650"/>
      <w:r>
        <w:t>Enumerations</w:t>
      </w:r>
      <w:bookmarkEnd w:id="84"/>
    </w:p>
    <w:tbl>
      <w:tblPr>
        <w:tblW w:w="9020" w:type="dxa"/>
        <w:tblCellMar>
          <w:left w:w="70" w:type="dxa"/>
          <w:right w:w="70" w:type="dxa"/>
        </w:tblCellMar>
        <w:tblLook w:val="04A0" w:firstRow="1" w:lastRow="0" w:firstColumn="1" w:lastColumn="0" w:noHBand="0" w:noVBand="1"/>
      </w:tblPr>
      <w:tblGrid>
        <w:gridCol w:w="2600"/>
        <w:gridCol w:w="4580"/>
        <w:gridCol w:w="1840"/>
      </w:tblGrid>
      <w:tr w:rsidR="002C1199" w:rsidRPr="002C1199" w14:paraId="01FA5F48" w14:textId="77777777" w:rsidTr="002C1199">
        <w:trPr>
          <w:trHeight w:val="300"/>
        </w:trPr>
        <w:tc>
          <w:tcPr>
            <w:tcW w:w="2600" w:type="dxa"/>
            <w:tcBorders>
              <w:top w:val="single" w:sz="4" w:space="0" w:color="auto"/>
              <w:left w:val="single" w:sz="4" w:space="0" w:color="auto"/>
              <w:bottom w:val="single" w:sz="4" w:space="0" w:color="auto"/>
              <w:right w:val="single" w:sz="4" w:space="0" w:color="auto"/>
            </w:tcBorders>
            <w:noWrap/>
            <w:hideMark/>
          </w:tcPr>
          <w:p w14:paraId="19DD550F" w14:textId="77777777" w:rsidR="002C1199" w:rsidRPr="002C1199" w:rsidRDefault="002C1199" w:rsidP="002C1199">
            <w:pPr>
              <w:spacing w:after="0" w:line="240" w:lineRule="auto"/>
              <w:rPr>
                <w:rFonts w:ascii="Calibri" w:hAnsi="Calibri" w:cs="Calibri"/>
                <w:b/>
                <w:bCs/>
                <w:color w:val="000000"/>
                <w:szCs w:val="22"/>
                <w:lang w:val="cs-CZ" w:eastAsia="cs-CZ"/>
              </w:rPr>
            </w:pPr>
            <w:r w:rsidRPr="002C1199">
              <w:rPr>
                <w:rFonts w:ascii="Calibri" w:hAnsi="Calibri" w:cs="Calibri"/>
                <w:b/>
                <w:bCs/>
                <w:color w:val="000000"/>
                <w:szCs w:val="22"/>
                <w:lang w:val="cs-CZ" w:eastAsia="cs-CZ"/>
              </w:rPr>
              <w:t>Code</w:t>
            </w:r>
          </w:p>
        </w:tc>
        <w:tc>
          <w:tcPr>
            <w:tcW w:w="4580" w:type="dxa"/>
            <w:tcBorders>
              <w:top w:val="single" w:sz="4" w:space="0" w:color="auto"/>
              <w:left w:val="nil"/>
              <w:bottom w:val="single" w:sz="4" w:space="0" w:color="auto"/>
              <w:right w:val="single" w:sz="4" w:space="0" w:color="auto"/>
            </w:tcBorders>
            <w:hideMark/>
          </w:tcPr>
          <w:p w14:paraId="5B14E169" w14:textId="77777777" w:rsidR="002C1199" w:rsidRPr="002C1199" w:rsidRDefault="002C1199" w:rsidP="002C1199">
            <w:pPr>
              <w:spacing w:after="0" w:line="240" w:lineRule="auto"/>
              <w:rPr>
                <w:rFonts w:ascii="Calibri" w:hAnsi="Calibri" w:cs="Calibri"/>
                <w:b/>
                <w:bCs/>
                <w:color w:val="000000"/>
                <w:szCs w:val="22"/>
                <w:lang w:val="cs-CZ" w:eastAsia="cs-CZ"/>
              </w:rPr>
            </w:pPr>
            <w:r w:rsidRPr="002C1199">
              <w:rPr>
                <w:rFonts w:ascii="Calibri" w:hAnsi="Calibri" w:cs="Calibri"/>
                <w:b/>
                <w:bCs/>
                <w:color w:val="000000"/>
                <w:szCs w:val="22"/>
                <w:lang w:val="cs-CZ" w:eastAsia="cs-CZ"/>
              </w:rPr>
              <w:t>Name</w:t>
            </w:r>
          </w:p>
        </w:tc>
        <w:tc>
          <w:tcPr>
            <w:tcW w:w="1840" w:type="dxa"/>
            <w:tcBorders>
              <w:top w:val="single" w:sz="4" w:space="0" w:color="auto"/>
              <w:left w:val="nil"/>
              <w:bottom w:val="single" w:sz="4" w:space="0" w:color="auto"/>
              <w:right w:val="single" w:sz="4" w:space="0" w:color="auto"/>
            </w:tcBorders>
            <w:hideMark/>
          </w:tcPr>
          <w:p w14:paraId="4B18657E" w14:textId="77777777" w:rsidR="002C1199" w:rsidRPr="002C1199" w:rsidRDefault="002C1199" w:rsidP="002C1199">
            <w:pPr>
              <w:spacing w:after="0" w:line="240" w:lineRule="auto"/>
              <w:rPr>
                <w:rFonts w:ascii="Calibri" w:hAnsi="Calibri" w:cs="Calibri"/>
                <w:b/>
                <w:bCs/>
                <w:color w:val="000000"/>
                <w:szCs w:val="22"/>
                <w:lang w:val="cs-CZ" w:eastAsia="cs-CZ"/>
              </w:rPr>
            </w:pPr>
            <w:r w:rsidRPr="002C1199">
              <w:rPr>
                <w:rFonts w:ascii="Calibri" w:hAnsi="Calibri" w:cs="Calibri"/>
                <w:b/>
                <w:bCs/>
                <w:color w:val="000000"/>
                <w:szCs w:val="22"/>
                <w:lang w:val="cs-CZ" w:eastAsia="cs-CZ"/>
              </w:rPr>
              <w:t>Values</w:t>
            </w:r>
          </w:p>
        </w:tc>
      </w:tr>
      <w:tr w:rsidR="002C1199" w:rsidRPr="002C1199" w14:paraId="0136DE7E" w14:textId="77777777" w:rsidTr="002C1199">
        <w:trPr>
          <w:trHeight w:val="300"/>
        </w:trPr>
        <w:tc>
          <w:tcPr>
            <w:tcW w:w="2600" w:type="dxa"/>
            <w:vMerge w:val="restart"/>
            <w:tcBorders>
              <w:top w:val="nil"/>
              <w:left w:val="single" w:sz="4" w:space="0" w:color="auto"/>
              <w:bottom w:val="single" w:sz="4" w:space="0" w:color="000000"/>
              <w:right w:val="single" w:sz="4" w:space="0" w:color="auto"/>
            </w:tcBorders>
            <w:noWrap/>
            <w:hideMark/>
          </w:tcPr>
          <w:p w14:paraId="7D25EBB9" w14:textId="77777777" w:rsidR="002C1199" w:rsidRPr="002C1199" w:rsidRDefault="002C1199" w:rsidP="002C1199">
            <w:pPr>
              <w:spacing w:after="0" w:line="240" w:lineRule="auto"/>
              <w:rPr>
                <w:rFonts w:ascii="Calibri" w:hAnsi="Calibri" w:cs="Calibri"/>
                <w:color w:val="000000"/>
                <w:szCs w:val="22"/>
                <w:lang w:val="cs-CZ" w:eastAsia="cs-CZ"/>
              </w:rPr>
            </w:pPr>
            <w:r w:rsidRPr="002C1199">
              <w:rPr>
                <w:rFonts w:ascii="Calibri" w:hAnsi="Calibri" w:cs="Calibri"/>
                <w:color w:val="000000"/>
                <w:szCs w:val="22"/>
                <w:lang w:val="cs-CZ" w:eastAsia="cs-CZ"/>
              </w:rPr>
              <w:t>eImportExportFlag</w:t>
            </w:r>
          </w:p>
        </w:tc>
        <w:tc>
          <w:tcPr>
            <w:tcW w:w="4580" w:type="dxa"/>
            <w:vMerge w:val="restart"/>
            <w:tcBorders>
              <w:top w:val="nil"/>
              <w:left w:val="single" w:sz="4" w:space="0" w:color="auto"/>
              <w:bottom w:val="single" w:sz="4" w:space="0" w:color="000000"/>
              <w:right w:val="single" w:sz="4" w:space="0" w:color="auto"/>
            </w:tcBorders>
            <w:hideMark/>
          </w:tcPr>
          <w:p w14:paraId="32D11C9C" w14:textId="77777777" w:rsidR="002C1199" w:rsidRPr="002C1199" w:rsidRDefault="002C1199" w:rsidP="002C1199">
            <w:pPr>
              <w:spacing w:after="0" w:line="240" w:lineRule="auto"/>
              <w:rPr>
                <w:rFonts w:ascii="Calibri" w:hAnsi="Calibri" w:cs="Calibri"/>
                <w:color w:val="000000"/>
                <w:szCs w:val="22"/>
                <w:lang w:val="cs-CZ" w:eastAsia="cs-CZ"/>
              </w:rPr>
            </w:pPr>
            <w:r w:rsidRPr="002C1199">
              <w:rPr>
                <w:rFonts w:ascii="Calibri" w:hAnsi="Calibri" w:cs="Calibri"/>
                <w:color w:val="000000"/>
                <w:szCs w:val="22"/>
                <w:lang w:val="cs-CZ" w:eastAsia="cs-CZ"/>
              </w:rPr>
              <w:t>Import/Export Flags</w:t>
            </w:r>
          </w:p>
        </w:tc>
        <w:tc>
          <w:tcPr>
            <w:tcW w:w="1840" w:type="dxa"/>
            <w:tcBorders>
              <w:top w:val="nil"/>
              <w:left w:val="nil"/>
              <w:bottom w:val="single" w:sz="4" w:space="0" w:color="auto"/>
              <w:right w:val="single" w:sz="4" w:space="0" w:color="auto"/>
            </w:tcBorders>
            <w:noWrap/>
            <w:hideMark/>
          </w:tcPr>
          <w:p w14:paraId="1B435594" w14:textId="77777777" w:rsidR="002C1199" w:rsidRPr="002C1199" w:rsidRDefault="002C1199" w:rsidP="002C1199">
            <w:pPr>
              <w:spacing w:after="0" w:line="240" w:lineRule="auto"/>
              <w:jc w:val="center"/>
              <w:rPr>
                <w:rFonts w:ascii="Calibri" w:hAnsi="Calibri" w:cs="Calibri"/>
                <w:color w:val="000000"/>
                <w:szCs w:val="22"/>
                <w:lang w:val="cs-CZ" w:eastAsia="cs-CZ"/>
              </w:rPr>
            </w:pPr>
            <w:r w:rsidRPr="002C1199">
              <w:rPr>
                <w:rFonts w:ascii="Calibri" w:hAnsi="Calibri" w:cs="Calibri"/>
                <w:color w:val="000000"/>
                <w:szCs w:val="22"/>
                <w:lang w:val="cs-CZ" w:eastAsia="cs-CZ"/>
              </w:rPr>
              <w:t>I</w:t>
            </w:r>
          </w:p>
        </w:tc>
      </w:tr>
      <w:tr w:rsidR="002C1199" w:rsidRPr="002C1199" w14:paraId="21863B9D" w14:textId="77777777" w:rsidTr="002C1199">
        <w:trPr>
          <w:trHeight w:val="300"/>
        </w:trPr>
        <w:tc>
          <w:tcPr>
            <w:tcW w:w="2600" w:type="dxa"/>
            <w:vMerge/>
            <w:tcBorders>
              <w:top w:val="nil"/>
              <w:left w:val="single" w:sz="4" w:space="0" w:color="auto"/>
              <w:bottom w:val="single" w:sz="4" w:space="0" w:color="000000"/>
              <w:right w:val="single" w:sz="4" w:space="0" w:color="auto"/>
            </w:tcBorders>
            <w:vAlign w:val="center"/>
            <w:hideMark/>
          </w:tcPr>
          <w:p w14:paraId="31024571" w14:textId="77777777" w:rsidR="002C1199" w:rsidRPr="002C1199" w:rsidRDefault="002C1199" w:rsidP="002C1199">
            <w:pPr>
              <w:spacing w:after="0" w:line="240" w:lineRule="auto"/>
              <w:rPr>
                <w:rFonts w:ascii="Calibri" w:hAnsi="Calibri" w:cs="Calibri"/>
                <w:color w:val="000000"/>
                <w:szCs w:val="22"/>
                <w:lang w:val="cs-CZ" w:eastAsia="cs-CZ"/>
              </w:rPr>
            </w:pPr>
          </w:p>
        </w:tc>
        <w:tc>
          <w:tcPr>
            <w:tcW w:w="4580" w:type="dxa"/>
            <w:vMerge/>
            <w:tcBorders>
              <w:top w:val="nil"/>
              <w:left w:val="single" w:sz="4" w:space="0" w:color="auto"/>
              <w:bottom w:val="single" w:sz="4" w:space="0" w:color="000000"/>
              <w:right w:val="single" w:sz="4" w:space="0" w:color="auto"/>
            </w:tcBorders>
            <w:vAlign w:val="center"/>
            <w:hideMark/>
          </w:tcPr>
          <w:p w14:paraId="3F2EC656" w14:textId="77777777" w:rsidR="002C1199" w:rsidRPr="002C1199" w:rsidRDefault="002C1199" w:rsidP="002C1199">
            <w:pPr>
              <w:spacing w:after="0" w:line="240" w:lineRule="auto"/>
              <w:rPr>
                <w:rFonts w:ascii="Calibri" w:hAnsi="Calibri" w:cs="Calibri"/>
                <w:color w:val="000000"/>
                <w:szCs w:val="22"/>
                <w:lang w:val="cs-CZ" w:eastAsia="cs-CZ"/>
              </w:rPr>
            </w:pPr>
          </w:p>
        </w:tc>
        <w:tc>
          <w:tcPr>
            <w:tcW w:w="1840" w:type="dxa"/>
            <w:tcBorders>
              <w:top w:val="nil"/>
              <w:left w:val="nil"/>
              <w:bottom w:val="single" w:sz="4" w:space="0" w:color="auto"/>
              <w:right w:val="single" w:sz="4" w:space="0" w:color="auto"/>
            </w:tcBorders>
            <w:noWrap/>
            <w:hideMark/>
          </w:tcPr>
          <w:p w14:paraId="007B9EC2" w14:textId="77777777" w:rsidR="002C1199" w:rsidRPr="002C1199" w:rsidRDefault="002C1199" w:rsidP="002C1199">
            <w:pPr>
              <w:spacing w:after="0" w:line="240" w:lineRule="auto"/>
              <w:jc w:val="center"/>
              <w:rPr>
                <w:rFonts w:ascii="Calibri" w:hAnsi="Calibri" w:cs="Calibri"/>
                <w:color w:val="000000"/>
                <w:szCs w:val="22"/>
                <w:lang w:val="cs-CZ" w:eastAsia="cs-CZ"/>
              </w:rPr>
            </w:pPr>
            <w:r w:rsidRPr="002C1199">
              <w:rPr>
                <w:rFonts w:ascii="Calibri" w:hAnsi="Calibri" w:cs="Calibri"/>
                <w:color w:val="000000"/>
                <w:szCs w:val="22"/>
                <w:lang w:val="cs-CZ" w:eastAsia="cs-CZ"/>
              </w:rPr>
              <w:t>E</w:t>
            </w:r>
          </w:p>
        </w:tc>
      </w:tr>
      <w:bookmarkEnd w:id="31"/>
      <w:bookmarkEnd w:id="32"/>
      <w:bookmarkEnd w:id="33"/>
      <w:bookmarkEnd w:id="34"/>
      <w:bookmarkEnd w:id="35"/>
      <w:bookmarkEnd w:id="36"/>
      <w:bookmarkEnd w:id="37"/>
      <w:bookmarkEnd w:id="38"/>
      <w:bookmarkEnd w:id="39"/>
      <w:bookmarkEnd w:id="40"/>
      <w:bookmarkEnd w:id="41"/>
      <w:bookmarkEnd w:id="42"/>
    </w:tbl>
    <w:p w14:paraId="0D8E58DD" w14:textId="77777777" w:rsidR="002C1199" w:rsidRDefault="002C1199" w:rsidP="00B63711"/>
    <w:p w14:paraId="3317481D" w14:textId="075DE47F" w:rsidR="00CA0D31" w:rsidRDefault="00CA0D31" w:rsidP="001C0CF1">
      <w:pPr>
        <w:pStyle w:val="Heading1"/>
      </w:pPr>
      <w:bookmarkStart w:id="85" w:name="_Toc222345651"/>
      <w:r>
        <w:lastRenderedPageBreak/>
        <w:t>M</w:t>
      </w:r>
      <w:r w:rsidR="005A1BD8">
        <w:t>VP D</w:t>
      </w:r>
      <w:r w:rsidR="00AC374D">
        <w:t>escription</w:t>
      </w:r>
      <w:bookmarkEnd w:id="85"/>
    </w:p>
    <w:p w14:paraId="2503900D" w14:textId="3259DBEC" w:rsidR="00523D2B" w:rsidRDefault="00AC374D" w:rsidP="00AC374D">
      <w:r>
        <w:t xml:space="preserve">For </w:t>
      </w:r>
      <w:r w:rsidR="00FB255E">
        <w:t xml:space="preserve">AIS/AES </w:t>
      </w:r>
      <w:r>
        <w:t xml:space="preserve">testing purposes, </w:t>
      </w:r>
      <w:r w:rsidR="00FB255E">
        <w:t xml:space="preserve">MVP contains mock application </w:t>
      </w:r>
      <w:r w:rsidR="006F3C73">
        <w:t>simulating the not-</w:t>
      </w:r>
      <w:r w:rsidR="00F63D76">
        <w:t>yet-developed</w:t>
      </w:r>
      <w:r w:rsidR="006F3C73">
        <w:t xml:space="preserve"> processes</w:t>
      </w:r>
      <w:r w:rsidR="005965A2">
        <w:t xml:space="preserve">. </w:t>
      </w:r>
      <w:r w:rsidR="00412922">
        <w:t xml:space="preserve">This </w:t>
      </w:r>
      <w:r w:rsidR="00DE2CA1">
        <w:t>ensures that the interface can be tested</w:t>
      </w:r>
      <w:r w:rsidR="005421B7">
        <w:t xml:space="preserve"> </w:t>
      </w:r>
      <w:r w:rsidR="0047211B">
        <w:t>as end-to-end process</w:t>
      </w:r>
      <w:r w:rsidR="00DE2CA1">
        <w:t xml:space="preserve"> even without full </w:t>
      </w:r>
      <w:r w:rsidR="00903262">
        <w:t>implementation in QUOTA RS system.</w:t>
      </w:r>
    </w:p>
    <w:p w14:paraId="290E3C96" w14:textId="259E031B" w:rsidR="00AC374D" w:rsidRDefault="00E027AE" w:rsidP="00AC374D">
      <w:r>
        <w:t xml:space="preserve">Disclaimer: mock application is </w:t>
      </w:r>
      <w:r w:rsidR="00DD6FE3">
        <w:t xml:space="preserve">intended solely for AIS/AES testing, not for QUOTA RS functional testing. Even though some functionalities are already partially developed </w:t>
      </w:r>
      <w:r w:rsidR="00B5344C">
        <w:t xml:space="preserve">and </w:t>
      </w:r>
      <w:r w:rsidR="002F4B7F">
        <w:t>available</w:t>
      </w:r>
      <w:r w:rsidR="00B5344C">
        <w:t xml:space="preserve"> </w:t>
      </w:r>
      <w:r w:rsidR="00DD6FE3">
        <w:t>(e</w:t>
      </w:r>
      <w:r w:rsidR="009555D0">
        <w:t>.</w:t>
      </w:r>
      <w:r w:rsidR="00DD6FE3">
        <w:t>g. viewing quota requests in the UI</w:t>
      </w:r>
      <w:r w:rsidR="00B5344C">
        <w:t>)</w:t>
      </w:r>
      <w:r w:rsidR="009555D0">
        <w:t xml:space="preserve">, they are not to be tested. </w:t>
      </w:r>
      <w:r w:rsidR="00903262">
        <w:t xml:space="preserve"> </w:t>
      </w:r>
    </w:p>
    <w:p w14:paraId="1577E5F1" w14:textId="5E7BEEA8" w:rsidR="00A06EC6" w:rsidRDefault="00A06EC6" w:rsidP="00A06EC6">
      <w:pPr>
        <w:pStyle w:val="Heading2"/>
      </w:pPr>
      <w:bookmarkStart w:id="86" w:name="_Toc222345652"/>
      <w:r>
        <w:t xml:space="preserve">Mock </w:t>
      </w:r>
      <w:r w:rsidR="005A1BD8">
        <w:t>F</w:t>
      </w:r>
      <w:r w:rsidR="001E3306">
        <w:t>unctionality</w:t>
      </w:r>
      <w:r w:rsidR="005A1BD8">
        <w:t xml:space="preserve"> for AIS/AES Testing</w:t>
      </w:r>
      <w:bookmarkEnd w:id="86"/>
    </w:p>
    <w:p w14:paraId="04C66CEB" w14:textId="242550DF" w:rsidR="00A06EC6" w:rsidRDefault="00E97B22" w:rsidP="00E97B22">
      <w:pPr>
        <w:pStyle w:val="Heading3"/>
      </w:pPr>
      <w:bookmarkStart w:id="87" w:name="_Toc222345653"/>
      <w:r>
        <w:t>Configuration</w:t>
      </w:r>
      <w:bookmarkEnd w:id="87"/>
    </w:p>
    <w:p w14:paraId="588BA7B2" w14:textId="7546F13C" w:rsidR="00E97B22" w:rsidRDefault="00E97B22" w:rsidP="00E97B22">
      <w:pPr>
        <w:rPr>
          <w:lang w:val="en" w:eastAsia="en-US"/>
        </w:rPr>
      </w:pPr>
      <w:r>
        <w:rPr>
          <w:lang w:val="en" w:eastAsia="en-US"/>
        </w:rPr>
        <w:t xml:space="preserve">Mock functionality </w:t>
      </w:r>
      <w:r w:rsidR="009A1CBC">
        <w:rPr>
          <w:lang w:val="en" w:eastAsia="en-US"/>
        </w:rPr>
        <w:t>must</w:t>
      </w:r>
      <w:r>
        <w:rPr>
          <w:lang w:val="en" w:eastAsia="en-US"/>
        </w:rPr>
        <w:t xml:space="preserve"> be enabled in the configuration. </w:t>
      </w:r>
    </w:p>
    <w:p w14:paraId="43F2B9CD" w14:textId="06FB4D33" w:rsidR="009A1CBC" w:rsidRDefault="009A1CBC" w:rsidP="00E97B22">
      <w:pPr>
        <w:rPr>
          <w:lang w:val="en" w:eastAsia="en-US"/>
        </w:rPr>
      </w:pPr>
      <w:r>
        <w:rPr>
          <w:lang w:val="en" w:eastAsia="en-US"/>
        </w:rPr>
        <w:t>Enabling</w:t>
      </w:r>
      <w:r w:rsidR="00AC156F">
        <w:rPr>
          <w:lang w:val="en" w:eastAsia="en-US"/>
        </w:rPr>
        <w:t>/disabling</w:t>
      </w:r>
      <w:r>
        <w:rPr>
          <w:lang w:val="en" w:eastAsia="en-US"/>
        </w:rPr>
        <w:t xml:space="preserve"> can be done </w:t>
      </w:r>
      <w:r w:rsidR="00552278">
        <w:rPr>
          <w:lang w:val="en" w:eastAsia="en-US"/>
        </w:rPr>
        <w:t>through the QUOTA RS user interface</w:t>
      </w:r>
      <w:r w:rsidR="00AC156F">
        <w:rPr>
          <w:lang w:val="en" w:eastAsia="en-US"/>
        </w:rPr>
        <w:t>. In the main page, bottom left c</w:t>
      </w:r>
      <w:r w:rsidR="0008362B">
        <w:rPr>
          <w:lang w:val="en" w:eastAsia="en-US"/>
        </w:rPr>
        <w:t>orner box, navigate to Configuration section.</w:t>
      </w:r>
    </w:p>
    <w:p w14:paraId="4C2DAB58" w14:textId="3B4D9EC7" w:rsidR="00AC156F" w:rsidRDefault="00AC156F" w:rsidP="0008362B">
      <w:pPr>
        <w:jc w:val="center"/>
        <w:rPr>
          <w:lang w:val="en" w:eastAsia="en-US"/>
        </w:rPr>
      </w:pPr>
      <w:r w:rsidRPr="00AC156F">
        <w:rPr>
          <w:noProof/>
          <w:lang w:val="en" w:eastAsia="en-US"/>
        </w:rPr>
        <w:drawing>
          <wp:inline distT="0" distB="0" distL="0" distR="0" wp14:anchorId="2BD10B8A" wp14:editId="068563AC">
            <wp:extent cx="2120305" cy="2361537"/>
            <wp:effectExtent l="114300" t="114300" r="108585" b="153670"/>
            <wp:docPr id="2125263610"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63610" name="Obrázek 1" descr="Obsah obrázku text, snímek obrazovky, Písmo, číslo&#10;&#10;Obsah generovaný pomocí AI může být nesprávný."/>
                    <pic:cNvPicPr/>
                  </pic:nvPicPr>
                  <pic:blipFill>
                    <a:blip r:embed="rId25">
                      <a:extLst>
                        <a:ext uri="{28A0092B-C50C-407E-A947-70E740481C1C}">
                          <a14:useLocalDpi xmlns:a14="http://schemas.microsoft.com/office/drawing/2010/main" val="0"/>
                        </a:ext>
                      </a:extLst>
                    </a:blip>
                    <a:stretch>
                      <a:fillRect/>
                    </a:stretch>
                  </pic:blipFill>
                  <pic:spPr>
                    <a:xfrm>
                      <a:off x="0" y="0"/>
                      <a:ext cx="2120305" cy="23615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E21C42" w14:textId="0B00301A" w:rsidR="0008362B" w:rsidRDefault="00A846BF" w:rsidP="0008362B">
      <w:pPr>
        <w:rPr>
          <w:lang w:val="en" w:eastAsia="en-US"/>
        </w:rPr>
      </w:pPr>
      <w:r>
        <w:rPr>
          <w:lang w:val="en" w:eastAsia="en-US"/>
        </w:rPr>
        <w:t>Then scroll all the way down to section “Information”.</w:t>
      </w:r>
    </w:p>
    <w:p w14:paraId="3B77372D" w14:textId="6C640F7D" w:rsidR="00645166" w:rsidRDefault="00645166" w:rsidP="005E1153">
      <w:pPr>
        <w:jc w:val="center"/>
        <w:rPr>
          <w:lang w:val="en" w:eastAsia="en-US"/>
        </w:rPr>
      </w:pPr>
      <w:r w:rsidRPr="00645166">
        <w:rPr>
          <w:noProof/>
          <w:lang w:val="en" w:eastAsia="en-US"/>
        </w:rPr>
        <w:drawing>
          <wp:inline distT="0" distB="0" distL="0" distR="0" wp14:anchorId="55B31D3A" wp14:editId="4F0EA303">
            <wp:extent cx="5761355" cy="2009775"/>
            <wp:effectExtent l="0" t="0" r="0" b="9525"/>
            <wp:docPr id="1653464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6408" name=""/>
                    <pic:cNvPicPr/>
                  </pic:nvPicPr>
                  <pic:blipFill>
                    <a:blip r:embed="rId26">
                      <a:extLst>
                        <a:ext uri="{28A0092B-C50C-407E-A947-70E740481C1C}">
                          <a14:useLocalDpi xmlns:a14="http://schemas.microsoft.com/office/drawing/2010/main" val="0"/>
                        </a:ext>
                      </a:extLst>
                    </a:blip>
                    <a:stretch>
                      <a:fillRect/>
                    </a:stretch>
                  </pic:blipFill>
                  <pic:spPr>
                    <a:xfrm>
                      <a:off x="0" y="0"/>
                      <a:ext cx="5761355" cy="2009775"/>
                    </a:xfrm>
                    <a:prstGeom prst="rect">
                      <a:avLst/>
                    </a:prstGeom>
                  </pic:spPr>
                </pic:pic>
              </a:graphicData>
            </a:graphic>
          </wp:inline>
        </w:drawing>
      </w:r>
    </w:p>
    <w:p w14:paraId="63E56548" w14:textId="4914F9DB" w:rsidR="00FF5589" w:rsidRDefault="00FF5589" w:rsidP="00E97B22">
      <w:pPr>
        <w:rPr>
          <w:lang w:val="en" w:eastAsia="en-US"/>
        </w:rPr>
      </w:pPr>
      <w:r>
        <w:rPr>
          <w:lang w:val="en" w:eastAsia="en-US"/>
        </w:rPr>
        <w:lastRenderedPageBreak/>
        <w:t xml:space="preserve">There you can enable/disable the mock functionality (“Mock in use” radio button) and set the allocation result delay </w:t>
      </w:r>
      <w:r w:rsidR="00F60976">
        <w:rPr>
          <w:lang w:val="en" w:eastAsia="en-US"/>
        </w:rPr>
        <w:t xml:space="preserve">for quotas </w:t>
      </w:r>
      <w:r w:rsidR="00B607FE">
        <w:rPr>
          <w:lang w:val="en" w:eastAsia="en-US"/>
        </w:rPr>
        <w:t xml:space="preserve">allocated on daily basis </w:t>
      </w:r>
      <w:r>
        <w:rPr>
          <w:lang w:val="en" w:eastAsia="en-US"/>
        </w:rPr>
        <w:t xml:space="preserve">(value in xs:duration format is expected). </w:t>
      </w:r>
      <w:r w:rsidR="00CB0B5A">
        <w:rPr>
          <w:lang w:val="en" w:eastAsia="en-US"/>
        </w:rPr>
        <w:t xml:space="preserve">After setting the values, </w:t>
      </w:r>
      <w:r w:rsidR="005E1153">
        <w:rPr>
          <w:lang w:val="en" w:eastAsia="en-US"/>
        </w:rPr>
        <w:t>user must confirm the update in the top left corner.</w:t>
      </w:r>
    </w:p>
    <w:p w14:paraId="463E7C0F" w14:textId="531F726C" w:rsidR="00B045C9" w:rsidRDefault="00B045C9" w:rsidP="005E1153">
      <w:pPr>
        <w:jc w:val="center"/>
        <w:rPr>
          <w:lang w:val="en" w:eastAsia="en-US"/>
        </w:rPr>
      </w:pPr>
      <w:r w:rsidRPr="00B045C9">
        <w:rPr>
          <w:noProof/>
          <w:lang w:val="en" w:eastAsia="en-US"/>
        </w:rPr>
        <w:drawing>
          <wp:inline distT="0" distB="0" distL="0" distR="0" wp14:anchorId="7875717F" wp14:editId="7B8F6514">
            <wp:extent cx="5685183" cy="2315304"/>
            <wp:effectExtent l="114300" t="114300" r="125095" b="142240"/>
            <wp:docPr id="1155904412" name="Obrázek 1" descr="Obsah obrázku text, snímek obrazovky, logo,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04412" name="Obrázek 1" descr="Obsah obrázku text, snímek obrazovky, logo, Písmo&#10;&#10;Obsah generovaný pomocí AI může být nesprávný."/>
                    <pic:cNvPicPr/>
                  </pic:nvPicPr>
                  <pic:blipFill>
                    <a:blip r:embed="rId27"/>
                    <a:stretch>
                      <a:fillRect/>
                    </a:stretch>
                  </pic:blipFill>
                  <pic:spPr>
                    <a:xfrm>
                      <a:off x="0" y="0"/>
                      <a:ext cx="5690556" cy="23174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037C1" w14:textId="3CF91909" w:rsidR="000C3CD0" w:rsidRDefault="00501E4A" w:rsidP="00F34121">
      <w:pPr>
        <w:pStyle w:val="Heading3"/>
      </w:pPr>
      <w:bookmarkStart w:id="88" w:name="_Toc222345654"/>
      <w:r>
        <w:t>Validation phase</w:t>
      </w:r>
      <w:bookmarkEnd w:id="88"/>
    </w:p>
    <w:p w14:paraId="3E3904FA" w14:textId="27EF7E37" w:rsidR="009F2EED" w:rsidRDefault="00B607FE" w:rsidP="00133C0C">
      <w:pPr>
        <w:rPr>
          <w:lang w:val="en" w:eastAsia="en-US"/>
        </w:rPr>
      </w:pPr>
      <w:r>
        <w:rPr>
          <w:lang w:val="en" w:eastAsia="en-US"/>
        </w:rPr>
        <w:t xml:space="preserve">Mock is not used in validation </w:t>
      </w:r>
      <w:r w:rsidR="00E157D6">
        <w:rPr>
          <w:lang w:val="en" w:eastAsia="en-US"/>
        </w:rPr>
        <w:t>phase;</w:t>
      </w:r>
      <w:r>
        <w:rPr>
          <w:lang w:val="en" w:eastAsia="en-US"/>
        </w:rPr>
        <w:t xml:space="preserve"> </w:t>
      </w:r>
      <w:r w:rsidR="00B76F26">
        <w:rPr>
          <w:lang w:val="en" w:eastAsia="en-US"/>
        </w:rPr>
        <w:t>validations are</w:t>
      </w:r>
      <w:r w:rsidR="001F494A">
        <w:rPr>
          <w:lang w:val="en" w:eastAsia="en-US"/>
        </w:rPr>
        <w:t xml:space="preserve"> already</w:t>
      </w:r>
      <w:r w:rsidR="00B76F26">
        <w:rPr>
          <w:lang w:val="en" w:eastAsia="en-US"/>
        </w:rPr>
        <w:t xml:space="preserve"> implemented as designed in </w:t>
      </w:r>
      <w:r w:rsidR="001F494A">
        <w:rPr>
          <w:lang w:val="en" w:eastAsia="en-US"/>
        </w:rPr>
        <w:t>chapter</w:t>
      </w:r>
      <w:r w:rsidR="00B76F26">
        <w:rPr>
          <w:lang w:val="en" w:eastAsia="en-US"/>
        </w:rPr>
        <w:t xml:space="preserve"> </w:t>
      </w:r>
      <w:r w:rsidR="00744DE4">
        <w:rPr>
          <w:lang w:val="en" w:eastAsia="en-US"/>
        </w:rPr>
        <w:t>2.1.</w:t>
      </w:r>
      <w:r w:rsidR="00EF2A41">
        <w:rPr>
          <w:lang w:val="en" w:eastAsia="en-US"/>
        </w:rPr>
        <w:t xml:space="preserve"> </w:t>
      </w:r>
      <w:r w:rsidR="004A6EBA">
        <w:rPr>
          <w:lang w:val="en" w:eastAsia="en-US"/>
        </w:rPr>
        <w:t>Full set of both technical and business validations can be teste</w:t>
      </w:r>
      <w:r w:rsidR="00CA096A">
        <w:rPr>
          <w:lang w:val="en" w:eastAsia="en-US"/>
        </w:rPr>
        <w:t>d</w:t>
      </w:r>
      <w:r w:rsidR="00851719">
        <w:rPr>
          <w:lang w:val="en" w:eastAsia="en-US"/>
        </w:rPr>
        <w:t xml:space="preserve"> – </w:t>
      </w:r>
      <w:r w:rsidR="003719E0">
        <w:rPr>
          <w:lang w:val="en" w:eastAsia="en-US"/>
        </w:rPr>
        <w:t>to</w:t>
      </w:r>
      <w:r w:rsidR="00851719">
        <w:rPr>
          <w:lang w:val="en" w:eastAsia="en-US"/>
        </w:rPr>
        <w:t xml:space="preserve"> si</w:t>
      </w:r>
      <w:r w:rsidR="00CD50AF">
        <w:rPr>
          <w:lang w:val="en" w:eastAsia="en-US"/>
        </w:rPr>
        <w:t xml:space="preserve">mulate an error, use different data than </w:t>
      </w:r>
      <w:r w:rsidR="003E3BE8">
        <w:rPr>
          <w:lang w:val="en" w:eastAsia="en-US"/>
        </w:rPr>
        <w:t>mentioned in chapter 4.2.</w:t>
      </w:r>
    </w:p>
    <w:p w14:paraId="70947EF6" w14:textId="425C500C" w:rsidR="00744DE4" w:rsidRDefault="005A1BD8" w:rsidP="00133C0C">
      <w:pPr>
        <w:rPr>
          <w:lang w:val="en" w:eastAsia="en-US"/>
        </w:rPr>
      </w:pPr>
      <w:r w:rsidRPr="005A1BD8">
        <w:rPr>
          <w:lang w:val="en" w:eastAsia="en-US"/>
        </w:rPr>
        <w:t>*Reservations</w:t>
      </w:r>
      <w:r w:rsidR="00744DE4" w:rsidRPr="005A1BD8">
        <w:rPr>
          <w:lang w:val="en" w:eastAsia="en-US"/>
        </w:rPr>
        <w:t xml:space="preserve"> note</w:t>
      </w:r>
      <w:r>
        <w:rPr>
          <w:lang w:val="en" w:eastAsia="en-US"/>
        </w:rPr>
        <w:t>:</w:t>
      </w:r>
      <w:r w:rsidR="00744DE4">
        <w:rPr>
          <w:lang w:val="en" w:eastAsia="en-US"/>
        </w:rPr>
        <w:t xml:space="preserve"> </w:t>
      </w:r>
      <w:r>
        <w:rPr>
          <w:lang w:val="en" w:eastAsia="en-US"/>
        </w:rPr>
        <w:t>Short-term</w:t>
      </w:r>
      <w:r w:rsidR="00744DE4">
        <w:rPr>
          <w:lang w:val="en" w:eastAsia="en-US"/>
        </w:rPr>
        <w:t xml:space="preserve"> reservations</w:t>
      </w:r>
      <w:r>
        <w:rPr>
          <w:lang w:val="en" w:eastAsia="en-US"/>
        </w:rPr>
        <w:t xml:space="preserve"> </w:t>
      </w:r>
      <w:r w:rsidRPr="005A1BD8">
        <w:rPr>
          <w:lang w:val="en" w:eastAsia="en-US"/>
        </w:rPr>
        <w:t>(as described in validation for immediate quotas)</w:t>
      </w:r>
      <w:r w:rsidR="00744DE4">
        <w:rPr>
          <w:lang w:val="en" w:eastAsia="en-US"/>
        </w:rPr>
        <w:t xml:space="preserve"> are not </w:t>
      </w:r>
      <w:r>
        <w:rPr>
          <w:lang w:val="en" w:eastAsia="en-US"/>
        </w:rPr>
        <w:t>simulated</w:t>
      </w:r>
      <w:r w:rsidR="00744DE4">
        <w:rPr>
          <w:lang w:val="en" w:eastAsia="en-US"/>
        </w:rPr>
        <w:t xml:space="preserve"> </w:t>
      </w:r>
      <w:r>
        <w:rPr>
          <w:lang w:val="en" w:eastAsia="en-US"/>
        </w:rPr>
        <w:t>in</w:t>
      </w:r>
      <w:r w:rsidR="00744DE4">
        <w:rPr>
          <w:lang w:val="en" w:eastAsia="en-US"/>
        </w:rPr>
        <w:t xml:space="preserve"> the MVP</w:t>
      </w:r>
      <w:r>
        <w:rPr>
          <w:lang w:val="en" w:eastAsia="en-US"/>
        </w:rPr>
        <w:t xml:space="preserve"> Mock;</w:t>
      </w:r>
      <w:r w:rsidR="0043799E">
        <w:rPr>
          <w:lang w:val="en" w:eastAsia="en-US"/>
        </w:rPr>
        <w:t xml:space="preserve"> </w:t>
      </w:r>
      <w:r w:rsidRPr="005A1BD8">
        <w:rPr>
          <w:lang w:val="en" w:eastAsia="en-US"/>
        </w:rPr>
        <w:t>allocation results are generated directly without checking/consuming reservations</w:t>
      </w:r>
      <w:r w:rsidR="0043799E">
        <w:rPr>
          <w:lang w:val="en" w:eastAsia="en-US"/>
        </w:rPr>
        <w:t xml:space="preserve">. </w:t>
      </w:r>
    </w:p>
    <w:p w14:paraId="21274459" w14:textId="2BAE8B89" w:rsidR="00473594" w:rsidRDefault="001F494A" w:rsidP="00473594">
      <w:pPr>
        <w:pStyle w:val="Heading3"/>
      </w:pPr>
      <w:bookmarkStart w:id="89" w:name="_Toc222345655"/>
      <w:r>
        <w:t>Allocation phase</w:t>
      </w:r>
      <w:bookmarkEnd w:id="89"/>
    </w:p>
    <w:p w14:paraId="119C4C19" w14:textId="572775AE" w:rsidR="003C7644" w:rsidRDefault="001F494A" w:rsidP="003C7644">
      <w:pPr>
        <w:rPr>
          <w:lang w:val="en" w:eastAsia="en-US"/>
        </w:rPr>
      </w:pPr>
      <w:r>
        <w:rPr>
          <w:lang w:val="en" w:eastAsia="en-US"/>
        </w:rPr>
        <w:t xml:space="preserve">After quota allocation request is received, validated and stored in the database, QUOTA RS application </w:t>
      </w:r>
      <w:r w:rsidR="0054039D">
        <w:rPr>
          <w:lang w:val="en" w:eastAsia="en-US"/>
        </w:rPr>
        <w:t>checks</w:t>
      </w:r>
      <w:r>
        <w:rPr>
          <w:lang w:val="en" w:eastAsia="en-US"/>
        </w:rPr>
        <w:t xml:space="preserve"> </w:t>
      </w:r>
      <w:r w:rsidR="00DA22B9">
        <w:rPr>
          <w:lang w:val="en" w:eastAsia="en-US"/>
        </w:rPr>
        <w:t xml:space="preserve">if </w:t>
      </w:r>
      <w:r w:rsidR="00E330A4">
        <w:rPr>
          <w:lang w:val="en" w:eastAsia="en-US"/>
        </w:rPr>
        <w:t>mock application is in use (set in configuration as explained in chapter 4.1.1)</w:t>
      </w:r>
      <w:r w:rsidR="00DB0C2A">
        <w:rPr>
          <w:lang w:val="en" w:eastAsia="en-US"/>
        </w:rPr>
        <w:t xml:space="preserve"> and if the quota allocation request contains any </w:t>
      </w:r>
      <w:r w:rsidR="0073215C">
        <w:rPr>
          <w:lang w:val="en" w:eastAsia="en-US"/>
        </w:rPr>
        <w:t>mock-related testing data (chapter 4.2).</w:t>
      </w:r>
    </w:p>
    <w:p w14:paraId="1D835EC5" w14:textId="3348F1C8" w:rsidR="0073215C" w:rsidRDefault="0073215C" w:rsidP="003C7644">
      <w:pPr>
        <w:rPr>
          <w:lang w:val="en" w:eastAsia="en-US"/>
        </w:rPr>
      </w:pPr>
      <w:r>
        <w:rPr>
          <w:lang w:val="en" w:eastAsia="en-US"/>
        </w:rPr>
        <w:t>If</w:t>
      </w:r>
      <w:r w:rsidR="00E3104C">
        <w:rPr>
          <w:lang w:val="en" w:eastAsia="en-US"/>
        </w:rPr>
        <w:t xml:space="preserve"> both </w:t>
      </w:r>
      <w:r w:rsidR="00E64414">
        <w:rPr>
          <w:lang w:val="en" w:eastAsia="en-US"/>
        </w:rPr>
        <w:t xml:space="preserve">conditions are met, mock </w:t>
      </w:r>
      <w:r w:rsidR="008F1CDB">
        <w:rPr>
          <w:lang w:val="en" w:eastAsia="en-US"/>
        </w:rPr>
        <w:t xml:space="preserve">is used to perform the allocation. </w:t>
      </w:r>
      <w:r w:rsidR="0063168A">
        <w:rPr>
          <w:lang w:val="en" w:eastAsia="en-US"/>
        </w:rPr>
        <w:t xml:space="preserve">For quotas allocated immediately, </w:t>
      </w:r>
      <w:r w:rsidR="0019626F">
        <w:rPr>
          <w:lang w:val="en" w:eastAsia="en-US"/>
        </w:rPr>
        <w:t>mo</w:t>
      </w:r>
      <w:r w:rsidR="006F21D2">
        <w:rPr>
          <w:lang w:val="en" w:eastAsia="en-US"/>
        </w:rPr>
        <w:t>ck performs the allocation (allocated percentage is set based on the pre-defined rules in chapter 4.2)</w:t>
      </w:r>
      <w:r w:rsidR="00B533C5">
        <w:rPr>
          <w:lang w:val="en" w:eastAsia="en-US"/>
        </w:rPr>
        <w:t xml:space="preserve"> and sends the allocation result back to AIS/AES. For quotas allocated on daily basis, the timer </w:t>
      </w:r>
      <w:r w:rsidR="00ED3BF4">
        <w:rPr>
          <w:lang w:val="en" w:eastAsia="en-US"/>
        </w:rPr>
        <w:t>for result delay (set in configuration as explained in chapter 4.1.1)</w:t>
      </w:r>
      <w:r w:rsidR="00D12F38">
        <w:rPr>
          <w:lang w:val="en" w:eastAsia="en-US"/>
        </w:rPr>
        <w:t xml:space="preserve"> is started. After the timer expires, </w:t>
      </w:r>
      <w:r w:rsidR="00541283">
        <w:rPr>
          <w:lang w:val="en" w:eastAsia="en-US"/>
        </w:rPr>
        <w:t>mock performs the allocation and sends the allocation result back to AIS/AES.</w:t>
      </w:r>
    </w:p>
    <w:p w14:paraId="47D603A6" w14:textId="2FB19093" w:rsidR="004A76A8" w:rsidRDefault="00884EFE" w:rsidP="003C7644">
      <w:pPr>
        <w:rPr>
          <w:lang w:val="en" w:eastAsia="en-US"/>
        </w:rPr>
      </w:pPr>
      <w:r>
        <w:rPr>
          <w:lang w:val="en" w:eastAsia="en-US"/>
        </w:rPr>
        <w:t xml:space="preserve">The same process applies </w:t>
      </w:r>
      <w:r w:rsidR="00A82911">
        <w:rPr>
          <w:lang w:val="en" w:eastAsia="en-US"/>
        </w:rPr>
        <w:t xml:space="preserve">for all </w:t>
      </w:r>
      <w:r w:rsidR="002846E0">
        <w:rPr>
          <w:lang w:val="en" w:eastAsia="en-US"/>
        </w:rPr>
        <w:t xml:space="preserve">import/export processes, which may trigger quota allocation request: </w:t>
      </w:r>
      <w:r w:rsidR="004A76A8">
        <w:rPr>
          <w:lang w:val="en" w:eastAsia="en-US"/>
        </w:rPr>
        <w:t>submission of a new declaration, amendment and invalidation.</w:t>
      </w:r>
    </w:p>
    <w:p w14:paraId="7FEA2AE5" w14:textId="0752A397" w:rsidR="00CE5118" w:rsidRPr="00CE5118" w:rsidRDefault="00D77885" w:rsidP="00CE5118">
      <w:pPr>
        <w:pStyle w:val="Heading2"/>
      </w:pPr>
      <w:bookmarkStart w:id="90" w:name="_Toc222345656"/>
      <w:r>
        <w:lastRenderedPageBreak/>
        <w:t>T</w:t>
      </w:r>
      <w:r w:rsidR="00A06EC6">
        <w:t>esting data</w:t>
      </w:r>
      <w:bookmarkEnd w:id="90"/>
    </w:p>
    <w:tbl>
      <w:tblPr>
        <w:tblStyle w:val="TableGrid"/>
        <w:tblW w:w="0" w:type="auto"/>
        <w:tblLook w:val="04A0" w:firstRow="1" w:lastRow="0" w:firstColumn="1" w:lastColumn="0" w:noHBand="0" w:noVBand="1"/>
      </w:tblPr>
      <w:tblGrid>
        <w:gridCol w:w="925"/>
        <w:gridCol w:w="962"/>
        <w:gridCol w:w="1573"/>
        <w:gridCol w:w="1536"/>
        <w:gridCol w:w="730"/>
        <w:gridCol w:w="3337"/>
      </w:tblGrid>
      <w:tr w:rsidR="0030194E" w14:paraId="0B17331C" w14:textId="77777777" w:rsidTr="000210F7">
        <w:trPr>
          <w:cnfStyle w:val="100000000000" w:firstRow="1" w:lastRow="0" w:firstColumn="0" w:lastColumn="0" w:oddVBand="0" w:evenVBand="0" w:oddHBand="0" w:evenHBand="0" w:firstRowFirstColumn="0" w:firstRowLastColumn="0" w:lastRowFirstColumn="0" w:lastRowLastColumn="0"/>
        </w:trPr>
        <w:tc>
          <w:tcPr>
            <w:tcW w:w="925" w:type="dxa"/>
          </w:tcPr>
          <w:p w14:paraId="04A06671" w14:textId="2D26FB26" w:rsidR="0030194E" w:rsidRDefault="0030194E" w:rsidP="004F6382">
            <w:r>
              <w:t>Regime (I/E)</w:t>
            </w:r>
          </w:p>
        </w:tc>
        <w:tc>
          <w:tcPr>
            <w:tcW w:w="962" w:type="dxa"/>
          </w:tcPr>
          <w:p w14:paraId="18869CE6" w14:textId="00733F60" w:rsidR="0030194E" w:rsidRDefault="0030194E" w:rsidP="004F6382">
            <w:r>
              <w:t>Quota order number</w:t>
            </w:r>
          </w:p>
        </w:tc>
        <w:tc>
          <w:tcPr>
            <w:tcW w:w="1573" w:type="dxa"/>
          </w:tcPr>
          <w:p w14:paraId="7F3DDE98" w14:textId="6BD88C3C" w:rsidR="0030194E" w:rsidRDefault="0030194E" w:rsidP="004F6382">
            <w:r>
              <w:t>Country of origin/country of destination</w:t>
            </w:r>
          </w:p>
        </w:tc>
        <w:tc>
          <w:tcPr>
            <w:tcW w:w="1536" w:type="dxa"/>
          </w:tcPr>
          <w:p w14:paraId="03917285" w14:textId="7D28287C" w:rsidR="0030194E" w:rsidRDefault="0030194E" w:rsidP="004F6382">
            <w:r>
              <w:t>Commodity code</w:t>
            </w:r>
          </w:p>
        </w:tc>
        <w:tc>
          <w:tcPr>
            <w:tcW w:w="669" w:type="dxa"/>
          </w:tcPr>
          <w:p w14:paraId="6DB4751B" w14:textId="4E81B094" w:rsidR="0030194E" w:rsidRDefault="0030194E" w:rsidP="004F6382">
            <w:r>
              <w:t>Unit</w:t>
            </w:r>
          </w:p>
        </w:tc>
        <w:tc>
          <w:tcPr>
            <w:tcW w:w="3398" w:type="dxa"/>
          </w:tcPr>
          <w:p w14:paraId="7DE3112F" w14:textId="34419AEF" w:rsidR="0030194E" w:rsidRDefault="0030194E" w:rsidP="004F6382">
            <w:r>
              <w:t>Mock behaviour</w:t>
            </w:r>
          </w:p>
        </w:tc>
      </w:tr>
      <w:tr w:rsidR="0030194E" w14:paraId="53E8F255" w14:textId="77777777" w:rsidTr="000210F7">
        <w:tc>
          <w:tcPr>
            <w:tcW w:w="925" w:type="dxa"/>
          </w:tcPr>
          <w:p w14:paraId="1410768B" w14:textId="3E9CD271" w:rsidR="0030194E" w:rsidRDefault="0030194E" w:rsidP="00AC40EA">
            <w:r>
              <w:t>I</w:t>
            </w:r>
          </w:p>
        </w:tc>
        <w:tc>
          <w:tcPr>
            <w:tcW w:w="962" w:type="dxa"/>
          </w:tcPr>
          <w:p w14:paraId="56A05CE8" w14:textId="6744F13A" w:rsidR="0030194E" w:rsidRDefault="0030194E" w:rsidP="00AC40EA">
            <w:r w:rsidRPr="0040653C">
              <w:t>444001</w:t>
            </w:r>
          </w:p>
        </w:tc>
        <w:tc>
          <w:tcPr>
            <w:tcW w:w="1573" w:type="dxa"/>
          </w:tcPr>
          <w:p w14:paraId="611902C7" w14:textId="2B5272A5" w:rsidR="0030194E" w:rsidRDefault="0030194E" w:rsidP="00AC40EA">
            <w:r>
              <w:t>SK</w:t>
            </w:r>
          </w:p>
        </w:tc>
        <w:tc>
          <w:tcPr>
            <w:tcW w:w="1536" w:type="dxa"/>
          </w:tcPr>
          <w:p w14:paraId="178C659C" w14:textId="4654B224" w:rsidR="0030194E" w:rsidRDefault="0030194E" w:rsidP="00AC40EA">
            <w:r w:rsidRPr="0040653C">
              <w:t>010392110001</w:t>
            </w:r>
          </w:p>
        </w:tc>
        <w:tc>
          <w:tcPr>
            <w:tcW w:w="669" w:type="dxa"/>
          </w:tcPr>
          <w:p w14:paraId="5DFC02CC" w14:textId="32C22D51" w:rsidR="0030194E" w:rsidRDefault="0030194E" w:rsidP="00AC40EA">
            <w:r>
              <w:t>KGM</w:t>
            </w:r>
          </w:p>
        </w:tc>
        <w:tc>
          <w:tcPr>
            <w:tcW w:w="3398" w:type="dxa"/>
          </w:tcPr>
          <w:p w14:paraId="0022D8EF" w14:textId="1B1E8CE4" w:rsidR="0030194E" w:rsidRDefault="0030194E" w:rsidP="00AC40EA">
            <w:r>
              <w:t>Import quota with daily allocation, always gives 100 % allocation result</w:t>
            </w:r>
          </w:p>
        </w:tc>
      </w:tr>
      <w:tr w:rsidR="0030194E" w14:paraId="216CEE12" w14:textId="77777777" w:rsidTr="000210F7">
        <w:tc>
          <w:tcPr>
            <w:tcW w:w="925" w:type="dxa"/>
          </w:tcPr>
          <w:p w14:paraId="2AA598D9" w14:textId="1F7C4742" w:rsidR="0030194E" w:rsidRDefault="0030194E" w:rsidP="00AC40EA">
            <w:r>
              <w:t>I</w:t>
            </w:r>
          </w:p>
        </w:tc>
        <w:tc>
          <w:tcPr>
            <w:tcW w:w="962" w:type="dxa"/>
          </w:tcPr>
          <w:p w14:paraId="2DE58943" w14:textId="1EFF2769" w:rsidR="0030194E" w:rsidRDefault="0030194E" w:rsidP="00AC40EA">
            <w:r w:rsidRPr="0040653C">
              <w:t>444002</w:t>
            </w:r>
          </w:p>
        </w:tc>
        <w:tc>
          <w:tcPr>
            <w:tcW w:w="1573" w:type="dxa"/>
          </w:tcPr>
          <w:p w14:paraId="59CF8D4E" w14:textId="4862C79D" w:rsidR="0030194E" w:rsidRDefault="0030194E" w:rsidP="00AC40EA">
            <w:r>
              <w:t>SK</w:t>
            </w:r>
          </w:p>
        </w:tc>
        <w:tc>
          <w:tcPr>
            <w:tcW w:w="1536" w:type="dxa"/>
          </w:tcPr>
          <w:p w14:paraId="0A6CCB7F" w14:textId="1269476B" w:rsidR="0030194E" w:rsidRDefault="0030194E" w:rsidP="00AC40EA">
            <w:r w:rsidRPr="0040653C">
              <w:t>010392110001</w:t>
            </w:r>
          </w:p>
        </w:tc>
        <w:tc>
          <w:tcPr>
            <w:tcW w:w="669" w:type="dxa"/>
          </w:tcPr>
          <w:p w14:paraId="4886DD7E" w14:textId="6DB4D163" w:rsidR="0030194E" w:rsidRDefault="0030194E" w:rsidP="00AC40EA">
            <w:r>
              <w:t>KGM</w:t>
            </w:r>
          </w:p>
        </w:tc>
        <w:tc>
          <w:tcPr>
            <w:tcW w:w="3398" w:type="dxa"/>
          </w:tcPr>
          <w:p w14:paraId="0AC778AB" w14:textId="5FCDE1C0" w:rsidR="0030194E" w:rsidRDefault="0030194E" w:rsidP="00AC40EA">
            <w:r>
              <w:t>Import quota with daily allocation, always gives 50 % allocation result</w:t>
            </w:r>
          </w:p>
        </w:tc>
      </w:tr>
      <w:tr w:rsidR="0030194E" w14:paraId="13EB2995" w14:textId="77777777" w:rsidTr="000210F7">
        <w:tc>
          <w:tcPr>
            <w:tcW w:w="925" w:type="dxa"/>
          </w:tcPr>
          <w:p w14:paraId="6AF5F9FC" w14:textId="778055A0" w:rsidR="0030194E" w:rsidRDefault="0030194E" w:rsidP="00AC40EA">
            <w:r>
              <w:t>I</w:t>
            </w:r>
          </w:p>
        </w:tc>
        <w:tc>
          <w:tcPr>
            <w:tcW w:w="962" w:type="dxa"/>
          </w:tcPr>
          <w:p w14:paraId="79842364" w14:textId="66464560" w:rsidR="0030194E" w:rsidRDefault="0030194E" w:rsidP="00AC40EA">
            <w:r w:rsidRPr="0040653C">
              <w:t>444003</w:t>
            </w:r>
          </w:p>
        </w:tc>
        <w:tc>
          <w:tcPr>
            <w:tcW w:w="1573" w:type="dxa"/>
          </w:tcPr>
          <w:p w14:paraId="5D4EB46E" w14:textId="04D16AD1" w:rsidR="0030194E" w:rsidRDefault="0030194E" w:rsidP="00AC40EA">
            <w:r>
              <w:t>SK</w:t>
            </w:r>
          </w:p>
        </w:tc>
        <w:tc>
          <w:tcPr>
            <w:tcW w:w="1536" w:type="dxa"/>
          </w:tcPr>
          <w:p w14:paraId="2F6CB89A" w14:textId="30E0DEA2" w:rsidR="0030194E" w:rsidRDefault="0030194E" w:rsidP="00AC40EA">
            <w:r w:rsidRPr="0040653C">
              <w:t>010392110001</w:t>
            </w:r>
          </w:p>
        </w:tc>
        <w:tc>
          <w:tcPr>
            <w:tcW w:w="669" w:type="dxa"/>
          </w:tcPr>
          <w:p w14:paraId="3C5651AC" w14:textId="2836E18B" w:rsidR="0030194E" w:rsidRDefault="0030194E" w:rsidP="00AC40EA">
            <w:r>
              <w:t>KGM</w:t>
            </w:r>
          </w:p>
        </w:tc>
        <w:tc>
          <w:tcPr>
            <w:tcW w:w="3398" w:type="dxa"/>
          </w:tcPr>
          <w:p w14:paraId="78F2C136" w14:textId="339F22A8" w:rsidR="0030194E" w:rsidRDefault="0030194E" w:rsidP="00AC40EA">
            <w:r>
              <w:t>Import quota with daily allocation, exhausted</w:t>
            </w:r>
          </w:p>
        </w:tc>
      </w:tr>
      <w:tr w:rsidR="0030194E" w14:paraId="2C0D7C7E" w14:textId="77777777" w:rsidTr="000210F7">
        <w:tc>
          <w:tcPr>
            <w:tcW w:w="925" w:type="dxa"/>
          </w:tcPr>
          <w:p w14:paraId="3FA7016F" w14:textId="35C9A88A" w:rsidR="0030194E" w:rsidRDefault="0030194E" w:rsidP="00FA38B5">
            <w:r>
              <w:t>I</w:t>
            </w:r>
          </w:p>
        </w:tc>
        <w:tc>
          <w:tcPr>
            <w:tcW w:w="962" w:type="dxa"/>
          </w:tcPr>
          <w:p w14:paraId="04EEE408" w14:textId="65BBB307" w:rsidR="0030194E" w:rsidRDefault="0030194E" w:rsidP="00FA38B5">
            <w:r w:rsidRPr="0040653C">
              <w:t>4440</w:t>
            </w:r>
            <w:r>
              <w:t>11</w:t>
            </w:r>
          </w:p>
        </w:tc>
        <w:tc>
          <w:tcPr>
            <w:tcW w:w="1573" w:type="dxa"/>
          </w:tcPr>
          <w:p w14:paraId="5BAEBF2D" w14:textId="632A97A6" w:rsidR="0030194E" w:rsidRDefault="0030194E" w:rsidP="00FA38B5">
            <w:r>
              <w:t>SK</w:t>
            </w:r>
          </w:p>
        </w:tc>
        <w:tc>
          <w:tcPr>
            <w:tcW w:w="1536" w:type="dxa"/>
          </w:tcPr>
          <w:p w14:paraId="59E90AFF" w14:textId="7408A121" w:rsidR="0030194E" w:rsidRDefault="0030194E" w:rsidP="00FA38B5">
            <w:r w:rsidRPr="0040653C">
              <w:t>010392110001</w:t>
            </w:r>
          </w:p>
        </w:tc>
        <w:tc>
          <w:tcPr>
            <w:tcW w:w="669" w:type="dxa"/>
          </w:tcPr>
          <w:p w14:paraId="6D70A259" w14:textId="386EC2C0" w:rsidR="0030194E" w:rsidRDefault="0030194E" w:rsidP="00FA38B5">
            <w:r>
              <w:t>KGM</w:t>
            </w:r>
          </w:p>
        </w:tc>
        <w:tc>
          <w:tcPr>
            <w:tcW w:w="3398" w:type="dxa"/>
          </w:tcPr>
          <w:p w14:paraId="5C57B6D2" w14:textId="6FD9D413" w:rsidR="0030194E" w:rsidRDefault="0030194E" w:rsidP="00FA38B5">
            <w:r>
              <w:t>Import quota with immediate allocation, always gives 100 % allocation result</w:t>
            </w:r>
          </w:p>
        </w:tc>
      </w:tr>
      <w:tr w:rsidR="0030194E" w14:paraId="45C2A507" w14:textId="77777777" w:rsidTr="000210F7">
        <w:tc>
          <w:tcPr>
            <w:tcW w:w="925" w:type="dxa"/>
          </w:tcPr>
          <w:p w14:paraId="1C6DBE53" w14:textId="324B2695" w:rsidR="0030194E" w:rsidRDefault="0030194E" w:rsidP="00FA38B5">
            <w:r>
              <w:t>I</w:t>
            </w:r>
          </w:p>
        </w:tc>
        <w:tc>
          <w:tcPr>
            <w:tcW w:w="962" w:type="dxa"/>
          </w:tcPr>
          <w:p w14:paraId="392B33BF" w14:textId="753D2C6E" w:rsidR="0030194E" w:rsidRDefault="0030194E" w:rsidP="00FA38B5">
            <w:r w:rsidRPr="0040653C">
              <w:t>4440</w:t>
            </w:r>
            <w:r>
              <w:t>12</w:t>
            </w:r>
          </w:p>
        </w:tc>
        <w:tc>
          <w:tcPr>
            <w:tcW w:w="1573" w:type="dxa"/>
          </w:tcPr>
          <w:p w14:paraId="496CE5B3" w14:textId="7F8B63B9" w:rsidR="0030194E" w:rsidRDefault="0030194E" w:rsidP="00FA38B5">
            <w:r>
              <w:t>SK</w:t>
            </w:r>
          </w:p>
        </w:tc>
        <w:tc>
          <w:tcPr>
            <w:tcW w:w="1536" w:type="dxa"/>
          </w:tcPr>
          <w:p w14:paraId="71B4F085" w14:textId="217DA5B2" w:rsidR="0030194E" w:rsidRDefault="0030194E" w:rsidP="00FA38B5">
            <w:r w:rsidRPr="0040653C">
              <w:t>010392110001</w:t>
            </w:r>
          </w:p>
        </w:tc>
        <w:tc>
          <w:tcPr>
            <w:tcW w:w="669" w:type="dxa"/>
          </w:tcPr>
          <w:p w14:paraId="15FC19A5" w14:textId="4C9F1B5B" w:rsidR="0030194E" w:rsidRDefault="0030194E" w:rsidP="00FA38B5">
            <w:r>
              <w:t>KGM</w:t>
            </w:r>
          </w:p>
        </w:tc>
        <w:tc>
          <w:tcPr>
            <w:tcW w:w="3398" w:type="dxa"/>
          </w:tcPr>
          <w:p w14:paraId="457C1F1E" w14:textId="0DAD62FA" w:rsidR="0030194E" w:rsidRDefault="0030194E" w:rsidP="00FA38B5">
            <w:r>
              <w:t>Import quota with immediate allocation, always gives 50 % allocation result</w:t>
            </w:r>
          </w:p>
        </w:tc>
      </w:tr>
      <w:tr w:rsidR="0030194E" w14:paraId="067E1CC0" w14:textId="77777777" w:rsidTr="000210F7">
        <w:tc>
          <w:tcPr>
            <w:tcW w:w="925" w:type="dxa"/>
          </w:tcPr>
          <w:p w14:paraId="0B0233B3" w14:textId="2F21993D" w:rsidR="0030194E" w:rsidRDefault="0030194E" w:rsidP="00FA38B5">
            <w:r>
              <w:t>I</w:t>
            </w:r>
          </w:p>
        </w:tc>
        <w:tc>
          <w:tcPr>
            <w:tcW w:w="962" w:type="dxa"/>
          </w:tcPr>
          <w:p w14:paraId="6E862255" w14:textId="5C4ECA3E" w:rsidR="0030194E" w:rsidRPr="0040653C" w:rsidRDefault="0030194E" w:rsidP="00FA38B5">
            <w:r w:rsidRPr="0040653C">
              <w:t>4440</w:t>
            </w:r>
            <w:r>
              <w:t>2</w:t>
            </w:r>
            <w:r w:rsidRPr="0040653C">
              <w:t>3</w:t>
            </w:r>
          </w:p>
        </w:tc>
        <w:tc>
          <w:tcPr>
            <w:tcW w:w="1573" w:type="dxa"/>
          </w:tcPr>
          <w:p w14:paraId="2ADFFB96" w14:textId="2A7EEAE9" w:rsidR="0030194E" w:rsidRDefault="0030194E" w:rsidP="00FA38B5">
            <w:r>
              <w:t>SK</w:t>
            </w:r>
          </w:p>
        </w:tc>
        <w:tc>
          <w:tcPr>
            <w:tcW w:w="1536" w:type="dxa"/>
          </w:tcPr>
          <w:p w14:paraId="6DC361C3" w14:textId="6206A54A" w:rsidR="0030194E" w:rsidRPr="0040653C" w:rsidRDefault="0030194E" w:rsidP="00FA38B5">
            <w:r w:rsidRPr="0040653C">
              <w:t>010392110001</w:t>
            </w:r>
          </w:p>
        </w:tc>
        <w:tc>
          <w:tcPr>
            <w:tcW w:w="669" w:type="dxa"/>
          </w:tcPr>
          <w:p w14:paraId="5D45D868" w14:textId="7B5741AC" w:rsidR="0030194E" w:rsidRDefault="0030194E" w:rsidP="00FA38B5">
            <w:r>
              <w:t>KGM</w:t>
            </w:r>
          </w:p>
        </w:tc>
        <w:tc>
          <w:tcPr>
            <w:tcW w:w="3398" w:type="dxa"/>
          </w:tcPr>
          <w:p w14:paraId="7B8A5F7C" w14:textId="77BC7B84" w:rsidR="0030194E" w:rsidRDefault="0030194E" w:rsidP="00FA38B5">
            <w:r>
              <w:t>Import quota with immediate allocation, exhausted</w:t>
            </w:r>
          </w:p>
        </w:tc>
      </w:tr>
      <w:tr w:rsidR="0030194E" w14:paraId="5ABB2E79" w14:textId="77777777" w:rsidTr="000210F7">
        <w:tc>
          <w:tcPr>
            <w:tcW w:w="925" w:type="dxa"/>
          </w:tcPr>
          <w:p w14:paraId="0B48F0B6" w14:textId="672F6726" w:rsidR="0030194E" w:rsidRDefault="0030194E" w:rsidP="00FA38B5">
            <w:r>
              <w:t>E</w:t>
            </w:r>
          </w:p>
        </w:tc>
        <w:tc>
          <w:tcPr>
            <w:tcW w:w="962" w:type="dxa"/>
          </w:tcPr>
          <w:p w14:paraId="084722A1" w14:textId="60943DE6" w:rsidR="0030194E" w:rsidRPr="0040653C" w:rsidRDefault="0030194E" w:rsidP="00FA38B5">
            <w:r>
              <w:t>555</w:t>
            </w:r>
            <w:r w:rsidRPr="0040653C">
              <w:t>001</w:t>
            </w:r>
          </w:p>
        </w:tc>
        <w:tc>
          <w:tcPr>
            <w:tcW w:w="1573" w:type="dxa"/>
          </w:tcPr>
          <w:p w14:paraId="2C0829EB" w14:textId="63B7A06E" w:rsidR="0030194E" w:rsidRDefault="0030194E" w:rsidP="00FA38B5">
            <w:r>
              <w:t>CZ</w:t>
            </w:r>
          </w:p>
        </w:tc>
        <w:tc>
          <w:tcPr>
            <w:tcW w:w="1536" w:type="dxa"/>
          </w:tcPr>
          <w:p w14:paraId="503CF563" w14:textId="3A3CA8C8" w:rsidR="0030194E" w:rsidRPr="0040653C" w:rsidRDefault="0030194E" w:rsidP="00FA38B5">
            <w:r w:rsidRPr="00C27CFC">
              <w:t>040210110001</w:t>
            </w:r>
          </w:p>
        </w:tc>
        <w:tc>
          <w:tcPr>
            <w:tcW w:w="669" w:type="dxa"/>
          </w:tcPr>
          <w:p w14:paraId="4E8BF0E0" w14:textId="76B035A1" w:rsidR="0030194E" w:rsidRDefault="0030194E" w:rsidP="00FA38B5">
            <w:r>
              <w:t>KGM</w:t>
            </w:r>
          </w:p>
        </w:tc>
        <w:tc>
          <w:tcPr>
            <w:tcW w:w="3398" w:type="dxa"/>
          </w:tcPr>
          <w:p w14:paraId="4D9EA8B6" w14:textId="178D109E" w:rsidR="0030194E" w:rsidRDefault="0030194E" w:rsidP="00FA38B5">
            <w:r>
              <w:t>Export quota with immediate allocation, always gives 100 % allocation result</w:t>
            </w:r>
          </w:p>
        </w:tc>
      </w:tr>
      <w:tr w:rsidR="0030194E" w14:paraId="6AE74C9B" w14:textId="77777777" w:rsidTr="000210F7">
        <w:tc>
          <w:tcPr>
            <w:tcW w:w="925" w:type="dxa"/>
          </w:tcPr>
          <w:p w14:paraId="59F2C86C" w14:textId="4DFBF946" w:rsidR="0030194E" w:rsidRDefault="0030194E" w:rsidP="00FA38B5">
            <w:r>
              <w:t>E</w:t>
            </w:r>
          </w:p>
        </w:tc>
        <w:tc>
          <w:tcPr>
            <w:tcW w:w="962" w:type="dxa"/>
          </w:tcPr>
          <w:p w14:paraId="51FFC9B9" w14:textId="188502BB" w:rsidR="0030194E" w:rsidRPr="0040653C" w:rsidRDefault="0030194E" w:rsidP="00FA38B5">
            <w:r>
              <w:t>555</w:t>
            </w:r>
            <w:r w:rsidRPr="0040653C">
              <w:t>002</w:t>
            </w:r>
          </w:p>
        </w:tc>
        <w:tc>
          <w:tcPr>
            <w:tcW w:w="1573" w:type="dxa"/>
          </w:tcPr>
          <w:p w14:paraId="5CEAAD06" w14:textId="70A5C562" w:rsidR="0030194E" w:rsidRDefault="0030194E" w:rsidP="00FA38B5">
            <w:r>
              <w:t>CZ</w:t>
            </w:r>
          </w:p>
        </w:tc>
        <w:tc>
          <w:tcPr>
            <w:tcW w:w="1536" w:type="dxa"/>
          </w:tcPr>
          <w:p w14:paraId="31FCB1D2" w14:textId="6579F690" w:rsidR="0030194E" w:rsidRPr="00C27CFC" w:rsidRDefault="0030194E" w:rsidP="00FA38B5">
            <w:r w:rsidRPr="00C27CFC">
              <w:t>040210110001</w:t>
            </w:r>
          </w:p>
        </w:tc>
        <w:tc>
          <w:tcPr>
            <w:tcW w:w="669" w:type="dxa"/>
          </w:tcPr>
          <w:p w14:paraId="39E25675" w14:textId="44FC2002" w:rsidR="0030194E" w:rsidRDefault="0030194E" w:rsidP="00FA38B5">
            <w:r>
              <w:t>KGM</w:t>
            </w:r>
          </w:p>
        </w:tc>
        <w:tc>
          <w:tcPr>
            <w:tcW w:w="3398" w:type="dxa"/>
          </w:tcPr>
          <w:p w14:paraId="463E9BAE" w14:textId="003BBCBC" w:rsidR="0030194E" w:rsidRDefault="0030194E" w:rsidP="00FA38B5">
            <w:r>
              <w:t>Export quota with immediate allocation, always gives 50 % allocation result</w:t>
            </w:r>
          </w:p>
        </w:tc>
      </w:tr>
      <w:tr w:rsidR="0030194E" w14:paraId="537E2F05" w14:textId="77777777" w:rsidTr="000210F7">
        <w:tc>
          <w:tcPr>
            <w:tcW w:w="925" w:type="dxa"/>
          </w:tcPr>
          <w:p w14:paraId="4672D3D0" w14:textId="59129099" w:rsidR="0030194E" w:rsidRDefault="0030194E" w:rsidP="00FA38B5">
            <w:r>
              <w:t>E</w:t>
            </w:r>
          </w:p>
        </w:tc>
        <w:tc>
          <w:tcPr>
            <w:tcW w:w="962" w:type="dxa"/>
          </w:tcPr>
          <w:p w14:paraId="3E34B5FE" w14:textId="6A39AEA9" w:rsidR="0030194E" w:rsidRPr="0040653C" w:rsidRDefault="0030194E" w:rsidP="00FA38B5">
            <w:r>
              <w:t>555</w:t>
            </w:r>
            <w:r w:rsidRPr="0040653C">
              <w:t>003</w:t>
            </w:r>
          </w:p>
        </w:tc>
        <w:tc>
          <w:tcPr>
            <w:tcW w:w="1573" w:type="dxa"/>
          </w:tcPr>
          <w:p w14:paraId="0736AC8A" w14:textId="7E2CB482" w:rsidR="0030194E" w:rsidRDefault="0030194E" w:rsidP="00FA38B5">
            <w:r>
              <w:t>CZ</w:t>
            </w:r>
          </w:p>
        </w:tc>
        <w:tc>
          <w:tcPr>
            <w:tcW w:w="1536" w:type="dxa"/>
          </w:tcPr>
          <w:p w14:paraId="5785E6C0" w14:textId="2355E78D" w:rsidR="0030194E" w:rsidRPr="0040653C" w:rsidRDefault="0030194E" w:rsidP="00FA38B5">
            <w:r w:rsidRPr="00C27CFC">
              <w:t>040210110001</w:t>
            </w:r>
          </w:p>
        </w:tc>
        <w:tc>
          <w:tcPr>
            <w:tcW w:w="669" w:type="dxa"/>
          </w:tcPr>
          <w:p w14:paraId="18C268B2" w14:textId="066A70E6" w:rsidR="0030194E" w:rsidRDefault="0030194E" w:rsidP="00FA38B5">
            <w:r>
              <w:t>KGM</w:t>
            </w:r>
          </w:p>
        </w:tc>
        <w:tc>
          <w:tcPr>
            <w:tcW w:w="3398" w:type="dxa"/>
          </w:tcPr>
          <w:p w14:paraId="46F22B91" w14:textId="0C753F65" w:rsidR="0030194E" w:rsidRDefault="0030194E" w:rsidP="00FA38B5">
            <w:r>
              <w:t>Export quota with immediate allocation, exhausted</w:t>
            </w:r>
          </w:p>
        </w:tc>
      </w:tr>
    </w:tbl>
    <w:p w14:paraId="1D83F4FA" w14:textId="77777777" w:rsidR="004F6382" w:rsidRPr="004F6382" w:rsidRDefault="004F6382" w:rsidP="004F6382"/>
    <w:p w14:paraId="59297205" w14:textId="72D77EC7" w:rsidR="001C0CF1" w:rsidRDefault="007C66EA" w:rsidP="001C0CF1">
      <w:pPr>
        <w:pStyle w:val="Heading1"/>
      </w:pPr>
      <w:bookmarkStart w:id="91" w:name="_Toc222345657"/>
      <w:r>
        <w:lastRenderedPageBreak/>
        <w:t xml:space="preserve">Technical </w:t>
      </w:r>
      <w:r w:rsidR="0072613A">
        <w:t>details</w:t>
      </w:r>
      <w:bookmarkEnd w:id="91"/>
    </w:p>
    <w:p w14:paraId="3DB998DF" w14:textId="77777777" w:rsidR="00B250C2" w:rsidRDefault="00B250C2" w:rsidP="00B250C2">
      <w:pPr>
        <w:pStyle w:val="Heading2"/>
      </w:pPr>
      <w:bookmarkStart w:id="92" w:name="_XSDs_1"/>
      <w:bookmarkStart w:id="93" w:name="_Toc222345658"/>
      <w:bookmarkEnd w:id="92"/>
      <w:r>
        <w:t>XSDs</w:t>
      </w:r>
      <w:bookmarkEnd w:id="93"/>
    </w:p>
    <w:p w14:paraId="1092319B" w14:textId="65F67817" w:rsidR="00B250C2" w:rsidRDefault="00576A30" w:rsidP="00B250C2">
      <w:pPr>
        <w:rPr>
          <w:noProof/>
          <w:lang w:eastAsia="en-US"/>
        </w:rPr>
      </w:pPr>
      <w:ins w:id="94" w:author="Kalík Jan" w:date="2026-02-16T17:37:00Z" w16du:dateUtc="2026-02-16T16:37:00Z">
        <w:r>
          <w:rPr>
            <w:noProof/>
            <w:lang w:eastAsia="en-US"/>
          </w:rPr>
          <w:object w:dxaOrig="1696" w:dyaOrig="811" w14:anchorId="10CC0E29">
            <v:shape id="_x0000_i1025" type="#_x0000_t75" alt="" style="width:84.65pt;height:40.65pt;mso-width-percent:0;mso-height-percent:0;mso-width-percent:0;mso-height-percent:0" o:ole="">
              <v:imagedata r:id="rId28" o:title=""/>
            </v:shape>
            <o:OLEObject Type="Embed" ProgID="Package" ShapeID="_x0000_i1025" DrawAspect="Content" ObjectID="_1832960994" r:id="rId29"/>
          </w:object>
        </w:r>
      </w:ins>
    </w:p>
    <w:p w14:paraId="53AB4AEB" w14:textId="77890ACD" w:rsidR="00F24A5D" w:rsidRDefault="0070280E" w:rsidP="00C858D1">
      <w:pPr>
        <w:pStyle w:val="Heading2"/>
      </w:pPr>
      <w:bookmarkStart w:id="95" w:name="_Toc222234460"/>
      <w:bookmarkStart w:id="96" w:name="_Toc222345659"/>
      <w:bookmarkEnd w:id="95"/>
      <w:r>
        <w:t>Im</w:t>
      </w:r>
      <w:r w:rsidR="00F24A5D">
        <w:t>plementation principles</w:t>
      </w:r>
      <w:bookmarkEnd w:id="96"/>
    </w:p>
    <w:p w14:paraId="1A826683" w14:textId="77777777" w:rsidR="00C858D1" w:rsidRPr="005A1BD8" w:rsidRDefault="00C858D1" w:rsidP="00C858D1">
      <w:r w:rsidRPr="005A1BD8">
        <w:t>QUOTA solution is following SOA integration pattern. More specifically, SOA architecture with asynchronous messaging using message queues is used whenever from the technical and business point of view it is possible.</w:t>
      </w:r>
    </w:p>
    <w:p w14:paraId="17A37487" w14:textId="77777777" w:rsidR="00C858D1" w:rsidRPr="005A1BD8" w:rsidRDefault="00C858D1" w:rsidP="00C858D1">
      <w:r w:rsidRPr="005A1BD8">
        <w:t>For messaging, the solution leverages the Service Broker functionality provided by the Microsoft SQL Server database platform. Service Broker is used to implement reliable, asynchronous communication between internal components of the system.</w:t>
      </w:r>
    </w:p>
    <w:p w14:paraId="74BA2DB7" w14:textId="77777777" w:rsidR="00C858D1" w:rsidRPr="005A1BD8" w:rsidRDefault="00C858D1" w:rsidP="00C858D1">
      <w:r w:rsidRPr="005A1BD8">
        <w:t>All message queues are hosted within a single, dedicated shared database. This database is intentionally designed to contain no other data, ensuring a clear separation between application data and messaging infrastructure. Such separation simplifies maintenance, monitoring, and troubleshooting of messaging-related issues.</w:t>
      </w:r>
    </w:p>
    <w:p w14:paraId="2578BB0B" w14:textId="77777777" w:rsidR="00C858D1" w:rsidRPr="005A1BD8" w:rsidRDefault="00C858D1" w:rsidP="00C858D1">
      <w:r w:rsidRPr="005A1BD8">
        <w:t>The availability and stability of this shared messaging database are crucial for the proper operation of integrations. Since many components depend on queued message exchange, any outage or degradation of this database can directly impact the overall functionality and performance of the solution. Therefore, it must be treated as a critical component, with appropriate measures for high availability, backup, and disaster recovery.</w:t>
      </w:r>
    </w:p>
    <w:p w14:paraId="23AC6EB0" w14:textId="77777777" w:rsidR="00C858D1" w:rsidRPr="005A1BD8" w:rsidRDefault="00C858D1" w:rsidP="00C858D1">
      <w:r w:rsidRPr="005A1BD8">
        <w:t>To guarantee data integrity and consistency, full support for ACID transactions by both the component and the message queue is a mandatory requirement. This allows message handling and related business operations to be executed as part of a single, atomic transaction.</w:t>
      </w:r>
    </w:p>
    <w:p w14:paraId="291F19AD" w14:textId="77777777" w:rsidR="00C858D1" w:rsidRPr="00444633" w:rsidRDefault="00C858D1" w:rsidP="00C858D1">
      <w:pPr>
        <w:pStyle w:val="Heading3"/>
      </w:pPr>
      <w:bookmarkStart w:id="97" w:name="_Toc222345660"/>
      <w:r>
        <w:t>Queues and routing</w:t>
      </w:r>
      <w:bookmarkEnd w:id="97"/>
    </w:p>
    <w:p w14:paraId="2928BD1E" w14:textId="77777777" w:rsidR="00C858D1" w:rsidRPr="005A1BD8" w:rsidRDefault="00C858D1" w:rsidP="00C858D1">
      <w:r w:rsidRPr="005A1BD8">
        <w:t>Each component has a single input queue used for processing incoming messages. From a deployment perspective, this input queue is consumed by all running instances of the component to support both high availability and horizontal scalability. In this setup, the message queue also serves as a mechanism for inter-process synchronization, ensuring that messages are processed in a controlled and coordinated manner.</w:t>
      </w:r>
    </w:p>
    <w:p w14:paraId="1AEBF560" w14:textId="77777777" w:rsidR="00C858D1" w:rsidRPr="005A1BD8" w:rsidRDefault="00C858D1" w:rsidP="00C858D1">
      <w:r w:rsidRPr="005A1BD8">
        <w:t>Responses to service calls are delivered as messages to the caller’s input queue. Message routing can be handled either implicitly or explicitly.</w:t>
      </w:r>
    </w:p>
    <w:p w14:paraId="693136AB" w14:textId="77777777" w:rsidR="00C858D1" w:rsidRPr="005A1BD8" w:rsidRDefault="00C858D1" w:rsidP="00C858D1">
      <w:r w:rsidRPr="005A1BD8">
        <w:t>In the case of </w:t>
      </w:r>
      <w:r w:rsidRPr="005A1BD8">
        <w:rPr>
          <w:b/>
          <w:bCs/>
        </w:rPr>
        <w:t>explicit routing</w:t>
      </w:r>
      <w:r w:rsidRPr="005A1BD8">
        <w:t xml:space="preserve">, the responding service component is responsible for determining the destination component and its corresponding input queue. The response is then sent (stored) in a separate, independent conversation. </w:t>
      </w:r>
    </w:p>
    <w:p w14:paraId="200B3350" w14:textId="77777777" w:rsidR="00C858D1" w:rsidRDefault="00C858D1" w:rsidP="00C858D1">
      <w:pPr>
        <w:pStyle w:val="BodyText"/>
      </w:pPr>
    </w:p>
    <w:p w14:paraId="68BC3AD5" w14:textId="77777777" w:rsidR="00C858D1" w:rsidRPr="00156FDF" w:rsidRDefault="00C858D1" w:rsidP="00C858D1">
      <w:pPr>
        <w:autoSpaceDE w:val="0"/>
        <w:autoSpaceDN w:val="0"/>
        <w:adjustRightInd w:val="0"/>
        <w:jc w:val="center"/>
        <w:rPr>
          <w:rFonts w:ascii="Consolas" w:eastAsia="Calibri" w:hAnsi="Consolas" w:cs="Consolas"/>
          <w:color w:val="0000FF"/>
          <w:sz w:val="16"/>
          <w:szCs w:val="16"/>
          <w:highlight w:val="white"/>
          <w:lang w:eastAsia="sr-Latn-RS"/>
        </w:rPr>
      </w:pPr>
      <w:r w:rsidRPr="00E020AE">
        <w:rPr>
          <w:rFonts w:ascii="Consolas" w:eastAsia="Calibri" w:hAnsi="Consolas" w:cs="Consolas"/>
          <w:noProof/>
          <w:color w:val="0000FF"/>
          <w:sz w:val="16"/>
          <w:szCs w:val="16"/>
          <w:highlight w:val="white"/>
          <w:lang w:val="fi-FI" w:eastAsia="fi-FI"/>
        </w:rPr>
        <w:lastRenderedPageBreak/>
        <w:drawing>
          <wp:inline distT="0" distB="0" distL="0" distR="0" wp14:anchorId="3CF946F8" wp14:editId="42245D67">
            <wp:extent cx="4364347" cy="2841559"/>
            <wp:effectExtent l="0" t="0" r="0" b="0"/>
            <wp:docPr id="257" name="Obrázek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68148" cy="2844033"/>
                    </a:xfrm>
                    <a:prstGeom prst="rect">
                      <a:avLst/>
                    </a:prstGeom>
                    <a:noFill/>
                    <a:ln>
                      <a:noFill/>
                    </a:ln>
                  </pic:spPr>
                </pic:pic>
              </a:graphicData>
            </a:graphic>
          </wp:inline>
        </w:drawing>
      </w:r>
    </w:p>
    <w:p w14:paraId="1829F51E" w14:textId="77777777" w:rsidR="00C858D1" w:rsidRPr="00156FDF" w:rsidRDefault="00C858D1" w:rsidP="00C858D1">
      <w:pPr>
        <w:autoSpaceDE w:val="0"/>
        <w:autoSpaceDN w:val="0"/>
        <w:adjustRightInd w:val="0"/>
        <w:rPr>
          <w:rFonts w:ascii="Consolas" w:eastAsia="Calibri" w:hAnsi="Consolas" w:cs="Consolas"/>
          <w:color w:val="0000FF"/>
          <w:sz w:val="16"/>
          <w:szCs w:val="16"/>
          <w:highlight w:val="white"/>
          <w:lang w:eastAsia="sr-Latn-RS"/>
        </w:rPr>
      </w:pPr>
    </w:p>
    <w:p w14:paraId="1CAD3D6B" w14:textId="77777777" w:rsidR="00C858D1" w:rsidRPr="005A1BD8" w:rsidRDefault="00C858D1" w:rsidP="00C858D1">
      <w:bookmarkStart w:id="98" w:name="_Toc134626982"/>
      <w:r w:rsidRPr="005A1BD8">
        <w:t xml:space="preserve">Figure </w:t>
      </w:r>
      <w:r w:rsidRPr="005A1BD8">
        <w:fldChar w:fldCharType="begin"/>
      </w:r>
      <w:r w:rsidRPr="005A1BD8">
        <w:instrText xml:space="preserve"> SEQ Figure \* ARABIC </w:instrText>
      </w:r>
      <w:r w:rsidRPr="005A1BD8">
        <w:fldChar w:fldCharType="separate"/>
      </w:r>
      <w:r w:rsidRPr="005A1BD8">
        <w:rPr>
          <w:noProof/>
        </w:rPr>
        <w:t>1</w:t>
      </w:r>
      <w:r w:rsidRPr="005A1BD8">
        <w:fldChar w:fldCharType="end"/>
      </w:r>
      <w:r w:rsidRPr="005A1BD8">
        <w:t xml:space="preserve"> Explicit routing scenario</w:t>
      </w:r>
      <w:bookmarkEnd w:id="98"/>
    </w:p>
    <w:p w14:paraId="3D19EA38" w14:textId="77777777" w:rsidR="00C858D1" w:rsidRPr="005A1BD8" w:rsidRDefault="00C858D1" w:rsidP="00C858D1">
      <w:r w:rsidRPr="005A1BD8">
        <w:t>Explicit conversations implement the standard “send and forget” integration pattern. In this model, a processing failure on the service provider side is reported as an error event (a so</w:t>
      </w:r>
      <w:r w:rsidRPr="005A1BD8">
        <w:noBreakHyphen/>
        <w:t>called </w:t>
      </w:r>
      <w:r w:rsidRPr="005A1BD8">
        <w:rPr>
          <w:i/>
          <w:iCs/>
        </w:rPr>
        <w:t>dead letter</w:t>
      </w:r>
      <w:r w:rsidRPr="005A1BD8">
        <w:t>) and escalated to the Help Desk or operational support team.</w:t>
      </w:r>
    </w:p>
    <w:p w14:paraId="263B3099" w14:textId="77777777" w:rsidR="00C858D1" w:rsidRPr="005A1BD8" w:rsidRDefault="00C858D1" w:rsidP="00C858D1">
      <w:r w:rsidRPr="005A1BD8">
        <w:t>If needed, on the service consumer side, a corresponding timeout mechanism should be defined within the business logic. This timer determines how long the consumer waits for a response before treating the missing reply as an exceptional situation from a business perspective.</w:t>
      </w:r>
    </w:p>
    <w:p w14:paraId="47C437A5" w14:textId="77777777" w:rsidR="00C858D1" w:rsidRPr="005A1BD8" w:rsidRDefault="00C858D1" w:rsidP="00C858D1">
      <w:pPr>
        <w:pStyle w:val="BodyText"/>
        <w:rPr>
          <w:sz w:val="22"/>
          <w:szCs w:val="22"/>
          <w:lang w:val="en-US"/>
        </w:rPr>
      </w:pPr>
      <w:r w:rsidRPr="005A1BD8">
        <w:rPr>
          <w:sz w:val="22"/>
          <w:szCs w:val="22"/>
          <w:lang w:val="en-US"/>
        </w:rPr>
        <w:t>This scenario is used e.g. for QuotaAllocationResult.</w:t>
      </w:r>
    </w:p>
    <w:p w14:paraId="4D979B85" w14:textId="77777777" w:rsidR="00C858D1" w:rsidRPr="005A1BD8" w:rsidRDefault="00C858D1" w:rsidP="00C858D1"/>
    <w:p w14:paraId="4C360A58" w14:textId="77777777" w:rsidR="00C858D1" w:rsidRPr="005A1BD8" w:rsidRDefault="00C858D1" w:rsidP="00C858D1">
      <w:pPr>
        <w:rPr>
          <w:lang w:val="cs-CZ"/>
        </w:rPr>
      </w:pPr>
    </w:p>
    <w:p w14:paraId="5037A151" w14:textId="77777777" w:rsidR="00C858D1" w:rsidRPr="005A1BD8" w:rsidRDefault="00C858D1" w:rsidP="00C858D1">
      <w:r w:rsidRPr="005A1BD8">
        <w:t>In the case of </w:t>
      </w:r>
      <w:r w:rsidRPr="005A1BD8">
        <w:rPr>
          <w:b/>
          <w:bCs/>
        </w:rPr>
        <w:t>implicit routing</w:t>
      </w:r>
      <w:r w:rsidRPr="005A1BD8">
        <w:t>, the service sends its response as part of the original conversation. The Service Broker functionality then automatically ensures that the message is routed back to the correct caller, based on the established conversation context.</w:t>
      </w:r>
    </w:p>
    <w:p w14:paraId="013487FB" w14:textId="77777777" w:rsidR="00C858D1" w:rsidRDefault="00C858D1" w:rsidP="00C858D1">
      <w:pPr>
        <w:pStyle w:val="BodyText"/>
      </w:pPr>
    </w:p>
    <w:p w14:paraId="57515CB5" w14:textId="77777777" w:rsidR="00C858D1" w:rsidRDefault="00C858D1" w:rsidP="00C858D1">
      <w:pPr>
        <w:pStyle w:val="BodyText"/>
      </w:pPr>
    </w:p>
    <w:p w14:paraId="675E7241" w14:textId="77777777" w:rsidR="00C858D1" w:rsidRDefault="00C858D1" w:rsidP="00C858D1">
      <w:pPr>
        <w:pStyle w:val="BodyText"/>
        <w:jc w:val="center"/>
      </w:pPr>
      <w:r w:rsidRPr="002B20B1">
        <w:rPr>
          <w:noProof/>
          <w:lang w:val="fi-FI" w:eastAsia="fi-FI"/>
        </w:rPr>
        <w:lastRenderedPageBreak/>
        <w:drawing>
          <wp:inline distT="0" distB="0" distL="0" distR="0" wp14:anchorId="082012EF" wp14:editId="51831E7C">
            <wp:extent cx="4379945" cy="3871804"/>
            <wp:effectExtent l="0" t="0" r="1905" b="0"/>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83257" cy="3874732"/>
                    </a:xfrm>
                    <a:prstGeom prst="rect">
                      <a:avLst/>
                    </a:prstGeom>
                    <a:noFill/>
                    <a:ln>
                      <a:noFill/>
                    </a:ln>
                  </pic:spPr>
                </pic:pic>
              </a:graphicData>
            </a:graphic>
          </wp:inline>
        </w:drawing>
      </w:r>
    </w:p>
    <w:p w14:paraId="2D521F80" w14:textId="77777777" w:rsidR="00C858D1" w:rsidRPr="005A1BD8" w:rsidRDefault="00C858D1" w:rsidP="00C858D1">
      <w:bookmarkStart w:id="99" w:name="_Toc134626983"/>
      <w:r w:rsidRPr="005A1BD8">
        <w:t xml:space="preserve">Figure </w:t>
      </w:r>
      <w:r w:rsidRPr="005A1BD8">
        <w:fldChar w:fldCharType="begin"/>
      </w:r>
      <w:r w:rsidRPr="005A1BD8">
        <w:instrText xml:space="preserve"> SEQ Figure \* ARABIC </w:instrText>
      </w:r>
      <w:r w:rsidRPr="005A1BD8">
        <w:fldChar w:fldCharType="separate"/>
      </w:r>
      <w:r w:rsidRPr="005A1BD8">
        <w:rPr>
          <w:noProof/>
        </w:rPr>
        <w:t>3</w:t>
      </w:r>
      <w:r w:rsidRPr="005A1BD8">
        <w:fldChar w:fldCharType="end"/>
      </w:r>
      <w:r w:rsidRPr="005A1BD8">
        <w:t xml:space="preserve"> Implicit routing scenario</w:t>
      </w:r>
      <w:bookmarkEnd w:id="99"/>
    </w:p>
    <w:p w14:paraId="428F3CF4" w14:textId="77777777" w:rsidR="00C858D1" w:rsidRPr="005A1BD8" w:rsidRDefault="00C858D1" w:rsidP="00C858D1">
      <w:pPr>
        <w:pStyle w:val="BodyText"/>
        <w:rPr>
          <w:sz w:val="22"/>
          <w:szCs w:val="22"/>
          <w:lang w:val="en-US"/>
        </w:rPr>
      </w:pPr>
      <w:r w:rsidRPr="005A1BD8">
        <w:rPr>
          <w:sz w:val="22"/>
          <w:szCs w:val="22"/>
          <w:lang w:val="en-US"/>
        </w:rPr>
        <w:t>Error handling in implicitly routed conversations, which emulate synchronous calls, follows these rules:</w:t>
      </w:r>
    </w:p>
    <w:p w14:paraId="0C22331D" w14:textId="77777777" w:rsidR="00C858D1" w:rsidRPr="005A1BD8" w:rsidRDefault="00C858D1" w:rsidP="00C858D1">
      <w:pPr>
        <w:pStyle w:val="BodyText"/>
        <w:numPr>
          <w:ilvl w:val="0"/>
          <w:numId w:val="45"/>
        </w:numPr>
        <w:rPr>
          <w:sz w:val="22"/>
          <w:szCs w:val="22"/>
          <w:lang w:val="en-US"/>
        </w:rPr>
      </w:pPr>
      <w:r w:rsidRPr="005A1BD8">
        <w:rPr>
          <w:b/>
          <w:bCs/>
          <w:sz w:val="22"/>
          <w:szCs w:val="22"/>
          <w:lang w:val="en-US"/>
        </w:rPr>
        <w:t>Successful processing</w:t>
      </w:r>
      <w:r w:rsidRPr="005A1BD8">
        <w:rPr>
          <w:sz w:val="22"/>
          <w:szCs w:val="22"/>
          <w:lang w:val="en-US"/>
        </w:rPr>
        <w:t> – The service provider processes the request and the actual response message is returned to the caller. This is the standard behavior.</w:t>
      </w:r>
    </w:p>
    <w:p w14:paraId="170F842E" w14:textId="77777777" w:rsidR="00C858D1" w:rsidRPr="005A1BD8" w:rsidRDefault="00C858D1" w:rsidP="00C858D1">
      <w:pPr>
        <w:pStyle w:val="BodyText"/>
        <w:numPr>
          <w:ilvl w:val="0"/>
          <w:numId w:val="45"/>
        </w:numPr>
        <w:rPr>
          <w:sz w:val="22"/>
          <w:szCs w:val="22"/>
          <w:lang w:val="en-US"/>
        </w:rPr>
      </w:pPr>
      <w:r w:rsidRPr="005A1BD8">
        <w:rPr>
          <w:b/>
          <w:bCs/>
          <w:sz w:val="22"/>
          <w:szCs w:val="22"/>
          <w:lang w:val="en-US"/>
        </w:rPr>
        <w:t>Permanent failure at the service provider</w:t>
      </w:r>
      <w:r w:rsidRPr="005A1BD8">
        <w:rPr>
          <w:sz w:val="22"/>
          <w:szCs w:val="22"/>
          <w:lang w:val="en-US"/>
        </w:rPr>
        <w:t> – If the service provider fails and all retry attempts are exhausted, a </w:t>
      </w:r>
      <w:r w:rsidRPr="005A1BD8">
        <w:rPr>
          <w:b/>
          <w:bCs/>
          <w:sz w:val="22"/>
          <w:szCs w:val="22"/>
          <w:lang w:val="en-US"/>
        </w:rPr>
        <w:t>Conversation Error</w:t>
      </w:r>
      <w:r w:rsidRPr="005A1BD8">
        <w:rPr>
          <w:sz w:val="22"/>
          <w:szCs w:val="22"/>
          <w:lang w:val="en-US"/>
        </w:rPr>
        <w:t> message is returned to the caller. This behavior is provided by the standard Service Broker functionality.</w:t>
      </w:r>
    </w:p>
    <w:p w14:paraId="494E855E" w14:textId="77777777" w:rsidR="00C858D1" w:rsidRPr="005A1BD8" w:rsidRDefault="00C858D1" w:rsidP="00C858D1">
      <w:pPr>
        <w:pStyle w:val="BodyText"/>
        <w:numPr>
          <w:ilvl w:val="0"/>
          <w:numId w:val="45"/>
        </w:numPr>
        <w:rPr>
          <w:sz w:val="22"/>
          <w:szCs w:val="22"/>
          <w:lang w:val="en-US"/>
        </w:rPr>
      </w:pPr>
      <w:r w:rsidRPr="005A1BD8">
        <w:rPr>
          <w:b/>
          <w:bCs/>
          <w:sz w:val="22"/>
          <w:szCs w:val="22"/>
          <w:lang w:val="en-US"/>
        </w:rPr>
        <w:t>Service unavailable or overloaded</w:t>
      </w:r>
      <w:r w:rsidRPr="005A1BD8">
        <w:rPr>
          <w:sz w:val="22"/>
          <w:szCs w:val="22"/>
          <w:lang w:val="en-US"/>
        </w:rPr>
        <w:t> – If the service provider is unavailable or unable to process the request within a defined time period, a </w:t>
      </w:r>
      <w:r w:rsidRPr="005A1BD8">
        <w:rPr>
          <w:b/>
          <w:bCs/>
          <w:sz w:val="22"/>
          <w:szCs w:val="22"/>
          <w:lang w:val="en-US"/>
        </w:rPr>
        <w:t>Conversation Timeout</w:t>
      </w:r>
      <w:r w:rsidRPr="005A1BD8">
        <w:rPr>
          <w:sz w:val="22"/>
          <w:szCs w:val="22"/>
          <w:lang w:val="en-US"/>
        </w:rPr>
        <w:t> message is returned to the caller, again as standard Service Broker functionality.</w:t>
      </w:r>
    </w:p>
    <w:p w14:paraId="645F4AE0" w14:textId="77777777" w:rsidR="00C858D1" w:rsidRPr="005A1BD8" w:rsidRDefault="00C858D1" w:rsidP="00C858D1">
      <w:pPr>
        <w:pStyle w:val="BodyText"/>
        <w:rPr>
          <w:sz w:val="22"/>
          <w:szCs w:val="22"/>
          <w:lang w:val="en-US"/>
        </w:rPr>
      </w:pPr>
      <w:r w:rsidRPr="005A1BD8">
        <w:rPr>
          <w:sz w:val="22"/>
          <w:szCs w:val="22"/>
          <w:lang w:val="en-US"/>
        </w:rPr>
        <w:t>These mechanisms ensure that the caller is always informed about the outcome of the call, whether it has succeeded, encountered a permanent error, or timed out.</w:t>
      </w:r>
    </w:p>
    <w:p w14:paraId="36C86A83" w14:textId="77777777" w:rsidR="00C858D1" w:rsidRPr="005A1BD8" w:rsidRDefault="00C858D1" w:rsidP="00C858D1">
      <w:pPr>
        <w:pStyle w:val="BodyText"/>
        <w:rPr>
          <w:sz w:val="22"/>
          <w:szCs w:val="22"/>
          <w:lang w:val="en-US"/>
        </w:rPr>
      </w:pPr>
      <w:r w:rsidRPr="005A1BD8">
        <w:rPr>
          <w:sz w:val="22"/>
          <w:szCs w:val="22"/>
          <w:lang w:val="en-US"/>
        </w:rPr>
        <w:t>This scenario is used e.g. for QuotaAllocationRequest and QuotaAllocationResponse.</w:t>
      </w:r>
    </w:p>
    <w:p w14:paraId="41AAF616" w14:textId="77777777" w:rsidR="00C858D1" w:rsidRDefault="00C858D1" w:rsidP="00C858D1">
      <w:pPr>
        <w:pStyle w:val="Heading3"/>
      </w:pPr>
      <w:bookmarkStart w:id="100" w:name="_Toc222345661"/>
      <w:r>
        <w:t>Security</w:t>
      </w:r>
      <w:bookmarkEnd w:id="100"/>
    </w:p>
    <w:p w14:paraId="56AF834E" w14:textId="77777777" w:rsidR="00C858D1" w:rsidRPr="005A1BD8" w:rsidRDefault="00C858D1" w:rsidP="00C858D1">
      <w:pPr>
        <w:rPr>
          <w:lang w:eastAsia="en-US"/>
        </w:rPr>
      </w:pPr>
      <w:r w:rsidRPr="005A1BD8">
        <w:rPr>
          <w:lang w:eastAsia="en-US"/>
        </w:rPr>
        <w:t>Information security is ensured in the same way as for all other database objects, using database-level permissions. Communication takes place over a standard database connection (TDS/SQL)</w:t>
      </w:r>
    </w:p>
    <w:p w14:paraId="3263BF16" w14:textId="1810A200" w:rsidR="00C858D1" w:rsidRPr="005A1BD8" w:rsidRDefault="00C858D1" w:rsidP="00C858D1">
      <w:pPr>
        <w:rPr>
          <w:lang w:eastAsia="en-US"/>
        </w:rPr>
      </w:pPr>
      <w:r w:rsidRPr="005A1BD8">
        <w:rPr>
          <w:lang w:eastAsia="en-US"/>
        </w:rPr>
        <w:t>Quota component is using its own schema with the service and queue.</w:t>
      </w:r>
    </w:p>
    <w:p w14:paraId="37A678B9" w14:textId="77777777" w:rsidR="00C858D1" w:rsidRDefault="00C858D1" w:rsidP="00C858D1">
      <w:pPr>
        <w:pStyle w:val="Heading3"/>
      </w:pPr>
      <w:bookmarkStart w:id="101" w:name="_Toc222345662"/>
      <w:r>
        <w:lastRenderedPageBreak/>
        <w:t>Messages</w:t>
      </w:r>
      <w:bookmarkEnd w:id="101"/>
    </w:p>
    <w:p w14:paraId="087220DC" w14:textId="77777777" w:rsidR="00C858D1" w:rsidRPr="005A1BD8" w:rsidRDefault="00C858D1" w:rsidP="00C858D1">
      <w:pPr>
        <w:shd w:val="clear" w:color="auto" w:fill="FFFFFF"/>
        <w:spacing w:after="0" w:line="240" w:lineRule="auto"/>
        <w:rPr>
          <w:color w:val="1F2328"/>
          <w:szCs w:val="22"/>
          <w:lang w:eastAsia="cs-CZ"/>
        </w:rPr>
      </w:pPr>
      <w:r w:rsidRPr="005A1BD8">
        <w:rPr>
          <w:color w:val="1F2328"/>
          <w:szCs w:val="22"/>
          <w:lang w:eastAsia="cs-CZ"/>
        </w:rPr>
        <w:t>All messages are formatted as XML see XSDs. Each business message is encapsulated within a common XML envelope. The Service Broker validates only the most important elements of the MsgInfo structure in this envelope. The actual business payload is contained in the Data element, which is defined in the envelope XSD using a flexible xs:any construct.</w:t>
      </w:r>
    </w:p>
    <w:p w14:paraId="1D634E9F" w14:textId="77777777" w:rsidR="00C858D1" w:rsidRPr="005A1BD8" w:rsidRDefault="00C858D1" w:rsidP="00C858D1">
      <w:pPr>
        <w:shd w:val="clear" w:color="auto" w:fill="FFFFFF"/>
        <w:spacing w:after="0" w:line="240" w:lineRule="auto"/>
        <w:rPr>
          <w:color w:val="1F2328"/>
          <w:szCs w:val="22"/>
          <w:lang w:eastAsia="cs-CZ"/>
        </w:rPr>
      </w:pPr>
      <w:r w:rsidRPr="005A1BD8">
        <w:rPr>
          <w:color w:val="1F2328"/>
          <w:szCs w:val="22"/>
          <w:lang w:eastAsia="cs-CZ"/>
        </w:rPr>
        <w:t>This approach allows the envelope schema to remain stable while supporting a wide variety of business message types in the payload. Consequently, the responsibility for validating the detailed structure and content of the business message lies entirely with the component that processes it.</w:t>
      </w:r>
    </w:p>
    <w:p w14:paraId="05CBF42B" w14:textId="77777777" w:rsidR="00C858D1" w:rsidRPr="005A1BD8" w:rsidRDefault="00C858D1" w:rsidP="00C858D1">
      <w:pPr>
        <w:shd w:val="clear" w:color="auto" w:fill="FFFFFF"/>
        <w:spacing w:after="0" w:line="240" w:lineRule="auto"/>
        <w:rPr>
          <w:color w:val="1F2328"/>
          <w:sz w:val="24"/>
          <w:lang w:eastAsia="cs-CZ"/>
        </w:rPr>
      </w:pPr>
    </w:p>
    <w:p w14:paraId="7C62D741" w14:textId="77777777" w:rsidR="00C858D1" w:rsidRPr="005A1BD8" w:rsidRDefault="00C858D1" w:rsidP="00C858D1">
      <w:r w:rsidRPr="005A1BD8">
        <w:t>Message type has following XSD:</w:t>
      </w:r>
    </w:p>
    <w:p w14:paraId="76E8DD4F" w14:textId="77777777" w:rsidR="00C858D1" w:rsidRPr="005A1BD8" w:rsidRDefault="00C858D1" w:rsidP="00C858D1">
      <w:pPr>
        <w:autoSpaceDE w:val="0"/>
        <w:autoSpaceDN w:val="0"/>
        <w:adjustRightInd w:val="0"/>
        <w:spacing w:line="240" w:lineRule="auto"/>
        <w:contextualSpacing/>
        <w:rPr>
          <w:rFonts w:ascii="Consolas" w:eastAsia="Calibri" w:hAnsi="Consolas" w:cs="Consolas"/>
          <w:color w:val="000000"/>
          <w:sz w:val="16"/>
          <w:szCs w:val="16"/>
          <w:lang w:val="de-DE" w:eastAsia="sr-Latn-RS"/>
        </w:rPr>
      </w:pPr>
      <w:r w:rsidRPr="005A1BD8">
        <w:rPr>
          <w:rFonts w:ascii="Consolas" w:eastAsia="Calibri" w:hAnsi="Consolas" w:cs="Consolas"/>
          <w:color w:val="0000FF"/>
          <w:sz w:val="16"/>
          <w:szCs w:val="16"/>
          <w:lang w:val="de-DE" w:eastAsia="sr-Latn-RS"/>
        </w:rPr>
        <w:t>&lt;</w:t>
      </w:r>
      <w:r w:rsidRPr="005A1BD8">
        <w:rPr>
          <w:rFonts w:ascii="Consolas" w:eastAsia="Calibri" w:hAnsi="Consolas" w:cs="Consolas"/>
          <w:color w:val="A31515"/>
          <w:sz w:val="16"/>
          <w:szCs w:val="16"/>
          <w:lang w:val="de-DE" w:eastAsia="sr-Latn-RS"/>
        </w:rPr>
        <w:t>xsd:schema</w:t>
      </w:r>
      <w:r w:rsidRPr="005A1BD8">
        <w:rPr>
          <w:rFonts w:ascii="Consolas" w:eastAsia="Calibri" w:hAnsi="Consolas" w:cs="Consolas"/>
          <w:color w:val="0000FF"/>
          <w:sz w:val="16"/>
          <w:szCs w:val="16"/>
          <w:lang w:val="de-DE" w:eastAsia="sr-Latn-RS"/>
        </w:rPr>
        <w:t xml:space="preserve"> </w:t>
      </w:r>
      <w:r w:rsidRPr="005A1BD8">
        <w:rPr>
          <w:rFonts w:ascii="Consolas" w:eastAsia="Calibri" w:hAnsi="Consolas" w:cs="Consolas"/>
          <w:color w:val="FF0000"/>
          <w:sz w:val="16"/>
          <w:szCs w:val="16"/>
          <w:lang w:val="de-DE" w:eastAsia="sr-Latn-RS"/>
        </w:rPr>
        <w:t>xmlns:xsd</w:t>
      </w:r>
      <w:r w:rsidRPr="005A1BD8">
        <w:rPr>
          <w:rFonts w:ascii="Consolas" w:eastAsia="Calibri" w:hAnsi="Consolas" w:cs="Consolas"/>
          <w:color w:val="0000FF"/>
          <w:sz w:val="16"/>
          <w:szCs w:val="16"/>
          <w:lang w:val="de-DE" w:eastAsia="sr-Latn-RS"/>
        </w:rPr>
        <w:t>=</w:t>
      </w:r>
      <w:r w:rsidRPr="005A1BD8">
        <w:rPr>
          <w:rFonts w:ascii="Consolas" w:eastAsia="Calibri" w:hAnsi="Consolas" w:cs="Consolas"/>
          <w:color w:val="000000"/>
          <w:sz w:val="16"/>
          <w:szCs w:val="16"/>
          <w:lang w:val="de-DE" w:eastAsia="sr-Latn-RS"/>
        </w:rPr>
        <w:t>"</w:t>
      </w:r>
      <w:r w:rsidRPr="005A1BD8">
        <w:rPr>
          <w:rFonts w:ascii="Consolas" w:eastAsia="Calibri" w:hAnsi="Consolas" w:cs="Consolas"/>
          <w:color w:val="0000FF"/>
          <w:sz w:val="16"/>
          <w:szCs w:val="16"/>
          <w:lang w:val="de-DE" w:eastAsia="sr-Latn-RS"/>
        </w:rPr>
        <w:t>http://www.w3.org/2001/XMLSchema</w:t>
      </w:r>
      <w:r w:rsidRPr="005A1BD8">
        <w:rPr>
          <w:rFonts w:ascii="Consolas" w:eastAsia="Calibri" w:hAnsi="Consolas" w:cs="Consolas"/>
          <w:color w:val="000000"/>
          <w:sz w:val="16"/>
          <w:szCs w:val="16"/>
          <w:lang w:val="de-DE" w:eastAsia="sr-Latn-RS"/>
        </w:rPr>
        <w:t>"</w:t>
      </w:r>
      <w:r w:rsidRPr="005A1BD8">
        <w:rPr>
          <w:rFonts w:ascii="Consolas" w:eastAsia="Calibri" w:hAnsi="Consolas" w:cs="Consolas"/>
          <w:color w:val="0000FF"/>
          <w:sz w:val="16"/>
          <w:szCs w:val="16"/>
          <w:lang w:val="de-DE" w:eastAsia="sr-Latn-RS"/>
        </w:rPr>
        <w:t xml:space="preserve"> </w:t>
      </w:r>
      <w:r w:rsidRPr="005A1BD8">
        <w:rPr>
          <w:rFonts w:ascii="Consolas" w:eastAsia="Calibri" w:hAnsi="Consolas" w:cs="Consolas"/>
          <w:color w:val="FF0000"/>
          <w:sz w:val="16"/>
          <w:szCs w:val="16"/>
          <w:lang w:val="de-DE" w:eastAsia="sr-Latn-RS"/>
        </w:rPr>
        <w:t>xmlns:t</w:t>
      </w:r>
      <w:r w:rsidRPr="005A1BD8">
        <w:rPr>
          <w:rFonts w:ascii="Consolas" w:eastAsia="Calibri" w:hAnsi="Consolas" w:cs="Consolas"/>
          <w:color w:val="0000FF"/>
          <w:sz w:val="16"/>
          <w:szCs w:val="16"/>
          <w:lang w:val="de-DE" w:eastAsia="sr-Latn-RS"/>
        </w:rPr>
        <w:t>=</w:t>
      </w:r>
      <w:r w:rsidRPr="005A1BD8">
        <w:rPr>
          <w:rFonts w:ascii="Consolas" w:eastAsia="Calibri" w:hAnsi="Consolas" w:cs="Consolas"/>
          <w:color w:val="000000"/>
          <w:sz w:val="16"/>
          <w:szCs w:val="16"/>
          <w:lang w:val="de-DE" w:eastAsia="sr-Latn-RS"/>
        </w:rPr>
        <w:t>"</w:t>
      </w:r>
      <w:r w:rsidRPr="005A1BD8">
        <w:rPr>
          <w:rFonts w:ascii="Consolas" w:eastAsia="Calibri" w:hAnsi="Consolas" w:cs="Consolas"/>
          <w:color w:val="0000FF"/>
          <w:sz w:val="16"/>
          <w:szCs w:val="16"/>
          <w:lang w:val="de-DE" w:eastAsia="sr-Latn-RS"/>
        </w:rPr>
        <w:t>http://www.aquasoft.cz/namespaces/envelope/ver4</w:t>
      </w:r>
      <w:r w:rsidRPr="005A1BD8">
        <w:rPr>
          <w:rFonts w:ascii="Consolas" w:eastAsia="Calibri" w:hAnsi="Consolas" w:cs="Consolas"/>
          <w:color w:val="000000"/>
          <w:sz w:val="16"/>
          <w:szCs w:val="16"/>
          <w:lang w:val="de-DE" w:eastAsia="sr-Latn-RS"/>
        </w:rPr>
        <w:t>"</w:t>
      </w:r>
      <w:r w:rsidRPr="005A1BD8">
        <w:rPr>
          <w:rFonts w:ascii="Consolas" w:eastAsia="Calibri" w:hAnsi="Consolas" w:cs="Consolas"/>
          <w:color w:val="0000FF"/>
          <w:sz w:val="16"/>
          <w:szCs w:val="16"/>
          <w:lang w:val="de-DE" w:eastAsia="sr-Latn-RS"/>
        </w:rPr>
        <w:t xml:space="preserve"> </w:t>
      </w:r>
      <w:r w:rsidRPr="005A1BD8">
        <w:rPr>
          <w:rFonts w:ascii="Consolas" w:eastAsia="Calibri" w:hAnsi="Consolas" w:cs="Consolas"/>
          <w:color w:val="FF0000"/>
          <w:sz w:val="16"/>
          <w:szCs w:val="16"/>
          <w:lang w:val="de-DE" w:eastAsia="sr-Latn-RS"/>
        </w:rPr>
        <w:t>targetNamespace</w:t>
      </w:r>
      <w:r w:rsidRPr="005A1BD8">
        <w:rPr>
          <w:rFonts w:ascii="Consolas" w:eastAsia="Calibri" w:hAnsi="Consolas" w:cs="Consolas"/>
          <w:color w:val="0000FF"/>
          <w:sz w:val="16"/>
          <w:szCs w:val="16"/>
          <w:lang w:val="de-DE" w:eastAsia="sr-Latn-RS"/>
        </w:rPr>
        <w:t>=</w:t>
      </w:r>
      <w:r w:rsidRPr="005A1BD8">
        <w:rPr>
          <w:rFonts w:ascii="Consolas" w:eastAsia="Calibri" w:hAnsi="Consolas" w:cs="Consolas"/>
          <w:color w:val="000000"/>
          <w:sz w:val="16"/>
          <w:szCs w:val="16"/>
          <w:lang w:val="de-DE" w:eastAsia="sr-Latn-RS"/>
        </w:rPr>
        <w:t>"</w:t>
      </w:r>
      <w:r w:rsidRPr="005A1BD8">
        <w:rPr>
          <w:rFonts w:ascii="Consolas" w:eastAsia="Calibri" w:hAnsi="Consolas" w:cs="Consolas"/>
          <w:color w:val="0000FF"/>
          <w:sz w:val="16"/>
          <w:szCs w:val="16"/>
          <w:lang w:val="de-DE" w:eastAsia="sr-Latn-RS"/>
        </w:rPr>
        <w:t>http://www.aquasoft.cz/namespaces/envelope/ver4</w:t>
      </w:r>
      <w:r w:rsidRPr="005A1BD8">
        <w:rPr>
          <w:rFonts w:ascii="Consolas" w:eastAsia="Calibri" w:hAnsi="Consolas" w:cs="Consolas"/>
          <w:color w:val="000000"/>
          <w:sz w:val="16"/>
          <w:szCs w:val="16"/>
          <w:lang w:val="de-DE" w:eastAsia="sr-Latn-RS"/>
        </w:rPr>
        <w:t>"</w:t>
      </w:r>
      <w:r w:rsidRPr="005A1BD8">
        <w:rPr>
          <w:rFonts w:ascii="Consolas" w:eastAsia="Calibri" w:hAnsi="Consolas" w:cs="Consolas"/>
          <w:color w:val="0000FF"/>
          <w:sz w:val="16"/>
          <w:szCs w:val="16"/>
          <w:lang w:val="de-DE" w:eastAsia="sr-Latn-RS"/>
        </w:rPr>
        <w:t xml:space="preserve"> </w:t>
      </w:r>
      <w:r w:rsidRPr="005A1BD8">
        <w:rPr>
          <w:rFonts w:ascii="Consolas" w:eastAsia="Calibri" w:hAnsi="Consolas" w:cs="Consolas"/>
          <w:color w:val="FF0000"/>
          <w:sz w:val="16"/>
          <w:szCs w:val="16"/>
          <w:lang w:val="de-DE" w:eastAsia="sr-Latn-RS"/>
        </w:rPr>
        <w:t>elementFormDefault</w:t>
      </w:r>
      <w:r w:rsidRPr="005A1BD8">
        <w:rPr>
          <w:rFonts w:ascii="Consolas" w:eastAsia="Calibri" w:hAnsi="Consolas" w:cs="Consolas"/>
          <w:color w:val="0000FF"/>
          <w:sz w:val="16"/>
          <w:szCs w:val="16"/>
          <w:lang w:val="de-DE" w:eastAsia="sr-Latn-RS"/>
        </w:rPr>
        <w:t>=</w:t>
      </w:r>
      <w:r w:rsidRPr="005A1BD8">
        <w:rPr>
          <w:rFonts w:ascii="Consolas" w:eastAsia="Calibri" w:hAnsi="Consolas" w:cs="Consolas"/>
          <w:color w:val="000000"/>
          <w:sz w:val="16"/>
          <w:szCs w:val="16"/>
          <w:lang w:val="de-DE" w:eastAsia="sr-Latn-RS"/>
        </w:rPr>
        <w:t>"</w:t>
      </w:r>
      <w:r w:rsidRPr="005A1BD8">
        <w:rPr>
          <w:rFonts w:ascii="Consolas" w:eastAsia="Calibri" w:hAnsi="Consolas" w:cs="Consolas"/>
          <w:color w:val="0000FF"/>
          <w:sz w:val="16"/>
          <w:szCs w:val="16"/>
          <w:lang w:val="de-DE" w:eastAsia="sr-Latn-RS"/>
        </w:rPr>
        <w:t>qualified</w:t>
      </w:r>
      <w:r w:rsidRPr="005A1BD8">
        <w:rPr>
          <w:rFonts w:ascii="Consolas" w:eastAsia="Calibri" w:hAnsi="Consolas" w:cs="Consolas"/>
          <w:color w:val="000000"/>
          <w:sz w:val="16"/>
          <w:szCs w:val="16"/>
          <w:lang w:val="de-DE" w:eastAsia="sr-Latn-RS"/>
        </w:rPr>
        <w:t>"</w:t>
      </w:r>
      <w:r w:rsidRPr="005A1BD8">
        <w:rPr>
          <w:rFonts w:ascii="Consolas" w:eastAsia="Calibri" w:hAnsi="Consolas" w:cs="Consolas"/>
          <w:color w:val="0000FF"/>
          <w:sz w:val="16"/>
          <w:szCs w:val="16"/>
          <w:lang w:val="de-DE" w:eastAsia="sr-Latn-RS"/>
        </w:rPr>
        <w:t>&gt;</w:t>
      </w:r>
    </w:p>
    <w:p w14:paraId="5E7F13E9"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5A1BD8">
        <w:rPr>
          <w:rFonts w:ascii="Consolas" w:eastAsia="Calibri" w:hAnsi="Consolas" w:cs="Consolas"/>
          <w:color w:val="0000FF"/>
          <w:sz w:val="16"/>
          <w:szCs w:val="16"/>
          <w:lang w:val="de-DE" w:eastAsia="sr-Latn-RS"/>
        </w:rPr>
        <w:t xml:space="preserve">  </w:t>
      </w:r>
      <w:r w:rsidRPr="00156FDF">
        <w:rPr>
          <w:rFonts w:ascii="Consolas" w:eastAsia="Calibri" w:hAnsi="Consolas" w:cs="Consolas"/>
          <w:color w:val="0000FF"/>
          <w:sz w:val="16"/>
          <w:szCs w:val="16"/>
          <w:lang w:eastAsia="sr-Latn-RS"/>
        </w:rPr>
        <w:t>&lt;</w:t>
      </w:r>
      <w:r w:rsidRPr="00156FDF">
        <w:rPr>
          <w:rFonts w:ascii="Consolas" w:eastAsia="Calibri" w:hAnsi="Consolas" w:cs="Consolas"/>
          <w:color w:val="A31515"/>
          <w:sz w:val="16"/>
          <w:szCs w:val="16"/>
          <w:lang w:eastAsia="sr-Latn-RS"/>
        </w:rPr>
        <w:t>xsd:element</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name</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Envelope</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&gt;</w:t>
      </w:r>
    </w:p>
    <w:p w14:paraId="4C2BC75B"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xsd:complexType</w:t>
      </w:r>
      <w:r w:rsidRPr="00156FDF">
        <w:rPr>
          <w:rFonts w:ascii="Consolas" w:eastAsia="Calibri" w:hAnsi="Consolas" w:cs="Consolas"/>
          <w:color w:val="0000FF"/>
          <w:sz w:val="16"/>
          <w:szCs w:val="16"/>
          <w:lang w:eastAsia="sr-Latn-RS"/>
        </w:rPr>
        <w:t>&gt;</w:t>
      </w:r>
    </w:p>
    <w:p w14:paraId="468BD59C"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xsd:complexContent</w:t>
      </w:r>
      <w:r w:rsidRPr="00156FDF">
        <w:rPr>
          <w:rFonts w:ascii="Consolas" w:eastAsia="Calibri" w:hAnsi="Consolas" w:cs="Consolas"/>
          <w:color w:val="0000FF"/>
          <w:sz w:val="16"/>
          <w:szCs w:val="16"/>
          <w:lang w:eastAsia="sr-Latn-RS"/>
        </w:rPr>
        <w:t>&gt;</w:t>
      </w:r>
    </w:p>
    <w:p w14:paraId="7D8E9C8E"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xsd:restriction</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base</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xsd:anyType</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&gt;</w:t>
      </w:r>
    </w:p>
    <w:p w14:paraId="63190073"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xsd:sequence</w:t>
      </w:r>
      <w:r w:rsidRPr="00156FDF">
        <w:rPr>
          <w:rFonts w:ascii="Consolas" w:eastAsia="Calibri" w:hAnsi="Consolas" w:cs="Consolas"/>
          <w:color w:val="0000FF"/>
          <w:sz w:val="16"/>
          <w:szCs w:val="16"/>
          <w:lang w:eastAsia="sr-Latn-RS"/>
        </w:rPr>
        <w:t>&gt;</w:t>
      </w:r>
    </w:p>
    <w:p w14:paraId="51332833"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xsd:element</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name</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MsgInfo</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minOccurs</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0</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&gt;</w:t>
      </w:r>
    </w:p>
    <w:p w14:paraId="329A0000"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xsd:complexType</w:t>
      </w:r>
      <w:r w:rsidRPr="00156FDF">
        <w:rPr>
          <w:rFonts w:ascii="Consolas" w:eastAsia="Calibri" w:hAnsi="Consolas" w:cs="Consolas"/>
          <w:color w:val="0000FF"/>
          <w:sz w:val="16"/>
          <w:szCs w:val="16"/>
          <w:lang w:eastAsia="sr-Latn-RS"/>
        </w:rPr>
        <w:t>&gt;</w:t>
      </w:r>
    </w:p>
    <w:p w14:paraId="58FEC0D0"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xsd:complexContent</w:t>
      </w:r>
      <w:r w:rsidRPr="00156FDF">
        <w:rPr>
          <w:rFonts w:ascii="Consolas" w:eastAsia="Calibri" w:hAnsi="Consolas" w:cs="Consolas"/>
          <w:color w:val="0000FF"/>
          <w:sz w:val="16"/>
          <w:szCs w:val="16"/>
          <w:lang w:eastAsia="sr-Latn-RS"/>
        </w:rPr>
        <w:t>&gt;</w:t>
      </w:r>
    </w:p>
    <w:p w14:paraId="4037C9F9"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xsd:restriction</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base</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xsd:anyType</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&gt;</w:t>
      </w:r>
    </w:p>
    <w:p w14:paraId="374C2A34"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xsd:sequence</w:t>
      </w:r>
      <w:r w:rsidRPr="00156FDF">
        <w:rPr>
          <w:rFonts w:ascii="Consolas" w:eastAsia="Calibri" w:hAnsi="Consolas" w:cs="Consolas"/>
          <w:color w:val="0000FF"/>
          <w:sz w:val="16"/>
          <w:szCs w:val="16"/>
          <w:lang w:eastAsia="sr-Latn-RS"/>
        </w:rPr>
        <w:t>&gt;</w:t>
      </w:r>
    </w:p>
    <w:p w14:paraId="7FFBD112"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xsd:any</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processContents</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skip</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minOccurs</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0</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maxOccurs</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unbounded</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 xml:space="preserve"> /&gt;</w:t>
      </w:r>
    </w:p>
    <w:p w14:paraId="7A90AAFA"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xsd:sequence</w:t>
      </w:r>
      <w:r w:rsidRPr="00156FDF">
        <w:rPr>
          <w:rFonts w:ascii="Consolas" w:eastAsia="Calibri" w:hAnsi="Consolas" w:cs="Consolas"/>
          <w:color w:val="0000FF"/>
          <w:sz w:val="16"/>
          <w:szCs w:val="16"/>
          <w:lang w:eastAsia="sr-Latn-RS"/>
        </w:rPr>
        <w:t>&gt;</w:t>
      </w:r>
    </w:p>
    <w:p w14:paraId="1AFC3A60"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xsd:restriction</w:t>
      </w:r>
      <w:r w:rsidRPr="00156FDF">
        <w:rPr>
          <w:rFonts w:ascii="Consolas" w:eastAsia="Calibri" w:hAnsi="Consolas" w:cs="Consolas"/>
          <w:color w:val="0000FF"/>
          <w:sz w:val="16"/>
          <w:szCs w:val="16"/>
          <w:lang w:eastAsia="sr-Latn-RS"/>
        </w:rPr>
        <w:t>&gt;</w:t>
      </w:r>
    </w:p>
    <w:p w14:paraId="59582A99"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xsd:complexContent</w:t>
      </w:r>
      <w:r w:rsidRPr="00156FDF">
        <w:rPr>
          <w:rFonts w:ascii="Consolas" w:eastAsia="Calibri" w:hAnsi="Consolas" w:cs="Consolas"/>
          <w:color w:val="0000FF"/>
          <w:sz w:val="16"/>
          <w:szCs w:val="16"/>
          <w:lang w:eastAsia="sr-Latn-RS"/>
        </w:rPr>
        <w:t>&gt;</w:t>
      </w:r>
    </w:p>
    <w:p w14:paraId="2667127D"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xsd:complexType</w:t>
      </w:r>
      <w:r w:rsidRPr="00156FDF">
        <w:rPr>
          <w:rFonts w:ascii="Consolas" w:eastAsia="Calibri" w:hAnsi="Consolas" w:cs="Consolas"/>
          <w:color w:val="0000FF"/>
          <w:sz w:val="16"/>
          <w:szCs w:val="16"/>
          <w:lang w:eastAsia="sr-Latn-RS"/>
        </w:rPr>
        <w:t>&gt;</w:t>
      </w:r>
    </w:p>
    <w:p w14:paraId="5B3D1642"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xsd:element</w:t>
      </w:r>
      <w:r w:rsidRPr="00156FDF">
        <w:rPr>
          <w:rFonts w:ascii="Consolas" w:eastAsia="Calibri" w:hAnsi="Consolas" w:cs="Consolas"/>
          <w:color w:val="0000FF"/>
          <w:sz w:val="16"/>
          <w:szCs w:val="16"/>
          <w:lang w:eastAsia="sr-Latn-RS"/>
        </w:rPr>
        <w:t>&gt;</w:t>
      </w:r>
    </w:p>
    <w:p w14:paraId="518BBB71"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xsd:choice</w:t>
      </w:r>
      <w:r w:rsidRPr="00156FDF">
        <w:rPr>
          <w:rFonts w:ascii="Consolas" w:eastAsia="Calibri" w:hAnsi="Consolas" w:cs="Consolas"/>
          <w:color w:val="0000FF"/>
          <w:sz w:val="16"/>
          <w:szCs w:val="16"/>
          <w:lang w:eastAsia="sr-Latn-RS"/>
        </w:rPr>
        <w:t>&gt;</w:t>
      </w:r>
    </w:p>
    <w:p w14:paraId="78A2B33E"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xsd:element</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name</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Data</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&gt;</w:t>
      </w:r>
    </w:p>
    <w:p w14:paraId="14C33F85"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xsd:complexType</w:t>
      </w:r>
      <w:r w:rsidRPr="00156FDF">
        <w:rPr>
          <w:rFonts w:ascii="Consolas" w:eastAsia="Calibri" w:hAnsi="Consolas" w:cs="Consolas"/>
          <w:color w:val="0000FF"/>
          <w:sz w:val="16"/>
          <w:szCs w:val="16"/>
          <w:lang w:eastAsia="sr-Latn-RS"/>
        </w:rPr>
        <w:t>&gt;</w:t>
      </w:r>
    </w:p>
    <w:p w14:paraId="21689DAC"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xsd:complexContent</w:t>
      </w:r>
      <w:r w:rsidRPr="00156FDF">
        <w:rPr>
          <w:rFonts w:ascii="Consolas" w:eastAsia="Calibri" w:hAnsi="Consolas" w:cs="Consolas"/>
          <w:color w:val="0000FF"/>
          <w:sz w:val="16"/>
          <w:szCs w:val="16"/>
          <w:lang w:eastAsia="sr-Latn-RS"/>
        </w:rPr>
        <w:t>&gt;</w:t>
      </w:r>
    </w:p>
    <w:p w14:paraId="4575867B"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xsd:restriction</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base</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xsd:anyType</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&gt;</w:t>
      </w:r>
    </w:p>
    <w:p w14:paraId="48B502F6"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xsd:sequence</w:t>
      </w:r>
      <w:r w:rsidRPr="00156FDF">
        <w:rPr>
          <w:rFonts w:ascii="Consolas" w:eastAsia="Calibri" w:hAnsi="Consolas" w:cs="Consolas"/>
          <w:color w:val="0000FF"/>
          <w:sz w:val="16"/>
          <w:szCs w:val="16"/>
          <w:lang w:eastAsia="sr-Latn-RS"/>
        </w:rPr>
        <w:t>&gt;</w:t>
      </w:r>
    </w:p>
    <w:p w14:paraId="633F6EE2"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xsd:any</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processContents</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skip</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 xml:space="preserve"> /&gt;</w:t>
      </w:r>
    </w:p>
    <w:p w14:paraId="138DB3F0"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xsd:sequence</w:t>
      </w:r>
      <w:r w:rsidRPr="00156FDF">
        <w:rPr>
          <w:rFonts w:ascii="Consolas" w:eastAsia="Calibri" w:hAnsi="Consolas" w:cs="Consolas"/>
          <w:color w:val="0000FF"/>
          <w:sz w:val="16"/>
          <w:szCs w:val="16"/>
          <w:lang w:eastAsia="sr-Latn-RS"/>
        </w:rPr>
        <w:t>&gt;</w:t>
      </w:r>
    </w:p>
    <w:p w14:paraId="3E3CBDE1"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xsd:restriction</w:t>
      </w:r>
      <w:r w:rsidRPr="00156FDF">
        <w:rPr>
          <w:rFonts w:ascii="Consolas" w:eastAsia="Calibri" w:hAnsi="Consolas" w:cs="Consolas"/>
          <w:color w:val="0000FF"/>
          <w:sz w:val="16"/>
          <w:szCs w:val="16"/>
          <w:lang w:eastAsia="sr-Latn-RS"/>
        </w:rPr>
        <w:t>&gt;</w:t>
      </w:r>
    </w:p>
    <w:p w14:paraId="3B4D235A"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xsd:complexContent</w:t>
      </w:r>
      <w:r w:rsidRPr="00156FDF">
        <w:rPr>
          <w:rFonts w:ascii="Consolas" w:eastAsia="Calibri" w:hAnsi="Consolas" w:cs="Consolas"/>
          <w:color w:val="0000FF"/>
          <w:sz w:val="16"/>
          <w:szCs w:val="16"/>
          <w:lang w:eastAsia="sr-Latn-RS"/>
        </w:rPr>
        <w:t>&gt;</w:t>
      </w:r>
    </w:p>
    <w:p w14:paraId="1951F988"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xsd:complexType</w:t>
      </w:r>
      <w:r w:rsidRPr="00156FDF">
        <w:rPr>
          <w:rFonts w:ascii="Consolas" w:eastAsia="Calibri" w:hAnsi="Consolas" w:cs="Consolas"/>
          <w:color w:val="0000FF"/>
          <w:sz w:val="16"/>
          <w:szCs w:val="16"/>
          <w:lang w:eastAsia="sr-Latn-RS"/>
        </w:rPr>
        <w:t>&gt;</w:t>
      </w:r>
    </w:p>
    <w:p w14:paraId="78DE94F8"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xsd:element</w:t>
      </w:r>
      <w:r w:rsidRPr="00156FDF">
        <w:rPr>
          <w:rFonts w:ascii="Consolas" w:eastAsia="Calibri" w:hAnsi="Consolas" w:cs="Consolas"/>
          <w:color w:val="0000FF"/>
          <w:sz w:val="16"/>
          <w:szCs w:val="16"/>
          <w:lang w:eastAsia="sr-Latn-RS"/>
        </w:rPr>
        <w:t>&gt;</w:t>
      </w:r>
    </w:p>
    <w:p w14:paraId="0E05E1A3"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xsd:element</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name</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Base64Data</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&gt;</w:t>
      </w:r>
    </w:p>
    <w:p w14:paraId="12ADE14A"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xsd:simpleType</w:t>
      </w:r>
      <w:r w:rsidRPr="00156FDF">
        <w:rPr>
          <w:rFonts w:ascii="Consolas" w:eastAsia="Calibri" w:hAnsi="Consolas" w:cs="Consolas"/>
          <w:color w:val="0000FF"/>
          <w:sz w:val="16"/>
          <w:szCs w:val="16"/>
          <w:lang w:eastAsia="sr-Latn-RS"/>
        </w:rPr>
        <w:t>&gt;</w:t>
      </w:r>
    </w:p>
    <w:p w14:paraId="33A89AC4"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xsd:restriction</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base</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xsd:string</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 xml:space="preserve"> /&gt;</w:t>
      </w:r>
    </w:p>
    <w:p w14:paraId="66462499"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xsd:simpleType</w:t>
      </w:r>
      <w:r w:rsidRPr="00156FDF">
        <w:rPr>
          <w:rFonts w:ascii="Consolas" w:eastAsia="Calibri" w:hAnsi="Consolas" w:cs="Consolas"/>
          <w:color w:val="0000FF"/>
          <w:sz w:val="16"/>
          <w:szCs w:val="16"/>
          <w:lang w:eastAsia="sr-Latn-RS"/>
        </w:rPr>
        <w:t>&gt;</w:t>
      </w:r>
    </w:p>
    <w:p w14:paraId="2BF6E1CB"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xsd:element</w:t>
      </w:r>
      <w:r w:rsidRPr="00156FDF">
        <w:rPr>
          <w:rFonts w:ascii="Consolas" w:eastAsia="Calibri" w:hAnsi="Consolas" w:cs="Consolas"/>
          <w:color w:val="0000FF"/>
          <w:sz w:val="16"/>
          <w:szCs w:val="16"/>
          <w:lang w:eastAsia="sr-Latn-RS"/>
        </w:rPr>
        <w:t>&gt;</w:t>
      </w:r>
    </w:p>
    <w:p w14:paraId="3940E4EA"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xsd:choice</w:t>
      </w:r>
      <w:r w:rsidRPr="00156FDF">
        <w:rPr>
          <w:rFonts w:ascii="Consolas" w:eastAsia="Calibri" w:hAnsi="Consolas" w:cs="Consolas"/>
          <w:color w:val="0000FF"/>
          <w:sz w:val="16"/>
          <w:szCs w:val="16"/>
          <w:lang w:eastAsia="sr-Latn-RS"/>
        </w:rPr>
        <w:t>&gt;</w:t>
      </w:r>
    </w:p>
    <w:p w14:paraId="099AB961"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xsd:sequence</w:t>
      </w:r>
      <w:r w:rsidRPr="00156FDF">
        <w:rPr>
          <w:rFonts w:ascii="Consolas" w:eastAsia="Calibri" w:hAnsi="Consolas" w:cs="Consolas"/>
          <w:color w:val="0000FF"/>
          <w:sz w:val="16"/>
          <w:szCs w:val="16"/>
          <w:lang w:eastAsia="sr-Latn-RS"/>
        </w:rPr>
        <w:t>&gt;</w:t>
      </w:r>
    </w:p>
    <w:p w14:paraId="0FC685F3"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xsd:attribute</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name</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msgtype</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type</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xsd:string</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use</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required</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 xml:space="preserve"> /&gt;</w:t>
      </w:r>
    </w:p>
    <w:p w14:paraId="4E0D683C"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xsd:anyAttribute</w:t>
      </w:r>
      <w:r w:rsidRPr="00156FDF">
        <w:rPr>
          <w:rFonts w:ascii="Consolas" w:eastAsia="Calibri" w:hAnsi="Consolas" w:cs="Consolas"/>
          <w:color w:val="0000FF"/>
          <w:sz w:val="16"/>
          <w:szCs w:val="16"/>
          <w:lang w:eastAsia="sr-Latn-RS"/>
        </w:rPr>
        <w:t xml:space="preserve"> </w:t>
      </w:r>
      <w:r w:rsidRPr="00156FDF">
        <w:rPr>
          <w:rFonts w:ascii="Consolas" w:eastAsia="Calibri" w:hAnsi="Consolas" w:cs="Consolas"/>
          <w:color w:val="FF0000"/>
          <w:sz w:val="16"/>
          <w:szCs w:val="16"/>
          <w:lang w:eastAsia="sr-Latn-RS"/>
        </w:rPr>
        <w:t>processContents</w:t>
      </w:r>
      <w:r w:rsidRPr="00156FDF">
        <w:rPr>
          <w:rFonts w:ascii="Consolas" w:eastAsia="Calibri" w:hAnsi="Consolas" w:cs="Consolas"/>
          <w:color w:val="0000FF"/>
          <w:sz w:val="16"/>
          <w:szCs w:val="16"/>
          <w:lang w:eastAsia="sr-Latn-RS"/>
        </w:rPr>
        <w:t>=</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skip</w:t>
      </w:r>
      <w:r w:rsidRPr="00156FDF">
        <w:rPr>
          <w:rFonts w:ascii="Consolas" w:eastAsia="Calibri" w:hAnsi="Consolas" w:cs="Consolas"/>
          <w:color w:val="000000"/>
          <w:sz w:val="16"/>
          <w:szCs w:val="16"/>
          <w:lang w:eastAsia="sr-Latn-RS"/>
        </w:rPr>
        <w:t>"</w:t>
      </w:r>
      <w:r w:rsidRPr="00156FDF">
        <w:rPr>
          <w:rFonts w:ascii="Consolas" w:eastAsia="Calibri" w:hAnsi="Consolas" w:cs="Consolas"/>
          <w:color w:val="0000FF"/>
          <w:sz w:val="16"/>
          <w:szCs w:val="16"/>
          <w:lang w:eastAsia="sr-Latn-RS"/>
        </w:rPr>
        <w:t xml:space="preserve"> /&gt;</w:t>
      </w:r>
    </w:p>
    <w:p w14:paraId="73649F09"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xsd:restriction</w:t>
      </w:r>
      <w:r w:rsidRPr="00156FDF">
        <w:rPr>
          <w:rFonts w:ascii="Consolas" w:eastAsia="Calibri" w:hAnsi="Consolas" w:cs="Consolas"/>
          <w:color w:val="0000FF"/>
          <w:sz w:val="16"/>
          <w:szCs w:val="16"/>
          <w:lang w:eastAsia="sr-Latn-RS"/>
        </w:rPr>
        <w:t>&gt;</w:t>
      </w:r>
    </w:p>
    <w:p w14:paraId="763602EB"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xsd:complexContent</w:t>
      </w:r>
      <w:r w:rsidRPr="00156FDF">
        <w:rPr>
          <w:rFonts w:ascii="Consolas" w:eastAsia="Calibri" w:hAnsi="Consolas" w:cs="Consolas"/>
          <w:color w:val="0000FF"/>
          <w:sz w:val="16"/>
          <w:szCs w:val="16"/>
          <w:lang w:eastAsia="sr-Latn-RS"/>
        </w:rPr>
        <w:t>&gt;</w:t>
      </w:r>
    </w:p>
    <w:p w14:paraId="111AEBE2"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xsd:complexType</w:t>
      </w:r>
      <w:r w:rsidRPr="00156FDF">
        <w:rPr>
          <w:rFonts w:ascii="Consolas" w:eastAsia="Calibri" w:hAnsi="Consolas" w:cs="Consolas"/>
          <w:color w:val="0000FF"/>
          <w:sz w:val="16"/>
          <w:szCs w:val="16"/>
          <w:lang w:eastAsia="sr-Latn-RS"/>
        </w:rPr>
        <w:t>&gt;</w:t>
      </w:r>
    </w:p>
    <w:p w14:paraId="50D7EFFA" w14:textId="77777777" w:rsidR="00C858D1" w:rsidRPr="00156FDF" w:rsidRDefault="00C858D1" w:rsidP="00C858D1">
      <w:pPr>
        <w:autoSpaceDE w:val="0"/>
        <w:autoSpaceDN w:val="0"/>
        <w:adjustRightInd w:val="0"/>
        <w:spacing w:line="240" w:lineRule="auto"/>
        <w:contextualSpacing/>
        <w:rPr>
          <w:rFonts w:ascii="Consolas" w:eastAsia="Calibri" w:hAnsi="Consolas" w:cs="Consolas"/>
          <w:color w:val="000000"/>
          <w:sz w:val="16"/>
          <w:szCs w:val="16"/>
          <w:lang w:eastAsia="sr-Latn-RS"/>
        </w:rPr>
      </w:pPr>
      <w:r w:rsidRPr="00156FDF">
        <w:rPr>
          <w:rFonts w:ascii="Consolas" w:eastAsia="Calibri" w:hAnsi="Consolas" w:cs="Consolas"/>
          <w:color w:val="0000FF"/>
          <w:sz w:val="16"/>
          <w:szCs w:val="16"/>
          <w:lang w:eastAsia="sr-Latn-RS"/>
        </w:rPr>
        <w:t xml:space="preserve">  &lt;/</w:t>
      </w:r>
      <w:r w:rsidRPr="00156FDF">
        <w:rPr>
          <w:rFonts w:ascii="Consolas" w:eastAsia="Calibri" w:hAnsi="Consolas" w:cs="Consolas"/>
          <w:color w:val="A31515"/>
          <w:sz w:val="16"/>
          <w:szCs w:val="16"/>
          <w:lang w:eastAsia="sr-Latn-RS"/>
        </w:rPr>
        <w:t>xsd:element</w:t>
      </w:r>
      <w:r w:rsidRPr="00156FDF">
        <w:rPr>
          <w:rFonts w:ascii="Consolas" w:eastAsia="Calibri" w:hAnsi="Consolas" w:cs="Consolas"/>
          <w:color w:val="0000FF"/>
          <w:sz w:val="16"/>
          <w:szCs w:val="16"/>
          <w:lang w:eastAsia="sr-Latn-RS"/>
        </w:rPr>
        <w:t>&gt;</w:t>
      </w:r>
    </w:p>
    <w:p w14:paraId="071E307A" w14:textId="77777777" w:rsidR="00C858D1" w:rsidRPr="00156FDF" w:rsidRDefault="00C858D1" w:rsidP="00C858D1">
      <w:pPr>
        <w:spacing w:line="240" w:lineRule="auto"/>
        <w:contextualSpacing/>
        <w:rPr>
          <w:sz w:val="16"/>
          <w:szCs w:val="16"/>
        </w:rPr>
      </w:pPr>
      <w:r w:rsidRPr="00156FDF">
        <w:rPr>
          <w:rFonts w:ascii="Consolas" w:eastAsia="Calibri" w:hAnsi="Consolas" w:cs="Consolas"/>
          <w:color w:val="0000FF"/>
          <w:sz w:val="16"/>
          <w:szCs w:val="16"/>
          <w:lang w:eastAsia="sr-Latn-RS"/>
        </w:rPr>
        <w:t>&lt;/</w:t>
      </w:r>
      <w:r w:rsidRPr="00156FDF">
        <w:rPr>
          <w:rFonts w:ascii="Consolas" w:eastAsia="Calibri" w:hAnsi="Consolas" w:cs="Consolas"/>
          <w:color w:val="A31515"/>
          <w:sz w:val="16"/>
          <w:szCs w:val="16"/>
          <w:lang w:eastAsia="sr-Latn-RS"/>
        </w:rPr>
        <w:t>xsd:schema</w:t>
      </w:r>
      <w:r w:rsidRPr="00156FDF">
        <w:rPr>
          <w:rFonts w:ascii="Consolas" w:eastAsia="Calibri" w:hAnsi="Consolas" w:cs="Consolas"/>
          <w:color w:val="0000FF"/>
          <w:sz w:val="16"/>
          <w:szCs w:val="16"/>
          <w:lang w:eastAsia="sr-Latn-RS"/>
        </w:rPr>
        <w:t>&gt;</w:t>
      </w:r>
    </w:p>
    <w:p w14:paraId="2C3665F4" w14:textId="77777777" w:rsidR="00C858D1" w:rsidRDefault="00C858D1" w:rsidP="00C858D1"/>
    <w:p w14:paraId="3DF20CDE" w14:textId="77777777" w:rsidR="00C858D1" w:rsidRPr="00745896" w:rsidRDefault="00C858D1" w:rsidP="00C858D1">
      <w:pPr>
        <w:rPr>
          <w:lang w:val="cs-CZ"/>
        </w:rPr>
      </w:pPr>
    </w:p>
    <w:p w14:paraId="09E48894" w14:textId="77777777" w:rsidR="00C858D1" w:rsidRPr="005A1BD8" w:rsidRDefault="00C858D1" w:rsidP="00C858D1">
      <w:r w:rsidRPr="005A1BD8">
        <w:t>DB Objects:</w:t>
      </w:r>
    </w:p>
    <w:p w14:paraId="1F5846C5" w14:textId="77777777" w:rsidR="00C858D1" w:rsidRPr="00CD4416" w:rsidRDefault="00C858D1" w:rsidP="00C858D1">
      <w:pPr>
        <w:autoSpaceDE w:val="0"/>
        <w:autoSpaceDN w:val="0"/>
        <w:adjustRightInd w:val="0"/>
        <w:rPr>
          <w:rFonts w:ascii="Consolas" w:eastAsia="Calibri" w:hAnsi="Consolas" w:cs="Consolas"/>
          <w:color w:val="000000"/>
          <w:sz w:val="16"/>
          <w:szCs w:val="16"/>
          <w:highlight w:val="white"/>
          <w:lang w:val="cs-CZ" w:eastAsia="sr-Latn-RS"/>
        </w:rPr>
      </w:pPr>
      <w:r w:rsidRPr="00CD4416">
        <w:rPr>
          <w:rFonts w:ascii="Consolas" w:eastAsia="Calibri" w:hAnsi="Consolas" w:cs="Consolas"/>
          <w:color w:val="0000FF"/>
          <w:sz w:val="16"/>
          <w:szCs w:val="16"/>
          <w:highlight w:val="white"/>
          <w:lang w:val="cs-CZ" w:eastAsia="sr-Latn-RS"/>
        </w:rPr>
        <w:lastRenderedPageBreak/>
        <w:t>CREATE</w:t>
      </w:r>
      <w:r w:rsidRPr="00CD4416">
        <w:rPr>
          <w:rFonts w:ascii="Consolas" w:eastAsia="Calibri" w:hAnsi="Consolas" w:cs="Consolas"/>
          <w:color w:val="000000"/>
          <w:sz w:val="16"/>
          <w:szCs w:val="16"/>
          <w:highlight w:val="white"/>
          <w:lang w:val="cs-CZ" w:eastAsia="sr-Latn-RS"/>
        </w:rPr>
        <w:t xml:space="preserve"> </w:t>
      </w:r>
      <w:r w:rsidRPr="00CD4416">
        <w:rPr>
          <w:rFonts w:ascii="Consolas" w:eastAsia="Calibri" w:hAnsi="Consolas" w:cs="Consolas"/>
          <w:color w:val="0000FF"/>
          <w:sz w:val="16"/>
          <w:szCs w:val="16"/>
          <w:highlight w:val="white"/>
          <w:lang w:val="cs-CZ" w:eastAsia="sr-Latn-RS"/>
        </w:rPr>
        <w:t>XML</w:t>
      </w:r>
      <w:r w:rsidRPr="00CD4416">
        <w:rPr>
          <w:rFonts w:ascii="Consolas" w:eastAsia="Calibri" w:hAnsi="Consolas" w:cs="Consolas"/>
          <w:color w:val="000000"/>
          <w:sz w:val="16"/>
          <w:szCs w:val="16"/>
          <w:highlight w:val="white"/>
          <w:lang w:val="cs-CZ" w:eastAsia="sr-Latn-RS"/>
        </w:rPr>
        <w:t xml:space="preserve"> </w:t>
      </w:r>
      <w:r w:rsidRPr="00CD4416">
        <w:rPr>
          <w:rFonts w:ascii="Consolas" w:eastAsia="Calibri" w:hAnsi="Consolas" w:cs="Consolas"/>
          <w:color w:val="0000FF"/>
          <w:sz w:val="16"/>
          <w:szCs w:val="16"/>
          <w:highlight w:val="white"/>
          <w:lang w:val="cs-CZ" w:eastAsia="sr-Latn-RS"/>
        </w:rPr>
        <w:t>SCHEMA</w:t>
      </w:r>
      <w:r w:rsidRPr="00CD4416">
        <w:rPr>
          <w:rFonts w:ascii="Consolas" w:eastAsia="Calibri" w:hAnsi="Consolas" w:cs="Consolas"/>
          <w:color w:val="000000"/>
          <w:sz w:val="16"/>
          <w:szCs w:val="16"/>
          <w:highlight w:val="white"/>
          <w:lang w:val="cs-CZ" w:eastAsia="sr-Latn-RS"/>
        </w:rPr>
        <w:t xml:space="preserve"> </w:t>
      </w:r>
      <w:r w:rsidRPr="00CD4416">
        <w:rPr>
          <w:rFonts w:ascii="Consolas" w:eastAsia="Calibri" w:hAnsi="Consolas" w:cs="Consolas"/>
          <w:color w:val="0000FF"/>
          <w:sz w:val="16"/>
          <w:szCs w:val="16"/>
          <w:highlight w:val="white"/>
          <w:lang w:val="cs-CZ" w:eastAsia="sr-Latn-RS"/>
        </w:rPr>
        <w:t>COLLECTION</w:t>
      </w:r>
      <w:r w:rsidRPr="00CD4416">
        <w:rPr>
          <w:rFonts w:ascii="Consolas" w:eastAsia="Calibri" w:hAnsi="Consolas" w:cs="Consolas"/>
          <w:color w:val="000000"/>
          <w:sz w:val="16"/>
          <w:szCs w:val="16"/>
          <w:highlight w:val="white"/>
          <w:lang w:val="cs-CZ" w:eastAsia="sr-Latn-RS"/>
        </w:rPr>
        <w:t xml:space="preserve"> [dbo]</w:t>
      </w:r>
      <w:r w:rsidRPr="00CD4416">
        <w:rPr>
          <w:rFonts w:ascii="Consolas" w:eastAsia="Calibri" w:hAnsi="Consolas" w:cs="Consolas"/>
          <w:color w:val="808080"/>
          <w:sz w:val="16"/>
          <w:szCs w:val="16"/>
          <w:highlight w:val="white"/>
          <w:lang w:val="cs-CZ" w:eastAsia="sr-Latn-RS"/>
        </w:rPr>
        <w:t>.</w:t>
      </w:r>
      <w:r w:rsidRPr="00CD4416">
        <w:rPr>
          <w:rFonts w:ascii="Consolas" w:eastAsia="Calibri" w:hAnsi="Consolas" w:cs="Consolas"/>
          <w:color w:val="000000"/>
          <w:sz w:val="16"/>
          <w:szCs w:val="16"/>
          <w:highlight w:val="white"/>
          <w:lang w:val="cs-CZ" w:eastAsia="sr-Latn-RS"/>
        </w:rPr>
        <w:t xml:space="preserve">[Envelope_V4] </w:t>
      </w:r>
      <w:r w:rsidRPr="00CD4416">
        <w:rPr>
          <w:rFonts w:ascii="Consolas" w:eastAsia="Calibri" w:hAnsi="Consolas" w:cs="Consolas"/>
          <w:color w:val="0000FF"/>
          <w:sz w:val="16"/>
          <w:szCs w:val="16"/>
          <w:highlight w:val="white"/>
          <w:lang w:val="cs-CZ" w:eastAsia="sr-Latn-RS"/>
        </w:rPr>
        <w:t>AS</w:t>
      </w:r>
      <w:r w:rsidRPr="00CD4416">
        <w:rPr>
          <w:rFonts w:ascii="Consolas" w:eastAsia="Calibri" w:hAnsi="Consolas" w:cs="Consolas"/>
          <w:color w:val="000000"/>
          <w:sz w:val="16"/>
          <w:szCs w:val="16"/>
          <w:highlight w:val="white"/>
          <w:lang w:val="cs-CZ" w:eastAsia="sr-Latn-RS"/>
        </w:rPr>
        <w:t xml:space="preserve"> </w:t>
      </w:r>
      <w:r w:rsidRPr="00CD4416">
        <w:rPr>
          <w:rFonts w:ascii="Consolas" w:eastAsia="Calibri" w:hAnsi="Consolas" w:cs="Consolas"/>
          <w:color w:val="FF0000"/>
          <w:sz w:val="16"/>
          <w:szCs w:val="16"/>
          <w:highlight w:val="white"/>
          <w:lang w:val="cs-CZ" w:eastAsia="sr-Latn-RS"/>
        </w:rPr>
        <w:t>N'&lt;xsd:schema xmlns:xsd="http://www.w3.org/2001/XMLSchema" xmlns:t="http://www.aquasoft.cz/namespaces/envelope/ver4" targetNamespace="http://www.aquasoft.cz/namespaces/envelope/ver4" elementFormDefault="qualified"&gt;&lt;xsd:element name="Envelope"&gt;&lt;xsd:complexType&gt;&lt;xsd:complexContent&gt;&lt;xsd:restriction base="xsd:anyType"&gt;&lt;xsd:sequence&gt;&lt;xsd:element name="MsgInfo" minOccurs="0"&gt;&lt;xsd:complexType&gt;&lt;xsd:complexContent&gt;&lt;xsd:restriction base="xsd:anyType"&gt;&lt;xsd:sequence&gt;&lt;xsd:any processContents="skip" minOccurs="0" maxOccurs="unbounded" /&gt;&lt;/xsd:sequence&gt;&lt;/xsd:restriction&gt;&lt;/xsd:complexContent&gt;&lt;/xsd:complexType&gt;&lt;/xsd:element&gt;&lt;xsd:choice&gt;&lt;xsd:element name="Data"&gt;&lt;xsd:complexType&gt;&lt;xsd:complexContent&gt;&lt;xsd:restriction base="xsd:anyType"&gt;&lt;xsd:sequence&gt;&lt;xsd:any processContents="skip" /&gt;&lt;/xsd:sequence&gt;&lt;/xsd:restriction&gt;&lt;/xsd:complexContent&gt;&lt;/xsd:complexType&gt;&lt;/xsd:element&gt;&lt;xsd:element name="Base64Data"&gt;&lt;xsd:simpleType&gt;&lt;xsd:restriction base="xsd:string" /&gt;&lt;/xsd:simpleType&gt;&lt;/xsd:element&gt;&lt;/xsd:choice&gt;&lt;/xsd:sequence&gt;&lt;xsd:attribute name="msgtype" type="xsd:string" use="required" /&gt;&lt;xsd:anyAttribute processContents="skip" /&gt;&lt;/xsd:restriction&gt;&lt;/xsd:complexContent&gt;&lt;/xsd:complexType&gt;&lt;/xsd:element&gt;&lt;/xsd:schema&gt;'</w:t>
      </w:r>
    </w:p>
    <w:p w14:paraId="189FC577" w14:textId="77777777" w:rsidR="00C858D1" w:rsidRPr="00CD4416" w:rsidRDefault="00C858D1" w:rsidP="00C858D1">
      <w:pPr>
        <w:autoSpaceDE w:val="0"/>
        <w:autoSpaceDN w:val="0"/>
        <w:adjustRightInd w:val="0"/>
        <w:rPr>
          <w:rFonts w:ascii="Consolas" w:eastAsia="Calibri" w:hAnsi="Consolas" w:cs="Consolas"/>
          <w:color w:val="000000"/>
          <w:sz w:val="16"/>
          <w:szCs w:val="16"/>
          <w:highlight w:val="white"/>
          <w:lang w:val="cs-CZ" w:eastAsia="sr-Latn-RS"/>
        </w:rPr>
      </w:pPr>
      <w:r w:rsidRPr="00CD4416">
        <w:rPr>
          <w:rFonts w:ascii="Consolas" w:eastAsia="Calibri" w:hAnsi="Consolas" w:cs="Consolas"/>
          <w:color w:val="0000FF"/>
          <w:sz w:val="16"/>
          <w:szCs w:val="16"/>
          <w:highlight w:val="white"/>
          <w:lang w:val="cs-CZ" w:eastAsia="sr-Latn-RS"/>
        </w:rPr>
        <w:t>GO</w:t>
      </w:r>
    </w:p>
    <w:p w14:paraId="44672E29" w14:textId="77777777" w:rsidR="00C858D1" w:rsidRPr="00CD4416" w:rsidRDefault="00C858D1" w:rsidP="00C858D1">
      <w:pPr>
        <w:autoSpaceDE w:val="0"/>
        <w:autoSpaceDN w:val="0"/>
        <w:adjustRightInd w:val="0"/>
        <w:rPr>
          <w:rFonts w:ascii="Consolas" w:eastAsia="Calibri" w:hAnsi="Consolas" w:cs="Consolas"/>
          <w:color w:val="000000"/>
          <w:sz w:val="16"/>
          <w:szCs w:val="16"/>
          <w:highlight w:val="white"/>
          <w:lang w:val="cs-CZ" w:eastAsia="sr-Latn-RS"/>
        </w:rPr>
      </w:pPr>
    </w:p>
    <w:p w14:paraId="4562C31F" w14:textId="77777777" w:rsidR="00C858D1" w:rsidRPr="00CD4416"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CD4416">
        <w:rPr>
          <w:rFonts w:ascii="Consolas" w:eastAsia="Calibri" w:hAnsi="Consolas" w:cs="Consolas"/>
          <w:color w:val="0000FF"/>
          <w:sz w:val="16"/>
          <w:szCs w:val="16"/>
          <w:highlight w:val="white"/>
          <w:lang w:val="cs-CZ" w:eastAsia="sr-Latn-RS"/>
        </w:rPr>
        <w:t>CREATE</w:t>
      </w:r>
      <w:r w:rsidRPr="00CD4416">
        <w:rPr>
          <w:rFonts w:ascii="Consolas" w:eastAsia="Calibri" w:hAnsi="Consolas" w:cs="Consolas"/>
          <w:color w:val="000000"/>
          <w:sz w:val="16"/>
          <w:szCs w:val="16"/>
          <w:highlight w:val="white"/>
          <w:lang w:val="cs-CZ" w:eastAsia="sr-Latn-RS"/>
        </w:rPr>
        <w:t xml:space="preserve"> </w:t>
      </w:r>
      <w:r w:rsidRPr="00CD4416">
        <w:rPr>
          <w:rFonts w:ascii="Consolas" w:eastAsia="Calibri" w:hAnsi="Consolas" w:cs="Consolas"/>
          <w:color w:val="0000FF"/>
          <w:sz w:val="16"/>
          <w:szCs w:val="16"/>
          <w:highlight w:val="white"/>
          <w:lang w:val="cs-CZ" w:eastAsia="sr-Latn-RS"/>
        </w:rPr>
        <w:t>MESSAGE</w:t>
      </w:r>
      <w:r w:rsidRPr="00CD4416">
        <w:rPr>
          <w:rFonts w:ascii="Consolas" w:eastAsia="Calibri" w:hAnsi="Consolas" w:cs="Consolas"/>
          <w:color w:val="000000"/>
          <w:sz w:val="16"/>
          <w:szCs w:val="16"/>
          <w:highlight w:val="white"/>
          <w:lang w:val="cs-CZ" w:eastAsia="sr-Latn-RS"/>
        </w:rPr>
        <w:t xml:space="preserve"> </w:t>
      </w:r>
      <w:r w:rsidRPr="00CD4416">
        <w:rPr>
          <w:rFonts w:ascii="Consolas" w:eastAsia="Calibri" w:hAnsi="Consolas" w:cs="Consolas"/>
          <w:color w:val="0000FF"/>
          <w:sz w:val="16"/>
          <w:szCs w:val="16"/>
          <w:highlight w:val="white"/>
          <w:lang w:val="cs-CZ" w:eastAsia="sr-Latn-RS"/>
        </w:rPr>
        <w:t>TYPE</w:t>
      </w:r>
      <w:r w:rsidRPr="00CD4416">
        <w:rPr>
          <w:rFonts w:ascii="Consolas" w:eastAsia="Calibri" w:hAnsi="Consolas" w:cs="Consolas"/>
          <w:color w:val="000000"/>
          <w:sz w:val="16"/>
          <w:szCs w:val="16"/>
          <w:highlight w:val="white"/>
          <w:lang w:val="cs-CZ" w:eastAsia="sr-Latn-RS"/>
        </w:rPr>
        <w:t xml:space="preserve"> [http://www.aquasoft.cz/namespaces/envelope/ver4] </w:t>
      </w:r>
    </w:p>
    <w:p w14:paraId="78E44923" w14:textId="77777777" w:rsidR="00C858D1" w:rsidRPr="00CD4416"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CD4416">
        <w:rPr>
          <w:rFonts w:ascii="Consolas" w:eastAsia="Calibri" w:hAnsi="Consolas" w:cs="Consolas"/>
          <w:color w:val="000000"/>
          <w:sz w:val="16"/>
          <w:szCs w:val="16"/>
          <w:highlight w:val="white"/>
          <w:lang w:val="cs-CZ" w:eastAsia="sr-Latn-RS"/>
        </w:rPr>
        <w:t xml:space="preserve">  </w:t>
      </w:r>
      <w:r w:rsidRPr="00CD4416">
        <w:rPr>
          <w:rFonts w:ascii="Consolas" w:eastAsia="Calibri" w:hAnsi="Consolas" w:cs="Consolas"/>
          <w:color w:val="0000FF"/>
          <w:sz w:val="16"/>
          <w:szCs w:val="16"/>
          <w:highlight w:val="white"/>
          <w:lang w:val="cs-CZ" w:eastAsia="sr-Latn-RS"/>
        </w:rPr>
        <w:t>AUTHORIZATION</w:t>
      </w:r>
      <w:r w:rsidRPr="00CD4416">
        <w:rPr>
          <w:rFonts w:ascii="Consolas" w:eastAsia="Calibri" w:hAnsi="Consolas" w:cs="Consolas"/>
          <w:color w:val="000000"/>
          <w:sz w:val="16"/>
          <w:szCs w:val="16"/>
          <w:highlight w:val="white"/>
          <w:lang w:val="cs-CZ" w:eastAsia="sr-Latn-RS"/>
        </w:rPr>
        <w:t xml:space="preserve"> [dbo] </w:t>
      </w:r>
    </w:p>
    <w:p w14:paraId="68D6AB7D" w14:textId="77777777" w:rsidR="00C858D1" w:rsidRPr="00CD4416"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3F2E4E2">
        <w:rPr>
          <w:rFonts w:ascii="Consolas" w:eastAsia="Calibri" w:hAnsi="Consolas" w:cs="Consolas"/>
          <w:color w:val="000000" w:themeColor="text1"/>
          <w:sz w:val="16"/>
          <w:szCs w:val="16"/>
          <w:highlight w:val="white"/>
          <w:lang w:val="cs-CZ" w:eastAsia="sr-Latn-RS"/>
        </w:rPr>
        <w:t xml:space="preserve">  </w:t>
      </w:r>
      <w:r w:rsidRPr="00CD4416">
        <w:rPr>
          <w:rFonts w:ascii="Consolas" w:eastAsia="Calibri" w:hAnsi="Consolas" w:cs="Consolas"/>
          <w:color w:val="0000FF"/>
          <w:sz w:val="16"/>
          <w:szCs w:val="16"/>
          <w:highlight w:val="white"/>
          <w:lang w:val="cs-CZ" w:eastAsia="sr-Latn-RS"/>
        </w:rPr>
        <w:t>VALIDATION</w:t>
      </w:r>
      <w:r w:rsidRPr="03F2E4E2">
        <w:rPr>
          <w:rFonts w:ascii="Consolas" w:eastAsia="Calibri" w:hAnsi="Consolas" w:cs="Consolas"/>
          <w:color w:val="000000" w:themeColor="text1"/>
          <w:sz w:val="16"/>
          <w:szCs w:val="16"/>
          <w:highlight w:val="white"/>
          <w:lang w:val="cs-CZ" w:eastAsia="sr-Latn-RS"/>
        </w:rPr>
        <w:t xml:space="preserve"> </w:t>
      </w:r>
      <w:r w:rsidRPr="03F2E4E2">
        <w:rPr>
          <w:rFonts w:ascii="Consolas" w:eastAsia="Calibri" w:hAnsi="Consolas" w:cs="Consolas"/>
          <w:color w:val="808080" w:themeColor="background1" w:themeShade="80"/>
          <w:sz w:val="16"/>
          <w:szCs w:val="16"/>
          <w:highlight w:val="white"/>
          <w:lang w:val="cs-CZ" w:eastAsia="sr-Latn-RS"/>
        </w:rPr>
        <w:t>=</w:t>
      </w:r>
      <w:r w:rsidRPr="03F2E4E2">
        <w:rPr>
          <w:rFonts w:ascii="Consolas" w:eastAsia="Calibri" w:hAnsi="Consolas" w:cs="Consolas"/>
          <w:color w:val="000000" w:themeColor="text1"/>
          <w:sz w:val="16"/>
          <w:szCs w:val="16"/>
          <w:highlight w:val="white"/>
          <w:lang w:val="cs-CZ" w:eastAsia="sr-Latn-RS"/>
        </w:rPr>
        <w:t xml:space="preserve"> </w:t>
      </w:r>
      <w:r w:rsidRPr="00CD4416">
        <w:rPr>
          <w:rFonts w:ascii="Consolas" w:eastAsia="Calibri" w:hAnsi="Consolas" w:cs="Consolas"/>
          <w:color w:val="0000FF"/>
          <w:sz w:val="16"/>
          <w:szCs w:val="16"/>
          <w:highlight w:val="white"/>
          <w:lang w:val="cs-CZ" w:eastAsia="sr-Latn-RS"/>
        </w:rPr>
        <w:t>VALID_XML</w:t>
      </w:r>
      <w:r w:rsidRPr="03F2E4E2">
        <w:rPr>
          <w:rFonts w:ascii="Consolas" w:eastAsia="Calibri" w:hAnsi="Consolas" w:cs="Consolas"/>
          <w:color w:val="000000" w:themeColor="text1"/>
          <w:sz w:val="16"/>
          <w:szCs w:val="16"/>
          <w:highlight w:val="white"/>
          <w:lang w:val="cs-CZ" w:eastAsia="sr-Latn-RS"/>
        </w:rPr>
        <w:t xml:space="preserve"> </w:t>
      </w:r>
      <w:r w:rsidRPr="00CD4416">
        <w:rPr>
          <w:rFonts w:ascii="Consolas" w:eastAsia="Calibri" w:hAnsi="Consolas" w:cs="Consolas"/>
          <w:color w:val="0000FF"/>
          <w:sz w:val="16"/>
          <w:szCs w:val="16"/>
          <w:highlight w:val="white"/>
          <w:lang w:val="cs-CZ" w:eastAsia="sr-Latn-RS"/>
        </w:rPr>
        <w:t>WITH</w:t>
      </w:r>
      <w:r w:rsidRPr="03F2E4E2">
        <w:rPr>
          <w:rFonts w:ascii="Consolas" w:eastAsia="Calibri" w:hAnsi="Consolas" w:cs="Consolas"/>
          <w:color w:val="000000" w:themeColor="text1"/>
          <w:sz w:val="16"/>
          <w:szCs w:val="16"/>
          <w:highlight w:val="white"/>
          <w:lang w:val="cs-CZ" w:eastAsia="sr-Latn-RS"/>
        </w:rPr>
        <w:t xml:space="preserve"> </w:t>
      </w:r>
      <w:r w:rsidRPr="00CD4416">
        <w:rPr>
          <w:rFonts w:ascii="Consolas" w:eastAsia="Calibri" w:hAnsi="Consolas" w:cs="Consolas"/>
          <w:color w:val="0000FF"/>
          <w:sz w:val="16"/>
          <w:szCs w:val="16"/>
          <w:highlight w:val="white"/>
          <w:lang w:val="cs-CZ" w:eastAsia="sr-Latn-RS"/>
        </w:rPr>
        <w:t>SCHEMA</w:t>
      </w:r>
      <w:r w:rsidRPr="03F2E4E2">
        <w:rPr>
          <w:rFonts w:ascii="Consolas" w:eastAsia="Calibri" w:hAnsi="Consolas" w:cs="Consolas"/>
          <w:color w:val="000000" w:themeColor="text1"/>
          <w:sz w:val="16"/>
          <w:szCs w:val="16"/>
          <w:highlight w:val="white"/>
          <w:lang w:val="cs-CZ" w:eastAsia="sr-Latn-RS"/>
        </w:rPr>
        <w:t xml:space="preserve"> </w:t>
      </w:r>
      <w:r w:rsidRPr="00CD4416">
        <w:rPr>
          <w:rFonts w:ascii="Consolas" w:eastAsia="Calibri" w:hAnsi="Consolas" w:cs="Consolas"/>
          <w:color w:val="0000FF"/>
          <w:sz w:val="16"/>
          <w:szCs w:val="16"/>
          <w:highlight w:val="white"/>
          <w:lang w:val="cs-CZ" w:eastAsia="sr-Latn-RS"/>
        </w:rPr>
        <w:t>COLLECTION</w:t>
      </w:r>
      <w:r w:rsidRPr="03F2E4E2">
        <w:rPr>
          <w:rFonts w:ascii="Consolas" w:eastAsia="Calibri" w:hAnsi="Consolas" w:cs="Consolas"/>
          <w:color w:val="000000" w:themeColor="text1"/>
          <w:sz w:val="16"/>
          <w:szCs w:val="16"/>
          <w:highlight w:val="white"/>
          <w:lang w:val="cs-CZ" w:eastAsia="sr-Latn-RS"/>
        </w:rPr>
        <w:t xml:space="preserve"> [dbo]</w:t>
      </w:r>
      <w:r w:rsidRPr="03F2E4E2">
        <w:rPr>
          <w:rFonts w:ascii="Consolas" w:eastAsia="Calibri" w:hAnsi="Consolas" w:cs="Consolas"/>
          <w:color w:val="808080" w:themeColor="background1" w:themeShade="80"/>
          <w:sz w:val="16"/>
          <w:szCs w:val="16"/>
          <w:highlight w:val="white"/>
          <w:lang w:val="cs-CZ" w:eastAsia="sr-Latn-RS"/>
        </w:rPr>
        <w:t>.</w:t>
      </w:r>
      <w:r w:rsidRPr="03F2E4E2">
        <w:rPr>
          <w:rFonts w:ascii="Consolas" w:eastAsia="Calibri" w:hAnsi="Consolas" w:cs="Consolas"/>
          <w:color w:val="000000" w:themeColor="text1"/>
          <w:sz w:val="16"/>
          <w:szCs w:val="16"/>
          <w:highlight w:val="white"/>
          <w:lang w:val="cs-CZ" w:eastAsia="sr-Latn-RS"/>
        </w:rPr>
        <w:t>[Envelope_V4]</w:t>
      </w:r>
    </w:p>
    <w:p w14:paraId="0E7DCA48" w14:textId="77777777" w:rsidR="00C858D1" w:rsidRPr="006E1E9B" w:rsidRDefault="00C858D1" w:rsidP="00C858D1">
      <w:pPr>
        <w:shd w:val="clear" w:color="auto" w:fill="FFFFFF"/>
        <w:spacing w:after="0" w:line="240" w:lineRule="auto"/>
        <w:contextualSpacing/>
        <w:rPr>
          <w:rFonts w:asciiTheme="minorHAnsi" w:hAnsiTheme="minorHAnsi" w:cstheme="minorHAnsi"/>
          <w:color w:val="1F2328"/>
          <w:sz w:val="24"/>
          <w:lang w:eastAsia="cs-CZ"/>
        </w:rPr>
      </w:pPr>
      <w:r w:rsidRPr="00CD4416">
        <w:rPr>
          <w:rFonts w:ascii="Consolas" w:eastAsia="Calibri" w:hAnsi="Consolas" w:cs="Consolas"/>
          <w:color w:val="0000FF"/>
          <w:sz w:val="16"/>
          <w:szCs w:val="16"/>
          <w:highlight w:val="white"/>
          <w:lang w:val="cs-CZ" w:eastAsia="sr-Latn-RS"/>
        </w:rPr>
        <w:t>GO</w:t>
      </w:r>
    </w:p>
    <w:p w14:paraId="0AC5E6E7" w14:textId="77777777" w:rsidR="00C858D1" w:rsidRDefault="00C858D1" w:rsidP="00C858D1">
      <w:pPr>
        <w:rPr>
          <w:lang w:val="en" w:eastAsia="en-US"/>
        </w:rPr>
      </w:pPr>
    </w:p>
    <w:p w14:paraId="6537EEFA" w14:textId="77777777" w:rsidR="00C858D1" w:rsidRPr="005A1BD8" w:rsidRDefault="00C858D1" w:rsidP="00C858D1">
      <w:pPr>
        <w:rPr>
          <w:lang w:val="en" w:eastAsia="en-US"/>
        </w:rPr>
      </w:pPr>
      <w:r w:rsidRPr="005A1BD8">
        <w:rPr>
          <w:lang w:val="en" w:eastAsia="en-US"/>
        </w:rPr>
        <w:t>Example of the quota allocation request:</w:t>
      </w:r>
    </w:p>
    <w:p w14:paraId="2DD7DC77"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env:Envelope</w:t>
      </w:r>
      <w:r w:rsidRPr="00414D64">
        <w:rPr>
          <w:rFonts w:ascii="Consolas" w:hAnsi="Consolas" w:cs="Cascadia Mono"/>
          <w:color w:val="0000FF"/>
          <w:sz w:val="16"/>
          <w:szCs w:val="16"/>
          <w:highlight w:val="white"/>
          <w:lang w:val="cs-CZ" w:eastAsia="en-GB"/>
        </w:rPr>
        <w:t xml:space="preserve"> </w:t>
      </w:r>
      <w:r w:rsidRPr="00414D64">
        <w:rPr>
          <w:rFonts w:ascii="Consolas" w:hAnsi="Consolas" w:cs="Cascadia Mono"/>
          <w:color w:val="FF0000"/>
          <w:sz w:val="16"/>
          <w:szCs w:val="16"/>
          <w:highlight w:val="white"/>
          <w:lang w:val="cs-CZ" w:eastAsia="en-GB"/>
        </w:rPr>
        <w:t>msgtype</w:t>
      </w:r>
      <w:r w:rsidRPr="00414D64">
        <w:rPr>
          <w:rFonts w:ascii="Consolas" w:hAnsi="Consolas" w:cs="Cascadia Mono"/>
          <w:color w:val="0000FF"/>
          <w:sz w:val="16"/>
          <w:szCs w:val="16"/>
          <w:highlight w:val="white"/>
          <w:lang w:val="cs-CZ" w:eastAsia="en-GB"/>
        </w:rPr>
        <w:t>=</w:t>
      </w:r>
      <w:r w:rsidRPr="00414D64">
        <w:rPr>
          <w:rFonts w:ascii="Consolas" w:hAnsi="Consolas" w:cs="Cascadia Mono"/>
          <w:color w:val="000000"/>
          <w:sz w:val="16"/>
          <w:szCs w:val="16"/>
          <w:highlight w:val="white"/>
          <w:lang w:val="cs-CZ" w:eastAsia="en-GB"/>
        </w:rPr>
        <w:t>"</w:t>
      </w:r>
      <w:r w:rsidRPr="00414D64">
        <w:rPr>
          <w:rFonts w:ascii="Consolas" w:hAnsi="Consolas" w:cs="Cascadia Mono"/>
          <w:color w:val="0000FF"/>
          <w:sz w:val="16"/>
          <w:szCs w:val="16"/>
          <w:highlight w:val="white"/>
          <w:lang w:val="cs-CZ" w:eastAsia="en-GB"/>
        </w:rPr>
        <w:t>QuotaAllocationRequest</w:t>
      </w:r>
      <w:r w:rsidRPr="00414D64">
        <w:rPr>
          <w:rFonts w:ascii="Consolas" w:hAnsi="Consolas" w:cs="Cascadia Mono"/>
          <w:color w:val="000000"/>
          <w:sz w:val="16"/>
          <w:szCs w:val="16"/>
          <w:highlight w:val="white"/>
          <w:lang w:val="cs-CZ" w:eastAsia="en-GB"/>
        </w:rPr>
        <w:t>"</w:t>
      </w:r>
      <w:r w:rsidRPr="00414D64">
        <w:rPr>
          <w:rFonts w:ascii="Consolas" w:hAnsi="Consolas" w:cs="Cascadia Mono"/>
          <w:color w:val="0000FF"/>
          <w:sz w:val="16"/>
          <w:szCs w:val="16"/>
          <w:highlight w:val="white"/>
          <w:lang w:val="cs-CZ" w:eastAsia="en-GB"/>
        </w:rPr>
        <w:t xml:space="preserve"> </w:t>
      </w:r>
      <w:r w:rsidRPr="00414D64">
        <w:rPr>
          <w:rFonts w:ascii="Consolas" w:hAnsi="Consolas" w:cs="Cascadia Mono"/>
          <w:color w:val="FF0000"/>
          <w:sz w:val="16"/>
          <w:szCs w:val="16"/>
          <w:highlight w:val="white"/>
          <w:lang w:val="cs-CZ" w:eastAsia="en-GB"/>
        </w:rPr>
        <w:t>xmlns:env</w:t>
      </w:r>
      <w:r w:rsidRPr="00414D64">
        <w:rPr>
          <w:rFonts w:ascii="Consolas" w:hAnsi="Consolas" w:cs="Cascadia Mono"/>
          <w:color w:val="0000FF"/>
          <w:sz w:val="16"/>
          <w:szCs w:val="16"/>
          <w:highlight w:val="white"/>
          <w:lang w:val="cs-CZ" w:eastAsia="en-GB"/>
        </w:rPr>
        <w:t>=</w:t>
      </w:r>
      <w:r w:rsidRPr="00414D64">
        <w:rPr>
          <w:rFonts w:ascii="Consolas" w:hAnsi="Consolas" w:cs="Cascadia Mono"/>
          <w:color w:val="000000"/>
          <w:sz w:val="16"/>
          <w:szCs w:val="16"/>
          <w:highlight w:val="white"/>
          <w:lang w:val="cs-CZ" w:eastAsia="en-GB"/>
        </w:rPr>
        <w:t>"</w:t>
      </w:r>
      <w:r w:rsidRPr="00414D64">
        <w:rPr>
          <w:rFonts w:ascii="Consolas" w:hAnsi="Consolas" w:cs="Cascadia Mono"/>
          <w:color w:val="0000FF"/>
          <w:sz w:val="16"/>
          <w:szCs w:val="16"/>
          <w:highlight w:val="white"/>
          <w:lang w:val="cs-CZ" w:eastAsia="en-GB"/>
        </w:rPr>
        <w:t>http://www.aquasoft.cz/namespaces/envelope/ver4</w:t>
      </w:r>
      <w:r w:rsidRPr="00414D64">
        <w:rPr>
          <w:rFonts w:ascii="Consolas" w:hAnsi="Consolas" w:cs="Cascadia Mono"/>
          <w:color w:val="000000"/>
          <w:sz w:val="16"/>
          <w:szCs w:val="16"/>
          <w:highlight w:val="white"/>
          <w:lang w:val="cs-CZ" w:eastAsia="en-GB"/>
        </w:rPr>
        <w:t>"</w:t>
      </w:r>
      <w:r w:rsidRPr="00414D64">
        <w:rPr>
          <w:rFonts w:ascii="Consolas" w:hAnsi="Consolas" w:cs="Cascadia Mono"/>
          <w:color w:val="0000FF"/>
          <w:sz w:val="16"/>
          <w:szCs w:val="16"/>
          <w:highlight w:val="white"/>
          <w:lang w:val="cs-CZ" w:eastAsia="en-GB"/>
        </w:rPr>
        <w:t>&gt;</w:t>
      </w:r>
    </w:p>
    <w:p w14:paraId="4D318D6F"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env:Data</w:t>
      </w:r>
      <w:r w:rsidRPr="00414D64">
        <w:rPr>
          <w:rFonts w:ascii="Consolas" w:hAnsi="Consolas" w:cs="Cascadia Mono"/>
          <w:color w:val="0000FF"/>
          <w:sz w:val="16"/>
          <w:szCs w:val="16"/>
          <w:highlight w:val="white"/>
          <w:lang w:val="cs-CZ" w:eastAsia="en-GB"/>
        </w:rPr>
        <w:t>&gt;</w:t>
      </w:r>
    </w:p>
    <w:p w14:paraId="010BAAC1"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QuotaAllocationRequest</w:t>
      </w:r>
      <w:r w:rsidRPr="00414D64">
        <w:rPr>
          <w:rFonts w:ascii="Consolas" w:hAnsi="Consolas" w:cs="Cascadia Mono"/>
          <w:color w:val="0000FF"/>
          <w:sz w:val="16"/>
          <w:szCs w:val="16"/>
          <w:highlight w:val="white"/>
          <w:lang w:val="cs-CZ" w:eastAsia="en-GB"/>
        </w:rPr>
        <w:t xml:space="preserve"> </w:t>
      </w:r>
      <w:r w:rsidRPr="00414D64">
        <w:rPr>
          <w:rFonts w:ascii="Consolas" w:hAnsi="Consolas" w:cs="Cascadia Mono"/>
          <w:color w:val="FF0000"/>
          <w:sz w:val="16"/>
          <w:szCs w:val="16"/>
          <w:highlight w:val="white"/>
          <w:lang w:val="cs-CZ" w:eastAsia="en-GB"/>
        </w:rPr>
        <w:t>xmlns</w:t>
      </w:r>
      <w:r w:rsidRPr="00414D64">
        <w:rPr>
          <w:rFonts w:ascii="Consolas" w:hAnsi="Consolas" w:cs="Cascadia Mono"/>
          <w:color w:val="0000FF"/>
          <w:sz w:val="16"/>
          <w:szCs w:val="16"/>
          <w:highlight w:val="white"/>
          <w:lang w:val="cs-CZ" w:eastAsia="en-GB"/>
        </w:rPr>
        <w:t>=</w:t>
      </w:r>
      <w:r w:rsidRPr="00414D64">
        <w:rPr>
          <w:rFonts w:ascii="Consolas" w:hAnsi="Consolas" w:cs="Cascadia Mono"/>
          <w:color w:val="000000"/>
          <w:sz w:val="16"/>
          <w:szCs w:val="16"/>
          <w:highlight w:val="white"/>
          <w:lang w:val="cs-CZ" w:eastAsia="en-GB"/>
        </w:rPr>
        <w:t>""</w:t>
      </w:r>
      <w:r w:rsidRPr="00414D64">
        <w:rPr>
          <w:rFonts w:ascii="Consolas" w:hAnsi="Consolas" w:cs="Cascadia Mono"/>
          <w:color w:val="0000FF"/>
          <w:sz w:val="16"/>
          <w:szCs w:val="16"/>
          <w:highlight w:val="white"/>
          <w:lang w:val="cs-CZ" w:eastAsia="en-GB"/>
        </w:rPr>
        <w:t>&gt;</w:t>
      </w:r>
    </w:p>
    <w:p w14:paraId="37A24FE8"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ImportExportOperation</w:t>
      </w:r>
      <w:r w:rsidRPr="00414D64">
        <w:rPr>
          <w:rFonts w:ascii="Consolas" w:hAnsi="Consolas" w:cs="Cascadia Mono"/>
          <w:color w:val="0000FF"/>
          <w:sz w:val="16"/>
          <w:szCs w:val="16"/>
          <w:highlight w:val="white"/>
          <w:lang w:val="cs-CZ" w:eastAsia="en-GB"/>
        </w:rPr>
        <w:t>&gt;</w:t>
      </w:r>
    </w:p>
    <w:p w14:paraId="68E04E0C"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MRN</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25RS100000000007R1</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MRN</w:t>
      </w:r>
      <w:r w:rsidRPr="00414D64">
        <w:rPr>
          <w:rFonts w:ascii="Consolas" w:hAnsi="Consolas" w:cs="Cascadia Mono"/>
          <w:color w:val="0000FF"/>
          <w:sz w:val="16"/>
          <w:szCs w:val="16"/>
          <w:highlight w:val="white"/>
          <w:lang w:val="cs-CZ" w:eastAsia="en-GB"/>
        </w:rPr>
        <w:t>&gt;</w:t>
      </w:r>
    </w:p>
    <w:p w14:paraId="001F14B4"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regime</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E</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regime</w:t>
      </w:r>
      <w:r w:rsidRPr="00414D64">
        <w:rPr>
          <w:rFonts w:ascii="Consolas" w:hAnsi="Consolas" w:cs="Cascadia Mono"/>
          <w:color w:val="0000FF"/>
          <w:sz w:val="16"/>
          <w:szCs w:val="16"/>
          <w:highlight w:val="white"/>
          <w:lang w:val="cs-CZ" w:eastAsia="en-GB"/>
        </w:rPr>
        <w:t>&gt;</w:t>
      </w:r>
    </w:p>
    <w:p w14:paraId="4369F7E9"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dateOfAcceptance</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2025-12-16</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dateOfAcceptance</w:t>
      </w:r>
      <w:r w:rsidRPr="00414D64">
        <w:rPr>
          <w:rFonts w:ascii="Consolas" w:hAnsi="Consolas" w:cs="Cascadia Mono"/>
          <w:color w:val="0000FF"/>
          <w:sz w:val="16"/>
          <w:szCs w:val="16"/>
          <w:highlight w:val="white"/>
          <w:lang w:val="cs-CZ" w:eastAsia="en-GB"/>
        </w:rPr>
        <w:t>&gt;</w:t>
      </w:r>
    </w:p>
    <w:p w14:paraId="53587A2A"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requestCorrelationId</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{5A767580-39F8-4E20-ACA0-8670F3B836EB}</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requestCorrelationId</w:t>
      </w:r>
      <w:r w:rsidRPr="00414D64">
        <w:rPr>
          <w:rFonts w:ascii="Consolas" w:hAnsi="Consolas" w:cs="Cascadia Mono"/>
          <w:color w:val="0000FF"/>
          <w:sz w:val="16"/>
          <w:szCs w:val="16"/>
          <w:highlight w:val="white"/>
          <w:lang w:val="cs-CZ" w:eastAsia="en-GB"/>
        </w:rPr>
        <w:t>&gt;</w:t>
      </w:r>
    </w:p>
    <w:p w14:paraId="0453814B"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ImportExportOperation</w:t>
      </w:r>
      <w:r w:rsidRPr="00414D64">
        <w:rPr>
          <w:rFonts w:ascii="Consolas" w:hAnsi="Consolas" w:cs="Cascadia Mono"/>
          <w:color w:val="0000FF"/>
          <w:sz w:val="16"/>
          <w:szCs w:val="16"/>
          <w:highlight w:val="white"/>
          <w:lang w:val="cs-CZ" w:eastAsia="en-GB"/>
        </w:rPr>
        <w:t>&gt;</w:t>
      </w:r>
    </w:p>
    <w:p w14:paraId="1293BA2B"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CustomsOfficeOfExport</w:t>
      </w:r>
      <w:r w:rsidRPr="00414D64">
        <w:rPr>
          <w:rFonts w:ascii="Consolas" w:hAnsi="Consolas" w:cs="Cascadia Mono"/>
          <w:color w:val="0000FF"/>
          <w:sz w:val="16"/>
          <w:szCs w:val="16"/>
          <w:highlight w:val="white"/>
          <w:lang w:val="cs-CZ" w:eastAsia="en-GB"/>
        </w:rPr>
        <w:t>&gt;</w:t>
      </w:r>
    </w:p>
    <w:p w14:paraId="4859C5A2"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referenceNumber</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RS100000</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referenceNumber</w:t>
      </w:r>
      <w:r w:rsidRPr="00414D64">
        <w:rPr>
          <w:rFonts w:ascii="Consolas" w:hAnsi="Consolas" w:cs="Cascadia Mono"/>
          <w:color w:val="0000FF"/>
          <w:sz w:val="16"/>
          <w:szCs w:val="16"/>
          <w:highlight w:val="white"/>
          <w:lang w:val="cs-CZ" w:eastAsia="en-GB"/>
        </w:rPr>
        <w:t>&gt;</w:t>
      </w:r>
    </w:p>
    <w:p w14:paraId="36FFB2AA"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CustomsOfficeOfExport</w:t>
      </w:r>
      <w:r w:rsidRPr="00414D64">
        <w:rPr>
          <w:rFonts w:ascii="Consolas" w:hAnsi="Consolas" w:cs="Cascadia Mono"/>
          <w:color w:val="0000FF"/>
          <w:sz w:val="16"/>
          <w:szCs w:val="16"/>
          <w:highlight w:val="white"/>
          <w:lang w:val="cs-CZ" w:eastAsia="en-GB"/>
        </w:rPr>
        <w:t>&gt;</w:t>
      </w:r>
    </w:p>
    <w:p w14:paraId="0A76034C"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Declarant</w:t>
      </w:r>
      <w:r w:rsidRPr="00414D64">
        <w:rPr>
          <w:rFonts w:ascii="Consolas" w:hAnsi="Consolas" w:cs="Cascadia Mono"/>
          <w:color w:val="0000FF"/>
          <w:sz w:val="16"/>
          <w:szCs w:val="16"/>
          <w:highlight w:val="white"/>
          <w:lang w:val="cs-CZ" w:eastAsia="en-GB"/>
        </w:rPr>
        <w:t>&gt;</w:t>
      </w:r>
    </w:p>
    <w:p w14:paraId="6C691E6C"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identificationNumber</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RS70002888</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identificationNumber</w:t>
      </w:r>
      <w:r w:rsidRPr="00414D64">
        <w:rPr>
          <w:rFonts w:ascii="Consolas" w:hAnsi="Consolas" w:cs="Cascadia Mono"/>
          <w:color w:val="0000FF"/>
          <w:sz w:val="16"/>
          <w:szCs w:val="16"/>
          <w:highlight w:val="white"/>
          <w:lang w:val="cs-CZ" w:eastAsia="en-GB"/>
        </w:rPr>
        <w:t>&gt;</w:t>
      </w:r>
    </w:p>
    <w:p w14:paraId="17C10EB2"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Declarant</w:t>
      </w:r>
      <w:r w:rsidRPr="00414D64">
        <w:rPr>
          <w:rFonts w:ascii="Consolas" w:hAnsi="Consolas" w:cs="Cascadia Mono"/>
          <w:color w:val="0000FF"/>
          <w:sz w:val="16"/>
          <w:szCs w:val="16"/>
          <w:highlight w:val="white"/>
          <w:lang w:val="cs-CZ" w:eastAsia="en-GB"/>
        </w:rPr>
        <w:t>&gt;</w:t>
      </w:r>
    </w:p>
    <w:p w14:paraId="645D8712"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GoodsShipment</w:t>
      </w:r>
      <w:r w:rsidRPr="00414D64">
        <w:rPr>
          <w:rFonts w:ascii="Consolas" w:hAnsi="Consolas" w:cs="Cascadia Mono"/>
          <w:color w:val="0000FF"/>
          <w:sz w:val="16"/>
          <w:szCs w:val="16"/>
          <w:highlight w:val="white"/>
          <w:lang w:val="cs-CZ" w:eastAsia="en-GB"/>
        </w:rPr>
        <w:t>&gt;</w:t>
      </w:r>
    </w:p>
    <w:p w14:paraId="7313B785"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GoodsItem</w:t>
      </w:r>
      <w:r w:rsidRPr="00414D64">
        <w:rPr>
          <w:rFonts w:ascii="Consolas" w:hAnsi="Consolas" w:cs="Cascadia Mono"/>
          <w:color w:val="0000FF"/>
          <w:sz w:val="16"/>
          <w:szCs w:val="16"/>
          <w:highlight w:val="white"/>
          <w:lang w:val="cs-CZ" w:eastAsia="en-GB"/>
        </w:rPr>
        <w:t>&gt;</w:t>
      </w:r>
    </w:p>
    <w:p w14:paraId="56745E6E"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declarationGoodsItemNumber</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2</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declarationGoodsItemNumber</w:t>
      </w:r>
      <w:r w:rsidRPr="00414D64">
        <w:rPr>
          <w:rFonts w:ascii="Consolas" w:hAnsi="Consolas" w:cs="Cascadia Mono"/>
          <w:color w:val="0000FF"/>
          <w:sz w:val="16"/>
          <w:szCs w:val="16"/>
          <w:highlight w:val="white"/>
          <w:lang w:val="cs-CZ" w:eastAsia="en-GB"/>
        </w:rPr>
        <w:t>&gt;</w:t>
      </w:r>
    </w:p>
    <w:p w14:paraId="49577834"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countryOfDestination</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CZ</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countryOfDestination</w:t>
      </w:r>
      <w:r w:rsidRPr="00414D64">
        <w:rPr>
          <w:rFonts w:ascii="Consolas" w:hAnsi="Consolas" w:cs="Cascadia Mono"/>
          <w:color w:val="0000FF"/>
          <w:sz w:val="16"/>
          <w:szCs w:val="16"/>
          <w:highlight w:val="white"/>
          <w:lang w:val="cs-CZ" w:eastAsia="en-GB"/>
        </w:rPr>
        <w:t>&gt;</w:t>
      </w:r>
    </w:p>
    <w:p w14:paraId="3BAB3F5A"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Commodity</w:t>
      </w:r>
      <w:r w:rsidRPr="00414D64">
        <w:rPr>
          <w:rFonts w:ascii="Consolas" w:hAnsi="Consolas" w:cs="Cascadia Mono"/>
          <w:color w:val="0000FF"/>
          <w:sz w:val="16"/>
          <w:szCs w:val="16"/>
          <w:highlight w:val="white"/>
          <w:lang w:val="cs-CZ" w:eastAsia="en-GB"/>
        </w:rPr>
        <w:t>&gt;</w:t>
      </w:r>
    </w:p>
    <w:p w14:paraId="33AA3F15"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CommodityCode</w:t>
      </w:r>
      <w:r w:rsidRPr="00414D64">
        <w:rPr>
          <w:rFonts w:ascii="Consolas" w:hAnsi="Consolas" w:cs="Cascadia Mono"/>
          <w:color w:val="0000FF"/>
          <w:sz w:val="16"/>
          <w:szCs w:val="16"/>
          <w:highlight w:val="white"/>
          <w:lang w:val="cs-CZ" w:eastAsia="en-GB"/>
        </w:rPr>
        <w:t>&gt;</w:t>
      </w:r>
    </w:p>
    <w:p w14:paraId="2542C4E0"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harmonizedSystemSubHeadingCode</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330300</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harmonizedSystemSubHeadingCode</w:t>
      </w:r>
      <w:r w:rsidRPr="00414D64">
        <w:rPr>
          <w:rFonts w:ascii="Consolas" w:hAnsi="Consolas" w:cs="Cascadia Mono"/>
          <w:color w:val="0000FF"/>
          <w:sz w:val="16"/>
          <w:szCs w:val="16"/>
          <w:highlight w:val="white"/>
          <w:lang w:val="cs-CZ" w:eastAsia="en-GB"/>
        </w:rPr>
        <w:t>&gt;</w:t>
      </w:r>
    </w:p>
    <w:p w14:paraId="0D877A5A" w14:textId="77777777" w:rsidR="00C858D1" w:rsidRDefault="00C858D1" w:rsidP="00C858D1">
      <w:pPr>
        <w:autoSpaceDE w:val="0"/>
        <w:autoSpaceDN w:val="0"/>
        <w:adjustRightInd w:val="0"/>
        <w:spacing w:after="0" w:line="240" w:lineRule="auto"/>
        <w:rPr>
          <w:rFonts w:ascii="Consolas" w:hAnsi="Consolas" w:cs="Cascadia Mono"/>
          <w:color w:val="0000FF"/>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combinedNomenclatureCode</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10</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combinedNomenclatureCode</w:t>
      </w:r>
      <w:r w:rsidRPr="00414D64">
        <w:rPr>
          <w:rFonts w:ascii="Consolas" w:hAnsi="Consolas" w:cs="Cascadia Mono"/>
          <w:color w:val="0000FF"/>
          <w:sz w:val="16"/>
          <w:szCs w:val="16"/>
          <w:highlight w:val="white"/>
          <w:lang w:val="cs-CZ" w:eastAsia="en-GB"/>
        </w:rPr>
        <w:t>&gt;</w:t>
      </w:r>
    </w:p>
    <w:p w14:paraId="4843DD27" w14:textId="0833F277" w:rsidR="00F00B89" w:rsidRDefault="00F00B89" w:rsidP="00F00B89">
      <w:pPr>
        <w:autoSpaceDE w:val="0"/>
        <w:autoSpaceDN w:val="0"/>
        <w:adjustRightInd w:val="0"/>
        <w:spacing w:after="0" w:line="240" w:lineRule="auto"/>
        <w:ind w:left="1704" w:firstLine="284"/>
        <w:rPr>
          <w:rFonts w:ascii="Consolas" w:hAnsi="Consolas" w:cs="Cascadia Mono"/>
          <w:color w:val="0000FF"/>
          <w:sz w:val="16"/>
          <w:szCs w:val="16"/>
          <w:highlight w:val="white"/>
          <w:lang w:val="cs-CZ" w:eastAsia="en-GB"/>
        </w:rPr>
      </w:pPr>
      <w:r w:rsidRPr="00414D64">
        <w:rPr>
          <w:rFonts w:ascii="Consolas" w:hAnsi="Consolas" w:cs="Cascadia Mono"/>
          <w:color w:val="0000FF"/>
          <w:sz w:val="16"/>
          <w:szCs w:val="16"/>
          <w:highlight w:val="white"/>
          <w:lang w:val="cs-CZ" w:eastAsia="en-GB"/>
        </w:rPr>
        <w:t>&lt;</w:t>
      </w:r>
      <w:r>
        <w:rPr>
          <w:rFonts w:ascii="Consolas" w:hAnsi="Consolas" w:cs="Cascadia Mono"/>
          <w:color w:val="A31515"/>
          <w:sz w:val="16"/>
          <w:szCs w:val="16"/>
          <w:highlight w:val="white"/>
          <w:lang w:val="cs-CZ" w:eastAsia="en-GB"/>
        </w:rPr>
        <w:t>taricCode</w:t>
      </w:r>
      <w:r w:rsidRPr="00414D64">
        <w:rPr>
          <w:rFonts w:ascii="Consolas" w:hAnsi="Consolas" w:cs="Cascadia Mono"/>
          <w:color w:val="0000FF"/>
          <w:sz w:val="16"/>
          <w:szCs w:val="16"/>
          <w:highlight w:val="white"/>
          <w:lang w:val="cs-CZ" w:eastAsia="en-GB"/>
        </w:rPr>
        <w:t>&gt;</w:t>
      </w:r>
      <w:r w:rsidR="0029383F">
        <w:rPr>
          <w:rFonts w:ascii="Consolas" w:hAnsi="Consolas" w:cs="Cascadia Mono"/>
          <w:color w:val="000000"/>
          <w:sz w:val="16"/>
          <w:szCs w:val="16"/>
          <w:highlight w:val="white"/>
          <w:lang w:val="cs-CZ" w:eastAsia="en-GB"/>
        </w:rPr>
        <w:t>00</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combinedNomenclatureCode</w:t>
      </w:r>
      <w:r w:rsidRPr="00414D64">
        <w:rPr>
          <w:rFonts w:ascii="Consolas" w:hAnsi="Consolas" w:cs="Cascadia Mono"/>
          <w:color w:val="0000FF"/>
          <w:sz w:val="16"/>
          <w:szCs w:val="16"/>
          <w:highlight w:val="white"/>
          <w:lang w:val="cs-CZ" w:eastAsia="en-GB"/>
        </w:rPr>
        <w:t>&gt;</w:t>
      </w:r>
    </w:p>
    <w:p w14:paraId="1675A557" w14:textId="41FA68D1" w:rsidR="00F00B89" w:rsidRPr="00414D64" w:rsidRDefault="00F00B89" w:rsidP="00F00B89">
      <w:pPr>
        <w:autoSpaceDE w:val="0"/>
        <w:autoSpaceDN w:val="0"/>
        <w:adjustRightInd w:val="0"/>
        <w:spacing w:after="0" w:line="240" w:lineRule="auto"/>
        <w:ind w:left="1704" w:firstLine="284"/>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&lt;</w:t>
      </w:r>
      <w:r>
        <w:rPr>
          <w:rFonts w:ascii="Consolas" w:hAnsi="Consolas" w:cs="Cascadia Mono"/>
          <w:color w:val="A31515"/>
          <w:sz w:val="16"/>
          <w:szCs w:val="16"/>
          <w:highlight w:val="white"/>
          <w:lang w:val="cs-CZ" w:eastAsia="en-GB"/>
        </w:rPr>
        <w:t>taricCodeRS</w:t>
      </w:r>
      <w:r w:rsidRPr="00414D64">
        <w:rPr>
          <w:rFonts w:ascii="Consolas" w:hAnsi="Consolas" w:cs="Cascadia Mono"/>
          <w:color w:val="0000FF"/>
          <w:sz w:val="16"/>
          <w:szCs w:val="16"/>
          <w:highlight w:val="white"/>
          <w:lang w:val="cs-CZ" w:eastAsia="en-GB"/>
        </w:rPr>
        <w:t>&gt;</w:t>
      </w:r>
      <w:r w:rsidR="0029383F">
        <w:rPr>
          <w:rFonts w:ascii="Consolas" w:hAnsi="Consolas" w:cs="Cascadia Mono"/>
          <w:color w:val="000000"/>
          <w:sz w:val="16"/>
          <w:szCs w:val="16"/>
          <w:highlight w:val="white"/>
          <w:lang w:val="cs-CZ" w:eastAsia="en-GB"/>
        </w:rPr>
        <w:t>0</w:t>
      </w:r>
      <w:r w:rsidRPr="00414D64">
        <w:rPr>
          <w:rFonts w:ascii="Consolas" w:hAnsi="Consolas" w:cs="Cascadia Mono"/>
          <w:color w:val="000000"/>
          <w:sz w:val="16"/>
          <w:szCs w:val="16"/>
          <w:highlight w:val="white"/>
          <w:lang w:val="cs-CZ" w:eastAsia="en-GB"/>
        </w:rPr>
        <w:t>0</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combinedNomenclatureCode</w:t>
      </w:r>
      <w:r w:rsidRPr="00414D64">
        <w:rPr>
          <w:rFonts w:ascii="Consolas" w:hAnsi="Consolas" w:cs="Cascadia Mono"/>
          <w:color w:val="0000FF"/>
          <w:sz w:val="16"/>
          <w:szCs w:val="16"/>
          <w:highlight w:val="white"/>
          <w:lang w:val="cs-CZ" w:eastAsia="en-GB"/>
        </w:rPr>
        <w:t>&gt;</w:t>
      </w:r>
    </w:p>
    <w:p w14:paraId="216D9248"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CommodityCode</w:t>
      </w:r>
      <w:r w:rsidRPr="00414D64">
        <w:rPr>
          <w:rFonts w:ascii="Consolas" w:hAnsi="Consolas" w:cs="Cascadia Mono"/>
          <w:color w:val="0000FF"/>
          <w:sz w:val="16"/>
          <w:szCs w:val="16"/>
          <w:highlight w:val="white"/>
          <w:lang w:val="cs-CZ" w:eastAsia="en-GB"/>
        </w:rPr>
        <w:t>&gt;</w:t>
      </w:r>
    </w:p>
    <w:p w14:paraId="0391A7DB"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QuotaRequest</w:t>
      </w:r>
      <w:r w:rsidRPr="00414D64">
        <w:rPr>
          <w:rFonts w:ascii="Consolas" w:hAnsi="Consolas" w:cs="Cascadia Mono"/>
          <w:color w:val="0000FF"/>
          <w:sz w:val="16"/>
          <w:szCs w:val="16"/>
          <w:highlight w:val="white"/>
          <w:lang w:val="cs-CZ" w:eastAsia="en-GB"/>
        </w:rPr>
        <w:t>&gt;</w:t>
      </w:r>
    </w:p>
    <w:p w14:paraId="05E12BEB"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quotaCorrelationId</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{8F32C9D0-2803-4F38-AA75-882CC113D540}</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quotaCorrelationId</w:t>
      </w:r>
      <w:r w:rsidRPr="00414D64">
        <w:rPr>
          <w:rFonts w:ascii="Consolas" w:hAnsi="Consolas" w:cs="Cascadia Mono"/>
          <w:color w:val="0000FF"/>
          <w:sz w:val="16"/>
          <w:szCs w:val="16"/>
          <w:highlight w:val="white"/>
          <w:lang w:val="cs-CZ" w:eastAsia="en-GB"/>
        </w:rPr>
        <w:t>&gt;</w:t>
      </w:r>
    </w:p>
    <w:p w14:paraId="2A5E820E"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quotaOrderNumber</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090001</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quotaOrderNumber</w:t>
      </w:r>
      <w:r w:rsidRPr="00414D64">
        <w:rPr>
          <w:rFonts w:ascii="Consolas" w:hAnsi="Consolas" w:cs="Cascadia Mono"/>
          <w:color w:val="0000FF"/>
          <w:sz w:val="16"/>
          <w:szCs w:val="16"/>
          <w:highlight w:val="white"/>
          <w:lang w:val="cs-CZ" w:eastAsia="en-GB"/>
        </w:rPr>
        <w:t>&gt;</w:t>
      </w:r>
    </w:p>
    <w:p w14:paraId="06B028F5"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requestedAmount</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5</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requestedAmount</w:t>
      </w:r>
      <w:r w:rsidRPr="00414D64">
        <w:rPr>
          <w:rFonts w:ascii="Consolas" w:hAnsi="Consolas" w:cs="Cascadia Mono"/>
          <w:color w:val="0000FF"/>
          <w:sz w:val="16"/>
          <w:szCs w:val="16"/>
          <w:highlight w:val="white"/>
          <w:lang w:val="cs-CZ" w:eastAsia="en-GB"/>
        </w:rPr>
        <w:t>&gt;</w:t>
      </w:r>
    </w:p>
    <w:p w14:paraId="2F1FF8A0"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unit</w:t>
      </w:r>
      <w:r w:rsidRPr="00414D64">
        <w:rPr>
          <w:rFonts w:ascii="Consolas" w:hAnsi="Consolas" w:cs="Cascadia Mono"/>
          <w:color w:val="0000FF"/>
          <w:sz w:val="16"/>
          <w:szCs w:val="16"/>
          <w:highlight w:val="white"/>
          <w:lang w:val="cs-CZ" w:eastAsia="en-GB"/>
        </w:rPr>
        <w:t>&gt;</w:t>
      </w:r>
      <w:r w:rsidRPr="00414D64">
        <w:rPr>
          <w:rFonts w:ascii="Consolas" w:hAnsi="Consolas" w:cs="Cascadia Mono"/>
          <w:color w:val="000000"/>
          <w:sz w:val="16"/>
          <w:szCs w:val="16"/>
          <w:highlight w:val="white"/>
          <w:lang w:val="cs-CZ" w:eastAsia="en-GB"/>
        </w:rPr>
        <w:t>GRM</w:t>
      </w: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unit</w:t>
      </w:r>
      <w:r w:rsidRPr="00414D64">
        <w:rPr>
          <w:rFonts w:ascii="Consolas" w:hAnsi="Consolas" w:cs="Cascadia Mono"/>
          <w:color w:val="0000FF"/>
          <w:sz w:val="16"/>
          <w:szCs w:val="16"/>
          <w:highlight w:val="white"/>
          <w:lang w:val="cs-CZ" w:eastAsia="en-GB"/>
        </w:rPr>
        <w:t>&gt;</w:t>
      </w:r>
    </w:p>
    <w:p w14:paraId="7891DFBF"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QuotaRequest</w:t>
      </w:r>
      <w:r w:rsidRPr="00414D64">
        <w:rPr>
          <w:rFonts w:ascii="Consolas" w:hAnsi="Consolas" w:cs="Cascadia Mono"/>
          <w:color w:val="0000FF"/>
          <w:sz w:val="16"/>
          <w:szCs w:val="16"/>
          <w:highlight w:val="white"/>
          <w:lang w:val="cs-CZ" w:eastAsia="en-GB"/>
        </w:rPr>
        <w:t>&gt;</w:t>
      </w:r>
    </w:p>
    <w:p w14:paraId="0F41A97C"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Commodity</w:t>
      </w:r>
      <w:r w:rsidRPr="00414D64">
        <w:rPr>
          <w:rFonts w:ascii="Consolas" w:hAnsi="Consolas" w:cs="Cascadia Mono"/>
          <w:color w:val="0000FF"/>
          <w:sz w:val="16"/>
          <w:szCs w:val="16"/>
          <w:highlight w:val="white"/>
          <w:lang w:val="cs-CZ" w:eastAsia="en-GB"/>
        </w:rPr>
        <w:t>&gt;</w:t>
      </w:r>
    </w:p>
    <w:p w14:paraId="650FC0B4"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GoodsItem</w:t>
      </w:r>
      <w:r w:rsidRPr="00414D64">
        <w:rPr>
          <w:rFonts w:ascii="Consolas" w:hAnsi="Consolas" w:cs="Cascadia Mono"/>
          <w:color w:val="0000FF"/>
          <w:sz w:val="16"/>
          <w:szCs w:val="16"/>
          <w:highlight w:val="white"/>
          <w:lang w:val="cs-CZ" w:eastAsia="en-GB"/>
        </w:rPr>
        <w:t>&gt;</w:t>
      </w:r>
    </w:p>
    <w:p w14:paraId="28609E3F"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GoodsShipment</w:t>
      </w:r>
      <w:r w:rsidRPr="00414D64">
        <w:rPr>
          <w:rFonts w:ascii="Consolas" w:hAnsi="Consolas" w:cs="Cascadia Mono"/>
          <w:color w:val="0000FF"/>
          <w:sz w:val="16"/>
          <w:szCs w:val="16"/>
          <w:highlight w:val="white"/>
          <w:lang w:val="cs-CZ" w:eastAsia="en-GB"/>
        </w:rPr>
        <w:t>&gt;</w:t>
      </w:r>
    </w:p>
    <w:p w14:paraId="1DA39D19"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lastRenderedPageBreak/>
        <w:tab/>
      </w: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QuotaAllocationRequest</w:t>
      </w:r>
      <w:r w:rsidRPr="00414D64">
        <w:rPr>
          <w:rFonts w:ascii="Consolas" w:hAnsi="Consolas" w:cs="Cascadia Mono"/>
          <w:color w:val="0000FF"/>
          <w:sz w:val="16"/>
          <w:szCs w:val="16"/>
          <w:highlight w:val="white"/>
          <w:lang w:val="cs-CZ" w:eastAsia="en-GB"/>
        </w:rPr>
        <w:t>&gt;</w:t>
      </w:r>
    </w:p>
    <w:p w14:paraId="28CE8321" w14:textId="77777777" w:rsidR="00C858D1" w:rsidRPr="00414D64" w:rsidRDefault="00C858D1" w:rsidP="00C858D1">
      <w:pPr>
        <w:autoSpaceDE w:val="0"/>
        <w:autoSpaceDN w:val="0"/>
        <w:adjustRightInd w:val="0"/>
        <w:spacing w:after="0" w:line="240" w:lineRule="auto"/>
        <w:rPr>
          <w:rFonts w:ascii="Consolas" w:hAnsi="Consolas" w:cs="Cascadia Mono"/>
          <w:color w:val="000000"/>
          <w:sz w:val="16"/>
          <w:szCs w:val="16"/>
          <w:highlight w:val="white"/>
          <w:lang w:val="cs-CZ" w:eastAsia="en-GB"/>
        </w:rPr>
      </w:pPr>
      <w:r w:rsidRPr="00414D64">
        <w:rPr>
          <w:rFonts w:ascii="Consolas" w:hAnsi="Consolas" w:cs="Cascadia Mono"/>
          <w:color w:val="0000FF"/>
          <w:sz w:val="16"/>
          <w:szCs w:val="16"/>
          <w:highlight w:val="white"/>
          <w:lang w:val="cs-CZ" w:eastAsia="en-GB"/>
        </w:rPr>
        <w:tab/>
        <w:t>&lt;/</w:t>
      </w:r>
      <w:r w:rsidRPr="00414D64">
        <w:rPr>
          <w:rFonts w:ascii="Consolas" w:hAnsi="Consolas" w:cs="Cascadia Mono"/>
          <w:color w:val="A31515"/>
          <w:sz w:val="16"/>
          <w:szCs w:val="16"/>
          <w:highlight w:val="white"/>
          <w:lang w:val="cs-CZ" w:eastAsia="en-GB"/>
        </w:rPr>
        <w:t>env:Data</w:t>
      </w:r>
      <w:r w:rsidRPr="00414D64">
        <w:rPr>
          <w:rFonts w:ascii="Consolas" w:hAnsi="Consolas" w:cs="Cascadia Mono"/>
          <w:color w:val="0000FF"/>
          <w:sz w:val="16"/>
          <w:szCs w:val="16"/>
          <w:highlight w:val="white"/>
          <w:lang w:val="cs-CZ" w:eastAsia="en-GB"/>
        </w:rPr>
        <w:t>&gt;</w:t>
      </w:r>
    </w:p>
    <w:p w14:paraId="15894190" w14:textId="77777777" w:rsidR="00C858D1" w:rsidRPr="00414D64" w:rsidRDefault="00C858D1" w:rsidP="00C858D1">
      <w:pPr>
        <w:rPr>
          <w:rFonts w:ascii="Consolas" w:hAnsi="Consolas" w:cstheme="minorHAnsi"/>
          <w:sz w:val="16"/>
          <w:szCs w:val="16"/>
          <w:lang w:val="en" w:eastAsia="en-US"/>
        </w:rPr>
      </w:pPr>
      <w:r w:rsidRPr="00414D64">
        <w:rPr>
          <w:rFonts w:ascii="Consolas" w:hAnsi="Consolas" w:cs="Cascadia Mono"/>
          <w:color w:val="0000FF"/>
          <w:sz w:val="16"/>
          <w:szCs w:val="16"/>
          <w:highlight w:val="white"/>
          <w:lang w:val="cs-CZ" w:eastAsia="en-GB"/>
        </w:rPr>
        <w:t>&lt;/</w:t>
      </w:r>
      <w:r w:rsidRPr="00414D64">
        <w:rPr>
          <w:rFonts w:ascii="Consolas" w:hAnsi="Consolas" w:cs="Cascadia Mono"/>
          <w:color w:val="A31515"/>
          <w:sz w:val="16"/>
          <w:szCs w:val="16"/>
          <w:highlight w:val="white"/>
          <w:lang w:val="cs-CZ" w:eastAsia="en-GB"/>
        </w:rPr>
        <w:t>env:Envelope</w:t>
      </w:r>
      <w:r w:rsidRPr="00414D64">
        <w:rPr>
          <w:rFonts w:ascii="Consolas" w:hAnsi="Consolas" w:cs="Cascadia Mono"/>
          <w:color w:val="0000FF"/>
          <w:sz w:val="16"/>
          <w:szCs w:val="16"/>
          <w:highlight w:val="white"/>
          <w:lang w:val="cs-CZ" w:eastAsia="en-GB"/>
        </w:rPr>
        <w:t>&gt;</w:t>
      </w:r>
    </w:p>
    <w:p w14:paraId="4DA4EA1C" w14:textId="77777777" w:rsidR="00C858D1" w:rsidRDefault="00C858D1" w:rsidP="00C858D1">
      <w:pPr>
        <w:pStyle w:val="Heading3"/>
      </w:pPr>
      <w:bookmarkStart w:id="102" w:name="_Toc222345663"/>
      <w:r>
        <w:t>Contracts and priorities</w:t>
      </w:r>
      <w:bookmarkEnd w:id="102"/>
    </w:p>
    <w:p w14:paraId="4AB601DF" w14:textId="77777777" w:rsidR="00C858D1" w:rsidRPr="005A1BD8" w:rsidRDefault="00C858D1" w:rsidP="00C858D1">
      <w:pPr>
        <w:rPr>
          <w:szCs w:val="22"/>
        </w:rPr>
      </w:pPr>
      <w:r w:rsidRPr="005A1BD8">
        <w:t xml:space="preserve">The order of message processing is ensured by the FIFO (First In, First Out) principle of the queue. Under normal circumstances, messages are processed in the exact order in which they arrive. This default behavior can be overridden by using a message priority attribute, which can be defined as Low, Normal, or High. Messages with a higher priority are processed before messages with a lower priority, regardless of their arrival time. This mechanism allows critical or time-sensitive operations to </w:t>
      </w:r>
      <w:r w:rsidRPr="005A1BD8">
        <w:rPr>
          <w:szCs w:val="22"/>
        </w:rPr>
        <w:t>be handled preferentially while still leveraging the robustness of the queuing model.</w:t>
      </w:r>
    </w:p>
    <w:p w14:paraId="4372AFB6" w14:textId="77777777" w:rsidR="00C858D1" w:rsidRPr="005A1BD8" w:rsidRDefault="00C858D1" w:rsidP="00C858D1">
      <w:pPr>
        <w:pStyle w:val="BodyText"/>
        <w:rPr>
          <w:sz w:val="22"/>
          <w:szCs w:val="22"/>
          <w:lang w:val="en-US"/>
        </w:rPr>
      </w:pPr>
      <w:r w:rsidRPr="005A1BD8">
        <w:rPr>
          <w:sz w:val="22"/>
          <w:szCs w:val="22"/>
          <w:lang w:val="en-US"/>
        </w:rPr>
        <w:t>There are two types of contracts: one for explicit routing and one for implicit routing. For each of these contracts, a variant with message priority support is also defined. This allows both routing styles to be used either with standard processing or with prioritized message handling, depending on the needs of the integration scenario.</w:t>
      </w:r>
    </w:p>
    <w:p w14:paraId="21CBC1F2" w14:textId="77777777" w:rsidR="00C858D1" w:rsidRPr="005A1BD8" w:rsidRDefault="00C858D1" w:rsidP="00C858D1">
      <w:pPr>
        <w:pStyle w:val="BodyText"/>
        <w:rPr>
          <w:sz w:val="22"/>
          <w:szCs w:val="22"/>
          <w:lang w:val="en-US"/>
        </w:rPr>
      </w:pPr>
      <w:r w:rsidRPr="005A1BD8">
        <w:rPr>
          <w:sz w:val="22"/>
          <w:szCs w:val="22"/>
          <w:lang w:val="en-US"/>
        </w:rPr>
        <w:t>Example for normal priority and explicit routing is</w:t>
      </w:r>
    </w:p>
    <w:p w14:paraId="20DC18D0"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FF"/>
          <w:sz w:val="16"/>
          <w:szCs w:val="16"/>
          <w:highlight w:val="white"/>
          <w:lang w:val="cs-CZ" w:eastAsia="sr-Latn-RS"/>
        </w:rPr>
        <w:t>CREATE</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0000FF"/>
          <w:sz w:val="16"/>
          <w:szCs w:val="16"/>
          <w:highlight w:val="white"/>
          <w:lang w:val="cs-CZ" w:eastAsia="sr-Latn-RS"/>
        </w:rPr>
        <w:t>CONTRACT</w:t>
      </w:r>
      <w:r w:rsidRPr="00801747">
        <w:rPr>
          <w:rFonts w:ascii="Consolas" w:eastAsia="Calibri" w:hAnsi="Consolas" w:cs="Consolas"/>
          <w:color w:val="000000"/>
          <w:sz w:val="16"/>
          <w:szCs w:val="16"/>
          <w:highlight w:val="white"/>
          <w:lang w:val="cs-CZ" w:eastAsia="sr-Latn-RS"/>
        </w:rPr>
        <w:t xml:space="preserve"> [http://www.aquasoft.cz/namespaces/envelope/ver4/normal/async] </w:t>
      </w:r>
    </w:p>
    <w:p w14:paraId="36B0AA5F"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0000FF"/>
          <w:sz w:val="16"/>
          <w:szCs w:val="16"/>
          <w:highlight w:val="white"/>
          <w:lang w:val="cs-CZ" w:eastAsia="sr-Latn-RS"/>
        </w:rPr>
        <w:t>AUTHORIZATION</w:t>
      </w:r>
      <w:r w:rsidRPr="00801747">
        <w:rPr>
          <w:rFonts w:ascii="Consolas" w:eastAsia="Calibri" w:hAnsi="Consolas" w:cs="Consolas"/>
          <w:color w:val="000000"/>
          <w:sz w:val="16"/>
          <w:szCs w:val="16"/>
          <w:highlight w:val="white"/>
          <w:lang w:val="cs-CZ" w:eastAsia="sr-Latn-RS"/>
        </w:rPr>
        <w:t xml:space="preserve"> [dbo] </w:t>
      </w:r>
    </w:p>
    <w:p w14:paraId="3284CAF1"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FF"/>
          <w:sz w:val="16"/>
          <w:szCs w:val="16"/>
          <w:highlight w:val="white"/>
          <w:lang w:val="cs-CZ" w:eastAsia="sr-Latn-RS"/>
        </w:rPr>
        <w:t xml:space="preserve">    </w:t>
      </w:r>
      <w:r w:rsidRPr="00801747">
        <w:rPr>
          <w:rFonts w:ascii="Consolas" w:eastAsia="Calibri" w:hAnsi="Consolas" w:cs="Consolas"/>
          <w:color w:val="808080"/>
          <w:sz w:val="16"/>
          <w:szCs w:val="16"/>
          <w:highlight w:val="white"/>
          <w:lang w:val="cs-CZ" w:eastAsia="sr-Latn-RS"/>
        </w:rPr>
        <w:t>(</w:t>
      </w:r>
    </w:p>
    <w:p w14:paraId="2B6A3D85"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00"/>
          <w:sz w:val="16"/>
          <w:szCs w:val="16"/>
          <w:highlight w:val="white"/>
          <w:lang w:val="cs-CZ" w:eastAsia="sr-Latn-RS"/>
        </w:rPr>
        <w:t xml:space="preserve">      [http://www.aquasoft.cz/namespaces/envelope/ver4] </w:t>
      </w:r>
      <w:r w:rsidRPr="00801747">
        <w:rPr>
          <w:rFonts w:ascii="Consolas" w:eastAsia="Calibri" w:hAnsi="Consolas" w:cs="Consolas"/>
          <w:color w:val="0000FF"/>
          <w:sz w:val="16"/>
          <w:szCs w:val="16"/>
          <w:highlight w:val="white"/>
          <w:lang w:val="cs-CZ" w:eastAsia="sr-Latn-RS"/>
        </w:rPr>
        <w:t>SENT</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0000FF"/>
          <w:sz w:val="16"/>
          <w:szCs w:val="16"/>
          <w:highlight w:val="white"/>
          <w:lang w:val="cs-CZ" w:eastAsia="sr-Latn-RS"/>
        </w:rPr>
        <w:t>BY</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0000FF"/>
          <w:sz w:val="16"/>
          <w:szCs w:val="16"/>
          <w:highlight w:val="white"/>
          <w:lang w:val="cs-CZ" w:eastAsia="sr-Latn-RS"/>
        </w:rPr>
        <w:t>INITIATOR</w:t>
      </w:r>
    </w:p>
    <w:p w14:paraId="25C6D31C"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808080"/>
          <w:sz w:val="16"/>
          <w:szCs w:val="16"/>
          <w:highlight w:val="white"/>
          <w:lang w:val="cs-CZ" w:eastAsia="sr-Latn-RS"/>
        </w:rPr>
        <w:t>)</w:t>
      </w:r>
    </w:p>
    <w:p w14:paraId="579DB110"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FF"/>
          <w:sz w:val="16"/>
          <w:szCs w:val="16"/>
          <w:highlight w:val="white"/>
          <w:lang w:val="cs-CZ" w:eastAsia="sr-Latn-RS"/>
        </w:rPr>
        <w:t>GO</w:t>
      </w:r>
    </w:p>
    <w:p w14:paraId="579E8F1F"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p>
    <w:p w14:paraId="78E59012"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FF"/>
          <w:sz w:val="16"/>
          <w:szCs w:val="16"/>
          <w:highlight w:val="white"/>
          <w:lang w:val="cs-CZ" w:eastAsia="sr-Latn-RS"/>
        </w:rPr>
        <w:t>CREATE</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0000FF"/>
          <w:sz w:val="16"/>
          <w:szCs w:val="16"/>
          <w:highlight w:val="white"/>
          <w:lang w:val="cs-CZ" w:eastAsia="sr-Latn-RS"/>
        </w:rPr>
        <w:t>BROKER</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0000FF"/>
          <w:sz w:val="16"/>
          <w:szCs w:val="16"/>
          <w:highlight w:val="white"/>
          <w:lang w:val="cs-CZ" w:eastAsia="sr-Latn-RS"/>
        </w:rPr>
        <w:t>PRIORITY</w:t>
      </w:r>
      <w:r w:rsidRPr="00801747">
        <w:rPr>
          <w:rFonts w:ascii="Consolas" w:eastAsia="Calibri" w:hAnsi="Consolas" w:cs="Consolas"/>
          <w:color w:val="000000"/>
          <w:sz w:val="16"/>
          <w:szCs w:val="16"/>
          <w:highlight w:val="white"/>
          <w:lang w:val="cs-CZ" w:eastAsia="sr-Latn-RS"/>
        </w:rPr>
        <w:t xml:space="preserve"> [NormalPriority] </w:t>
      </w:r>
    </w:p>
    <w:p w14:paraId="19D4ED64"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FF"/>
          <w:sz w:val="16"/>
          <w:szCs w:val="16"/>
          <w:highlight w:val="white"/>
          <w:lang w:val="cs-CZ" w:eastAsia="sr-Latn-RS"/>
        </w:rPr>
        <w:t>FOR</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0000FF"/>
          <w:sz w:val="16"/>
          <w:szCs w:val="16"/>
          <w:highlight w:val="white"/>
          <w:lang w:val="cs-CZ" w:eastAsia="sr-Latn-RS"/>
        </w:rPr>
        <w:t>CONVERSATION</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0000FF"/>
          <w:sz w:val="16"/>
          <w:szCs w:val="16"/>
          <w:highlight w:val="white"/>
          <w:lang w:val="cs-CZ" w:eastAsia="sr-Latn-RS"/>
        </w:rPr>
        <w:t xml:space="preserve">SET </w:t>
      </w:r>
      <w:r w:rsidRPr="00801747">
        <w:rPr>
          <w:rFonts w:ascii="Consolas" w:eastAsia="Calibri" w:hAnsi="Consolas" w:cs="Consolas"/>
          <w:color w:val="808080"/>
          <w:sz w:val="16"/>
          <w:szCs w:val="16"/>
          <w:highlight w:val="white"/>
          <w:lang w:val="cs-CZ" w:eastAsia="sr-Latn-RS"/>
        </w:rPr>
        <w:t>(</w:t>
      </w:r>
    </w:p>
    <w:p w14:paraId="18A3C9B5"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eastAsia="sr-Latn-RS"/>
        </w:rPr>
      </w:pPr>
      <w:r w:rsidRPr="67DFEA0E">
        <w:rPr>
          <w:rFonts w:ascii="Consolas" w:eastAsia="Calibri" w:hAnsi="Consolas" w:cs="Consolas"/>
          <w:color w:val="000000" w:themeColor="text1"/>
          <w:sz w:val="16"/>
          <w:szCs w:val="16"/>
          <w:highlight w:val="white"/>
          <w:lang w:eastAsia="sr-Latn-RS"/>
        </w:rPr>
        <w:t xml:space="preserve"> </w:t>
      </w:r>
      <w:r w:rsidRPr="67DFEA0E">
        <w:rPr>
          <w:rFonts w:ascii="Consolas" w:eastAsia="Calibri" w:hAnsi="Consolas" w:cs="Consolas"/>
          <w:color w:val="0000FF"/>
          <w:sz w:val="16"/>
          <w:szCs w:val="16"/>
          <w:highlight w:val="white"/>
          <w:lang w:eastAsia="sr-Latn-RS"/>
        </w:rPr>
        <w:t>CONTRACT_NAME</w:t>
      </w:r>
      <w:r w:rsidRPr="67DFEA0E">
        <w:rPr>
          <w:rFonts w:ascii="Consolas" w:eastAsia="Calibri" w:hAnsi="Consolas" w:cs="Consolas"/>
          <w:color w:val="000000" w:themeColor="text1"/>
          <w:sz w:val="16"/>
          <w:szCs w:val="16"/>
          <w:highlight w:val="white"/>
          <w:lang w:eastAsia="sr-Latn-RS"/>
        </w:rPr>
        <w:t xml:space="preserve"> </w:t>
      </w:r>
      <w:r w:rsidRPr="67DFEA0E">
        <w:rPr>
          <w:rFonts w:ascii="Consolas" w:eastAsia="Calibri" w:hAnsi="Consolas" w:cs="Consolas"/>
          <w:color w:val="808080" w:themeColor="background1" w:themeShade="80"/>
          <w:sz w:val="16"/>
          <w:szCs w:val="16"/>
          <w:highlight w:val="white"/>
          <w:lang w:eastAsia="sr-Latn-RS"/>
        </w:rPr>
        <w:t>=</w:t>
      </w:r>
      <w:r w:rsidRPr="67DFEA0E">
        <w:rPr>
          <w:rFonts w:ascii="Consolas" w:eastAsia="Calibri" w:hAnsi="Consolas" w:cs="Consolas"/>
          <w:color w:val="000000" w:themeColor="text1"/>
          <w:sz w:val="16"/>
          <w:szCs w:val="16"/>
          <w:highlight w:val="white"/>
          <w:lang w:eastAsia="sr-Latn-RS"/>
        </w:rPr>
        <w:t xml:space="preserve"> [http://www.aquasoft.cz/namespaces/envelope/ver4/normal/async] </w:t>
      </w:r>
      <w:r w:rsidRPr="67DFEA0E">
        <w:rPr>
          <w:rFonts w:ascii="Consolas" w:eastAsia="Calibri" w:hAnsi="Consolas" w:cs="Consolas"/>
          <w:color w:val="808080" w:themeColor="background1" w:themeShade="80"/>
          <w:sz w:val="16"/>
          <w:szCs w:val="16"/>
          <w:highlight w:val="white"/>
          <w:lang w:eastAsia="sr-Latn-RS"/>
        </w:rPr>
        <w:t>,</w:t>
      </w:r>
    </w:p>
    <w:p w14:paraId="5E7DD6F4"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0000FF"/>
          <w:sz w:val="16"/>
          <w:szCs w:val="16"/>
          <w:highlight w:val="white"/>
          <w:lang w:val="cs-CZ" w:eastAsia="sr-Latn-RS"/>
        </w:rPr>
        <w:t>LOCAL_SERVICE_NAME</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808080"/>
          <w:sz w:val="16"/>
          <w:szCs w:val="16"/>
          <w:highlight w:val="white"/>
          <w:lang w:val="cs-CZ" w:eastAsia="sr-Latn-RS"/>
        </w:rPr>
        <w:t>=</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808080"/>
          <w:sz w:val="16"/>
          <w:szCs w:val="16"/>
          <w:highlight w:val="white"/>
          <w:lang w:val="cs-CZ" w:eastAsia="sr-Latn-RS"/>
        </w:rPr>
        <w:t>ANY</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808080"/>
          <w:sz w:val="16"/>
          <w:szCs w:val="16"/>
          <w:highlight w:val="white"/>
          <w:lang w:val="cs-CZ" w:eastAsia="sr-Latn-RS"/>
        </w:rPr>
        <w:t>,</w:t>
      </w:r>
    </w:p>
    <w:p w14:paraId="1CAC434E"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0000FF"/>
          <w:sz w:val="16"/>
          <w:szCs w:val="16"/>
          <w:highlight w:val="white"/>
          <w:lang w:val="cs-CZ" w:eastAsia="sr-Latn-RS"/>
        </w:rPr>
        <w:t>REMOTE_SERVICE_NAME</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808080"/>
          <w:sz w:val="16"/>
          <w:szCs w:val="16"/>
          <w:highlight w:val="white"/>
          <w:lang w:val="cs-CZ" w:eastAsia="sr-Latn-RS"/>
        </w:rPr>
        <w:t>=</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808080"/>
          <w:sz w:val="16"/>
          <w:szCs w:val="16"/>
          <w:highlight w:val="white"/>
          <w:lang w:val="cs-CZ" w:eastAsia="sr-Latn-RS"/>
        </w:rPr>
        <w:t>ANY</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808080"/>
          <w:sz w:val="16"/>
          <w:szCs w:val="16"/>
          <w:highlight w:val="white"/>
          <w:lang w:val="cs-CZ" w:eastAsia="sr-Latn-RS"/>
        </w:rPr>
        <w:t>,</w:t>
      </w:r>
    </w:p>
    <w:p w14:paraId="179EDA0F"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0000FF"/>
          <w:sz w:val="16"/>
          <w:szCs w:val="16"/>
          <w:highlight w:val="white"/>
          <w:lang w:val="cs-CZ" w:eastAsia="sr-Latn-RS"/>
        </w:rPr>
        <w:t>PRIORITY_LEVEL</w:t>
      </w:r>
      <w:r w:rsidRPr="00801747">
        <w:rPr>
          <w:rFonts w:ascii="Consolas" w:eastAsia="Calibri" w:hAnsi="Consolas" w:cs="Consolas"/>
          <w:color w:val="000000"/>
          <w:sz w:val="16"/>
          <w:szCs w:val="16"/>
          <w:highlight w:val="white"/>
          <w:lang w:val="cs-CZ" w:eastAsia="sr-Latn-RS"/>
        </w:rPr>
        <w:t xml:space="preserve"> </w:t>
      </w:r>
      <w:r w:rsidRPr="00801747">
        <w:rPr>
          <w:rFonts w:ascii="Consolas" w:eastAsia="Calibri" w:hAnsi="Consolas" w:cs="Consolas"/>
          <w:color w:val="808080"/>
          <w:sz w:val="16"/>
          <w:szCs w:val="16"/>
          <w:highlight w:val="white"/>
          <w:lang w:val="cs-CZ" w:eastAsia="sr-Latn-RS"/>
        </w:rPr>
        <w:t>=</w:t>
      </w:r>
      <w:r w:rsidRPr="00801747">
        <w:rPr>
          <w:rFonts w:ascii="Consolas" w:eastAsia="Calibri" w:hAnsi="Consolas" w:cs="Consolas"/>
          <w:color w:val="000000"/>
          <w:sz w:val="16"/>
          <w:szCs w:val="16"/>
          <w:highlight w:val="white"/>
          <w:lang w:val="cs-CZ" w:eastAsia="sr-Latn-RS"/>
        </w:rPr>
        <w:t xml:space="preserve"> 5 </w:t>
      </w:r>
      <w:r w:rsidRPr="00801747">
        <w:rPr>
          <w:rFonts w:ascii="Consolas" w:eastAsia="Calibri" w:hAnsi="Consolas" w:cs="Consolas"/>
          <w:color w:val="808080"/>
          <w:sz w:val="16"/>
          <w:szCs w:val="16"/>
          <w:highlight w:val="white"/>
          <w:lang w:val="cs-CZ" w:eastAsia="sr-Latn-RS"/>
        </w:rPr>
        <w:t>)</w:t>
      </w:r>
      <w:r w:rsidRPr="00801747">
        <w:rPr>
          <w:rFonts w:ascii="Consolas" w:eastAsia="Calibri" w:hAnsi="Consolas" w:cs="Consolas"/>
          <w:color w:val="000000"/>
          <w:sz w:val="16"/>
          <w:szCs w:val="16"/>
          <w:highlight w:val="white"/>
          <w:lang w:val="cs-CZ" w:eastAsia="sr-Latn-RS"/>
        </w:rPr>
        <w:t xml:space="preserve"> </w:t>
      </w:r>
    </w:p>
    <w:p w14:paraId="4420394E"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r w:rsidRPr="00801747">
        <w:rPr>
          <w:rFonts w:ascii="Consolas" w:eastAsia="Calibri" w:hAnsi="Consolas" w:cs="Consolas"/>
          <w:color w:val="0000FF"/>
          <w:sz w:val="16"/>
          <w:szCs w:val="16"/>
          <w:highlight w:val="white"/>
          <w:lang w:val="cs-CZ" w:eastAsia="sr-Latn-RS"/>
        </w:rPr>
        <w:t>GO</w:t>
      </w:r>
    </w:p>
    <w:p w14:paraId="23434698" w14:textId="77777777" w:rsidR="00C858D1" w:rsidRPr="00801747" w:rsidRDefault="00C858D1" w:rsidP="00C858D1">
      <w:pPr>
        <w:autoSpaceDE w:val="0"/>
        <w:autoSpaceDN w:val="0"/>
        <w:adjustRightInd w:val="0"/>
        <w:spacing w:line="240" w:lineRule="auto"/>
        <w:contextualSpacing/>
        <w:rPr>
          <w:rFonts w:ascii="Consolas" w:eastAsia="Calibri" w:hAnsi="Consolas" w:cs="Consolas"/>
          <w:color w:val="000000"/>
          <w:sz w:val="16"/>
          <w:szCs w:val="16"/>
          <w:highlight w:val="white"/>
          <w:lang w:val="cs-CZ" w:eastAsia="sr-Latn-RS"/>
        </w:rPr>
      </w:pPr>
    </w:p>
    <w:p w14:paraId="66F80637" w14:textId="77777777" w:rsidR="00C858D1" w:rsidRPr="00801747" w:rsidRDefault="00C858D1" w:rsidP="00C858D1">
      <w:pPr>
        <w:autoSpaceDE w:val="0"/>
        <w:autoSpaceDN w:val="0"/>
        <w:adjustRightInd w:val="0"/>
        <w:rPr>
          <w:rFonts w:ascii="Consolas" w:eastAsia="Calibri" w:hAnsi="Consolas" w:cs="Consolas"/>
          <w:color w:val="000000"/>
          <w:sz w:val="16"/>
          <w:szCs w:val="16"/>
          <w:highlight w:val="white"/>
          <w:lang w:val="cs-CZ" w:eastAsia="sr-Latn-RS"/>
        </w:rPr>
      </w:pPr>
    </w:p>
    <w:p w14:paraId="54135361" w14:textId="77777777" w:rsidR="00C858D1" w:rsidRPr="00801747" w:rsidRDefault="00C858D1" w:rsidP="00C858D1">
      <w:pPr>
        <w:autoSpaceDE w:val="0"/>
        <w:autoSpaceDN w:val="0"/>
        <w:adjustRightInd w:val="0"/>
        <w:rPr>
          <w:rFonts w:ascii="Consolas" w:eastAsia="Calibri" w:hAnsi="Consolas" w:cs="Consolas"/>
          <w:color w:val="000000"/>
          <w:sz w:val="16"/>
          <w:szCs w:val="16"/>
          <w:highlight w:val="white"/>
          <w:lang w:val="cs-CZ" w:eastAsia="sr-Latn-RS"/>
        </w:rPr>
      </w:pPr>
    </w:p>
    <w:p w14:paraId="0472A38F" w14:textId="1410E1AC" w:rsidR="00C858D1" w:rsidRDefault="005E6912" w:rsidP="0084752B">
      <w:pPr>
        <w:pStyle w:val="Heading2"/>
      </w:pPr>
      <w:bookmarkStart w:id="103" w:name="_Toc222345664"/>
      <w:r>
        <w:t>E</w:t>
      </w:r>
      <w:r w:rsidR="00490B87" w:rsidRPr="0084752B">
        <w:t>nvironment</w:t>
      </w:r>
      <w:r w:rsidR="00415CA8">
        <w:t xml:space="preserve"> </w:t>
      </w:r>
      <w:r>
        <w:t>D</w:t>
      </w:r>
      <w:r w:rsidR="00415CA8">
        <w:t>etails</w:t>
      </w:r>
      <w:bookmarkEnd w:id="103"/>
    </w:p>
    <w:p w14:paraId="629CA7BD" w14:textId="2F185AB4" w:rsidR="005E6912" w:rsidRDefault="003720E7" w:rsidP="007840E1">
      <w:pPr>
        <w:rPr>
          <w:lang w:val="cs-CZ"/>
        </w:rPr>
      </w:pPr>
      <w:r w:rsidRPr="003720E7">
        <w:rPr>
          <w:lang w:val="cs-CZ"/>
        </w:rPr>
        <w:t>ITMS will use an existing MS SQL Server database cluster that is already in place. For integration purposes, the existing Service Broker database (SBMQ) will be used. The required database objects and access rights for the AIS and AES applications are already in place, as the database is also used for other message exchanges.</w:t>
      </w:r>
    </w:p>
    <w:p w14:paraId="06E32C95" w14:textId="77777777" w:rsidR="003720E7" w:rsidRPr="00ED0859" w:rsidRDefault="003720E7" w:rsidP="007840E1">
      <w:pPr>
        <w:rPr>
          <w:lang w:val="cs-CZ"/>
        </w:rPr>
      </w:pPr>
    </w:p>
    <w:tbl>
      <w:tblPr>
        <w:tblStyle w:val="PlainTable1"/>
        <w:tblW w:w="0" w:type="auto"/>
        <w:tblLook w:val="04A0" w:firstRow="1" w:lastRow="0" w:firstColumn="1" w:lastColumn="0" w:noHBand="0" w:noVBand="1"/>
      </w:tblPr>
      <w:tblGrid>
        <w:gridCol w:w="1425"/>
        <w:gridCol w:w="1557"/>
        <w:gridCol w:w="6081"/>
      </w:tblGrid>
      <w:tr w:rsidR="007840E1" w14:paraId="3A14C7C6" w14:textId="77777777" w:rsidTr="00FF39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gridSpan w:val="3"/>
          </w:tcPr>
          <w:p w14:paraId="773B540F" w14:textId="304206F5" w:rsidR="007840E1" w:rsidRDefault="000E1D11">
            <w:r>
              <w:t xml:space="preserve">ITMS </w:t>
            </w:r>
            <w:r w:rsidR="00617F1A">
              <w:t>testing e</w:t>
            </w:r>
            <w:r w:rsidR="007840E1">
              <w:t>nvironment</w:t>
            </w:r>
          </w:p>
        </w:tc>
      </w:tr>
      <w:tr w:rsidR="007840E1" w:rsidRPr="00D35713" w14:paraId="0A527142" w14:textId="77777777" w:rsidTr="00FF3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4A40C860" w14:textId="77777777" w:rsidR="007840E1" w:rsidRDefault="007840E1">
            <w:r>
              <w:t>Application servers</w:t>
            </w:r>
          </w:p>
        </w:tc>
        <w:tc>
          <w:tcPr>
            <w:tcW w:w="7067" w:type="dxa"/>
            <w:gridSpan w:val="2"/>
          </w:tcPr>
          <w:p w14:paraId="3253F5B9" w14:textId="77777777" w:rsidR="007840E1" w:rsidRPr="00D35713" w:rsidRDefault="007840E1">
            <w:pPr>
              <w:cnfStyle w:val="000000100000" w:firstRow="0" w:lastRow="0" w:firstColumn="0" w:lastColumn="0" w:oddVBand="0" w:evenVBand="0" w:oddHBand="1" w:evenHBand="0" w:firstRowFirstColumn="0" w:firstRowLastColumn="0" w:lastRowFirstColumn="0" w:lastRowLastColumn="0"/>
              <w:rPr>
                <w:lang w:val="de-DE"/>
              </w:rPr>
            </w:pPr>
            <w:r w:rsidRPr="00D35713">
              <w:rPr>
                <w:lang w:val="de-DE"/>
              </w:rPr>
              <w:t>ITMS-EDFE1-TE  10.0.150.11</w:t>
            </w:r>
          </w:p>
          <w:p w14:paraId="5A0694CB" w14:textId="77777777" w:rsidR="007840E1" w:rsidRPr="00D35713" w:rsidRDefault="007840E1">
            <w:pPr>
              <w:cnfStyle w:val="000000100000" w:firstRow="0" w:lastRow="0" w:firstColumn="0" w:lastColumn="0" w:oddVBand="0" w:evenVBand="0" w:oddHBand="1" w:evenHBand="0" w:firstRowFirstColumn="0" w:firstRowLastColumn="0" w:lastRowFirstColumn="0" w:lastRowLastColumn="0"/>
              <w:rPr>
                <w:lang w:val="de-DE"/>
              </w:rPr>
            </w:pPr>
            <w:r w:rsidRPr="00D35713">
              <w:rPr>
                <w:lang w:val="de-DE"/>
              </w:rPr>
              <w:t>ITMS-EDFE2-TE 10.0.150.12</w:t>
            </w:r>
          </w:p>
          <w:p w14:paraId="498720BD" w14:textId="77777777" w:rsidR="007840E1" w:rsidRPr="00D35713" w:rsidRDefault="007840E1">
            <w:pPr>
              <w:cnfStyle w:val="000000100000" w:firstRow="0" w:lastRow="0" w:firstColumn="0" w:lastColumn="0" w:oddVBand="0" w:evenVBand="0" w:oddHBand="1" w:evenHBand="0" w:firstRowFirstColumn="0" w:firstRowLastColumn="0" w:lastRowFirstColumn="0" w:lastRowLastColumn="0"/>
              <w:rPr>
                <w:lang w:val="de-DE"/>
              </w:rPr>
            </w:pPr>
            <w:r w:rsidRPr="00D35713">
              <w:rPr>
                <w:lang w:val="de-DE"/>
              </w:rPr>
              <w:t>ITMS-NDFE1-TE 10.0.151.11</w:t>
            </w:r>
          </w:p>
          <w:p w14:paraId="5FFFC933" w14:textId="77777777" w:rsidR="007840E1" w:rsidRPr="00D35713" w:rsidRDefault="007840E1">
            <w:pPr>
              <w:cnfStyle w:val="000000100000" w:firstRow="0" w:lastRow="0" w:firstColumn="0" w:lastColumn="0" w:oddVBand="0" w:evenVBand="0" w:oddHBand="1" w:evenHBand="0" w:firstRowFirstColumn="0" w:firstRowLastColumn="0" w:lastRowFirstColumn="0" w:lastRowLastColumn="0"/>
              <w:rPr>
                <w:lang w:val="de-DE"/>
              </w:rPr>
            </w:pPr>
            <w:r w:rsidRPr="00D35713">
              <w:rPr>
                <w:lang w:val="de-DE"/>
              </w:rPr>
              <w:t>ITMS-NDFE2-TE 10.0.151.12</w:t>
            </w:r>
          </w:p>
          <w:p w14:paraId="72D6A1DC" w14:textId="77777777" w:rsidR="007840E1" w:rsidRPr="00D35713" w:rsidRDefault="007840E1">
            <w:pPr>
              <w:cnfStyle w:val="000000100000" w:firstRow="0" w:lastRow="0" w:firstColumn="0" w:lastColumn="0" w:oddVBand="0" w:evenVBand="0" w:oddHBand="1" w:evenHBand="0" w:firstRowFirstColumn="0" w:firstRowLastColumn="0" w:lastRowFirstColumn="0" w:lastRowLastColumn="0"/>
              <w:rPr>
                <w:lang w:val="de-DE"/>
              </w:rPr>
            </w:pPr>
            <w:r w:rsidRPr="00D35713">
              <w:rPr>
                <w:lang w:val="de-DE"/>
              </w:rPr>
              <w:t>ITMS-NDBE1-TE 10.0.151.13</w:t>
            </w:r>
          </w:p>
          <w:p w14:paraId="2F0C6A30" w14:textId="77777777" w:rsidR="007840E1" w:rsidRPr="00D35713" w:rsidRDefault="007840E1">
            <w:pPr>
              <w:cnfStyle w:val="000000100000" w:firstRow="0" w:lastRow="0" w:firstColumn="0" w:lastColumn="0" w:oddVBand="0" w:evenVBand="0" w:oddHBand="1" w:evenHBand="0" w:firstRowFirstColumn="0" w:firstRowLastColumn="0" w:lastRowFirstColumn="0" w:lastRowLastColumn="0"/>
              <w:rPr>
                <w:lang w:val="de-DE"/>
              </w:rPr>
            </w:pPr>
            <w:r w:rsidRPr="00D35713">
              <w:rPr>
                <w:lang w:val="de-DE"/>
              </w:rPr>
              <w:lastRenderedPageBreak/>
              <w:t>ITMS-NDBE2-TE 10.0.151.14</w:t>
            </w:r>
          </w:p>
        </w:tc>
      </w:tr>
      <w:tr w:rsidR="007840E1" w14:paraId="7C314A26" w14:textId="77777777" w:rsidTr="00FF39D0">
        <w:tc>
          <w:tcPr>
            <w:cnfStyle w:val="001000000000" w:firstRow="0" w:lastRow="0" w:firstColumn="1" w:lastColumn="0" w:oddVBand="0" w:evenVBand="0" w:oddHBand="0" w:evenHBand="0" w:firstRowFirstColumn="0" w:firstRowLastColumn="0" w:lastRowFirstColumn="0" w:lastRowLastColumn="0"/>
            <w:tcW w:w="1996" w:type="dxa"/>
          </w:tcPr>
          <w:p w14:paraId="17CF9ED6" w14:textId="77777777" w:rsidR="007840E1" w:rsidRDefault="007840E1">
            <w:r>
              <w:t>Databases</w:t>
            </w:r>
          </w:p>
        </w:tc>
        <w:tc>
          <w:tcPr>
            <w:tcW w:w="7067" w:type="dxa"/>
            <w:gridSpan w:val="2"/>
          </w:tcPr>
          <w:p w14:paraId="130D3184" w14:textId="77777777" w:rsidR="007840E1" w:rsidRDefault="007840E1">
            <w:pPr>
              <w:cnfStyle w:val="000000000000" w:firstRow="0" w:lastRow="0" w:firstColumn="0" w:lastColumn="0" w:oddVBand="0" w:evenVBand="0" w:oddHBand="0" w:evenHBand="0" w:firstRowFirstColumn="0" w:firstRowLastColumn="0" w:lastRowFirstColumn="0" w:lastRowLastColumn="0"/>
            </w:pPr>
          </w:p>
        </w:tc>
      </w:tr>
      <w:tr w:rsidR="007840E1" w14:paraId="6A41AA48" w14:textId="77777777" w:rsidTr="00FF3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09F692A9" w14:textId="77777777" w:rsidR="007840E1" w:rsidRDefault="007840E1"/>
        </w:tc>
        <w:tc>
          <w:tcPr>
            <w:tcW w:w="7067" w:type="dxa"/>
            <w:gridSpan w:val="2"/>
          </w:tcPr>
          <w:p w14:paraId="536524CD" w14:textId="77777777" w:rsidR="007840E1" w:rsidRDefault="007840E1">
            <w:pPr>
              <w:cnfStyle w:val="000000100000" w:firstRow="0" w:lastRow="0" w:firstColumn="0" w:lastColumn="0" w:oddVBand="0" w:evenVBand="0" w:oddHBand="1" w:evenHBand="0" w:firstRowFirstColumn="0" w:firstRowLastColumn="0" w:lastRowFirstColumn="0" w:lastRowLastColumn="0"/>
            </w:pPr>
            <w:r>
              <w:t xml:space="preserve">HA Group </w:t>
            </w:r>
            <w:r w:rsidRPr="001026C5">
              <w:t>Ncts5-nddb-te.carina.rs</w:t>
            </w:r>
            <w:r>
              <w:t xml:space="preserve"> 10.0.131.43</w:t>
            </w:r>
          </w:p>
        </w:tc>
      </w:tr>
      <w:tr w:rsidR="007840E1" w:rsidRPr="00D35713" w14:paraId="3620960F" w14:textId="77777777" w:rsidTr="00FF39D0">
        <w:tc>
          <w:tcPr>
            <w:cnfStyle w:val="001000000000" w:firstRow="0" w:lastRow="0" w:firstColumn="1" w:lastColumn="0" w:oddVBand="0" w:evenVBand="0" w:oddHBand="0" w:evenHBand="0" w:firstRowFirstColumn="0" w:firstRowLastColumn="0" w:lastRowFirstColumn="0" w:lastRowLastColumn="0"/>
            <w:tcW w:w="1996" w:type="dxa"/>
          </w:tcPr>
          <w:p w14:paraId="742E75E1" w14:textId="77777777" w:rsidR="007840E1" w:rsidRDefault="007840E1"/>
        </w:tc>
        <w:tc>
          <w:tcPr>
            <w:tcW w:w="7067" w:type="dxa"/>
            <w:gridSpan w:val="2"/>
          </w:tcPr>
          <w:p w14:paraId="356D1DE4" w14:textId="77777777" w:rsidR="007840E1" w:rsidRPr="001026C5" w:rsidRDefault="007840E1">
            <w:pPr>
              <w:cnfStyle w:val="000000000000" w:firstRow="0" w:lastRow="0" w:firstColumn="0" w:lastColumn="0" w:oddVBand="0" w:evenVBand="0" w:oddHBand="0" w:evenHBand="0" w:firstRowFirstColumn="0" w:firstRowLastColumn="0" w:lastRowFirstColumn="0" w:lastRowLastColumn="0"/>
              <w:rPr>
                <w:lang w:val="pl-PL"/>
              </w:rPr>
            </w:pPr>
            <w:r w:rsidRPr="001026C5">
              <w:rPr>
                <w:lang w:val="pl-PL"/>
              </w:rPr>
              <w:t>N1 Ncts5-nddb1-te\NCTS5_NDDB1_TE</w:t>
            </w:r>
            <w:r>
              <w:rPr>
                <w:lang w:val="pl-PL"/>
              </w:rPr>
              <w:t xml:space="preserve"> 10.0.131.41</w:t>
            </w:r>
          </w:p>
        </w:tc>
      </w:tr>
      <w:tr w:rsidR="007840E1" w:rsidRPr="00D35713" w14:paraId="0CD1AEA7" w14:textId="77777777" w:rsidTr="00FF3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1B299C50" w14:textId="77777777" w:rsidR="007840E1" w:rsidRPr="001026C5" w:rsidRDefault="007840E1">
            <w:pPr>
              <w:rPr>
                <w:lang w:val="pl-PL"/>
              </w:rPr>
            </w:pPr>
          </w:p>
        </w:tc>
        <w:tc>
          <w:tcPr>
            <w:tcW w:w="7067" w:type="dxa"/>
            <w:gridSpan w:val="2"/>
          </w:tcPr>
          <w:p w14:paraId="265E5AE4" w14:textId="77777777" w:rsidR="007840E1" w:rsidRPr="001026C5" w:rsidRDefault="007840E1">
            <w:pPr>
              <w:cnfStyle w:val="000000100000" w:firstRow="0" w:lastRow="0" w:firstColumn="0" w:lastColumn="0" w:oddVBand="0" w:evenVBand="0" w:oddHBand="1" w:evenHBand="0" w:firstRowFirstColumn="0" w:firstRowLastColumn="0" w:lastRowFirstColumn="0" w:lastRowLastColumn="0"/>
              <w:rPr>
                <w:lang w:val="pl-PL"/>
              </w:rPr>
            </w:pPr>
            <w:r>
              <w:rPr>
                <w:lang w:val="pl-PL"/>
              </w:rPr>
              <w:t xml:space="preserve">N2 </w:t>
            </w:r>
            <w:r w:rsidRPr="001026C5">
              <w:rPr>
                <w:lang w:val="pl-PL"/>
              </w:rPr>
              <w:t>Ncts5-nddb</w:t>
            </w:r>
            <w:r>
              <w:rPr>
                <w:lang w:val="pl-PL"/>
              </w:rPr>
              <w:t>2</w:t>
            </w:r>
            <w:r w:rsidRPr="001026C5">
              <w:rPr>
                <w:lang w:val="pl-PL"/>
              </w:rPr>
              <w:t>-te\NCTS5_NDDB</w:t>
            </w:r>
            <w:r>
              <w:rPr>
                <w:lang w:val="pl-PL"/>
              </w:rPr>
              <w:t>2</w:t>
            </w:r>
            <w:r w:rsidRPr="001026C5">
              <w:rPr>
                <w:lang w:val="pl-PL"/>
              </w:rPr>
              <w:t>_TE</w:t>
            </w:r>
            <w:r>
              <w:rPr>
                <w:lang w:val="pl-PL"/>
              </w:rPr>
              <w:t xml:space="preserve"> 10.0.131.42</w:t>
            </w:r>
          </w:p>
        </w:tc>
      </w:tr>
      <w:tr w:rsidR="007840E1" w14:paraId="1F06DF3F" w14:textId="77777777" w:rsidTr="00FF39D0">
        <w:tc>
          <w:tcPr>
            <w:cnfStyle w:val="001000000000" w:firstRow="0" w:lastRow="0" w:firstColumn="1" w:lastColumn="0" w:oddVBand="0" w:evenVBand="0" w:oddHBand="0" w:evenHBand="0" w:firstRowFirstColumn="0" w:firstRowLastColumn="0" w:lastRowFirstColumn="0" w:lastRowLastColumn="0"/>
            <w:tcW w:w="1996" w:type="dxa"/>
          </w:tcPr>
          <w:p w14:paraId="6325FDA1" w14:textId="77777777" w:rsidR="007840E1" w:rsidRPr="001026C5" w:rsidRDefault="007840E1">
            <w:pPr>
              <w:rPr>
                <w:lang w:val="pl-PL"/>
              </w:rPr>
            </w:pPr>
          </w:p>
        </w:tc>
        <w:tc>
          <w:tcPr>
            <w:tcW w:w="7067" w:type="dxa"/>
            <w:gridSpan w:val="2"/>
          </w:tcPr>
          <w:p w14:paraId="437FF5D6" w14:textId="77777777" w:rsidR="007840E1" w:rsidRDefault="007840E1">
            <w:pPr>
              <w:cnfStyle w:val="000000000000" w:firstRow="0" w:lastRow="0" w:firstColumn="0" w:lastColumn="0" w:oddVBand="0" w:evenVBand="0" w:oddHBand="0" w:evenHBand="0" w:firstRowFirstColumn="0" w:firstRowLastColumn="0" w:lastRowFirstColumn="0" w:lastRowLastColumn="0"/>
              <w:rPr>
                <w:lang w:val="pl-PL"/>
              </w:rPr>
            </w:pPr>
            <w:r>
              <w:rPr>
                <w:lang w:val="pl-PL"/>
              </w:rPr>
              <w:t>Service broker</w:t>
            </w:r>
          </w:p>
        </w:tc>
      </w:tr>
      <w:tr w:rsidR="007840E1" w14:paraId="7775A7A8" w14:textId="77777777" w:rsidTr="00FF3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65AF38D2" w14:textId="77777777" w:rsidR="007840E1" w:rsidRPr="001026C5" w:rsidRDefault="007840E1">
            <w:pPr>
              <w:rPr>
                <w:lang w:val="pl-PL"/>
              </w:rPr>
            </w:pPr>
          </w:p>
        </w:tc>
        <w:tc>
          <w:tcPr>
            <w:tcW w:w="2252" w:type="dxa"/>
          </w:tcPr>
          <w:p w14:paraId="0E23AE54" w14:textId="77777777" w:rsidR="007840E1" w:rsidRDefault="007840E1">
            <w:pPr>
              <w:spacing w:after="0" w:line="240" w:lineRule="auto"/>
              <w:cnfStyle w:val="000000100000" w:firstRow="0" w:lastRow="0" w:firstColumn="0" w:lastColumn="0" w:oddVBand="0" w:evenVBand="0" w:oddHBand="1" w:evenHBand="0" w:firstRowFirstColumn="0" w:firstRowLastColumn="0" w:lastRowFirstColumn="0" w:lastRowLastColumn="0"/>
              <w:rPr>
                <w:lang w:val="pl-PL"/>
              </w:rPr>
            </w:pPr>
            <w:r>
              <w:rPr>
                <w:lang w:val="pl-PL"/>
              </w:rPr>
              <w:t>DB</w:t>
            </w:r>
          </w:p>
        </w:tc>
        <w:tc>
          <w:tcPr>
            <w:tcW w:w="4815" w:type="dxa"/>
          </w:tcPr>
          <w:p w14:paraId="09E37E6C" w14:textId="77777777" w:rsidR="007840E1" w:rsidRDefault="007840E1">
            <w:pPr>
              <w:cnfStyle w:val="000000100000" w:firstRow="0" w:lastRow="0" w:firstColumn="0" w:lastColumn="0" w:oddVBand="0" w:evenVBand="0" w:oddHBand="1" w:evenHBand="0" w:firstRowFirstColumn="0" w:firstRowLastColumn="0" w:lastRowFirstColumn="0" w:lastRowLastColumn="0"/>
              <w:rPr>
                <w:lang w:val="pl-PL"/>
              </w:rPr>
            </w:pPr>
            <w:r>
              <w:rPr>
                <w:lang w:val="pl-PL"/>
              </w:rPr>
              <w:t>SBMQ</w:t>
            </w:r>
          </w:p>
        </w:tc>
      </w:tr>
      <w:tr w:rsidR="007840E1" w14:paraId="233B5DFE" w14:textId="77777777" w:rsidTr="00FF39D0">
        <w:tc>
          <w:tcPr>
            <w:cnfStyle w:val="001000000000" w:firstRow="0" w:lastRow="0" w:firstColumn="1" w:lastColumn="0" w:oddVBand="0" w:evenVBand="0" w:oddHBand="0" w:evenHBand="0" w:firstRowFirstColumn="0" w:firstRowLastColumn="0" w:lastRowFirstColumn="0" w:lastRowLastColumn="0"/>
            <w:tcW w:w="1996" w:type="dxa"/>
          </w:tcPr>
          <w:p w14:paraId="77ADE199" w14:textId="77777777" w:rsidR="007840E1" w:rsidRPr="001026C5" w:rsidRDefault="007840E1">
            <w:pPr>
              <w:rPr>
                <w:lang w:val="pl-PL"/>
              </w:rPr>
            </w:pPr>
          </w:p>
        </w:tc>
        <w:tc>
          <w:tcPr>
            <w:tcW w:w="2252" w:type="dxa"/>
          </w:tcPr>
          <w:p w14:paraId="64B4974D" w14:textId="77777777" w:rsidR="007840E1" w:rsidRDefault="007840E1">
            <w:pPr>
              <w:spacing w:after="0" w:line="240" w:lineRule="auto"/>
              <w:cnfStyle w:val="000000000000" w:firstRow="0" w:lastRow="0" w:firstColumn="0" w:lastColumn="0" w:oddVBand="0" w:evenVBand="0" w:oddHBand="0" w:evenHBand="0" w:firstRowFirstColumn="0" w:firstRowLastColumn="0" w:lastRowFirstColumn="0" w:lastRowLastColumn="0"/>
              <w:rPr>
                <w:lang w:val="pl-PL"/>
              </w:rPr>
            </w:pPr>
            <w:r>
              <w:rPr>
                <w:lang w:val="pl-PL"/>
              </w:rPr>
              <w:t>Quota service/queue</w:t>
            </w:r>
          </w:p>
        </w:tc>
        <w:tc>
          <w:tcPr>
            <w:tcW w:w="4815" w:type="dxa"/>
          </w:tcPr>
          <w:p w14:paraId="7F1D5463" w14:textId="77777777" w:rsidR="007840E1" w:rsidRDefault="007840E1">
            <w:pPr>
              <w:cnfStyle w:val="000000000000" w:firstRow="0" w:lastRow="0" w:firstColumn="0" w:lastColumn="0" w:oddVBand="0" w:evenVBand="0" w:oddHBand="0" w:evenHBand="0" w:firstRowFirstColumn="0" w:firstRowLastColumn="0" w:lastRowFirstColumn="0" w:lastRowLastColumn="0"/>
              <w:rPr>
                <w:lang w:val="pl-PL"/>
              </w:rPr>
            </w:pPr>
            <w:r w:rsidRPr="001026C5">
              <w:rPr>
                <w:lang w:val="cs-CZ"/>
              </w:rPr>
              <w:t>ITMSQuota</w:t>
            </w:r>
            <w:r>
              <w:t>/</w:t>
            </w:r>
            <w:r w:rsidRPr="001026C5">
              <w:t>[itmsquota].[ITMSQuotaSupQueue]</w:t>
            </w:r>
          </w:p>
        </w:tc>
      </w:tr>
      <w:tr w:rsidR="007840E1" w14:paraId="0093C108" w14:textId="77777777" w:rsidTr="00FF3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37918ED9" w14:textId="77777777" w:rsidR="007840E1" w:rsidRPr="001026C5" w:rsidRDefault="007840E1">
            <w:pPr>
              <w:rPr>
                <w:lang w:val="pl-PL"/>
              </w:rPr>
            </w:pPr>
          </w:p>
        </w:tc>
        <w:tc>
          <w:tcPr>
            <w:tcW w:w="2252" w:type="dxa"/>
          </w:tcPr>
          <w:p w14:paraId="6621EFCC" w14:textId="77777777" w:rsidR="007840E1" w:rsidRDefault="007840E1">
            <w:pPr>
              <w:spacing w:after="0" w:line="240" w:lineRule="auto"/>
              <w:cnfStyle w:val="000000100000" w:firstRow="0" w:lastRow="0" w:firstColumn="0" w:lastColumn="0" w:oddVBand="0" w:evenVBand="0" w:oddHBand="1" w:evenHBand="0" w:firstRowFirstColumn="0" w:firstRowLastColumn="0" w:lastRowFirstColumn="0" w:lastRowLastColumn="0"/>
              <w:rPr>
                <w:lang w:val="pl-PL"/>
              </w:rPr>
            </w:pPr>
            <w:r>
              <w:rPr>
                <w:lang w:val="pl-PL"/>
              </w:rPr>
              <w:t>TARIC service/queue</w:t>
            </w:r>
          </w:p>
        </w:tc>
        <w:tc>
          <w:tcPr>
            <w:tcW w:w="4815" w:type="dxa"/>
          </w:tcPr>
          <w:p w14:paraId="3EF96490" w14:textId="77777777" w:rsidR="007840E1" w:rsidRDefault="007840E1">
            <w:pPr>
              <w:cnfStyle w:val="000000100000" w:firstRow="0" w:lastRow="0" w:firstColumn="0" w:lastColumn="0" w:oddVBand="0" w:evenVBand="0" w:oddHBand="1" w:evenHBand="0" w:firstRowFirstColumn="0" w:firstRowLastColumn="0" w:lastRowFirstColumn="0" w:lastRowLastColumn="0"/>
              <w:rPr>
                <w:lang w:val="pl-PL"/>
              </w:rPr>
            </w:pPr>
            <w:r w:rsidRPr="001026C5">
              <w:t>I</w:t>
            </w:r>
            <w:r w:rsidRPr="001026C5">
              <w:rPr>
                <w:lang w:val="cs-CZ"/>
              </w:rPr>
              <w:t>tmstaric</w:t>
            </w:r>
            <w:r>
              <w:t>/</w:t>
            </w:r>
            <w:r w:rsidRPr="001026C5">
              <w:t>[itmstaric].[ITMSTaricQueue]</w:t>
            </w:r>
          </w:p>
        </w:tc>
      </w:tr>
      <w:tr w:rsidR="00617F1A" w:rsidRPr="00D35713" w14:paraId="4FBCEEF5" w14:textId="77777777" w:rsidTr="00FF39D0">
        <w:tc>
          <w:tcPr>
            <w:cnfStyle w:val="001000000000" w:firstRow="0" w:lastRow="0" w:firstColumn="1" w:lastColumn="0" w:oddVBand="0" w:evenVBand="0" w:oddHBand="0" w:evenHBand="0" w:firstRowFirstColumn="0" w:firstRowLastColumn="0" w:lastRowFirstColumn="0" w:lastRowLastColumn="0"/>
            <w:tcW w:w="1996" w:type="dxa"/>
          </w:tcPr>
          <w:p w14:paraId="2D240868" w14:textId="77777777" w:rsidR="00617F1A" w:rsidRPr="001026C5" w:rsidRDefault="00617F1A">
            <w:pPr>
              <w:rPr>
                <w:lang w:val="pl-PL"/>
              </w:rPr>
            </w:pPr>
          </w:p>
        </w:tc>
        <w:tc>
          <w:tcPr>
            <w:tcW w:w="2252" w:type="dxa"/>
          </w:tcPr>
          <w:p w14:paraId="5A634A6E" w14:textId="70A9FA0B" w:rsidR="00617F1A" w:rsidRDefault="009B29D3">
            <w:pPr>
              <w:spacing w:after="0" w:line="240" w:lineRule="auto"/>
              <w:cnfStyle w:val="000000000000" w:firstRow="0" w:lastRow="0" w:firstColumn="0" w:lastColumn="0" w:oddVBand="0" w:evenVBand="0" w:oddHBand="0" w:evenHBand="0" w:firstRowFirstColumn="0" w:firstRowLastColumn="0" w:lastRowFirstColumn="0" w:lastRowLastColumn="0"/>
              <w:rPr>
                <w:lang w:val="pl-PL"/>
              </w:rPr>
            </w:pPr>
            <w:r>
              <w:rPr>
                <w:lang w:val="pl-PL"/>
              </w:rPr>
              <w:t>Quota contract</w:t>
            </w:r>
          </w:p>
        </w:tc>
        <w:tc>
          <w:tcPr>
            <w:tcW w:w="4815" w:type="dxa"/>
          </w:tcPr>
          <w:p w14:paraId="2E2B5732" w14:textId="1B721757" w:rsidR="00617F1A" w:rsidRPr="009B29D3" w:rsidRDefault="009B29D3">
            <w:pPr>
              <w:cnfStyle w:val="000000000000" w:firstRow="0" w:lastRow="0" w:firstColumn="0" w:lastColumn="0" w:oddVBand="0" w:evenVBand="0" w:oddHBand="0" w:evenHBand="0" w:firstRowFirstColumn="0" w:firstRowLastColumn="0" w:lastRowFirstColumn="0" w:lastRowLastColumn="0"/>
              <w:rPr>
                <w:lang w:val="pl-PL"/>
              </w:rPr>
            </w:pPr>
            <w:r w:rsidRPr="009B29D3">
              <w:rPr>
                <w:lang w:val="pl-PL"/>
              </w:rPr>
              <w:t>[http://www.aquasoft.cz/namespaces/envelope/ver4/normal/async]</w:t>
            </w:r>
          </w:p>
        </w:tc>
      </w:tr>
      <w:tr w:rsidR="009B29D3" w:rsidRPr="00D35713" w14:paraId="162C3600" w14:textId="77777777" w:rsidTr="00FF3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3ABE0EF9" w14:textId="77777777" w:rsidR="009B29D3" w:rsidRPr="001026C5" w:rsidRDefault="009B29D3">
            <w:pPr>
              <w:rPr>
                <w:lang w:val="pl-PL"/>
              </w:rPr>
            </w:pPr>
          </w:p>
        </w:tc>
        <w:tc>
          <w:tcPr>
            <w:tcW w:w="2252" w:type="dxa"/>
          </w:tcPr>
          <w:p w14:paraId="285140AC" w14:textId="75A9444E" w:rsidR="009B29D3" w:rsidRDefault="009B29D3">
            <w:pPr>
              <w:spacing w:after="0" w:line="240" w:lineRule="auto"/>
              <w:cnfStyle w:val="000000100000" w:firstRow="0" w:lastRow="0" w:firstColumn="0" w:lastColumn="0" w:oddVBand="0" w:evenVBand="0" w:oddHBand="1" w:evenHBand="0" w:firstRowFirstColumn="0" w:firstRowLastColumn="0" w:lastRowFirstColumn="0" w:lastRowLastColumn="0"/>
              <w:rPr>
                <w:lang w:val="pl-PL"/>
              </w:rPr>
            </w:pPr>
            <w:r>
              <w:rPr>
                <w:lang w:val="pl-PL"/>
              </w:rPr>
              <w:t>Taric contract</w:t>
            </w:r>
          </w:p>
        </w:tc>
        <w:tc>
          <w:tcPr>
            <w:tcW w:w="4815" w:type="dxa"/>
          </w:tcPr>
          <w:p w14:paraId="502AD4A2" w14:textId="33800B61" w:rsidR="009B29D3" w:rsidRPr="009B29D3" w:rsidRDefault="009B29D3">
            <w:pPr>
              <w:cnfStyle w:val="000000100000" w:firstRow="0" w:lastRow="0" w:firstColumn="0" w:lastColumn="0" w:oddVBand="0" w:evenVBand="0" w:oddHBand="1" w:evenHBand="0" w:firstRowFirstColumn="0" w:firstRowLastColumn="0" w:lastRowFirstColumn="0" w:lastRowLastColumn="0"/>
              <w:rPr>
                <w:lang w:val="pl-PL"/>
              </w:rPr>
            </w:pPr>
            <w:r w:rsidRPr="009B29D3">
              <w:rPr>
                <w:lang w:val="pl-PL"/>
              </w:rPr>
              <w:t>[http://www.aquasoft.cz/namespaces/envelope/ver4/normal/sync]</w:t>
            </w:r>
          </w:p>
        </w:tc>
      </w:tr>
    </w:tbl>
    <w:p w14:paraId="241663B3" w14:textId="77777777" w:rsidR="0084752B" w:rsidRDefault="0084752B" w:rsidP="00C858D1">
      <w:pPr>
        <w:rPr>
          <w:lang w:val="pl-PL"/>
        </w:rPr>
      </w:pPr>
    </w:p>
    <w:p w14:paraId="7A7A6203" w14:textId="235E5963" w:rsidR="00541483" w:rsidRPr="00541483" w:rsidRDefault="00541483" w:rsidP="00C858D1">
      <w:r>
        <w:t>Production environment will be specified later.</w:t>
      </w:r>
    </w:p>
    <w:p w14:paraId="2CE9F886" w14:textId="5B125BC4" w:rsidR="002C1199" w:rsidRPr="00C75B10" w:rsidRDefault="002C1199" w:rsidP="00C858D1"/>
    <w:sectPr w:rsidR="002C1199" w:rsidRPr="00C75B10" w:rsidSect="008420EC">
      <w:type w:val="continuous"/>
      <w:pgSz w:w="11907" w:h="16840" w:code="9"/>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F728" w14:textId="77777777" w:rsidR="00576A30" w:rsidRDefault="00576A30" w:rsidP="00B63711">
      <w:r>
        <w:separator/>
      </w:r>
    </w:p>
  </w:endnote>
  <w:endnote w:type="continuationSeparator" w:id="0">
    <w:p w14:paraId="4ACB9110" w14:textId="77777777" w:rsidR="00576A30" w:rsidRDefault="00576A30" w:rsidP="00B63711">
      <w:r>
        <w:continuationSeparator/>
      </w:r>
    </w:p>
  </w:endnote>
  <w:endnote w:type="continuationNotice" w:id="1">
    <w:p w14:paraId="64592672" w14:textId="77777777" w:rsidR="00576A30" w:rsidRDefault="00576A30" w:rsidP="00B637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BBEHIZ+Palatino-Roman">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New Roman Bold">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egoe UI">
    <w:panose1 w:val="020B0604020202020204"/>
    <w:charset w:val="EE"/>
    <w:family w:val="swiss"/>
    <w:pitch w:val="variable"/>
    <w:sig w:usb0="E4002EFF" w:usb1="C000E47F" w:usb2="00000009" w:usb3="00000000" w:csb0="000001FF" w:csb1="00000000"/>
  </w:font>
  <w:font w:name="Univers 47 CondensedLight">
    <w:altName w:val="Calibri"/>
    <w:panose1 w:val="020B0604020202020204"/>
    <w:charset w:val="00"/>
    <w:family w:val="swiss"/>
    <w:notTrueType/>
    <w:pitch w:val="variable"/>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ogica">
    <w:altName w:val="Courier New"/>
    <w:panose1 w:val="020B0604020202020204"/>
    <w:charset w:val="00"/>
    <w:family w:val="decorative"/>
    <w:pitch w:val="variable"/>
    <w:sig w:usb0="00000003" w:usb1="00000000" w:usb2="00000000" w:usb3="00000000" w:csb0="00000001" w:csb1="00000000"/>
  </w:font>
  <w:font w:name="EU Albertina">
    <w:altName w:val="Times New Roman"/>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TimesNewRomanPSMT">
    <w:altName w:val="Times New Roman"/>
    <w:panose1 w:val="020B0604020202020204"/>
    <w:charset w:val="00"/>
    <w:family w:val="roman"/>
    <w:notTrueType/>
    <w:pitch w:val="default"/>
  </w:font>
  <w:font w:name="EUAlbertina">
    <w:altName w:val="Cambria"/>
    <w:panose1 w:val="020B0604020202020204"/>
    <w:charset w:val="00"/>
    <w:family w:val="roman"/>
    <w:pitch w:val="default"/>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Lucida Sans">
    <w:panose1 w:val="020B0602030504020204"/>
    <w:charset w:val="4D"/>
    <w:family w:val="swiss"/>
    <w:pitch w:val="variable"/>
    <w:sig w:usb0="00000003" w:usb1="00000000" w:usb2="00000000" w:usb3="00000000" w:csb0="00000001" w:csb1="00000000"/>
  </w:font>
  <w:font w:name="Liberation Sans Narrow">
    <w:panose1 w:val="020B0604020202020204"/>
    <w:charset w:val="EE"/>
    <w:family w:val="auto"/>
    <w:notTrueType/>
    <w:pitch w:val="default"/>
    <w:sig w:usb0="00000005" w:usb1="00000000" w:usb2="00000000" w:usb3="00000000" w:csb0="00000002" w:csb1="00000000"/>
  </w:font>
  <w:font w:name="Aptos Narrow">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scadia Mono">
    <w:altName w:val="Calibri"/>
    <w:panose1 w:val="020B0604020202020204"/>
    <w:charset w:val="EE"/>
    <w:family w:val="modern"/>
    <w:pitch w:val="fixed"/>
    <w:sig w:usb0="A1002AFF" w:usb1="C200F9FB" w:usb2="0004002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B071" w14:textId="77777777" w:rsidR="005A1BD8" w:rsidRDefault="005A1BD8" w:rsidP="00B63711">
    <w:pPr>
      <w:pStyle w:val="Footer"/>
    </w:pPr>
  </w:p>
  <w:p w14:paraId="3B0C6C98" w14:textId="6B096493" w:rsidR="00F73D5F" w:rsidRDefault="00F73D5F" w:rsidP="00B63711">
    <w:pPr>
      <w:pStyle w:val="Footer"/>
      <w:rPr>
        <w:noProof/>
      </w:rPr>
    </w:pPr>
    <w:r>
      <w:t xml:space="preserve">          </w:t>
    </w:r>
    <w:r>
      <w:rPr>
        <w:noProof/>
        <w:color w:val="E97132"/>
        <w:lang w:eastAsia="en-US"/>
      </w:rPr>
      <w:drawing>
        <wp:inline distT="0" distB="0" distL="0" distR="0" wp14:anchorId="66AEDCD5" wp14:editId="5D5ABA82">
          <wp:extent cx="932815" cy="235585"/>
          <wp:effectExtent l="0" t="0" r="0" b="0"/>
          <wp:docPr id="1419131260" name="obrázek 5" descr="signature_4067989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5" descr="signature_406798911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5585"/>
                  </a:xfrm>
                  <a:prstGeom prst="rect">
                    <a:avLst/>
                  </a:prstGeom>
                  <a:noFill/>
                  <a:ln>
                    <a:noFill/>
                  </a:ln>
                </pic:spPr>
              </pic:pic>
            </a:graphicData>
          </a:graphic>
        </wp:inline>
      </w:drawing>
    </w:r>
    <w:r>
      <w:rPr>
        <w:noProof/>
      </w:rPr>
      <w:tab/>
    </w:r>
    <w:r>
      <w:rPr>
        <w:noProof/>
      </w:rPr>
      <w:tab/>
    </w:r>
    <w:r>
      <w:rPr>
        <w:noProof/>
      </w:rPr>
      <w:tab/>
    </w:r>
    <w:r>
      <w:rPr>
        <w:noProof/>
      </w:rPr>
      <w:tab/>
    </w:r>
    <w:r>
      <w:rPr>
        <w:noProof/>
      </w:rPr>
      <w:tab/>
    </w:r>
    <w:r>
      <w:rPr>
        <w:noProof/>
      </w:rPr>
      <w:tab/>
    </w:r>
    <w:r>
      <w:rPr>
        <w:noProof/>
      </w:rPr>
      <w:tab/>
    </w:r>
    <w:r>
      <w:rPr>
        <w:noProof/>
      </w:rPr>
      <w:tab/>
    </w:r>
    <w:r w:rsidR="005A1BD8">
      <w:rPr>
        <w:noProof/>
      </w:rPr>
      <w:tab/>
    </w:r>
    <w:r w:rsidR="005A1BD8">
      <w:rPr>
        <w:noProof/>
      </w:rPr>
      <w:tab/>
    </w:r>
    <w:r w:rsidR="005A1BD8">
      <w:rPr>
        <w:noProof/>
      </w:rPr>
      <w:tab/>
    </w:r>
    <w:r w:rsidR="005A1BD8">
      <w:rPr>
        <w:noProof/>
      </w:rPr>
      <w:tab/>
    </w:r>
    <w:r w:rsidR="005A1BD8">
      <w:rPr>
        <w:noProof/>
      </w:rPr>
      <w:tab/>
    </w:r>
    <w:r w:rsidR="005A1BD8">
      <w:rPr>
        <w:noProof/>
      </w:rPr>
      <w:tab/>
    </w:r>
    <w:r w:rsidR="005A1BD8">
      <w:rPr>
        <w:noProof/>
      </w:rPr>
      <w:tab/>
    </w:r>
    <w:r w:rsidR="005A1BD8">
      <w:rPr>
        <w:noProof/>
      </w:rPr>
      <w:tab/>
    </w:r>
    <w:r w:rsidR="005A1BD8">
      <w:rPr>
        <w:noProof/>
      </w:rPr>
      <w:tab/>
    </w:r>
    <w:r>
      <w:rPr>
        <w:noProof/>
      </w:rPr>
      <w:t xml:space="preserve">               </w:t>
    </w:r>
    <w:r w:rsidRPr="00AC24D5">
      <w:rPr>
        <w:noProof/>
        <w:lang w:eastAsia="en-US"/>
      </w:rPr>
      <w:drawing>
        <wp:inline distT="0" distB="0" distL="0" distR="0" wp14:anchorId="7CB1F2FA" wp14:editId="51C35449">
          <wp:extent cx="959485" cy="280670"/>
          <wp:effectExtent l="0" t="0" r="0" b="0"/>
          <wp:docPr id="1964099456" name="Obrázek 1986137750" descr="Obsah obrázku Grafika, Písmo, grafický design, kruh&#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1986137750" descr="Obsah obrázku Grafika, Písmo, grafický design, kruh&#10;&#10;Popis byl vytvořen automaticky"/>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9485" cy="280670"/>
                  </a:xfrm>
                  <a:prstGeom prst="rect">
                    <a:avLst/>
                  </a:prstGeom>
                  <a:noFill/>
                  <a:ln>
                    <a:noFill/>
                  </a:ln>
                </pic:spPr>
              </pic:pic>
            </a:graphicData>
          </a:graphic>
        </wp:inline>
      </w:drawing>
    </w:r>
    <w:r w:rsidR="005A1BD8">
      <w:rPr>
        <w:noProof/>
      </w:rPr>
      <w:t xml:space="preserve">      </w:t>
    </w:r>
  </w:p>
  <w:p w14:paraId="3A378A1E" w14:textId="77777777" w:rsidR="005A1BD8" w:rsidRDefault="005A1BD8" w:rsidP="00B63711">
    <w:pPr>
      <w:pStyle w:val="Footer"/>
      <w:rPr>
        <w:noProof/>
      </w:rPr>
    </w:pPr>
  </w:p>
  <w:p w14:paraId="4211253D" w14:textId="6F739114" w:rsidR="00F73D5F" w:rsidRDefault="005A1BD8" w:rsidP="005A1BD8">
    <w:pPr>
      <w:pStyle w:val="Footer"/>
      <w:jc w:val="center"/>
    </w:pPr>
    <w:r w:rsidRPr="008E2A87">
      <w:rPr>
        <w:caps/>
        <w:color w:val="2C2F73"/>
        <w:sz w:val="18"/>
        <w:szCs w:val="18"/>
        <w:lang w:val="en-GB"/>
      </w:rPr>
      <w:t xml:space="preserve">Page </w:t>
    </w:r>
    <w:r w:rsidRPr="008E2A87">
      <w:rPr>
        <w:b/>
        <w:bCs/>
        <w:caps/>
        <w:color w:val="2C2F73"/>
        <w:sz w:val="18"/>
        <w:szCs w:val="18"/>
        <w:lang w:val="en-GB"/>
      </w:rPr>
      <w:fldChar w:fldCharType="begin"/>
    </w:r>
    <w:r w:rsidRPr="008E2A87">
      <w:rPr>
        <w:b/>
        <w:bCs/>
        <w:caps/>
        <w:color w:val="2C2F73"/>
        <w:sz w:val="18"/>
        <w:szCs w:val="18"/>
        <w:lang w:val="en-GB"/>
      </w:rPr>
      <w:instrText xml:space="preserve"> PAGE \* ARABIC </w:instrText>
    </w:r>
    <w:r w:rsidRPr="008E2A87">
      <w:rPr>
        <w:b/>
        <w:bCs/>
        <w:caps/>
        <w:color w:val="2C2F73"/>
        <w:sz w:val="18"/>
        <w:szCs w:val="18"/>
        <w:lang w:val="en-GB"/>
      </w:rPr>
      <w:fldChar w:fldCharType="separate"/>
    </w:r>
    <w:r>
      <w:rPr>
        <w:b/>
        <w:bCs/>
        <w:caps/>
        <w:color w:val="2C2F73"/>
        <w:sz w:val="18"/>
        <w:szCs w:val="18"/>
        <w:lang w:val="en-GB"/>
      </w:rPr>
      <w:t>1</w:t>
    </w:r>
    <w:r w:rsidRPr="008E2A87">
      <w:rPr>
        <w:b/>
        <w:bCs/>
        <w:caps/>
        <w:color w:val="2C2F73"/>
        <w:sz w:val="18"/>
        <w:szCs w:val="18"/>
        <w:lang w:val="en-GB"/>
      </w:rPr>
      <w:fldChar w:fldCharType="end"/>
    </w:r>
    <w:r w:rsidRPr="008E2A87">
      <w:rPr>
        <w:caps/>
        <w:color w:val="2C2F73"/>
        <w:sz w:val="18"/>
        <w:szCs w:val="18"/>
        <w:lang w:val="en-GB"/>
      </w:rPr>
      <w:t xml:space="preserve"> / </w:t>
    </w:r>
    <w:r w:rsidRPr="008E2A87">
      <w:rPr>
        <w:b/>
        <w:bCs/>
        <w:caps/>
        <w:color w:val="2C2F73"/>
        <w:sz w:val="18"/>
        <w:szCs w:val="18"/>
        <w:lang w:val="en-GB"/>
      </w:rPr>
      <w:fldChar w:fldCharType="begin"/>
    </w:r>
    <w:r w:rsidRPr="008E2A87">
      <w:rPr>
        <w:b/>
        <w:bCs/>
        <w:caps/>
        <w:color w:val="2C2F73"/>
        <w:sz w:val="18"/>
        <w:szCs w:val="18"/>
        <w:lang w:val="en-GB"/>
      </w:rPr>
      <w:instrText xml:space="preserve"> NUMPAGES \* ARABIC </w:instrText>
    </w:r>
    <w:r w:rsidRPr="008E2A87">
      <w:rPr>
        <w:b/>
        <w:bCs/>
        <w:caps/>
        <w:color w:val="2C2F73"/>
        <w:sz w:val="18"/>
        <w:szCs w:val="18"/>
        <w:lang w:val="en-GB"/>
      </w:rPr>
      <w:fldChar w:fldCharType="separate"/>
    </w:r>
    <w:r>
      <w:rPr>
        <w:b/>
        <w:bCs/>
        <w:caps/>
        <w:color w:val="2C2F73"/>
        <w:sz w:val="18"/>
        <w:szCs w:val="18"/>
        <w:lang w:val="en-GB"/>
      </w:rPr>
      <w:t>73</w:t>
    </w:r>
    <w:r w:rsidRPr="008E2A87">
      <w:rPr>
        <w:b/>
        <w:bCs/>
        <w:caps/>
        <w:color w:val="2C2F73"/>
        <w:sz w:val="18"/>
        <w:szCs w:val="18"/>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7964" w14:textId="7FA60DFC" w:rsidR="00F73D5F" w:rsidRDefault="00F73D5F" w:rsidP="00B63711">
    <w:pPr>
      <w:pStyle w:val="Footer"/>
    </w:pPr>
    <w:r w:rsidRPr="00215D90">
      <w:rPr>
        <w:noProof/>
        <w:lang w:eastAsia="en-US"/>
      </w:rPr>
      <w:drawing>
        <wp:anchor distT="0" distB="0" distL="114300" distR="114300" simplePos="0" relativeHeight="251658241" behindDoc="0" locked="0" layoutInCell="1" allowOverlap="1" wp14:anchorId="46DE2DE1" wp14:editId="0867E7E9">
          <wp:simplePos x="0" y="0"/>
          <wp:positionH relativeFrom="column">
            <wp:posOffset>8304072</wp:posOffset>
          </wp:positionH>
          <wp:positionV relativeFrom="paragraph">
            <wp:posOffset>-36653</wp:posOffset>
          </wp:positionV>
          <wp:extent cx="1138688" cy="327804"/>
          <wp:effectExtent l="0" t="0" r="4445" b="0"/>
          <wp:wrapNone/>
          <wp:docPr id="1680900939" name="Obrázok 555205846" descr="Obsah obrázku Grafika, Písmo, grafický design, kruh&#10;&#10;Popis byl vytvořen automaticky">
            <a:extLst xmlns:a="http://schemas.openxmlformats.org/drawingml/2006/main">
              <a:ext uri="{FF2B5EF4-FFF2-40B4-BE49-F238E27FC236}">
                <a16:creationId xmlns:a16="http://schemas.microsoft.com/office/drawing/2014/main" id="{6888404A-F2C7-1B96-AFA2-4F817E3DE4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6" descr="Obsah obrázku Grafika, Písmo, grafický design, kruh&#10;&#10;Popis byl vytvořen automaticky">
                    <a:extLst>
                      <a:ext uri="{FF2B5EF4-FFF2-40B4-BE49-F238E27FC236}">
                        <a16:creationId xmlns:a16="http://schemas.microsoft.com/office/drawing/2014/main" id="{6888404A-F2C7-1B96-AFA2-4F817E3DE40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8688" cy="327804"/>
                  </a:xfrm>
                  <a:prstGeom prst="rect">
                    <a:avLst/>
                  </a:prstGeom>
                </pic:spPr>
              </pic:pic>
            </a:graphicData>
          </a:graphic>
          <wp14:sizeRelH relativeFrom="margin">
            <wp14:pctWidth>0</wp14:pctWidth>
          </wp14:sizeRelH>
          <wp14:sizeRelV relativeFrom="margin">
            <wp14:pctHeight>0</wp14:pctHeight>
          </wp14:sizeRelV>
        </wp:anchor>
      </w:drawing>
    </w:r>
    <w:r w:rsidRPr="00215D90">
      <w:rPr>
        <w:noProof/>
        <w:lang w:eastAsia="en-US"/>
      </w:rPr>
      <w:drawing>
        <wp:anchor distT="0" distB="0" distL="114300" distR="114300" simplePos="0" relativeHeight="251658240" behindDoc="0" locked="0" layoutInCell="1" allowOverlap="1" wp14:anchorId="6FED1580" wp14:editId="51B5C615">
          <wp:simplePos x="0" y="0"/>
          <wp:positionH relativeFrom="margin">
            <wp:align>left</wp:align>
          </wp:positionH>
          <wp:positionV relativeFrom="paragraph">
            <wp:posOffset>-57785</wp:posOffset>
          </wp:positionV>
          <wp:extent cx="1207698" cy="319598"/>
          <wp:effectExtent l="0" t="0" r="0" b="4445"/>
          <wp:wrapNone/>
          <wp:docPr id="840894184" name="Obrázok 846857583" descr="signature_4067989115">
            <a:extLst xmlns:a="http://schemas.openxmlformats.org/drawingml/2006/main">
              <a:ext uri="{FF2B5EF4-FFF2-40B4-BE49-F238E27FC236}">
                <a16:creationId xmlns:a16="http://schemas.microsoft.com/office/drawing/2014/main" id="{A863EADB-ECC8-FACA-1F1D-4CFBACB4B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 name="Picture 1" descr="signature_4067989115">
                    <a:extLst>
                      <a:ext uri="{FF2B5EF4-FFF2-40B4-BE49-F238E27FC236}">
                        <a16:creationId xmlns:a16="http://schemas.microsoft.com/office/drawing/2014/main" id="{A863EADB-ECC8-FACA-1F1D-4CFBACB4BFE3}"/>
                      </a:ext>
                    </a:extLst>
                  </pic:cNvPr>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1207698" cy="319598"/>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1C312" w14:textId="77777777" w:rsidR="00576A30" w:rsidRDefault="00576A30" w:rsidP="00B63711">
      <w:r>
        <w:separator/>
      </w:r>
    </w:p>
  </w:footnote>
  <w:footnote w:type="continuationSeparator" w:id="0">
    <w:p w14:paraId="79B9764E" w14:textId="77777777" w:rsidR="00576A30" w:rsidRDefault="00576A30" w:rsidP="00B63711">
      <w:r>
        <w:continuationSeparator/>
      </w:r>
    </w:p>
  </w:footnote>
  <w:footnote w:type="continuationNotice" w:id="1">
    <w:p w14:paraId="270069C7" w14:textId="77777777" w:rsidR="00576A30" w:rsidRDefault="00576A30" w:rsidP="00B637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7AF9" w14:textId="77777777" w:rsidR="008A526D" w:rsidRPr="00F53912" w:rsidRDefault="008A526D" w:rsidP="008A526D">
    <w:pPr>
      <w:pStyle w:val="Header"/>
      <w:tabs>
        <w:tab w:val="clear" w:pos="8306"/>
        <w:tab w:val="left" w:pos="-630"/>
        <w:tab w:val="left" w:pos="5596"/>
        <w:tab w:val="left" w:pos="7200"/>
        <w:tab w:val="left" w:pos="8330"/>
        <w:tab w:val="right" w:pos="9217"/>
      </w:tabs>
      <w:ind w:right="-190"/>
    </w:pPr>
    <w:r w:rsidRPr="00511D56">
      <w:rPr>
        <w:b/>
        <w:noProof/>
        <w:sz w:val="16"/>
        <w:szCs w:val="16"/>
        <w:lang w:val="en-GB"/>
      </w:rPr>
      <mc:AlternateContent>
        <mc:Choice Requires="wps">
          <w:drawing>
            <wp:anchor distT="0" distB="0" distL="114300" distR="114300" simplePos="0" relativeHeight="251660291" behindDoc="0" locked="0" layoutInCell="1" allowOverlap="1" wp14:anchorId="36E18331" wp14:editId="0472B563">
              <wp:simplePos x="0" y="0"/>
              <wp:positionH relativeFrom="column">
                <wp:posOffset>2551071</wp:posOffset>
              </wp:positionH>
              <wp:positionV relativeFrom="paragraph">
                <wp:posOffset>371281</wp:posOffset>
              </wp:positionV>
              <wp:extent cx="1210949" cy="389117"/>
              <wp:effectExtent l="0" t="0" r="0" b="0"/>
              <wp:wrapNone/>
              <wp:docPr id="1753715239" name="Text Box 197"/>
              <wp:cNvGraphicFramePr/>
              <a:graphic xmlns:a="http://schemas.openxmlformats.org/drawingml/2006/main">
                <a:graphicData uri="http://schemas.microsoft.com/office/word/2010/wordprocessingShape">
                  <wps:wsp>
                    <wps:cNvSpPr txBox="1"/>
                    <wps:spPr>
                      <a:xfrm>
                        <a:off x="0" y="0"/>
                        <a:ext cx="1210949" cy="389117"/>
                      </a:xfrm>
                      <a:prstGeom prst="rect">
                        <a:avLst/>
                      </a:prstGeom>
                      <a:noFill/>
                      <a:ln>
                        <a:noFill/>
                        <a:prstDash/>
                      </a:ln>
                    </wps:spPr>
                    <wps:txbx>
                      <w:txbxContent>
                        <w:p w14:paraId="64645756" w14:textId="77777777" w:rsidR="008A526D" w:rsidRPr="00511D56" w:rsidRDefault="008A526D" w:rsidP="008A526D">
                          <w:pPr>
                            <w:spacing w:line="360" w:lineRule="auto"/>
                            <w:jc w:val="right"/>
                            <w:rPr>
                              <w:bCs/>
                              <w:color w:val="000000"/>
                              <w:kern w:val="3"/>
                              <w:sz w:val="14"/>
                              <w:szCs w:val="16"/>
                              <w:lang w:val="en-GB"/>
                            </w:rPr>
                          </w:pPr>
                          <w:r w:rsidRPr="00511D56">
                            <w:rPr>
                              <w:bCs/>
                              <w:color w:val="000000"/>
                              <w:kern w:val="3"/>
                              <w:sz w:val="14"/>
                              <w:szCs w:val="16"/>
                              <w:lang w:val="en-GB"/>
                            </w:rPr>
                            <w:t xml:space="preserve">This project is funded by the European Union </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type w14:anchorId="36E18331" id="_x0000_t202" coordsize="21600,21600" o:spt="202" path="m,l,21600r21600,l21600,xe">
              <v:stroke joinstyle="miter"/>
              <v:path gradientshapeok="t" o:connecttype="rect"/>
            </v:shapetype>
            <v:shape id="Text Box 197" o:spid="_x0000_s1026" type="#_x0000_t202" style="position:absolute;margin-left:200.85pt;margin-top:29.25pt;width:95.35pt;height:30.65pt;z-index:25166029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" filled="f" stroked="f">
              <v:textbox>
                <w:txbxContent>
                  <w:p w14:paraId="64645756" w14:textId="77777777" w:rsidR="008A526D" w:rsidRPr="00511D56" w:rsidRDefault="008A526D" w:rsidP="008A526D">
                    <w:pPr>
                      <w:spacing w:line="360" w:lineRule="auto"/>
                      <w:jc w:val="right"/>
                      <w:rPr>
                        <w:bCs/>
                        <w:color w:val="000000"/>
                        <w:kern w:val="3"/>
                        <w:sz w:val="14"/>
                        <w:szCs w:val="16"/>
                        <w:lang w:val="en-GB"/>
                      </w:rPr>
                    </w:pPr>
                    <w:r w:rsidRPr="00511D56">
                      <w:rPr>
                        <w:bCs/>
                        <w:color w:val="000000"/>
                        <w:kern w:val="3"/>
                        <w:sz w:val="14"/>
                        <w:szCs w:val="16"/>
                        <w:lang w:val="en-GB"/>
                      </w:rPr>
                      <w:t xml:space="preserve">This project is funded by the European Union </w:t>
                    </w:r>
                  </w:p>
                </w:txbxContent>
              </v:textbox>
            </v:shape>
          </w:pict>
        </mc:Fallback>
      </mc:AlternateContent>
    </w:r>
    <w:r w:rsidRPr="00511D56">
      <w:rPr>
        <w:b/>
        <w:noProof/>
        <w:sz w:val="16"/>
        <w:szCs w:val="16"/>
        <w:lang w:val="en-GB"/>
      </w:rPr>
      <w:drawing>
        <wp:anchor distT="0" distB="0" distL="114300" distR="114300" simplePos="0" relativeHeight="251661315" behindDoc="0" locked="0" layoutInCell="1" allowOverlap="1" wp14:anchorId="3FA54E7D" wp14:editId="43C0DBBD">
          <wp:simplePos x="0" y="0"/>
          <wp:positionH relativeFrom="margin">
            <wp:align>right</wp:align>
          </wp:positionH>
          <wp:positionV relativeFrom="paragraph">
            <wp:posOffset>289563</wp:posOffset>
          </wp:positionV>
          <wp:extent cx="1737360" cy="469260"/>
          <wp:effectExtent l="0" t="0" r="0" b="6990"/>
          <wp:wrapSquare wrapText="bothSides"/>
          <wp:docPr id="1220500780" name="Picture 732712678" descr="Obsah obrázku Písmo, symbol, Grafika, logo&#10;&#10;Popis byl vytvořen automatick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37360" cy="469260"/>
                  </a:xfrm>
                  <a:prstGeom prst="rect">
                    <a:avLst/>
                  </a:prstGeom>
                  <a:noFill/>
                  <a:ln>
                    <a:noFill/>
                    <a:prstDash/>
                  </a:ln>
                </pic:spPr>
              </pic:pic>
            </a:graphicData>
          </a:graphic>
        </wp:anchor>
      </w:drawing>
    </w:r>
    <w:r w:rsidRPr="00511D56">
      <w:rPr>
        <w:b/>
        <w:noProof/>
        <w:sz w:val="16"/>
        <w:szCs w:val="16"/>
        <w:lang w:val="en-GB"/>
      </w:rPr>
      <w:drawing>
        <wp:inline distT="0" distB="0" distL="0" distR="0" wp14:anchorId="58BAC2B1" wp14:editId="0FCBE2C3">
          <wp:extent cx="496729" cy="802386"/>
          <wp:effectExtent l="0" t="0" r="0" b="0"/>
          <wp:docPr id="1882278293" name="Picture 1376113693" descr="A red and white coat of arms with a crown&#10;&#10;AI-generated content may be incorrect."/>
          <wp:cNvGraphicFramePr/>
          <a:graphic xmlns:a="http://schemas.openxmlformats.org/drawingml/2006/main">
            <a:graphicData uri="http://schemas.openxmlformats.org/drawingml/2006/picture">
              <pic:pic xmlns:pic="http://schemas.openxmlformats.org/drawingml/2006/picture">
                <pic:nvPicPr>
                  <pic:cNvPr id="1882278293" name="Picture 1376113693" descr="A red and white coat of arms with a crown&#10;&#10;AI-generated content may be incorrect."/>
                  <pic:cNvPicPr/>
                </pic:nvPicPr>
                <pic:blipFill>
                  <a:blip r:embed="rId2"/>
                  <a:srcRect/>
                  <a:stretch>
                    <a:fillRect/>
                  </a:stretch>
                </pic:blipFill>
                <pic:spPr>
                  <a:xfrm>
                    <a:off x="0" y="0"/>
                    <a:ext cx="496729" cy="802386"/>
                  </a:xfrm>
                  <a:prstGeom prst="rect">
                    <a:avLst/>
                  </a:prstGeom>
                  <a:noFill/>
                  <a:ln>
                    <a:noFill/>
                    <a:prstDash/>
                  </a:ln>
                </pic:spPr>
              </pic:pic>
            </a:graphicData>
          </a:graphic>
        </wp:inline>
      </w:drawing>
    </w:r>
    <w:r w:rsidRPr="00511D56">
      <w:rPr>
        <w:b/>
        <w:noProof/>
        <w:sz w:val="16"/>
        <w:szCs w:val="16"/>
        <w:lang w:val="en-GB"/>
      </w:rPr>
      <mc:AlternateContent>
        <mc:Choice Requires="wps">
          <w:drawing>
            <wp:inline distT="0" distB="0" distL="0" distR="0" wp14:anchorId="1BC6F9E1" wp14:editId="3B6CF891">
              <wp:extent cx="1200150" cy="798198"/>
              <wp:effectExtent l="0" t="0" r="0" b="1902"/>
              <wp:docPr id="363062594" name="Text Box 194"/>
              <wp:cNvGraphicFramePr/>
              <a:graphic xmlns:a="http://schemas.openxmlformats.org/drawingml/2006/main">
                <a:graphicData uri="http://schemas.microsoft.com/office/word/2010/wordprocessingShape">
                  <wps:wsp>
                    <wps:cNvSpPr txBox="1"/>
                    <wps:spPr>
                      <a:xfrm>
                        <a:off x="0" y="0"/>
                        <a:ext cx="1200150" cy="798198"/>
                      </a:xfrm>
                      <a:prstGeom prst="rect">
                        <a:avLst/>
                      </a:prstGeom>
                      <a:solidFill>
                        <a:srgbClr val="FFFFFF"/>
                      </a:solidFill>
                      <a:ln>
                        <a:noFill/>
                        <a:prstDash/>
                      </a:ln>
                    </wps:spPr>
                    <wps:txbx>
                      <w:txbxContent>
                        <w:p w14:paraId="78776929" w14:textId="77777777" w:rsidR="008A526D" w:rsidRPr="00511D56" w:rsidRDefault="008A526D" w:rsidP="008A526D">
                          <w:pPr>
                            <w:rPr>
                              <w:bCs/>
                              <w:sz w:val="14"/>
                              <w:szCs w:val="16"/>
                              <w:lang w:val="en-GB"/>
                            </w:rPr>
                          </w:pPr>
                        </w:p>
                        <w:p w14:paraId="180A51D1" w14:textId="77777777" w:rsidR="008A526D" w:rsidRPr="00511D56" w:rsidRDefault="008A526D" w:rsidP="008A526D">
                          <w:pPr>
                            <w:spacing w:after="0" w:line="360" w:lineRule="auto"/>
                            <w:rPr>
                              <w:bCs/>
                              <w:sz w:val="14"/>
                              <w:szCs w:val="16"/>
                              <w:lang w:val="en-GB"/>
                            </w:rPr>
                          </w:pPr>
                          <w:r w:rsidRPr="00511D56">
                            <w:rPr>
                              <w:bCs/>
                              <w:sz w:val="14"/>
                              <w:szCs w:val="16"/>
                              <w:lang w:val="en-GB"/>
                            </w:rPr>
                            <w:t>Republic of Serbia</w:t>
                          </w:r>
                        </w:p>
                        <w:p w14:paraId="5EF1856F" w14:textId="77777777" w:rsidR="008A526D" w:rsidRPr="00511D56" w:rsidRDefault="008A526D" w:rsidP="008A526D">
                          <w:pPr>
                            <w:spacing w:after="0" w:line="360" w:lineRule="auto"/>
                            <w:rPr>
                              <w:bCs/>
                              <w:sz w:val="14"/>
                              <w:szCs w:val="16"/>
                              <w:lang w:val="en-GB"/>
                            </w:rPr>
                          </w:pPr>
                          <w:r w:rsidRPr="00511D56">
                            <w:rPr>
                              <w:bCs/>
                              <w:sz w:val="14"/>
                              <w:szCs w:val="16"/>
                              <w:lang w:val="en-GB"/>
                            </w:rPr>
                            <w:t>Customs Administration</w:t>
                          </w:r>
                        </w:p>
                        <w:p w14:paraId="7298CA3D" w14:textId="77777777" w:rsidR="008A526D" w:rsidRPr="00511D56" w:rsidRDefault="008A526D" w:rsidP="008A526D">
                          <w:pPr>
                            <w:rPr>
                              <w:bCs/>
                              <w:sz w:val="14"/>
                              <w:szCs w:val="16"/>
                              <w:lang w:val="en-GB"/>
                            </w:rPr>
                          </w:pPr>
                        </w:p>
                      </w:txbxContent>
                    </wps:txbx>
                    <wps:bodyPr vert="horz" wrap="square" lIns="91440" tIns="45720" rIns="91440" bIns="45720" anchor="t" anchorCtr="0" compatLnSpc="0">
                      <a:noAutofit/>
                    </wps:bodyPr>
                  </wps:wsp>
                </a:graphicData>
              </a:graphic>
            </wp:inline>
          </w:drawing>
        </mc:Choice>
        <mc:Fallback>
          <w:pict>
            <v:shape w14:anchorId="1BC6F9E1" id="Text Box 194" o:spid="_x0000_s1027" type="#_x0000_t202" style="width:94.5pt;height:6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" stroked="f">
              <v:textbox>
                <w:txbxContent>
                  <w:p w14:paraId="78776929" w14:textId="77777777" w:rsidR="008A526D" w:rsidRPr="00511D56" w:rsidRDefault="008A526D" w:rsidP="008A526D">
                    <w:pPr>
                      <w:rPr>
                        <w:bCs/>
                        <w:sz w:val="14"/>
                        <w:szCs w:val="16"/>
                        <w:lang w:val="en-GB"/>
                      </w:rPr>
                    </w:pPr>
                  </w:p>
                  <w:p w14:paraId="180A51D1" w14:textId="77777777" w:rsidR="008A526D" w:rsidRPr="00511D56" w:rsidRDefault="008A526D" w:rsidP="008A526D">
                    <w:pPr>
                      <w:spacing w:after="0" w:line="360" w:lineRule="auto"/>
                      <w:rPr>
                        <w:bCs/>
                        <w:sz w:val="14"/>
                        <w:szCs w:val="16"/>
                        <w:lang w:val="en-GB"/>
                      </w:rPr>
                    </w:pPr>
                    <w:r w:rsidRPr="00511D56">
                      <w:rPr>
                        <w:bCs/>
                        <w:sz w:val="14"/>
                        <w:szCs w:val="16"/>
                        <w:lang w:val="en-GB"/>
                      </w:rPr>
                      <w:t>Republic of Serbia</w:t>
                    </w:r>
                  </w:p>
                  <w:p w14:paraId="5EF1856F" w14:textId="77777777" w:rsidR="008A526D" w:rsidRPr="00511D56" w:rsidRDefault="008A526D" w:rsidP="008A526D">
                    <w:pPr>
                      <w:spacing w:after="0" w:line="360" w:lineRule="auto"/>
                      <w:rPr>
                        <w:bCs/>
                        <w:sz w:val="14"/>
                        <w:szCs w:val="16"/>
                        <w:lang w:val="en-GB"/>
                      </w:rPr>
                    </w:pPr>
                    <w:r w:rsidRPr="00511D56">
                      <w:rPr>
                        <w:bCs/>
                        <w:sz w:val="14"/>
                        <w:szCs w:val="16"/>
                        <w:lang w:val="en-GB"/>
                      </w:rPr>
                      <w:t>Customs Administration</w:t>
                    </w:r>
                  </w:p>
                  <w:p w14:paraId="7298CA3D" w14:textId="77777777" w:rsidR="008A526D" w:rsidRPr="00511D56" w:rsidRDefault="008A526D" w:rsidP="008A526D">
                    <w:pPr>
                      <w:rPr>
                        <w:bCs/>
                        <w:sz w:val="14"/>
                        <w:szCs w:val="16"/>
                        <w:lang w:val="en-GB"/>
                      </w:rPr>
                    </w:pPr>
                  </w:p>
                </w:txbxContent>
              </v:textbox>
              <w10:anchorlock/>
            </v:shape>
          </w:pict>
        </mc:Fallback>
      </mc:AlternateContent>
    </w:r>
    <w:r w:rsidRPr="00511D56">
      <w:rPr>
        <w:lang w:val="en-GB"/>
      </w:rPr>
      <w:t xml:space="preserve">       </w:t>
    </w:r>
    <w:r w:rsidRPr="00511D56">
      <w:rPr>
        <w:b/>
        <w:noProof/>
        <w:sz w:val="16"/>
        <w:szCs w:val="16"/>
        <w:lang w:val="en-GB"/>
      </w:rPr>
      <w:drawing>
        <wp:inline distT="0" distB="0" distL="0" distR="0" wp14:anchorId="5E88A59F" wp14:editId="3B46A186">
          <wp:extent cx="659099" cy="1010613"/>
          <wp:effectExtent l="0" t="0" r="7651" b="0"/>
          <wp:docPr id="1745930095" name="Obrázok 1" descr="Obrázok, na ktorom je dizajn, text, logo, písmo&#10;&#10;Obsah vygenerovaný pomocou AI môže byť nesprávn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tretch>
                    <a:fillRect/>
                  </a:stretch>
                </pic:blipFill>
                <pic:spPr>
                  <a:xfrm>
                    <a:off x="0" y="0"/>
                    <a:ext cx="659099" cy="1010613"/>
                  </a:xfrm>
                  <a:prstGeom prst="rect">
                    <a:avLst/>
                  </a:prstGeom>
                  <a:noFill/>
                  <a:ln>
                    <a:noFill/>
                    <a:prstDash/>
                  </a:ln>
                </pic:spPr>
              </pic:pic>
            </a:graphicData>
          </a:graphic>
        </wp:inline>
      </w:drawing>
    </w:r>
  </w:p>
  <w:p w14:paraId="088DA4C8" w14:textId="177299E8" w:rsidR="00F73D5F" w:rsidRDefault="005A1BD8" w:rsidP="005A1BD8">
    <w:pPr>
      <w:pStyle w:val="Footer"/>
    </w:pPr>
    <w:r>
      <w:rPr>
        <w:caps/>
        <w:noProof/>
        <w:color w:val="2C2F73"/>
      </w:rPr>
      <mc:AlternateContent>
        <mc:Choice Requires="wps">
          <w:drawing>
            <wp:inline distT="0" distB="0" distL="0" distR="0" wp14:anchorId="1A7457ED" wp14:editId="7C5DE8D3">
              <wp:extent cx="1342394" cy="0"/>
              <wp:effectExtent l="0" t="0" r="0" b="0"/>
              <wp:docPr id="688807787" name="Horizontal Line 1"/>
              <wp:cNvGraphicFramePr/>
              <a:graphic xmlns:a="http://schemas.openxmlformats.org/drawingml/2006/main">
                <a:graphicData uri="http://schemas.microsoft.com/office/word/2010/wordprocessingShape">
                  <wps:wsp>
                    <wps:cNvSpPr/>
                    <wps:spPr>
                      <a:xfrm>
                        <a:off x="0" y="0"/>
                        <a:ext cx="1342394" cy="0"/>
                      </a:xfrm>
                      <a:prstGeom prst="rect">
                        <a:avLst/>
                      </a:prstGeom>
                      <a:noFill/>
                      <a:ln w="9528" cap="flat">
                        <a:solidFill>
                          <a:srgbClr val="A0A0A0"/>
                        </a:solidFill>
                        <a:prstDash val="solid"/>
                        <a:miter/>
                      </a:ln>
                    </wps:spPr>
                    <wps:bodyPr lIns="0" tIns="0" rIns="0" bIns="0"/>
                  </wps:wsp>
                </a:graphicData>
              </a:graphic>
            </wp:inline>
          </w:drawing>
        </mc:Choice>
        <mc:Fallback>
          <w:pict>
            <v:rect w14:anchorId="7F27F3FF" id="Horizontal Line 1" o:spid="_x0000_s1026" style="width:105.7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" filled="f" strokecolor="#a0a0a0" strokeweight=".26467mm">
              <v:textbox inset="0,0,0,0"/>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0719" w14:textId="77777777" w:rsidR="00F73D5F" w:rsidRDefault="00F73D5F" w:rsidP="00B63711">
    <w:pPr>
      <w:pStyle w:val="Header"/>
    </w:pPr>
    <w:r>
      <w:rPr>
        <w:noProof/>
        <w:lang w:eastAsia="en-US"/>
      </w:rPr>
      <mc:AlternateContent>
        <mc:Choice Requires="wps">
          <w:drawing>
            <wp:anchor distT="0" distB="0" distL="114300" distR="114300" simplePos="0" relativeHeight="251658242" behindDoc="0" locked="0" layoutInCell="1" allowOverlap="1" wp14:anchorId="38782233" wp14:editId="73C4C961">
              <wp:simplePos x="0" y="0"/>
              <wp:positionH relativeFrom="column">
                <wp:posOffset>2473325</wp:posOffset>
              </wp:positionH>
              <wp:positionV relativeFrom="paragraph">
                <wp:posOffset>366395</wp:posOffset>
              </wp:positionV>
              <wp:extent cx="1210945" cy="480060"/>
              <wp:effectExtent l="0" t="0" r="0" b="0"/>
              <wp:wrapNone/>
              <wp:docPr id="18613562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945" cy="480060"/>
                      </a:xfrm>
                      <a:prstGeom prst="rect">
                        <a:avLst/>
                      </a:prstGeom>
                      <a:noFill/>
                      <a:ln>
                        <a:noFill/>
                        <a:prstDash/>
                      </a:ln>
                    </wps:spPr>
                    <wps:txbx>
                      <w:txbxContent>
                        <w:p w14:paraId="3F499259" w14:textId="77777777" w:rsidR="00F73D5F" w:rsidRPr="00511D56" w:rsidRDefault="00F73D5F" w:rsidP="00B63711">
                          <w:r w:rsidRPr="00511D56">
                            <w:t xml:space="preserve">This project is funded by the European Union </w:t>
                          </w:r>
                        </w:p>
                      </w:txbxContent>
                    </wps:txbx>
                    <wps:bodyPr vert="horz" wrap="square" lIns="91440" tIns="45720" rIns="91440" bIns="45720" anchor="t" anchorCtr="0" compatLnSpc="0">
                      <a:noAutofit/>
                    </wps:bodyPr>
                  </wps:wsp>
                </a:graphicData>
              </a:graphic>
              <wp14:sizeRelH relativeFrom="page">
                <wp14:pctWidth>0</wp14:pctWidth>
              </wp14:sizeRelH>
              <wp14:sizeRelV relativeFrom="margin">
                <wp14:pctHeight>0</wp14:pctHeight>
              </wp14:sizeRelV>
            </wp:anchor>
          </w:drawing>
        </mc:Choice>
        <mc:Fallback>
          <w:pict>
            <v:shapetype w14:anchorId="38782233" id="_x0000_t202" coordsize="21600,21600" o:spt="202" path="m,l,21600r21600,l21600,xe">
              <v:stroke joinstyle="miter"/>
              <v:path gradientshapeok="t" o:connecttype="rect"/>
            </v:shapetype>
            <v:shape id="Text Box 8" o:spid="_x0000_s1028" type="#_x0000_t202" style="position:absolute;margin-left:194.75pt;margin-top:28.85pt;width:95.35pt;height:37.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" filled="f" stroked="f">
              <v:textbox>
                <w:txbxContent>
                  <w:p w14:paraId="3F499259" w14:textId="77777777" w:rsidR="00F73D5F" w:rsidRPr="00511D56" w:rsidRDefault="00F73D5F" w:rsidP="00B63711">
                    <w:r w:rsidRPr="00511D56">
                      <w:t xml:space="preserve">This project is funded by the European Union </w:t>
                    </w:r>
                  </w:p>
                </w:txbxContent>
              </v:textbox>
            </v:shape>
          </w:pict>
        </mc:Fallback>
      </mc:AlternateContent>
    </w:r>
    <w:r>
      <w:rPr>
        <w:noProof/>
        <w:lang w:eastAsia="en-US"/>
      </w:rPr>
      <w:drawing>
        <wp:anchor distT="0" distB="0" distL="114300" distR="114300" simplePos="0" relativeHeight="251658243" behindDoc="0" locked="0" layoutInCell="1" allowOverlap="1" wp14:anchorId="5F6E79AF" wp14:editId="2C3F1AB3">
          <wp:simplePos x="0" y="0"/>
          <wp:positionH relativeFrom="margin">
            <wp:align>right</wp:align>
          </wp:positionH>
          <wp:positionV relativeFrom="paragraph">
            <wp:posOffset>289560</wp:posOffset>
          </wp:positionV>
          <wp:extent cx="1737360" cy="469265"/>
          <wp:effectExtent l="0" t="0" r="0" b="0"/>
          <wp:wrapSquare wrapText="bothSides"/>
          <wp:docPr id="1285983254" name="Picture 732712678" descr="Obsah obrázku Písmo, symbol, Grafika, logo&#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2712678" descr="Obsah obrázku Písmo, symbol, Grafika, logo&#10;&#10;Popis byl vytvořen automaticky"/>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46926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16"/>
        <w:szCs w:val="16"/>
        <w:lang w:eastAsia="en-US"/>
      </w:rPr>
      <w:drawing>
        <wp:inline distT="0" distB="0" distL="0" distR="0" wp14:anchorId="0BEFFCA1" wp14:editId="10BB576D">
          <wp:extent cx="497840" cy="805815"/>
          <wp:effectExtent l="0" t="0" r="0" b="0"/>
          <wp:docPr id="146922430" name="Picture 1376113693" descr="A red and white coat of arms with a crow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Picture 1376113693" descr="A red and white coat of arms with a crown&#10;&#10;AI-generated content may be incorrect."/>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97840" cy="805815"/>
                  </a:xfrm>
                  <a:prstGeom prst="rect">
                    <a:avLst/>
                  </a:prstGeom>
                  <a:noFill/>
                  <a:ln>
                    <a:noFill/>
                  </a:ln>
                </pic:spPr>
              </pic:pic>
            </a:graphicData>
          </a:graphic>
        </wp:inline>
      </w:drawing>
    </w:r>
    <w:r>
      <w:rPr>
        <w:noProof/>
        <w:lang w:eastAsia="en-US"/>
      </w:rPr>
      <mc:AlternateContent>
        <mc:Choice Requires="wps">
          <w:drawing>
            <wp:inline distT="0" distB="0" distL="0" distR="0" wp14:anchorId="7E15A724" wp14:editId="1FBA1946">
              <wp:extent cx="1200150" cy="488315"/>
              <wp:effectExtent l="0" t="0" r="0" b="0"/>
              <wp:docPr id="20274939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50" cy="488315"/>
                      </a:xfrm>
                      <a:prstGeom prst="rect">
                        <a:avLst/>
                      </a:prstGeom>
                      <a:solidFill>
                        <a:srgbClr val="FFFFFF"/>
                      </a:solidFill>
                      <a:ln>
                        <a:noFill/>
                        <a:prstDash/>
                      </a:ln>
                    </wps:spPr>
                    <wps:txbx>
                      <w:txbxContent>
                        <w:p w14:paraId="4562A7D7" w14:textId="77777777" w:rsidR="00F73D5F" w:rsidRPr="00511D56" w:rsidRDefault="00F73D5F" w:rsidP="00B63711">
                          <w:r w:rsidRPr="00511D56">
                            <w:t>Republic of Serbia</w:t>
                          </w:r>
                        </w:p>
                        <w:p w14:paraId="74CDBC58" w14:textId="77777777" w:rsidR="00F73D5F" w:rsidRDefault="00F73D5F" w:rsidP="00B63711">
                          <w:r w:rsidRPr="00511D56">
                            <w:t>Customs Administration</w:t>
                          </w:r>
                        </w:p>
                        <w:p w14:paraId="13BF62A0" w14:textId="77777777" w:rsidR="00F73D5F" w:rsidRDefault="00F73D5F" w:rsidP="00B63711"/>
                        <w:p w14:paraId="303741E8" w14:textId="77777777" w:rsidR="00F73D5F" w:rsidRPr="00511D56" w:rsidRDefault="00F73D5F" w:rsidP="00B63711"/>
                      </w:txbxContent>
                    </wps:txbx>
                    <wps:bodyPr vert="horz" wrap="square" lIns="91440" tIns="45720" rIns="91440" bIns="45720" anchor="t" anchorCtr="0" compatLnSpc="0">
                      <a:noAutofit/>
                    </wps:bodyPr>
                  </wps:wsp>
                </a:graphicData>
              </a:graphic>
            </wp:inline>
          </w:drawing>
        </mc:Choice>
        <mc:Fallback>
          <w:pict>
            <v:shape w14:anchorId="7E15A724" id="Text Box 6" o:spid="_x0000_s1029" type="#_x0000_t202" style="width:94.5pt;height:3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" stroked="f">
              <v:textbox>
                <w:txbxContent>
                  <w:p w14:paraId="4562A7D7" w14:textId="77777777" w:rsidR="00F73D5F" w:rsidRPr="00511D56" w:rsidRDefault="00F73D5F" w:rsidP="00B63711">
                    <w:r w:rsidRPr="00511D56">
                      <w:t>Republic of Serbia</w:t>
                    </w:r>
                  </w:p>
                  <w:p w14:paraId="74CDBC58" w14:textId="77777777" w:rsidR="00F73D5F" w:rsidRDefault="00F73D5F" w:rsidP="00B63711">
                    <w:r w:rsidRPr="00511D56">
                      <w:t>Customs Administration</w:t>
                    </w:r>
                  </w:p>
                  <w:p w14:paraId="13BF62A0" w14:textId="77777777" w:rsidR="00F73D5F" w:rsidRDefault="00F73D5F" w:rsidP="00B63711"/>
                  <w:p w14:paraId="303741E8" w14:textId="77777777" w:rsidR="00F73D5F" w:rsidRPr="00511D56" w:rsidRDefault="00F73D5F" w:rsidP="00B63711"/>
                </w:txbxContent>
              </v:textbox>
              <w10:anchorlock/>
            </v:shape>
          </w:pict>
        </mc:Fallback>
      </mc:AlternateContent>
    </w:r>
    <w:r w:rsidRPr="00511D56">
      <w:t xml:space="preserve">       </w:t>
    </w:r>
    <w:r>
      <w:rPr>
        <w:b/>
        <w:noProof/>
        <w:sz w:val="16"/>
        <w:szCs w:val="16"/>
        <w:lang w:eastAsia="en-US"/>
      </w:rPr>
      <w:drawing>
        <wp:inline distT="0" distB="0" distL="0" distR="0" wp14:anchorId="41685C62" wp14:editId="5BAD0027">
          <wp:extent cx="661035" cy="1014095"/>
          <wp:effectExtent l="0" t="0" r="0" b="0"/>
          <wp:docPr id="228061492" name="Obrázok 1" descr="Obrázok, na ktorom je dizajn, text, logo, písmo&#10;&#10;Obsah vygenerovaný pomocou AI môže byť nesprávn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ok 1" descr="Obrázok, na ktorom je dizajn, text, logo, písmo&#10;&#10;Obsah vygenerovaný pomocou AI môže byť nesprávny."/>
                  <pic:cNvPicPr>
                    <a:picLocks/>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61035" cy="1014095"/>
                  </a:xfrm>
                  <a:prstGeom prst="rect">
                    <a:avLst/>
                  </a:prstGeom>
                  <a:noFill/>
                  <a:ln>
                    <a:noFill/>
                  </a:ln>
                </pic:spPr>
              </pic:pic>
            </a:graphicData>
          </a:graphic>
        </wp:inline>
      </w:drawing>
    </w:r>
  </w:p>
  <w:p w14:paraId="6233C2B1" w14:textId="19F55F52" w:rsidR="00F73D5F" w:rsidRPr="00C46D9E" w:rsidRDefault="00F73D5F" w:rsidP="00B637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99AA0AC"/>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2"/>
    <w:multiLevelType w:val="singleLevel"/>
    <w:tmpl w:val="5BD21EAC"/>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28326206"/>
    <w:lvl w:ilvl="0">
      <w:start w:val="1"/>
      <w:numFmt w:val="bullet"/>
      <w:pStyle w:val="StyleBulletsPatternClearCustomColorRGB238"/>
      <w:lvlText w:val=""/>
      <w:lvlJc w:val="left"/>
      <w:pPr>
        <w:tabs>
          <w:tab w:val="num" w:pos="643"/>
        </w:tabs>
        <w:ind w:left="643" w:hanging="360"/>
      </w:pPr>
      <w:rPr>
        <w:rFonts w:ascii="Symbol" w:hAnsi="Symbol" w:hint="default"/>
      </w:rPr>
    </w:lvl>
  </w:abstractNum>
  <w:abstractNum w:abstractNumId="3" w15:restartNumberingAfterBreak="0">
    <w:nsid w:val="FFFFFFFE"/>
    <w:multiLevelType w:val="singleLevel"/>
    <w:tmpl w:val="FFFFFFFF"/>
    <w:lvl w:ilvl="0">
      <w:numFmt w:val="decimal"/>
      <w:pStyle w:val="NormalSubitem"/>
      <w:lvlText w:val="*"/>
      <w:lvlJc w:val="left"/>
    </w:lvl>
  </w:abstractNum>
  <w:abstractNum w:abstractNumId="4" w15:restartNumberingAfterBreak="0">
    <w:nsid w:val="00CEEC26"/>
    <w:multiLevelType w:val="singleLevel"/>
    <w:tmpl w:val="FFFFFFFF"/>
    <w:name w:val="Diagram"/>
    <w:lvl w:ilvl="0">
      <w:start w:val="1"/>
      <w:numFmt w:val="decimal"/>
      <w:suff w:val="space"/>
      <w:lvlText w:val="Figure %1: "/>
      <w:lvlJc w:val="left"/>
    </w:lvl>
  </w:abstractNum>
  <w:abstractNum w:abstractNumId="5" w15:restartNumberingAfterBreak="0">
    <w:nsid w:val="044D27B6"/>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7951F8C"/>
    <w:multiLevelType w:val="hybridMultilevel"/>
    <w:tmpl w:val="C2BAFBB4"/>
    <w:lvl w:ilvl="0" w:tplc="D450BB66">
      <w:start w:val="1"/>
      <w:numFmt w:val="bullet"/>
      <w:pStyle w:val="minutes"/>
      <w:lvlText w:val=""/>
      <w:lvlJc w:val="left"/>
      <w:pPr>
        <w:tabs>
          <w:tab w:val="num" w:pos="1080"/>
        </w:tabs>
        <w:ind w:left="108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07DE014F"/>
    <w:multiLevelType w:val="singleLevel"/>
    <w:tmpl w:val="E8824D90"/>
    <w:lvl w:ilvl="0">
      <w:start w:val="1"/>
      <w:numFmt w:val="bullet"/>
      <w:pStyle w:val="DoubleIndent"/>
      <w:lvlText w:val="-"/>
      <w:lvlJc w:val="left"/>
      <w:pPr>
        <w:tabs>
          <w:tab w:val="num" w:pos="1134"/>
        </w:tabs>
        <w:ind w:left="1134" w:hanging="567"/>
      </w:pPr>
      <w:rPr>
        <w:rFonts w:ascii="Times New Roman" w:hAnsi="Times New Roman" w:hint="default"/>
      </w:rPr>
    </w:lvl>
  </w:abstractNum>
  <w:abstractNum w:abstractNumId="8" w15:restartNumberingAfterBreak="0">
    <w:nsid w:val="120B7201"/>
    <w:multiLevelType w:val="multilevel"/>
    <w:tmpl w:val="D1625A42"/>
    <w:lvl w:ilvl="0">
      <w:start w:val="1"/>
      <w:numFmt w:val="decimal"/>
      <w:pStyle w:val="ListNumber"/>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9" w15:restartNumberingAfterBreak="0">
    <w:nsid w:val="12AC7FDB"/>
    <w:multiLevelType w:val="singleLevel"/>
    <w:tmpl w:val="FCE8006A"/>
    <w:lvl w:ilvl="0">
      <w:start w:val="1"/>
      <w:numFmt w:val="bullet"/>
      <w:pStyle w:val="Pages"/>
      <w:lvlText w:val=""/>
      <w:lvlJc w:val="left"/>
      <w:pPr>
        <w:tabs>
          <w:tab w:val="num" w:pos="720"/>
        </w:tabs>
        <w:ind w:left="720" w:hanging="720"/>
      </w:pPr>
      <w:rPr>
        <w:rFonts w:ascii="Symbol" w:hAnsi="Symbol" w:hint="default"/>
      </w:rPr>
    </w:lvl>
  </w:abstractNum>
  <w:abstractNum w:abstractNumId="10" w15:restartNumberingAfterBreak="0">
    <w:nsid w:val="12BD115F"/>
    <w:multiLevelType w:val="hybridMultilevel"/>
    <w:tmpl w:val="2CF062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12FC00DF"/>
    <w:multiLevelType w:val="singleLevel"/>
    <w:tmpl w:val="E3A014D6"/>
    <w:lvl w:ilvl="0">
      <w:start w:val="1"/>
      <w:numFmt w:val="bullet"/>
      <w:pStyle w:val="NormalSubitemLast"/>
      <w:lvlText w:val=""/>
      <w:lvlJc w:val="left"/>
      <w:pPr>
        <w:tabs>
          <w:tab w:val="num" w:pos="2552"/>
        </w:tabs>
        <w:ind w:left="2552" w:hanging="397"/>
      </w:pPr>
      <w:rPr>
        <w:rFonts w:ascii="Wingdings" w:hAnsi="Wingdings" w:hint="default"/>
        <w:sz w:val="16"/>
      </w:rPr>
    </w:lvl>
  </w:abstractNum>
  <w:abstractNum w:abstractNumId="12" w15:restartNumberingAfterBreak="0">
    <w:nsid w:val="14227FA7"/>
    <w:multiLevelType w:val="hybridMultilevel"/>
    <w:tmpl w:val="F86C0880"/>
    <w:lvl w:ilvl="0" w:tplc="A8322662">
      <w:start w:val="1"/>
      <w:numFmt w:val="bullet"/>
      <w:pStyle w:val="sousrubriqu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EF1E95"/>
    <w:multiLevelType w:val="hybridMultilevel"/>
    <w:tmpl w:val="D0EEDDF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1AD62E22"/>
    <w:multiLevelType w:val="singleLevel"/>
    <w:tmpl w:val="3E0E150E"/>
    <w:lvl w:ilvl="0">
      <w:start w:val="1"/>
      <w:numFmt w:val="bullet"/>
      <w:pStyle w:val="NormalItemLast"/>
      <w:lvlText w:val=""/>
      <w:lvlJc w:val="left"/>
      <w:pPr>
        <w:tabs>
          <w:tab w:val="num" w:pos="2552"/>
        </w:tabs>
        <w:ind w:left="2552" w:hanging="397"/>
      </w:pPr>
      <w:rPr>
        <w:rFonts w:ascii="Wingdings" w:hAnsi="Wingdings" w:hint="default"/>
        <w:sz w:val="14"/>
      </w:rPr>
    </w:lvl>
  </w:abstractNum>
  <w:abstractNum w:abstractNumId="15" w15:restartNumberingAfterBreak="0">
    <w:nsid w:val="1D4E6A26"/>
    <w:multiLevelType w:val="hybridMultilevel"/>
    <w:tmpl w:val="AE9044C4"/>
    <w:lvl w:ilvl="0" w:tplc="4134BF76">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1DEF1343"/>
    <w:multiLevelType w:val="multilevel"/>
    <w:tmpl w:val="0405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12A688E"/>
    <w:multiLevelType w:val="multilevel"/>
    <w:tmpl w:val="FFFFFFFF"/>
    <w:name w:val="HTML-List1"/>
    <w:lvl w:ilvl="0">
      <w:start w:val="1"/>
      <w:numFmt w:val="bullet"/>
      <w:lvlText w:val="·"/>
      <w:lvlJc w:val="left"/>
      <w:rPr>
        <w:rFonts w:ascii="Symbol" w:hAnsi="Symbol" w:cs="Symbol"/>
        <w:color w:val="000000"/>
        <w:sz w:val="22"/>
      </w:rPr>
    </w:lvl>
    <w:lvl w:ilvl="1">
      <w:start w:val="1"/>
      <w:numFmt w:val="bullet"/>
      <w:lvlText w:val="·"/>
      <w:lvlJc w:val="left"/>
      <w:rPr>
        <w:rFonts w:ascii="Symbol" w:hAnsi="Symbol" w:cs="Symbol"/>
        <w:color w:val="000000"/>
        <w:sz w:val="22"/>
      </w:rPr>
    </w:lvl>
    <w:lvl w:ilvl="2">
      <w:start w:val="1"/>
      <w:numFmt w:val="bullet"/>
      <w:lvlText w:val="·"/>
      <w:lvlJc w:val="left"/>
      <w:rPr>
        <w:rFonts w:ascii="Symbol" w:hAnsi="Symbol" w:cs="Symbol"/>
        <w:color w:val="000000"/>
        <w:sz w:val="22"/>
      </w:rPr>
    </w:lvl>
    <w:lvl w:ilvl="3">
      <w:start w:val="1"/>
      <w:numFmt w:val="bullet"/>
      <w:lvlText w:val="·"/>
      <w:lvlJc w:val="left"/>
      <w:rPr>
        <w:rFonts w:ascii="Symbol" w:hAnsi="Symbol" w:cs="Symbol"/>
        <w:color w:val="000000"/>
        <w:sz w:val="22"/>
      </w:rPr>
    </w:lvl>
    <w:lvl w:ilvl="4">
      <w:start w:val="1"/>
      <w:numFmt w:val="bullet"/>
      <w:lvlText w:val="·"/>
      <w:lvlJc w:val="left"/>
      <w:rPr>
        <w:rFonts w:ascii="Symbol" w:hAnsi="Symbol" w:cs="Symbol"/>
        <w:color w:val="000000"/>
        <w:sz w:val="22"/>
      </w:rPr>
    </w:lvl>
    <w:lvl w:ilvl="5">
      <w:start w:val="1"/>
      <w:numFmt w:val="bullet"/>
      <w:lvlText w:val="·"/>
      <w:lvlJc w:val="left"/>
      <w:rPr>
        <w:rFonts w:ascii="Symbol" w:hAnsi="Symbol" w:cs="Symbol"/>
        <w:color w:val="000000"/>
        <w:sz w:val="22"/>
      </w:rPr>
    </w:lvl>
    <w:lvl w:ilvl="6">
      <w:start w:val="1"/>
      <w:numFmt w:val="bullet"/>
      <w:lvlText w:val="·"/>
      <w:lvlJc w:val="left"/>
      <w:rPr>
        <w:rFonts w:ascii="Symbol" w:hAnsi="Symbol" w:cs="Symbol"/>
        <w:color w:val="000000"/>
        <w:sz w:val="22"/>
      </w:rPr>
    </w:lvl>
    <w:lvl w:ilvl="7">
      <w:start w:val="1"/>
      <w:numFmt w:val="decimal"/>
      <w:lvlText w:val="%1.%2.%3.%4.%5.%6.%7.%8"/>
      <w:lvlJc w:val="left"/>
    </w:lvl>
    <w:lvl w:ilvl="8">
      <w:start w:val="1"/>
      <w:numFmt w:val="decimal"/>
      <w:lvlText w:val="%1.%2.%3.%4.%5.%6.%7.%8.%9"/>
      <w:lvlJc w:val="left"/>
    </w:lvl>
  </w:abstractNum>
  <w:abstractNum w:abstractNumId="18" w15:restartNumberingAfterBreak="0">
    <w:nsid w:val="212A688F"/>
    <w:multiLevelType w:val="multilevel"/>
    <w:tmpl w:val="FFFFFFFF"/>
    <w:name w:val="HTML-List2"/>
    <w:lvl w:ilvl="0">
      <w:start w:val="1"/>
      <w:numFmt w:val="bullet"/>
      <w:lvlText w:val="·"/>
      <w:lvlJc w:val="left"/>
      <w:rPr>
        <w:rFonts w:ascii="Symbol" w:hAnsi="Symbol" w:cs="Symbol"/>
        <w:color w:val="000000"/>
        <w:sz w:val="22"/>
      </w:rPr>
    </w:lvl>
    <w:lvl w:ilvl="1">
      <w:start w:val="1"/>
      <w:numFmt w:val="bullet"/>
      <w:lvlText w:val="·"/>
      <w:lvlJc w:val="left"/>
      <w:rPr>
        <w:rFonts w:ascii="Symbol" w:hAnsi="Symbol" w:cs="Symbol"/>
        <w:color w:val="000000"/>
        <w:sz w:val="22"/>
      </w:rPr>
    </w:lvl>
    <w:lvl w:ilvl="2">
      <w:start w:val="1"/>
      <w:numFmt w:val="bullet"/>
      <w:lvlText w:val="·"/>
      <w:lvlJc w:val="left"/>
      <w:rPr>
        <w:rFonts w:ascii="Symbol" w:hAnsi="Symbol" w:cs="Symbol"/>
        <w:color w:val="000000"/>
        <w:sz w:val="22"/>
      </w:rPr>
    </w:lvl>
    <w:lvl w:ilvl="3">
      <w:start w:val="1"/>
      <w:numFmt w:val="bullet"/>
      <w:lvlText w:val="·"/>
      <w:lvlJc w:val="left"/>
      <w:rPr>
        <w:rFonts w:ascii="Symbol" w:hAnsi="Symbol" w:cs="Symbol"/>
        <w:color w:val="000000"/>
        <w:sz w:val="22"/>
      </w:rPr>
    </w:lvl>
    <w:lvl w:ilvl="4">
      <w:start w:val="1"/>
      <w:numFmt w:val="bullet"/>
      <w:lvlText w:val="·"/>
      <w:lvlJc w:val="left"/>
      <w:rPr>
        <w:rFonts w:ascii="Symbol" w:hAnsi="Symbol" w:cs="Symbol"/>
        <w:color w:val="000000"/>
        <w:sz w:val="22"/>
      </w:rPr>
    </w:lvl>
    <w:lvl w:ilvl="5">
      <w:start w:val="1"/>
      <w:numFmt w:val="bullet"/>
      <w:lvlText w:val="·"/>
      <w:lvlJc w:val="left"/>
      <w:rPr>
        <w:rFonts w:ascii="Symbol" w:hAnsi="Symbol" w:cs="Symbol"/>
        <w:color w:val="000000"/>
        <w:sz w:val="22"/>
      </w:rPr>
    </w:lvl>
    <w:lvl w:ilvl="6">
      <w:start w:val="1"/>
      <w:numFmt w:val="bullet"/>
      <w:lvlText w:val="·"/>
      <w:lvlJc w:val="left"/>
      <w:rPr>
        <w:rFonts w:ascii="Symbol" w:hAnsi="Symbol" w:cs="Symbol"/>
        <w:color w:val="000000"/>
        <w:sz w:val="22"/>
      </w:rPr>
    </w:lvl>
    <w:lvl w:ilvl="7">
      <w:start w:val="1"/>
      <w:numFmt w:val="decimal"/>
      <w:lvlText w:val="%1.%2.%3.%4.%5.%6.%7.%8"/>
      <w:lvlJc w:val="left"/>
    </w:lvl>
    <w:lvl w:ilvl="8">
      <w:start w:val="1"/>
      <w:numFmt w:val="decimal"/>
      <w:lvlText w:val="%1.%2.%3.%4.%5.%6.%7.%8.%9"/>
      <w:lvlJc w:val="left"/>
    </w:lvl>
  </w:abstractNum>
  <w:abstractNum w:abstractNumId="19" w15:restartNumberingAfterBreak="0">
    <w:nsid w:val="22A417AD"/>
    <w:multiLevelType w:val="hybridMultilevel"/>
    <w:tmpl w:val="CB40FD4C"/>
    <w:lvl w:ilvl="0" w:tplc="FFFFFFFF">
      <w:start w:val="1"/>
      <w:numFmt w:val="bullet"/>
      <w:pStyle w:val="Bullets2"/>
      <w:lvlText w:val="o"/>
      <w:lvlJc w:val="left"/>
      <w:pPr>
        <w:tabs>
          <w:tab w:val="num" w:pos="-122"/>
        </w:tabs>
        <w:ind w:left="-122" w:hanging="360"/>
      </w:pPr>
      <w:rPr>
        <w:rFonts w:ascii="Courier New" w:hAnsi="Courier New" w:cs="Courier New" w:hint="default"/>
      </w:rPr>
    </w:lvl>
    <w:lvl w:ilvl="1" w:tplc="FFFFFFFF">
      <w:start w:val="1"/>
      <w:numFmt w:val="bullet"/>
      <w:lvlText w:val="o"/>
      <w:lvlJc w:val="left"/>
      <w:pPr>
        <w:tabs>
          <w:tab w:val="num" w:pos="598"/>
        </w:tabs>
        <w:ind w:left="598" w:hanging="360"/>
      </w:pPr>
      <w:rPr>
        <w:rFonts w:ascii="Courier New" w:hAnsi="Courier New" w:cs="Courier New" w:hint="default"/>
      </w:rPr>
    </w:lvl>
    <w:lvl w:ilvl="2" w:tplc="FFFFFFFF" w:tentative="1">
      <w:start w:val="1"/>
      <w:numFmt w:val="bullet"/>
      <w:lvlText w:val=""/>
      <w:lvlJc w:val="left"/>
      <w:pPr>
        <w:tabs>
          <w:tab w:val="num" w:pos="1318"/>
        </w:tabs>
        <w:ind w:left="1318" w:hanging="360"/>
      </w:pPr>
      <w:rPr>
        <w:rFonts w:ascii="Wingdings" w:hAnsi="Wingdings" w:hint="default"/>
      </w:rPr>
    </w:lvl>
    <w:lvl w:ilvl="3" w:tplc="FFFFFFFF" w:tentative="1">
      <w:start w:val="1"/>
      <w:numFmt w:val="bullet"/>
      <w:lvlText w:val=""/>
      <w:lvlJc w:val="left"/>
      <w:pPr>
        <w:tabs>
          <w:tab w:val="num" w:pos="2038"/>
        </w:tabs>
        <w:ind w:left="2038" w:hanging="360"/>
      </w:pPr>
      <w:rPr>
        <w:rFonts w:ascii="Symbol" w:hAnsi="Symbol" w:hint="default"/>
      </w:rPr>
    </w:lvl>
    <w:lvl w:ilvl="4" w:tplc="FFFFFFFF" w:tentative="1">
      <w:start w:val="1"/>
      <w:numFmt w:val="bullet"/>
      <w:lvlText w:val="o"/>
      <w:lvlJc w:val="left"/>
      <w:pPr>
        <w:tabs>
          <w:tab w:val="num" w:pos="2758"/>
        </w:tabs>
        <w:ind w:left="2758" w:hanging="360"/>
      </w:pPr>
      <w:rPr>
        <w:rFonts w:ascii="Courier New" w:hAnsi="Courier New" w:cs="Courier New" w:hint="default"/>
      </w:rPr>
    </w:lvl>
    <w:lvl w:ilvl="5" w:tplc="FFFFFFFF" w:tentative="1">
      <w:start w:val="1"/>
      <w:numFmt w:val="bullet"/>
      <w:lvlText w:val=""/>
      <w:lvlJc w:val="left"/>
      <w:pPr>
        <w:tabs>
          <w:tab w:val="num" w:pos="3478"/>
        </w:tabs>
        <w:ind w:left="3478" w:hanging="360"/>
      </w:pPr>
      <w:rPr>
        <w:rFonts w:ascii="Wingdings" w:hAnsi="Wingdings" w:hint="default"/>
      </w:rPr>
    </w:lvl>
    <w:lvl w:ilvl="6" w:tplc="FFFFFFFF" w:tentative="1">
      <w:start w:val="1"/>
      <w:numFmt w:val="bullet"/>
      <w:lvlText w:val=""/>
      <w:lvlJc w:val="left"/>
      <w:pPr>
        <w:tabs>
          <w:tab w:val="num" w:pos="4198"/>
        </w:tabs>
        <w:ind w:left="4198" w:hanging="360"/>
      </w:pPr>
      <w:rPr>
        <w:rFonts w:ascii="Symbol" w:hAnsi="Symbol" w:hint="default"/>
      </w:rPr>
    </w:lvl>
    <w:lvl w:ilvl="7" w:tplc="FFFFFFFF" w:tentative="1">
      <w:start w:val="1"/>
      <w:numFmt w:val="bullet"/>
      <w:lvlText w:val="o"/>
      <w:lvlJc w:val="left"/>
      <w:pPr>
        <w:tabs>
          <w:tab w:val="num" w:pos="4918"/>
        </w:tabs>
        <w:ind w:left="4918" w:hanging="360"/>
      </w:pPr>
      <w:rPr>
        <w:rFonts w:ascii="Courier New" w:hAnsi="Courier New" w:cs="Courier New" w:hint="default"/>
      </w:rPr>
    </w:lvl>
    <w:lvl w:ilvl="8" w:tplc="FFFFFFFF" w:tentative="1">
      <w:start w:val="1"/>
      <w:numFmt w:val="bullet"/>
      <w:lvlText w:val=""/>
      <w:lvlJc w:val="left"/>
      <w:pPr>
        <w:tabs>
          <w:tab w:val="num" w:pos="5638"/>
        </w:tabs>
        <w:ind w:left="5638" w:hanging="360"/>
      </w:pPr>
      <w:rPr>
        <w:rFonts w:ascii="Wingdings" w:hAnsi="Wingdings" w:hint="default"/>
      </w:rPr>
    </w:lvl>
  </w:abstractNum>
  <w:abstractNum w:abstractNumId="20" w15:restartNumberingAfterBreak="0">
    <w:nsid w:val="22DF7983"/>
    <w:multiLevelType w:val="hybridMultilevel"/>
    <w:tmpl w:val="D5408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6E110F"/>
    <w:multiLevelType w:val="multilevel"/>
    <w:tmpl w:val="3EBAB752"/>
    <w:lvl w:ilvl="0">
      <w:start w:val="1"/>
      <w:numFmt w:val="upperLetter"/>
      <w:lvlText w:val="Annex %1"/>
      <w:lvlJc w:val="left"/>
      <w:pPr>
        <w:tabs>
          <w:tab w:val="num" w:pos="431"/>
        </w:tabs>
        <w:ind w:left="0" w:firstLine="0"/>
      </w:pPr>
      <w:rPr>
        <w:rFonts w:hint="default"/>
      </w:rPr>
    </w:lvl>
    <w:lvl w:ilvl="1">
      <w:start w:val="1"/>
      <w:numFmt w:val="decimal"/>
      <w:lvlText w:val="%1.%2"/>
      <w:lvlJc w:val="left"/>
      <w:pPr>
        <w:tabs>
          <w:tab w:val="num" w:pos="576"/>
        </w:tabs>
        <w:ind w:left="0" w:firstLine="0"/>
      </w:pPr>
      <w:rPr>
        <w:rFonts w:hint="default"/>
        <w:b/>
        <w:i w:val="0"/>
        <w:caps w:val="0"/>
        <w:strike w:val="0"/>
        <w:dstrike w:val="0"/>
        <w:vanish w:val="0"/>
        <w:color w:val="00000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aptionTempo"/>
      <w:lvlText w:val="%1.%2.%3"/>
      <w:lvlJc w:val="left"/>
      <w:pPr>
        <w:tabs>
          <w:tab w:val="num" w:pos="72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2A595F38"/>
    <w:multiLevelType w:val="multilevel"/>
    <w:tmpl w:val="5A3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63AFF"/>
    <w:multiLevelType w:val="multilevel"/>
    <w:tmpl w:val="A9327078"/>
    <w:lvl w:ilvl="0">
      <w:start w:val="1"/>
      <w:numFmt w:val="decimal"/>
      <w:pStyle w:val="ListNumbers"/>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 w15:restartNumberingAfterBreak="0">
    <w:nsid w:val="2C492CC9"/>
    <w:multiLevelType w:val="multilevel"/>
    <w:tmpl w:val="D82EEFC4"/>
    <w:styleLink w:val="Style7"/>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D293CE3"/>
    <w:multiLevelType w:val="multilevel"/>
    <w:tmpl w:val="4DC8517E"/>
    <w:lvl w:ilvl="0">
      <w:start w:val="1"/>
      <w:numFmt w:val="decimal"/>
      <w:pStyle w:val="LegalNumPar"/>
      <w:lvlText w:val="%1."/>
      <w:lvlJc w:val="left"/>
      <w:pPr>
        <w:tabs>
          <w:tab w:val="num" w:pos="476"/>
        </w:tabs>
        <w:ind w:left="476" w:hanging="476"/>
      </w:pPr>
      <w:rPr>
        <w:rFonts w:hint="default"/>
      </w:rPr>
    </w:lvl>
    <w:lvl w:ilvl="1">
      <w:start w:val="1"/>
      <w:numFmt w:val="lowerLetter"/>
      <w:pStyle w:val="LegalNumPar2"/>
      <w:lvlText w:val="%2."/>
      <w:lvlJc w:val="left"/>
      <w:pPr>
        <w:tabs>
          <w:tab w:val="num" w:pos="952"/>
        </w:tabs>
        <w:ind w:left="952" w:hanging="476"/>
      </w:pPr>
      <w:rPr>
        <w:rFonts w:hint="default"/>
      </w:rPr>
    </w:lvl>
    <w:lvl w:ilvl="2">
      <w:start w:val="1"/>
      <w:numFmt w:val="lowerRoman"/>
      <w:pStyle w:val="LegalNumPar3"/>
      <w:lvlText w:val="%3."/>
      <w:lvlJc w:val="left"/>
      <w:pPr>
        <w:tabs>
          <w:tab w:val="num" w:pos="1429"/>
        </w:tabs>
        <w:ind w:left="1429" w:hanging="477"/>
      </w:pPr>
      <w:rPr>
        <w:rFonts w:hint="default"/>
      </w:rPr>
    </w:lvl>
    <w:lvl w:ilvl="3">
      <w:start w:val="1"/>
      <w:numFmt w:val="decimal"/>
      <w:lvlText w:val="%4."/>
      <w:lvlJc w:val="left"/>
      <w:pPr>
        <w:tabs>
          <w:tab w:val="num" w:pos="1905"/>
        </w:tabs>
        <w:ind w:left="1905" w:hanging="476"/>
      </w:pPr>
      <w:rPr>
        <w:rFonts w:hint="default"/>
      </w:rPr>
    </w:lvl>
    <w:lvl w:ilvl="4">
      <w:start w:val="1"/>
      <w:numFmt w:val="lowerLetter"/>
      <w:lvlText w:val="%5."/>
      <w:lvlJc w:val="left"/>
      <w:pPr>
        <w:tabs>
          <w:tab w:val="num" w:pos="2381"/>
        </w:tabs>
        <w:ind w:left="2381" w:hanging="476"/>
      </w:pPr>
      <w:rPr>
        <w:rFonts w:hint="default"/>
      </w:rPr>
    </w:lvl>
    <w:lvl w:ilvl="5">
      <w:start w:val="1"/>
      <w:numFmt w:val="lowerRoman"/>
      <w:lvlText w:val="%6."/>
      <w:lvlJc w:val="left"/>
      <w:pPr>
        <w:tabs>
          <w:tab w:val="num" w:pos="2857"/>
        </w:tabs>
        <w:ind w:left="2857" w:hanging="476"/>
      </w:pPr>
      <w:rPr>
        <w:rFonts w:hint="default"/>
      </w:rPr>
    </w:lvl>
    <w:lvl w:ilvl="6">
      <w:start w:val="1"/>
      <w:numFmt w:val="decimal"/>
      <w:lvlText w:val="%7."/>
      <w:lvlJc w:val="left"/>
      <w:pPr>
        <w:tabs>
          <w:tab w:val="num" w:pos="3334"/>
        </w:tabs>
        <w:ind w:left="3334" w:hanging="477"/>
      </w:pPr>
      <w:rPr>
        <w:rFonts w:hint="default"/>
      </w:rPr>
    </w:lvl>
    <w:lvl w:ilvl="7">
      <w:start w:val="1"/>
      <w:numFmt w:val="lowerLetter"/>
      <w:lvlText w:val="%8."/>
      <w:lvlJc w:val="left"/>
      <w:pPr>
        <w:tabs>
          <w:tab w:val="num" w:pos="3810"/>
        </w:tabs>
        <w:ind w:left="3810" w:hanging="476"/>
      </w:pPr>
      <w:rPr>
        <w:rFonts w:hint="default"/>
      </w:rPr>
    </w:lvl>
    <w:lvl w:ilvl="8">
      <w:start w:val="1"/>
      <w:numFmt w:val="lowerRoman"/>
      <w:lvlText w:val="%9."/>
      <w:lvlJc w:val="left"/>
      <w:pPr>
        <w:tabs>
          <w:tab w:val="num" w:pos="4286"/>
        </w:tabs>
        <w:ind w:left="4286" w:hanging="476"/>
      </w:pPr>
      <w:rPr>
        <w:rFonts w:hint="default"/>
      </w:rPr>
    </w:lvl>
  </w:abstractNum>
  <w:abstractNum w:abstractNumId="26" w15:restartNumberingAfterBreak="0">
    <w:nsid w:val="3BB30265"/>
    <w:multiLevelType w:val="multilevel"/>
    <w:tmpl w:val="0405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CCC3146"/>
    <w:multiLevelType w:val="multilevel"/>
    <w:tmpl w:val="C1D6A922"/>
    <w:lvl w:ilvl="0">
      <w:start w:val="1"/>
      <w:numFmt w:val="decimal"/>
      <w:pStyle w:val="ListNumber1"/>
      <w:lvlText w:val="%1"/>
      <w:lvlJc w:val="left"/>
      <w:pPr>
        <w:tabs>
          <w:tab w:val="num" w:pos="851"/>
        </w:tabs>
        <w:ind w:left="851" w:hanging="851"/>
      </w:pPr>
      <w:rPr>
        <w:rFonts w:hint="default"/>
      </w:rPr>
    </w:lvl>
    <w:lvl w:ilvl="1">
      <w:start w:val="1"/>
      <w:numFmt w:val="decimal"/>
      <w:pStyle w:val="ListNumber1Level2"/>
      <w:lvlText w:val="%1.%2"/>
      <w:lvlJc w:val="left"/>
      <w:pPr>
        <w:tabs>
          <w:tab w:val="num" w:pos="851"/>
        </w:tabs>
        <w:ind w:left="851" w:hanging="851"/>
      </w:pPr>
      <w:rPr>
        <w:rFonts w:hint="default"/>
      </w:rPr>
    </w:lvl>
    <w:lvl w:ilvl="2">
      <w:start w:val="1"/>
      <w:numFmt w:val="decimal"/>
      <w:pStyle w:val="ListNumber1Level3"/>
      <w:lvlText w:val="%1.%2.%3"/>
      <w:lvlJc w:val="left"/>
      <w:pPr>
        <w:tabs>
          <w:tab w:val="num" w:pos="851"/>
        </w:tabs>
        <w:ind w:left="851" w:hanging="851"/>
      </w:pPr>
      <w:rPr>
        <w:rFonts w:hint="default"/>
        <w:u w:val="none"/>
      </w:rPr>
    </w:lvl>
    <w:lvl w:ilvl="3">
      <w:start w:val="1"/>
      <w:numFmt w:val="decimal"/>
      <w:pStyle w:val="ListNumber1Level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3F474C6A"/>
    <w:multiLevelType w:val="hybridMultilevel"/>
    <w:tmpl w:val="76925114"/>
    <w:lvl w:ilvl="0" w:tplc="08090001">
      <w:start w:val="1"/>
      <w:numFmt w:val="bullet"/>
      <w:pStyle w:val="StyleBulletsLevel3Left317cmHanging063cm"/>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26C84912" w:tentative="1">
      <w:start w:val="1"/>
      <w:numFmt w:val="bullet"/>
      <w:lvlText w:val=""/>
      <w:lvlJc w:val="left"/>
      <w:pPr>
        <w:tabs>
          <w:tab w:val="num" w:pos="3960"/>
        </w:tabs>
        <w:ind w:left="3960" w:hanging="360"/>
      </w:pPr>
      <w:rPr>
        <w:rFonts w:ascii="Wingdings" w:hAnsi="Wingdings" w:hint="default"/>
      </w:rPr>
    </w:lvl>
    <w:lvl w:ilvl="3" w:tplc="0413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29" w15:restartNumberingAfterBreak="0">
    <w:nsid w:val="3FA7181D"/>
    <w:multiLevelType w:val="hybridMultilevel"/>
    <w:tmpl w:val="A41AEE1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44CD3C66"/>
    <w:multiLevelType w:val="singleLevel"/>
    <w:tmpl w:val="86DC3E04"/>
    <w:lvl w:ilvl="0">
      <w:start w:val="1"/>
      <w:numFmt w:val="bullet"/>
      <w:pStyle w:val="List2bullet"/>
      <w:lvlText w:val=""/>
      <w:lvlJc w:val="left"/>
      <w:pPr>
        <w:tabs>
          <w:tab w:val="num" w:pos="360"/>
        </w:tabs>
        <w:ind w:left="360" w:hanging="360"/>
      </w:pPr>
      <w:rPr>
        <w:rFonts w:ascii="Symbol" w:hAnsi="Symbol" w:cs="Times New Roman" w:hint="default"/>
      </w:rPr>
    </w:lvl>
  </w:abstractNum>
  <w:abstractNum w:abstractNumId="31" w15:restartNumberingAfterBreak="0">
    <w:nsid w:val="45922302"/>
    <w:multiLevelType w:val="singleLevel"/>
    <w:tmpl w:val="4840124C"/>
    <w:lvl w:ilvl="0">
      <w:start w:val="1"/>
      <w:numFmt w:val="bullet"/>
      <w:pStyle w:val="NormalArrow"/>
      <w:lvlText w:val=""/>
      <w:lvlJc w:val="left"/>
      <w:pPr>
        <w:tabs>
          <w:tab w:val="num" w:pos="2174"/>
        </w:tabs>
        <w:ind w:left="2155" w:hanging="341"/>
      </w:pPr>
      <w:rPr>
        <w:rFonts w:ascii="Wingdings" w:hAnsi="Wingdings" w:hint="default"/>
        <w:sz w:val="24"/>
      </w:rPr>
    </w:lvl>
  </w:abstractNum>
  <w:abstractNum w:abstractNumId="32" w15:restartNumberingAfterBreak="0">
    <w:nsid w:val="465D172F"/>
    <w:multiLevelType w:val="multilevel"/>
    <w:tmpl w:val="6AEE9BA4"/>
    <w:lvl w:ilvl="0">
      <w:start w:val="1"/>
      <w:numFmt w:val="decimal"/>
      <w:pStyle w:val="FooterText"/>
      <w:lvlText w:val="(%1)"/>
      <w:lvlJc w:val="left"/>
      <w:pPr>
        <w:tabs>
          <w:tab w:val="num" w:pos="1191"/>
        </w:tabs>
        <w:ind w:left="1191" w:hanging="709"/>
      </w:pPr>
    </w:lvl>
    <w:lvl w:ilvl="1">
      <w:start w:val="1"/>
      <w:numFmt w:val="lowerLetter"/>
      <w:pStyle w:val="FooterBottom"/>
      <w:lvlText w:val="(%2)"/>
      <w:lvlJc w:val="left"/>
      <w:pPr>
        <w:tabs>
          <w:tab w:val="num" w:pos="1899"/>
        </w:tabs>
        <w:ind w:left="1899" w:hanging="708"/>
      </w:pPr>
    </w:lvl>
    <w:lvl w:ilvl="2">
      <w:start w:val="1"/>
      <w:numFmt w:val="bullet"/>
      <w:pStyle w:val="StyleBodyTextJustified"/>
      <w:lvlText w:val="–"/>
      <w:lvlJc w:val="left"/>
      <w:pPr>
        <w:tabs>
          <w:tab w:val="num" w:pos="2608"/>
        </w:tabs>
        <w:ind w:left="2608" w:hanging="709"/>
      </w:pPr>
      <w:rPr>
        <w:rFonts w:ascii="Times New Roman" w:hAnsi="Times New Roman"/>
      </w:rPr>
    </w:lvl>
    <w:lvl w:ilvl="3">
      <w:start w:val="1"/>
      <w:numFmt w:val="bullet"/>
      <w:pStyle w:val="Bullet1"/>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46600E84"/>
    <w:multiLevelType w:val="hybridMultilevel"/>
    <w:tmpl w:val="C4F2F128"/>
    <w:lvl w:ilvl="0" w:tplc="257C685E">
      <w:start w:val="3"/>
      <w:numFmt w:val="bullet"/>
      <w:pStyle w:val="ListDash"/>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7233E2D"/>
    <w:multiLevelType w:val="multilevel"/>
    <w:tmpl w:val="0405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4ADD4362"/>
    <w:multiLevelType w:val="singleLevel"/>
    <w:tmpl w:val="90AEDF6A"/>
    <w:lvl w:ilvl="0">
      <w:start w:val="1"/>
      <w:numFmt w:val="decimal"/>
      <w:pStyle w:val="NormalList"/>
      <w:lvlText w:val="%1."/>
      <w:lvlJc w:val="left"/>
      <w:pPr>
        <w:tabs>
          <w:tab w:val="num" w:pos="927"/>
        </w:tabs>
        <w:ind w:left="927" w:hanging="360"/>
      </w:pPr>
      <w:rPr>
        <w:rFonts w:hint="default"/>
      </w:rPr>
    </w:lvl>
  </w:abstractNum>
  <w:abstractNum w:abstractNumId="36" w15:restartNumberingAfterBreak="0">
    <w:nsid w:val="4E1A982C"/>
    <w:multiLevelType w:val="multilevel"/>
    <w:tmpl w:val="73EA311E"/>
    <w:name w:val="ListBulletNumbering"/>
    <w:lvl w:ilvl="0">
      <w:start w:val="1"/>
      <w:numFmt w:val="bullet"/>
      <w:lvlText w:val=""/>
      <w:lvlJc w:val="left"/>
      <w:pPr>
        <w:tabs>
          <w:tab w:val="num" w:pos="454"/>
        </w:tabs>
        <w:ind w:left="454" w:hanging="454"/>
      </w:pPr>
      <w:rPr>
        <w:rFonts w:ascii="Symbol" w:hAnsi="Symbol"/>
      </w:rPr>
    </w:lvl>
    <w:lvl w:ilvl="1">
      <w:start w:val="1"/>
      <w:numFmt w:val="bullet"/>
      <w:lvlText w:val=""/>
      <w:lvlJc w:val="left"/>
      <w:pPr>
        <w:tabs>
          <w:tab w:val="num" w:pos="907"/>
        </w:tabs>
        <w:ind w:left="907" w:hanging="453"/>
      </w:pPr>
      <w:rPr>
        <w:rFonts w:ascii="Symbol" w:hAnsi="Symbol"/>
      </w:rPr>
    </w:lvl>
    <w:lvl w:ilvl="2">
      <w:start w:val="1"/>
      <w:numFmt w:val="bullet"/>
      <w:pStyle w:val="AnnexHeading3"/>
      <w:lvlText w:val=""/>
      <w:lvlJc w:val="left"/>
      <w:pPr>
        <w:tabs>
          <w:tab w:val="num" w:pos="1361"/>
        </w:tabs>
        <w:ind w:left="1361" w:hanging="454"/>
      </w:pPr>
      <w:rPr>
        <w:rFonts w:ascii="Symbol" w:hAnsi="Symbol"/>
      </w:rPr>
    </w:lvl>
    <w:lvl w:ilvl="3">
      <w:start w:val="1"/>
      <w:numFmt w:val="bullet"/>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37" w15:restartNumberingAfterBreak="0">
    <w:nsid w:val="4E6D6CAD"/>
    <w:multiLevelType w:val="multilevel"/>
    <w:tmpl w:val="0405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5072619B"/>
    <w:multiLevelType w:val="multilevel"/>
    <w:tmpl w:val="16E016D6"/>
    <w:lvl w:ilvl="0">
      <w:start w:val="1"/>
      <w:numFmt w:val="bullet"/>
      <w:lvlText w:val="–"/>
      <w:lvlJc w:val="left"/>
      <w:pPr>
        <w:tabs>
          <w:tab w:val="num" w:pos="454"/>
        </w:tabs>
        <w:ind w:left="454" w:hanging="454"/>
      </w:pPr>
      <w:rPr>
        <w:rFonts w:ascii="Times New Roman" w:hAnsi="Times New Roman"/>
      </w:rPr>
    </w:lvl>
    <w:lvl w:ilvl="1">
      <w:start w:val="1"/>
      <w:numFmt w:val="bullet"/>
      <w:pStyle w:val="ListDashLevel2"/>
      <w:lvlText w:val="–"/>
      <w:lvlJc w:val="left"/>
      <w:pPr>
        <w:tabs>
          <w:tab w:val="num" w:pos="907"/>
        </w:tabs>
        <w:ind w:left="907" w:hanging="453"/>
      </w:pPr>
      <w:rPr>
        <w:rFonts w:ascii="Times New Roman" w:hAnsi="Times New Roman"/>
      </w:rPr>
    </w:lvl>
    <w:lvl w:ilvl="2">
      <w:start w:val="1"/>
      <w:numFmt w:val="bullet"/>
      <w:pStyle w:val="ListDashLevel3"/>
      <w:lvlText w:val="–"/>
      <w:lvlJc w:val="left"/>
      <w:pPr>
        <w:tabs>
          <w:tab w:val="num" w:pos="1361"/>
        </w:tabs>
        <w:ind w:left="1361" w:hanging="454"/>
      </w:pPr>
      <w:rPr>
        <w:rFonts w:ascii="Times New Roman" w:hAnsi="Times New Roman"/>
      </w:rPr>
    </w:lvl>
    <w:lvl w:ilvl="3">
      <w:start w:val="1"/>
      <w:numFmt w:val="bullet"/>
      <w:pStyle w:val="ListDashLevel4"/>
      <w:lvlText w:val="–"/>
      <w:lvlJc w:val="left"/>
      <w:pPr>
        <w:tabs>
          <w:tab w:val="num" w:pos="1814"/>
        </w:tabs>
        <w:ind w:left="1814" w:hanging="453"/>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39" w15:restartNumberingAfterBreak="0">
    <w:nsid w:val="561A62C4"/>
    <w:multiLevelType w:val="singleLevel"/>
    <w:tmpl w:val="24567ADC"/>
    <w:lvl w:ilvl="0">
      <w:start w:val="1"/>
      <w:numFmt w:val="bullet"/>
      <w:pStyle w:val="ListBullet1Char"/>
      <w:lvlText w:val=""/>
      <w:lvlJc w:val="left"/>
      <w:pPr>
        <w:tabs>
          <w:tab w:val="num" w:pos="360"/>
        </w:tabs>
        <w:ind w:left="360" w:hanging="360"/>
      </w:pPr>
      <w:rPr>
        <w:rFonts w:ascii="Symbol" w:hAnsi="Symbol" w:hint="default"/>
      </w:rPr>
    </w:lvl>
  </w:abstractNum>
  <w:abstractNum w:abstractNumId="40" w15:restartNumberingAfterBreak="0">
    <w:nsid w:val="568C0A31"/>
    <w:multiLevelType w:val="hybridMultilevel"/>
    <w:tmpl w:val="288E34FE"/>
    <w:lvl w:ilvl="0" w:tplc="616CECF6">
      <w:start w:val="1"/>
      <w:numFmt w:val="bullet"/>
      <w:pStyle w:val="List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70350D8"/>
    <w:multiLevelType w:val="hybridMultilevel"/>
    <w:tmpl w:val="6360E948"/>
    <w:lvl w:ilvl="0" w:tplc="13A88256">
      <w:start w:val="1"/>
      <w:numFmt w:val="bullet"/>
      <w:pStyle w:val="Tex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6A876E7"/>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9257184"/>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2230BB7"/>
    <w:multiLevelType w:val="hybridMultilevel"/>
    <w:tmpl w:val="3D6EF1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767B1BE2"/>
    <w:multiLevelType w:val="hybridMultilevel"/>
    <w:tmpl w:val="3B7094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TableLef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C65145E"/>
    <w:multiLevelType w:val="multilevel"/>
    <w:tmpl w:val="980685D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u w:val="none"/>
      </w:rPr>
    </w:lvl>
    <w:lvl w:ilvl="3">
      <w:start w:val="1"/>
      <w:numFmt w:val="decimal"/>
      <w:pStyle w:val="Heading4"/>
      <w:lvlText w:val="%1.%2.%3.%4"/>
      <w:lvlJc w:val="left"/>
      <w:pPr>
        <w:ind w:left="864" w:hanging="864"/>
      </w:pPr>
      <w:rPr>
        <w:rFonts w:hint="default"/>
        <w:sz w:val="24"/>
        <w:szCs w:val="28"/>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8" w15:restartNumberingAfterBreak="0">
    <w:nsid w:val="7C651460"/>
    <w:multiLevelType w:val="multilevel"/>
    <w:tmpl w:val="DCAA060D"/>
    <w:lvl w:ilvl="0">
      <w:start w:val="1"/>
      <w:numFmt w:val="upperRoman"/>
      <w:pStyle w:val="Annex"/>
      <w:lvlText w:val="Annex %1"/>
      <w:lvlJc w:val="left"/>
      <w:pPr>
        <w:tabs>
          <w:tab w:val="num" w:pos="397"/>
        </w:tabs>
        <w:ind w:left="397" w:hanging="397"/>
      </w:pPr>
      <w:rPr>
        <w:rFonts w:hint="default"/>
      </w:rPr>
    </w:lvl>
    <w:lvl w:ilvl="1">
      <w:start w:val="1"/>
      <w:numFmt w:val="upperRoman"/>
      <w:pStyle w:val="BulletsLevel2"/>
      <w:lvlText w:val="Annex %1"/>
      <w:lvlJc w:val="left"/>
      <w:pPr>
        <w:tabs>
          <w:tab w:val="num" w:pos="397"/>
        </w:tabs>
        <w:ind w:left="397" w:hanging="397"/>
      </w:pPr>
      <w:rPr>
        <w:rFonts w:hint="default"/>
      </w:rPr>
    </w:lvl>
    <w:lvl w:ilvl="2">
      <w:start w:val="1"/>
      <w:numFmt w:val="upperRoman"/>
      <w:lvlText w:val="Annex %1"/>
      <w:lvlJc w:val="left"/>
      <w:pPr>
        <w:tabs>
          <w:tab w:val="num" w:pos="397"/>
        </w:tabs>
        <w:ind w:left="397" w:hanging="397"/>
      </w:pPr>
      <w:rPr>
        <w:rFonts w:hint="default"/>
      </w:rPr>
    </w:lvl>
    <w:lvl w:ilvl="3">
      <w:start w:val="1"/>
      <w:numFmt w:val="upperRoman"/>
      <w:lvlText w:val="Annex %1"/>
      <w:lvlJc w:val="left"/>
      <w:pPr>
        <w:tabs>
          <w:tab w:val="num" w:pos="397"/>
        </w:tabs>
        <w:ind w:left="397" w:hanging="397"/>
      </w:pPr>
      <w:rPr>
        <w:rFonts w:hint="default"/>
      </w:rPr>
    </w:lvl>
    <w:lvl w:ilvl="4">
      <w:start w:val="1"/>
      <w:numFmt w:val="upperRoman"/>
      <w:lvlText w:val="Annex %1"/>
      <w:lvlJc w:val="left"/>
      <w:pPr>
        <w:tabs>
          <w:tab w:val="num" w:pos="397"/>
        </w:tabs>
        <w:ind w:left="397" w:hanging="397"/>
      </w:pPr>
      <w:rPr>
        <w:rFonts w:hint="default"/>
      </w:rPr>
    </w:lvl>
    <w:lvl w:ilvl="5">
      <w:start w:val="1"/>
      <w:numFmt w:val="upperRoman"/>
      <w:lvlText w:val="Annex %1"/>
      <w:lvlJc w:val="left"/>
      <w:pPr>
        <w:tabs>
          <w:tab w:val="num" w:pos="397"/>
        </w:tabs>
        <w:ind w:left="397" w:hanging="397"/>
      </w:pPr>
      <w:rPr>
        <w:rFonts w:hint="default"/>
      </w:rPr>
    </w:lvl>
    <w:lvl w:ilvl="6">
      <w:start w:val="1"/>
      <w:numFmt w:val="upperRoman"/>
      <w:lvlText w:val="Annex %1"/>
      <w:lvlJc w:val="left"/>
      <w:pPr>
        <w:tabs>
          <w:tab w:val="num" w:pos="397"/>
        </w:tabs>
        <w:ind w:left="397" w:hanging="397"/>
      </w:pPr>
      <w:rPr>
        <w:rFonts w:hint="default"/>
      </w:rPr>
    </w:lvl>
    <w:lvl w:ilvl="7">
      <w:start w:val="1"/>
      <w:numFmt w:val="upperRoman"/>
      <w:lvlText w:val="Annex %1"/>
      <w:lvlJc w:val="left"/>
      <w:pPr>
        <w:tabs>
          <w:tab w:val="num" w:pos="397"/>
        </w:tabs>
        <w:ind w:left="397" w:hanging="397"/>
      </w:pPr>
      <w:rPr>
        <w:rFonts w:hint="default"/>
      </w:rPr>
    </w:lvl>
    <w:lvl w:ilvl="8">
      <w:start w:val="1"/>
      <w:numFmt w:val="upperRoman"/>
      <w:lvlText w:val="Annex %1"/>
      <w:lvlJc w:val="left"/>
      <w:pPr>
        <w:tabs>
          <w:tab w:val="num" w:pos="397"/>
        </w:tabs>
        <w:ind w:left="397" w:hanging="397"/>
      </w:pPr>
      <w:rPr>
        <w:rFonts w:hint="default"/>
      </w:rPr>
    </w:lvl>
  </w:abstractNum>
  <w:abstractNum w:abstractNumId="49" w15:restartNumberingAfterBreak="0">
    <w:nsid w:val="7C651461"/>
    <w:multiLevelType w:val="multilevel"/>
    <w:tmpl w:val="DCAA060E"/>
    <w:name w:val="AnnexHeading"/>
    <w:lvl w:ilvl="0">
      <w:start w:val="1"/>
      <w:numFmt w:val="decimal"/>
      <w:lvlText w:val="%1."/>
      <w:lvlJc w:val="left"/>
      <w:pPr>
        <w:tabs>
          <w:tab w:val="num" w:pos="397"/>
        </w:tabs>
        <w:ind w:left="397" w:hanging="397"/>
      </w:pPr>
      <w:rPr>
        <w:rFonts w:hint="default"/>
      </w:rPr>
    </w:lvl>
    <w:lvl w:ilvl="1">
      <w:start w:val="1"/>
      <w:numFmt w:val="decimal"/>
      <w:lvlText w:val="%1."/>
      <w:lvlJc w:val="left"/>
      <w:pPr>
        <w:tabs>
          <w:tab w:val="num" w:pos="397"/>
        </w:tabs>
        <w:ind w:left="397" w:hanging="397"/>
      </w:pPr>
      <w:rPr>
        <w:rFonts w:hint="default"/>
      </w:rPr>
    </w:lvl>
    <w:lvl w:ilvl="2">
      <w:start w:val="1"/>
      <w:numFmt w:val="decimal"/>
      <w:lvlText w:val="%1."/>
      <w:lvlJc w:val="left"/>
      <w:pPr>
        <w:tabs>
          <w:tab w:val="num" w:pos="397"/>
        </w:tabs>
        <w:ind w:left="397" w:hanging="397"/>
      </w:pPr>
      <w:rPr>
        <w:rFonts w:hint="default"/>
      </w:rPr>
    </w:lvl>
    <w:lvl w:ilvl="3">
      <w:start w:val="1"/>
      <w:numFmt w:val="decimal"/>
      <w:lvlText w:val="%1."/>
      <w:lvlJc w:val="left"/>
      <w:pPr>
        <w:tabs>
          <w:tab w:val="num" w:pos="397"/>
        </w:tabs>
        <w:ind w:left="397" w:hanging="397"/>
      </w:pPr>
      <w:rPr>
        <w:rFonts w:hint="default"/>
      </w:rPr>
    </w:lvl>
    <w:lvl w:ilvl="4">
      <w:start w:val="1"/>
      <w:numFmt w:val="decimal"/>
      <w:lvlText w:val="%1."/>
      <w:lvlJc w:val="left"/>
      <w:pPr>
        <w:tabs>
          <w:tab w:val="num" w:pos="397"/>
        </w:tabs>
        <w:ind w:left="397" w:hanging="397"/>
      </w:pPr>
      <w:rPr>
        <w:rFonts w:hint="default"/>
      </w:rPr>
    </w:lvl>
    <w:lvl w:ilvl="5">
      <w:start w:val="1"/>
      <w:numFmt w:val="decimal"/>
      <w:lvlText w:val="%1."/>
      <w:lvlJc w:val="left"/>
      <w:pPr>
        <w:tabs>
          <w:tab w:val="num" w:pos="397"/>
        </w:tabs>
        <w:ind w:left="397" w:hanging="397"/>
      </w:pPr>
      <w:rPr>
        <w:rFonts w:hint="default"/>
      </w:rPr>
    </w:lvl>
    <w:lvl w:ilvl="6">
      <w:start w:val="1"/>
      <w:numFmt w:val="decimal"/>
      <w:lvlText w:val="%1."/>
      <w:lvlJc w:val="left"/>
      <w:pPr>
        <w:tabs>
          <w:tab w:val="num" w:pos="397"/>
        </w:tabs>
        <w:ind w:left="397" w:hanging="397"/>
      </w:pPr>
      <w:rPr>
        <w:rFonts w:hint="default"/>
      </w:rPr>
    </w:lvl>
    <w:lvl w:ilvl="7">
      <w:start w:val="1"/>
      <w:numFmt w:val="decimal"/>
      <w:lvlText w:val="%1."/>
      <w:lvlJc w:val="left"/>
      <w:pPr>
        <w:tabs>
          <w:tab w:val="num" w:pos="397"/>
        </w:tabs>
        <w:ind w:left="397" w:hanging="397"/>
      </w:pPr>
      <w:rPr>
        <w:rFonts w:hint="default"/>
      </w:rPr>
    </w:lvl>
    <w:lvl w:ilvl="8">
      <w:start w:val="1"/>
      <w:numFmt w:val="decimal"/>
      <w:lvlText w:val="%1."/>
      <w:lvlJc w:val="left"/>
      <w:pPr>
        <w:tabs>
          <w:tab w:val="num" w:pos="397"/>
        </w:tabs>
        <w:ind w:left="397" w:hanging="397"/>
      </w:pPr>
      <w:rPr>
        <w:rFonts w:hint="default"/>
      </w:rPr>
    </w:lvl>
  </w:abstractNum>
  <w:num w:numId="1" w16cid:durableId="887030351">
    <w:abstractNumId w:val="39"/>
  </w:num>
  <w:num w:numId="2" w16cid:durableId="1620330214">
    <w:abstractNumId w:val="6"/>
  </w:num>
  <w:num w:numId="3" w16cid:durableId="1265111765">
    <w:abstractNumId w:val="30"/>
  </w:num>
  <w:num w:numId="4" w16cid:durableId="210458634">
    <w:abstractNumId w:val="1"/>
  </w:num>
  <w:num w:numId="5" w16cid:durableId="1360618757">
    <w:abstractNumId w:val="41"/>
  </w:num>
  <w:num w:numId="6" w16cid:durableId="1616868633">
    <w:abstractNumId w:val="12"/>
  </w:num>
  <w:num w:numId="7" w16cid:durableId="1773475251">
    <w:abstractNumId w:val="36"/>
  </w:num>
  <w:num w:numId="8" w16cid:durableId="526218282">
    <w:abstractNumId w:val="48"/>
  </w:num>
  <w:num w:numId="9" w16cid:durableId="1145897872">
    <w:abstractNumId w:val="19"/>
  </w:num>
  <w:num w:numId="10" w16cid:durableId="524368930">
    <w:abstractNumId w:val="21"/>
  </w:num>
  <w:num w:numId="11" w16cid:durableId="1712995232">
    <w:abstractNumId w:val="7"/>
  </w:num>
  <w:num w:numId="12" w16cid:durableId="1199975890">
    <w:abstractNumId w:val="25"/>
  </w:num>
  <w:num w:numId="13" w16cid:durableId="1472748876">
    <w:abstractNumId w:val="40"/>
  </w:num>
  <w:num w:numId="14" w16cid:durableId="1319504543">
    <w:abstractNumId w:val="0"/>
  </w:num>
  <w:num w:numId="15" w16cid:durableId="2053310750">
    <w:abstractNumId w:val="33"/>
  </w:num>
  <w:num w:numId="16" w16cid:durableId="407464931">
    <w:abstractNumId w:val="38"/>
  </w:num>
  <w:num w:numId="17" w16cid:durableId="1918860692">
    <w:abstractNumId w:val="27"/>
  </w:num>
  <w:num w:numId="18" w16cid:durableId="702635212">
    <w:abstractNumId w:val="23"/>
  </w:num>
  <w:num w:numId="19" w16cid:durableId="697856387">
    <w:abstractNumId w:val="31"/>
  </w:num>
  <w:num w:numId="20" w16cid:durableId="537134188">
    <w:abstractNumId w:val="14"/>
  </w:num>
  <w:num w:numId="21" w16cid:durableId="1675839991">
    <w:abstractNumId w:val="11"/>
  </w:num>
  <w:num w:numId="22" w16cid:durableId="187909949">
    <w:abstractNumId w:val="9"/>
  </w:num>
  <w:num w:numId="23" w16cid:durableId="1146822017">
    <w:abstractNumId w:val="8"/>
  </w:num>
  <w:num w:numId="24" w16cid:durableId="656764075">
    <w:abstractNumId w:val="32"/>
  </w:num>
  <w:num w:numId="25" w16cid:durableId="1806777954">
    <w:abstractNumId w:val="28"/>
  </w:num>
  <w:num w:numId="26" w16cid:durableId="2089115098">
    <w:abstractNumId w:val="2"/>
  </w:num>
  <w:num w:numId="27" w16cid:durableId="1507790118">
    <w:abstractNumId w:val="47"/>
  </w:num>
  <w:num w:numId="28" w16cid:durableId="947470865">
    <w:abstractNumId w:val="46"/>
  </w:num>
  <w:num w:numId="29" w16cid:durableId="717780458">
    <w:abstractNumId w:val="45"/>
  </w:num>
  <w:num w:numId="30" w16cid:durableId="319164822">
    <w:abstractNumId w:val="24"/>
  </w:num>
  <w:num w:numId="31" w16cid:durableId="1309244344">
    <w:abstractNumId w:val="3"/>
    <w:lvlOverride w:ilvl="0">
      <w:lvl w:ilvl="0">
        <w:start w:val="1"/>
        <w:numFmt w:val="bullet"/>
        <w:pStyle w:val="NormalSubitem"/>
        <w:lvlText w:val=""/>
        <w:legacy w:legacy="1" w:legacySpace="0" w:legacyIndent="283"/>
        <w:lvlJc w:val="left"/>
        <w:pPr>
          <w:ind w:left="283" w:hanging="283"/>
        </w:pPr>
        <w:rPr>
          <w:rFonts w:ascii="Symbol" w:hAnsi="Symbol" w:hint="default"/>
        </w:rPr>
      </w:lvl>
    </w:lvlOverride>
  </w:num>
  <w:num w:numId="32" w16cid:durableId="1979453303">
    <w:abstractNumId w:val="35"/>
  </w:num>
  <w:num w:numId="33" w16cid:durableId="1587423302">
    <w:abstractNumId w:val="15"/>
  </w:num>
  <w:num w:numId="34" w16cid:durableId="650329437">
    <w:abstractNumId w:val="37"/>
  </w:num>
  <w:num w:numId="35" w16cid:durableId="2079012199">
    <w:abstractNumId w:val="34"/>
  </w:num>
  <w:num w:numId="36" w16cid:durableId="1214467574">
    <w:abstractNumId w:val="13"/>
  </w:num>
  <w:num w:numId="37" w16cid:durableId="1004629523">
    <w:abstractNumId w:val="10"/>
  </w:num>
  <w:num w:numId="38" w16cid:durableId="1055812354">
    <w:abstractNumId w:val="43"/>
  </w:num>
  <w:num w:numId="39" w16cid:durableId="418915488">
    <w:abstractNumId w:val="16"/>
  </w:num>
  <w:num w:numId="40" w16cid:durableId="1753817887">
    <w:abstractNumId w:val="5"/>
  </w:num>
  <w:num w:numId="41" w16cid:durableId="21639295">
    <w:abstractNumId w:val="26"/>
  </w:num>
  <w:num w:numId="42" w16cid:durableId="1482890512">
    <w:abstractNumId w:val="42"/>
  </w:num>
  <w:num w:numId="43" w16cid:durableId="472988280">
    <w:abstractNumId w:val="29"/>
  </w:num>
  <w:num w:numId="44" w16cid:durableId="683481438">
    <w:abstractNumId w:val="44"/>
  </w:num>
  <w:num w:numId="45" w16cid:durableId="1437601237">
    <w:abstractNumId w:val="22"/>
  </w:num>
  <w:num w:numId="46" w16cid:durableId="733503134">
    <w:abstractNumId w:val="20"/>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ík Jan">
    <w15:presenceInfo w15:providerId="AD" w15:userId="S::jan.kalik@seyfor.com::f9747d3d-c5a0-4076-a9e1-88da4e59bd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cs-CZ" w:vendorID="64" w:dllVersion="0" w:nlCheck="1" w:checkStyle="0"/>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4"/>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TEMPLATE - FITSDEV2-SC0X-FS-XXX-VX"/>
  </w:docVars>
  <w:rsids>
    <w:rsidRoot w:val="003C4DCC"/>
    <w:rsid w:val="000000F4"/>
    <w:rsid w:val="00000167"/>
    <w:rsid w:val="000002A3"/>
    <w:rsid w:val="000005FE"/>
    <w:rsid w:val="00000647"/>
    <w:rsid w:val="00000771"/>
    <w:rsid w:val="0000081D"/>
    <w:rsid w:val="000008CA"/>
    <w:rsid w:val="00000AC8"/>
    <w:rsid w:val="00000CB9"/>
    <w:rsid w:val="00000DC3"/>
    <w:rsid w:val="00000E6A"/>
    <w:rsid w:val="00000FC3"/>
    <w:rsid w:val="00000FFD"/>
    <w:rsid w:val="000010E6"/>
    <w:rsid w:val="0000124B"/>
    <w:rsid w:val="000016D4"/>
    <w:rsid w:val="00001829"/>
    <w:rsid w:val="00001AF8"/>
    <w:rsid w:val="00001E2F"/>
    <w:rsid w:val="00001E3D"/>
    <w:rsid w:val="00001EA2"/>
    <w:rsid w:val="00001EF3"/>
    <w:rsid w:val="000020F5"/>
    <w:rsid w:val="00002132"/>
    <w:rsid w:val="0000230B"/>
    <w:rsid w:val="00002567"/>
    <w:rsid w:val="00002850"/>
    <w:rsid w:val="00002A08"/>
    <w:rsid w:val="00002C36"/>
    <w:rsid w:val="00002D02"/>
    <w:rsid w:val="00002D37"/>
    <w:rsid w:val="00002D4D"/>
    <w:rsid w:val="00002F39"/>
    <w:rsid w:val="000032FF"/>
    <w:rsid w:val="0000337C"/>
    <w:rsid w:val="00003542"/>
    <w:rsid w:val="000035BB"/>
    <w:rsid w:val="00003676"/>
    <w:rsid w:val="00003784"/>
    <w:rsid w:val="0000394B"/>
    <w:rsid w:val="00003A0B"/>
    <w:rsid w:val="00003ACA"/>
    <w:rsid w:val="00003B3D"/>
    <w:rsid w:val="00003B9B"/>
    <w:rsid w:val="00003C4F"/>
    <w:rsid w:val="00003CE9"/>
    <w:rsid w:val="00003E05"/>
    <w:rsid w:val="00003F77"/>
    <w:rsid w:val="0000413C"/>
    <w:rsid w:val="000041DB"/>
    <w:rsid w:val="000044B3"/>
    <w:rsid w:val="000045F3"/>
    <w:rsid w:val="00004BA3"/>
    <w:rsid w:val="00004C86"/>
    <w:rsid w:val="00004EA6"/>
    <w:rsid w:val="0000522A"/>
    <w:rsid w:val="00005240"/>
    <w:rsid w:val="000052AE"/>
    <w:rsid w:val="00005436"/>
    <w:rsid w:val="00005511"/>
    <w:rsid w:val="00005714"/>
    <w:rsid w:val="00005826"/>
    <w:rsid w:val="00005A99"/>
    <w:rsid w:val="00005B0B"/>
    <w:rsid w:val="00005B9C"/>
    <w:rsid w:val="00005BD3"/>
    <w:rsid w:val="00005C0F"/>
    <w:rsid w:val="00005CA3"/>
    <w:rsid w:val="00005FD2"/>
    <w:rsid w:val="000061C8"/>
    <w:rsid w:val="000063A7"/>
    <w:rsid w:val="000064A4"/>
    <w:rsid w:val="000067CE"/>
    <w:rsid w:val="00006A66"/>
    <w:rsid w:val="00006A98"/>
    <w:rsid w:val="00006CAC"/>
    <w:rsid w:val="00006F82"/>
    <w:rsid w:val="00007093"/>
    <w:rsid w:val="0000722C"/>
    <w:rsid w:val="000074DA"/>
    <w:rsid w:val="00007565"/>
    <w:rsid w:val="000075BB"/>
    <w:rsid w:val="00007A2F"/>
    <w:rsid w:val="00007BAA"/>
    <w:rsid w:val="00007BD0"/>
    <w:rsid w:val="00007CBA"/>
    <w:rsid w:val="00007CE2"/>
    <w:rsid w:val="00007F21"/>
    <w:rsid w:val="00010143"/>
    <w:rsid w:val="000101A9"/>
    <w:rsid w:val="0001025F"/>
    <w:rsid w:val="0001043E"/>
    <w:rsid w:val="0001055E"/>
    <w:rsid w:val="00010589"/>
    <w:rsid w:val="000107CB"/>
    <w:rsid w:val="00010878"/>
    <w:rsid w:val="000108CF"/>
    <w:rsid w:val="00010A5B"/>
    <w:rsid w:val="00010BC0"/>
    <w:rsid w:val="00010CE7"/>
    <w:rsid w:val="00010CEC"/>
    <w:rsid w:val="00010D9D"/>
    <w:rsid w:val="00010F61"/>
    <w:rsid w:val="00010FB7"/>
    <w:rsid w:val="0001107B"/>
    <w:rsid w:val="0001122E"/>
    <w:rsid w:val="0001126C"/>
    <w:rsid w:val="00011315"/>
    <w:rsid w:val="0001138B"/>
    <w:rsid w:val="00011481"/>
    <w:rsid w:val="0001155A"/>
    <w:rsid w:val="000116AE"/>
    <w:rsid w:val="00011704"/>
    <w:rsid w:val="00011878"/>
    <w:rsid w:val="0001193D"/>
    <w:rsid w:val="0001198C"/>
    <w:rsid w:val="00011993"/>
    <w:rsid w:val="00011B1C"/>
    <w:rsid w:val="00011B91"/>
    <w:rsid w:val="00011CC2"/>
    <w:rsid w:val="00011E07"/>
    <w:rsid w:val="00011E1D"/>
    <w:rsid w:val="00011F94"/>
    <w:rsid w:val="00012155"/>
    <w:rsid w:val="000122DB"/>
    <w:rsid w:val="000126C9"/>
    <w:rsid w:val="00012703"/>
    <w:rsid w:val="00012775"/>
    <w:rsid w:val="000127CA"/>
    <w:rsid w:val="00012C82"/>
    <w:rsid w:val="00012C9F"/>
    <w:rsid w:val="00012DE9"/>
    <w:rsid w:val="00013382"/>
    <w:rsid w:val="000133FE"/>
    <w:rsid w:val="0001367D"/>
    <w:rsid w:val="000136A6"/>
    <w:rsid w:val="0001376C"/>
    <w:rsid w:val="000137A8"/>
    <w:rsid w:val="00013AF8"/>
    <w:rsid w:val="00013C6E"/>
    <w:rsid w:val="00013DB3"/>
    <w:rsid w:val="00013E65"/>
    <w:rsid w:val="0001419D"/>
    <w:rsid w:val="000141BD"/>
    <w:rsid w:val="000146A1"/>
    <w:rsid w:val="0001471C"/>
    <w:rsid w:val="0001474E"/>
    <w:rsid w:val="00014800"/>
    <w:rsid w:val="00014939"/>
    <w:rsid w:val="000149D9"/>
    <w:rsid w:val="00014A5F"/>
    <w:rsid w:val="00014B1A"/>
    <w:rsid w:val="00014B1C"/>
    <w:rsid w:val="00014B71"/>
    <w:rsid w:val="00014BD0"/>
    <w:rsid w:val="00014C58"/>
    <w:rsid w:val="00014CFD"/>
    <w:rsid w:val="00014F73"/>
    <w:rsid w:val="0001503A"/>
    <w:rsid w:val="00015251"/>
    <w:rsid w:val="00015296"/>
    <w:rsid w:val="00015300"/>
    <w:rsid w:val="000154E5"/>
    <w:rsid w:val="0001560C"/>
    <w:rsid w:val="00015611"/>
    <w:rsid w:val="00015744"/>
    <w:rsid w:val="000157B9"/>
    <w:rsid w:val="00015826"/>
    <w:rsid w:val="000158E2"/>
    <w:rsid w:val="0001599B"/>
    <w:rsid w:val="00015BA2"/>
    <w:rsid w:val="00015C1F"/>
    <w:rsid w:val="00015D72"/>
    <w:rsid w:val="00015E18"/>
    <w:rsid w:val="00015E1F"/>
    <w:rsid w:val="00015E5B"/>
    <w:rsid w:val="00015E5C"/>
    <w:rsid w:val="00015E92"/>
    <w:rsid w:val="00015FCD"/>
    <w:rsid w:val="000160D3"/>
    <w:rsid w:val="000160EF"/>
    <w:rsid w:val="000161F3"/>
    <w:rsid w:val="00016275"/>
    <w:rsid w:val="0001632C"/>
    <w:rsid w:val="00016342"/>
    <w:rsid w:val="00016573"/>
    <w:rsid w:val="000166E2"/>
    <w:rsid w:val="00016767"/>
    <w:rsid w:val="0001678C"/>
    <w:rsid w:val="000167E3"/>
    <w:rsid w:val="00016912"/>
    <w:rsid w:val="00016C43"/>
    <w:rsid w:val="0001723B"/>
    <w:rsid w:val="000172CA"/>
    <w:rsid w:val="000172CB"/>
    <w:rsid w:val="000172F5"/>
    <w:rsid w:val="000175F4"/>
    <w:rsid w:val="000176FC"/>
    <w:rsid w:val="00017B8D"/>
    <w:rsid w:val="00017CBA"/>
    <w:rsid w:val="00017D2D"/>
    <w:rsid w:val="00017E0E"/>
    <w:rsid w:val="00020077"/>
    <w:rsid w:val="000203EA"/>
    <w:rsid w:val="00020457"/>
    <w:rsid w:val="00020600"/>
    <w:rsid w:val="0002072C"/>
    <w:rsid w:val="00020832"/>
    <w:rsid w:val="00020C38"/>
    <w:rsid w:val="00020D14"/>
    <w:rsid w:val="00021004"/>
    <w:rsid w:val="000210F7"/>
    <w:rsid w:val="00021212"/>
    <w:rsid w:val="0002168C"/>
    <w:rsid w:val="000216A8"/>
    <w:rsid w:val="00021722"/>
    <w:rsid w:val="000218D8"/>
    <w:rsid w:val="000218F5"/>
    <w:rsid w:val="0002197B"/>
    <w:rsid w:val="000219DD"/>
    <w:rsid w:val="00021B44"/>
    <w:rsid w:val="00021BBE"/>
    <w:rsid w:val="00021D77"/>
    <w:rsid w:val="00021E9B"/>
    <w:rsid w:val="00022000"/>
    <w:rsid w:val="0002200B"/>
    <w:rsid w:val="0002238F"/>
    <w:rsid w:val="00022399"/>
    <w:rsid w:val="00022419"/>
    <w:rsid w:val="00022536"/>
    <w:rsid w:val="0002267E"/>
    <w:rsid w:val="000226FF"/>
    <w:rsid w:val="00022795"/>
    <w:rsid w:val="00022836"/>
    <w:rsid w:val="000228C4"/>
    <w:rsid w:val="00022CC1"/>
    <w:rsid w:val="00022D87"/>
    <w:rsid w:val="00022FBA"/>
    <w:rsid w:val="000234DB"/>
    <w:rsid w:val="00023986"/>
    <w:rsid w:val="00023BF9"/>
    <w:rsid w:val="00023D64"/>
    <w:rsid w:val="00024072"/>
    <w:rsid w:val="00024221"/>
    <w:rsid w:val="000242B6"/>
    <w:rsid w:val="0002453D"/>
    <w:rsid w:val="00024774"/>
    <w:rsid w:val="00024A4B"/>
    <w:rsid w:val="00024CA4"/>
    <w:rsid w:val="00024CE7"/>
    <w:rsid w:val="00024DAC"/>
    <w:rsid w:val="00024EB5"/>
    <w:rsid w:val="00024EDB"/>
    <w:rsid w:val="00024FFA"/>
    <w:rsid w:val="00025027"/>
    <w:rsid w:val="00025110"/>
    <w:rsid w:val="000251BC"/>
    <w:rsid w:val="000251D7"/>
    <w:rsid w:val="0002533E"/>
    <w:rsid w:val="00025362"/>
    <w:rsid w:val="00025453"/>
    <w:rsid w:val="000254B6"/>
    <w:rsid w:val="0002567D"/>
    <w:rsid w:val="000256E9"/>
    <w:rsid w:val="000256F8"/>
    <w:rsid w:val="0002587B"/>
    <w:rsid w:val="0002592A"/>
    <w:rsid w:val="00025978"/>
    <w:rsid w:val="00025A54"/>
    <w:rsid w:val="00025A6A"/>
    <w:rsid w:val="00025B59"/>
    <w:rsid w:val="00025E3F"/>
    <w:rsid w:val="00025ECD"/>
    <w:rsid w:val="00025EF1"/>
    <w:rsid w:val="00025F31"/>
    <w:rsid w:val="00026081"/>
    <w:rsid w:val="00026212"/>
    <w:rsid w:val="00026357"/>
    <w:rsid w:val="0002643B"/>
    <w:rsid w:val="00026671"/>
    <w:rsid w:val="0002668D"/>
    <w:rsid w:val="000266EF"/>
    <w:rsid w:val="0002686A"/>
    <w:rsid w:val="0002697D"/>
    <w:rsid w:val="000269B7"/>
    <w:rsid w:val="00026AC3"/>
    <w:rsid w:val="00026CDA"/>
    <w:rsid w:val="00026DC2"/>
    <w:rsid w:val="000277BB"/>
    <w:rsid w:val="00027866"/>
    <w:rsid w:val="00027E8D"/>
    <w:rsid w:val="00027EB7"/>
    <w:rsid w:val="00027F95"/>
    <w:rsid w:val="00027FD6"/>
    <w:rsid w:val="00030420"/>
    <w:rsid w:val="000304C8"/>
    <w:rsid w:val="000304F7"/>
    <w:rsid w:val="00030505"/>
    <w:rsid w:val="000305FE"/>
    <w:rsid w:val="0003074C"/>
    <w:rsid w:val="00030776"/>
    <w:rsid w:val="000308CC"/>
    <w:rsid w:val="0003095D"/>
    <w:rsid w:val="00030B79"/>
    <w:rsid w:val="00030CC2"/>
    <w:rsid w:val="00030ED7"/>
    <w:rsid w:val="0003116F"/>
    <w:rsid w:val="00031317"/>
    <w:rsid w:val="000314B2"/>
    <w:rsid w:val="00031533"/>
    <w:rsid w:val="00031680"/>
    <w:rsid w:val="000318B7"/>
    <w:rsid w:val="00031A0E"/>
    <w:rsid w:val="00031B7C"/>
    <w:rsid w:val="00031BFF"/>
    <w:rsid w:val="00031D43"/>
    <w:rsid w:val="0003225C"/>
    <w:rsid w:val="00032349"/>
    <w:rsid w:val="000324E2"/>
    <w:rsid w:val="000325DC"/>
    <w:rsid w:val="00032660"/>
    <w:rsid w:val="00032703"/>
    <w:rsid w:val="00032A38"/>
    <w:rsid w:val="00032B9C"/>
    <w:rsid w:val="00032BD8"/>
    <w:rsid w:val="00032D18"/>
    <w:rsid w:val="00032D6D"/>
    <w:rsid w:val="00032F7D"/>
    <w:rsid w:val="000330D8"/>
    <w:rsid w:val="00033407"/>
    <w:rsid w:val="00033444"/>
    <w:rsid w:val="00033508"/>
    <w:rsid w:val="000335F5"/>
    <w:rsid w:val="000337B2"/>
    <w:rsid w:val="000337B7"/>
    <w:rsid w:val="00033843"/>
    <w:rsid w:val="0003398C"/>
    <w:rsid w:val="00033B29"/>
    <w:rsid w:val="00033C9E"/>
    <w:rsid w:val="00033D75"/>
    <w:rsid w:val="00033D91"/>
    <w:rsid w:val="00033F31"/>
    <w:rsid w:val="0003402D"/>
    <w:rsid w:val="000346B1"/>
    <w:rsid w:val="000346C4"/>
    <w:rsid w:val="00034765"/>
    <w:rsid w:val="000348A1"/>
    <w:rsid w:val="00034AB5"/>
    <w:rsid w:val="00034F1A"/>
    <w:rsid w:val="00035098"/>
    <w:rsid w:val="000350EE"/>
    <w:rsid w:val="000351C5"/>
    <w:rsid w:val="00035457"/>
    <w:rsid w:val="000355B3"/>
    <w:rsid w:val="000355D8"/>
    <w:rsid w:val="000356A0"/>
    <w:rsid w:val="00035796"/>
    <w:rsid w:val="000359B6"/>
    <w:rsid w:val="00035A2B"/>
    <w:rsid w:val="00035ACA"/>
    <w:rsid w:val="00035B73"/>
    <w:rsid w:val="00035C5A"/>
    <w:rsid w:val="00035F72"/>
    <w:rsid w:val="00035F8B"/>
    <w:rsid w:val="0003616F"/>
    <w:rsid w:val="00036185"/>
    <w:rsid w:val="000361A5"/>
    <w:rsid w:val="000363CF"/>
    <w:rsid w:val="000364EF"/>
    <w:rsid w:val="00036527"/>
    <w:rsid w:val="00036730"/>
    <w:rsid w:val="00036765"/>
    <w:rsid w:val="000369C9"/>
    <w:rsid w:val="000369D3"/>
    <w:rsid w:val="00036A61"/>
    <w:rsid w:val="00036E5D"/>
    <w:rsid w:val="00037184"/>
    <w:rsid w:val="00037263"/>
    <w:rsid w:val="00037336"/>
    <w:rsid w:val="000373AA"/>
    <w:rsid w:val="000376CC"/>
    <w:rsid w:val="000377EB"/>
    <w:rsid w:val="0003783B"/>
    <w:rsid w:val="00037A3A"/>
    <w:rsid w:val="00037A43"/>
    <w:rsid w:val="00037B43"/>
    <w:rsid w:val="00037B78"/>
    <w:rsid w:val="00037C25"/>
    <w:rsid w:val="0004012E"/>
    <w:rsid w:val="000401BB"/>
    <w:rsid w:val="00040291"/>
    <w:rsid w:val="000403CC"/>
    <w:rsid w:val="00040432"/>
    <w:rsid w:val="000404D0"/>
    <w:rsid w:val="000406AD"/>
    <w:rsid w:val="000407BB"/>
    <w:rsid w:val="0004097E"/>
    <w:rsid w:val="00040C60"/>
    <w:rsid w:val="00040CBF"/>
    <w:rsid w:val="0004177A"/>
    <w:rsid w:val="00041980"/>
    <w:rsid w:val="000419D1"/>
    <w:rsid w:val="000419DD"/>
    <w:rsid w:val="00041BF8"/>
    <w:rsid w:val="00041DB8"/>
    <w:rsid w:val="00041F33"/>
    <w:rsid w:val="00041F40"/>
    <w:rsid w:val="00041FA5"/>
    <w:rsid w:val="00042011"/>
    <w:rsid w:val="000420F0"/>
    <w:rsid w:val="00042373"/>
    <w:rsid w:val="000423D2"/>
    <w:rsid w:val="00042422"/>
    <w:rsid w:val="00042777"/>
    <w:rsid w:val="0004288A"/>
    <w:rsid w:val="00042965"/>
    <w:rsid w:val="00042AB9"/>
    <w:rsid w:val="00042AC8"/>
    <w:rsid w:val="00042AD7"/>
    <w:rsid w:val="00042AED"/>
    <w:rsid w:val="00042B2E"/>
    <w:rsid w:val="00042B64"/>
    <w:rsid w:val="00042EAB"/>
    <w:rsid w:val="00042FF0"/>
    <w:rsid w:val="00043187"/>
    <w:rsid w:val="000433FB"/>
    <w:rsid w:val="00043407"/>
    <w:rsid w:val="00043416"/>
    <w:rsid w:val="000434AF"/>
    <w:rsid w:val="000435F2"/>
    <w:rsid w:val="00043992"/>
    <w:rsid w:val="000439A6"/>
    <w:rsid w:val="000439EC"/>
    <w:rsid w:val="00043D2A"/>
    <w:rsid w:val="00043D2B"/>
    <w:rsid w:val="00043FB7"/>
    <w:rsid w:val="000441B6"/>
    <w:rsid w:val="000442D0"/>
    <w:rsid w:val="00044423"/>
    <w:rsid w:val="0004444D"/>
    <w:rsid w:val="00044450"/>
    <w:rsid w:val="00044558"/>
    <w:rsid w:val="00044605"/>
    <w:rsid w:val="00044712"/>
    <w:rsid w:val="0004479D"/>
    <w:rsid w:val="00044856"/>
    <w:rsid w:val="00044B34"/>
    <w:rsid w:val="00044BFC"/>
    <w:rsid w:val="00044DE8"/>
    <w:rsid w:val="00044E93"/>
    <w:rsid w:val="00045269"/>
    <w:rsid w:val="000452A6"/>
    <w:rsid w:val="000456B6"/>
    <w:rsid w:val="00045906"/>
    <w:rsid w:val="00045914"/>
    <w:rsid w:val="00045C08"/>
    <w:rsid w:val="00045C28"/>
    <w:rsid w:val="00045D87"/>
    <w:rsid w:val="00045E21"/>
    <w:rsid w:val="00045F50"/>
    <w:rsid w:val="00045FE9"/>
    <w:rsid w:val="0004616D"/>
    <w:rsid w:val="00046360"/>
    <w:rsid w:val="000463D8"/>
    <w:rsid w:val="000464A6"/>
    <w:rsid w:val="0004661A"/>
    <w:rsid w:val="00046648"/>
    <w:rsid w:val="000468F2"/>
    <w:rsid w:val="00046ACF"/>
    <w:rsid w:val="00046B42"/>
    <w:rsid w:val="00046B96"/>
    <w:rsid w:val="00046C88"/>
    <w:rsid w:val="0004708F"/>
    <w:rsid w:val="0004717B"/>
    <w:rsid w:val="00047242"/>
    <w:rsid w:val="000472B8"/>
    <w:rsid w:val="000474EA"/>
    <w:rsid w:val="000475AC"/>
    <w:rsid w:val="00047641"/>
    <w:rsid w:val="00047678"/>
    <w:rsid w:val="000476ED"/>
    <w:rsid w:val="000477B5"/>
    <w:rsid w:val="000478A8"/>
    <w:rsid w:val="00047C8D"/>
    <w:rsid w:val="00047DFD"/>
    <w:rsid w:val="0005016C"/>
    <w:rsid w:val="0005032B"/>
    <w:rsid w:val="0005041D"/>
    <w:rsid w:val="0005042E"/>
    <w:rsid w:val="0005048B"/>
    <w:rsid w:val="000507F8"/>
    <w:rsid w:val="00050CAE"/>
    <w:rsid w:val="00050CFB"/>
    <w:rsid w:val="00050E59"/>
    <w:rsid w:val="00050F14"/>
    <w:rsid w:val="00050F51"/>
    <w:rsid w:val="00050FAA"/>
    <w:rsid w:val="000510BB"/>
    <w:rsid w:val="00051396"/>
    <w:rsid w:val="00051415"/>
    <w:rsid w:val="00051421"/>
    <w:rsid w:val="000514F7"/>
    <w:rsid w:val="000516A8"/>
    <w:rsid w:val="00051887"/>
    <w:rsid w:val="00051A89"/>
    <w:rsid w:val="00051E27"/>
    <w:rsid w:val="00051E3F"/>
    <w:rsid w:val="00052458"/>
    <w:rsid w:val="000524F0"/>
    <w:rsid w:val="000526B7"/>
    <w:rsid w:val="00052DB0"/>
    <w:rsid w:val="00052E5B"/>
    <w:rsid w:val="00053127"/>
    <w:rsid w:val="00053183"/>
    <w:rsid w:val="00053422"/>
    <w:rsid w:val="00053568"/>
    <w:rsid w:val="00053725"/>
    <w:rsid w:val="00053946"/>
    <w:rsid w:val="00053AA8"/>
    <w:rsid w:val="00053B6E"/>
    <w:rsid w:val="000540F8"/>
    <w:rsid w:val="0005413B"/>
    <w:rsid w:val="000542A4"/>
    <w:rsid w:val="000542DA"/>
    <w:rsid w:val="00054506"/>
    <w:rsid w:val="00054640"/>
    <w:rsid w:val="00054805"/>
    <w:rsid w:val="00054947"/>
    <w:rsid w:val="00054BF3"/>
    <w:rsid w:val="00054C16"/>
    <w:rsid w:val="00054D17"/>
    <w:rsid w:val="00054DC9"/>
    <w:rsid w:val="00054F81"/>
    <w:rsid w:val="000550F9"/>
    <w:rsid w:val="0005515B"/>
    <w:rsid w:val="00055218"/>
    <w:rsid w:val="0005526B"/>
    <w:rsid w:val="00055313"/>
    <w:rsid w:val="0005536D"/>
    <w:rsid w:val="00055404"/>
    <w:rsid w:val="0005543D"/>
    <w:rsid w:val="000554BF"/>
    <w:rsid w:val="00055738"/>
    <w:rsid w:val="000557CF"/>
    <w:rsid w:val="00055859"/>
    <w:rsid w:val="0005591D"/>
    <w:rsid w:val="00055A2D"/>
    <w:rsid w:val="00055B78"/>
    <w:rsid w:val="00055BAE"/>
    <w:rsid w:val="00055E52"/>
    <w:rsid w:val="00055EDF"/>
    <w:rsid w:val="00055F01"/>
    <w:rsid w:val="0005609D"/>
    <w:rsid w:val="000560A0"/>
    <w:rsid w:val="000560AE"/>
    <w:rsid w:val="00056146"/>
    <w:rsid w:val="0005633D"/>
    <w:rsid w:val="000565EE"/>
    <w:rsid w:val="00056626"/>
    <w:rsid w:val="00056C4D"/>
    <w:rsid w:val="00056E5C"/>
    <w:rsid w:val="000572D9"/>
    <w:rsid w:val="00057354"/>
    <w:rsid w:val="00057659"/>
    <w:rsid w:val="0005771E"/>
    <w:rsid w:val="00057BDC"/>
    <w:rsid w:val="00057C7E"/>
    <w:rsid w:val="00057DE6"/>
    <w:rsid w:val="0006002B"/>
    <w:rsid w:val="0006002E"/>
    <w:rsid w:val="00060340"/>
    <w:rsid w:val="00060447"/>
    <w:rsid w:val="000604E9"/>
    <w:rsid w:val="000609F8"/>
    <w:rsid w:val="00060ACA"/>
    <w:rsid w:val="00060BE3"/>
    <w:rsid w:val="00060D01"/>
    <w:rsid w:val="00061104"/>
    <w:rsid w:val="00061115"/>
    <w:rsid w:val="00061120"/>
    <w:rsid w:val="000614A1"/>
    <w:rsid w:val="00061515"/>
    <w:rsid w:val="00061529"/>
    <w:rsid w:val="000615DD"/>
    <w:rsid w:val="00061747"/>
    <w:rsid w:val="00061A96"/>
    <w:rsid w:val="00061C00"/>
    <w:rsid w:val="00061CEF"/>
    <w:rsid w:val="00061F42"/>
    <w:rsid w:val="00061F4D"/>
    <w:rsid w:val="00061F9F"/>
    <w:rsid w:val="00062172"/>
    <w:rsid w:val="000621B3"/>
    <w:rsid w:val="000623E8"/>
    <w:rsid w:val="000626EE"/>
    <w:rsid w:val="0006284C"/>
    <w:rsid w:val="000628E7"/>
    <w:rsid w:val="0006292C"/>
    <w:rsid w:val="00062C0A"/>
    <w:rsid w:val="00062C35"/>
    <w:rsid w:val="00062C3B"/>
    <w:rsid w:val="00062C64"/>
    <w:rsid w:val="00062CB0"/>
    <w:rsid w:val="00062E4F"/>
    <w:rsid w:val="00063135"/>
    <w:rsid w:val="000635C7"/>
    <w:rsid w:val="000635FE"/>
    <w:rsid w:val="000637B6"/>
    <w:rsid w:val="000637CF"/>
    <w:rsid w:val="00063874"/>
    <w:rsid w:val="00063907"/>
    <w:rsid w:val="00063AC6"/>
    <w:rsid w:val="00063BA8"/>
    <w:rsid w:val="00063E3A"/>
    <w:rsid w:val="00064090"/>
    <w:rsid w:val="000641FD"/>
    <w:rsid w:val="00064225"/>
    <w:rsid w:val="00064271"/>
    <w:rsid w:val="000642F4"/>
    <w:rsid w:val="00064331"/>
    <w:rsid w:val="00064403"/>
    <w:rsid w:val="00064404"/>
    <w:rsid w:val="0006442B"/>
    <w:rsid w:val="0006459A"/>
    <w:rsid w:val="00064708"/>
    <w:rsid w:val="0006475F"/>
    <w:rsid w:val="00064CAC"/>
    <w:rsid w:val="00064D95"/>
    <w:rsid w:val="000650B5"/>
    <w:rsid w:val="0006520A"/>
    <w:rsid w:val="00065544"/>
    <w:rsid w:val="0006574A"/>
    <w:rsid w:val="00065C31"/>
    <w:rsid w:val="00065F67"/>
    <w:rsid w:val="00065F8C"/>
    <w:rsid w:val="00065FAB"/>
    <w:rsid w:val="0006620C"/>
    <w:rsid w:val="000663B9"/>
    <w:rsid w:val="00066441"/>
    <w:rsid w:val="00066C61"/>
    <w:rsid w:val="00066CAE"/>
    <w:rsid w:val="00066CB9"/>
    <w:rsid w:val="00066DD4"/>
    <w:rsid w:val="00066E0F"/>
    <w:rsid w:val="00066F88"/>
    <w:rsid w:val="0006727C"/>
    <w:rsid w:val="0006736D"/>
    <w:rsid w:val="000675AA"/>
    <w:rsid w:val="000678B5"/>
    <w:rsid w:val="00067A44"/>
    <w:rsid w:val="00067A91"/>
    <w:rsid w:val="00067B65"/>
    <w:rsid w:val="00067E25"/>
    <w:rsid w:val="00067F76"/>
    <w:rsid w:val="00070097"/>
    <w:rsid w:val="0007066A"/>
    <w:rsid w:val="00070696"/>
    <w:rsid w:val="000706D9"/>
    <w:rsid w:val="00070730"/>
    <w:rsid w:val="00070756"/>
    <w:rsid w:val="00070829"/>
    <w:rsid w:val="000708EB"/>
    <w:rsid w:val="00070A99"/>
    <w:rsid w:val="00070C2A"/>
    <w:rsid w:val="00070E79"/>
    <w:rsid w:val="00070F94"/>
    <w:rsid w:val="00071034"/>
    <w:rsid w:val="0007115D"/>
    <w:rsid w:val="00071230"/>
    <w:rsid w:val="0007126B"/>
    <w:rsid w:val="00071851"/>
    <w:rsid w:val="00071AAC"/>
    <w:rsid w:val="00071C0B"/>
    <w:rsid w:val="00072166"/>
    <w:rsid w:val="0007222C"/>
    <w:rsid w:val="000722BD"/>
    <w:rsid w:val="00072401"/>
    <w:rsid w:val="0007245B"/>
    <w:rsid w:val="00072532"/>
    <w:rsid w:val="00072812"/>
    <w:rsid w:val="00072964"/>
    <w:rsid w:val="00072ABF"/>
    <w:rsid w:val="00072BCD"/>
    <w:rsid w:val="00072DE8"/>
    <w:rsid w:val="00072E8C"/>
    <w:rsid w:val="00072F30"/>
    <w:rsid w:val="0007307C"/>
    <w:rsid w:val="000732EA"/>
    <w:rsid w:val="000733A0"/>
    <w:rsid w:val="000733AD"/>
    <w:rsid w:val="0007340E"/>
    <w:rsid w:val="0007361A"/>
    <w:rsid w:val="00073652"/>
    <w:rsid w:val="0007366C"/>
    <w:rsid w:val="000736FD"/>
    <w:rsid w:val="00073747"/>
    <w:rsid w:val="00073C89"/>
    <w:rsid w:val="00073D8C"/>
    <w:rsid w:val="0007400C"/>
    <w:rsid w:val="000740D4"/>
    <w:rsid w:val="000741CF"/>
    <w:rsid w:val="00074285"/>
    <w:rsid w:val="000743C7"/>
    <w:rsid w:val="0007441A"/>
    <w:rsid w:val="0007445A"/>
    <w:rsid w:val="0007462A"/>
    <w:rsid w:val="000747D4"/>
    <w:rsid w:val="0007481A"/>
    <w:rsid w:val="000749BB"/>
    <w:rsid w:val="000749CE"/>
    <w:rsid w:val="00074A99"/>
    <w:rsid w:val="00074B49"/>
    <w:rsid w:val="00075002"/>
    <w:rsid w:val="0007501B"/>
    <w:rsid w:val="000750B9"/>
    <w:rsid w:val="0007528A"/>
    <w:rsid w:val="0007528F"/>
    <w:rsid w:val="000752EF"/>
    <w:rsid w:val="000753A4"/>
    <w:rsid w:val="00075513"/>
    <w:rsid w:val="000755AF"/>
    <w:rsid w:val="00075721"/>
    <w:rsid w:val="00075809"/>
    <w:rsid w:val="00075A9A"/>
    <w:rsid w:val="00075AFE"/>
    <w:rsid w:val="00075C57"/>
    <w:rsid w:val="00075CFE"/>
    <w:rsid w:val="00075EAF"/>
    <w:rsid w:val="00076082"/>
    <w:rsid w:val="0007608B"/>
    <w:rsid w:val="00076103"/>
    <w:rsid w:val="000761EB"/>
    <w:rsid w:val="00076575"/>
    <w:rsid w:val="00076854"/>
    <w:rsid w:val="00076C76"/>
    <w:rsid w:val="00076D35"/>
    <w:rsid w:val="00076DDF"/>
    <w:rsid w:val="00076F3D"/>
    <w:rsid w:val="00077346"/>
    <w:rsid w:val="000773C4"/>
    <w:rsid w:val="00077487"/>
    <w:rsid w:val="000774D2"/>
    <w:rsid w:val="000775EF"/>
    <w:rsid w:val="00077CB3"/>
    <w:rsid w:val="00077EA6"/>
    <w:rsid w:val="000801CB"/>
    <w:rsid w:val="00080232"/>
    <w:rsid w:val="0008033E"/>
    <w:rsid w:val="00080601"/>
    <w:rsid w:val="000806AD"/>
    <w:rsid w:val="00080950"/>
    <w:rsid w:val="00080B32"/>
    <w:rsid w:val="00080C9E"/>
    <w:rsid w:val="00080CE1"/>
    <w:rsid w:val="00080D15"/>
    <w:rsid w:val="00080DC4"/>
    <w:rsid w:val="00080DC8"/>
    <w:rsid w:val="0008105B"/>
    <w:rsid w:val="00081063"/>
    <w:rsid w:val="00081736"/>
    <w:rsid w:val="00081A12"/>
    <w:rsid w:val="00081ECC"/>
    <w:rsid w:val="0008204A"/>
    <w:rsid w:val="00082356"/>
    <w:rsid w:val="00082363"/>
    <w:rsid w:val="000825A3"/>
    <w:rsid w:val="000825DC"/>
    <w:rsid w:val="00082622"/>
    <w:rsid w:val="00082795"/>
    <w:rsid w:val="0008294E"/>
    <w:rsid w:val="0008298C"/>
    <w:rsid w:val="00082B20"/>
    <w:rsid w:val="00082D09"/>
    <w:rsid w:val="00082EA7"/>
    <w:rsid w:val="00082EB1"/>
    <w:rsid w:val="00083094"/>
    <w:rsid w:val="000830F4"/>
    <w:rsid w:val="000831E7"/>
    <w:rsid w:val="00083349"/>
    <w:rsid w:val="0008334A"/>
    <w:rsid w:val="000833AC"/>
    <w:rsid w:val="000834A9"/>
    <w:rsid w:val="000835EC"/>
    <w:rsid w:val="0008362B"/>
    <w:rsid w:val="0008371A"/>
    <w:rsid w:val="0008379B"/>
    <w:rsid w:val="000838FE"/>
    <w:rsid w:val="00083BB1"/>
    <w:rsid w:val="00083BEC"/>
    <w:rsid w:val="00083D56"/>
    <w:rsid w:val="00083D83"/>
    <w:rsid w:val="00083FED"/>
    <w:rsid w:val="00084381"/>
    <w:rsid w:val="000849A7"/>
    <w:rsid w:val="00084A3F"/>
    <w:rsid w:val="00084B94"/>
    <w:rsid w:val="00084CAF"/>
    <w:rsid w:val="00084E10"/>
    <w:rsid w:val="00084E8C"/>
    <w:rsid w:val="00084FE5"/>
    <w:rsid w:val="000850C5"/>
    <w:rsid w:val="000853E9"/>
    <w:rsid w:val="000854D4"/>
    <w:rsid w:val="000855F8"/>
    <w:rsid w:val="000857FA"/>
    <w:rsid w:val="000858FD"/>
    <w:rsid w:val="00085912"/>
    <w:rsid w:val="00085BF2"/>
    <w:rsid w:val="00085C49"/>
    <w:rsid w:val="00085CF6"/>
    <w:rsid w:val="00085F63"/>
    <w:rsid w:val="000860AB"/>
    <w:rsid w:val="0008614B"/>
    <w:rsid w:val="000861BE"/>
    <w:rsid w:val="000861CD"/>
    <w:rsid w:val="00086521"/>
    <w:rsid w:val="000866C6"/>
    <w:rsid w:val="0008674F"/>
    <w:rsid w:val="00086892"/>
    <w:rsid w:val="00086AF2"/>
    <w:rsid w:val="00086B7C"/>
    <w:rsid w:val="00086BAF"/>
    <w:rsid w:val="00086DDE"/>
    <w:rsid w:val="00086F3C"/>
    <w:rsid w:val="0008715D"/>
    <w:rsid w:val="0008726F"/>
    <w:rsid w:val="000872B3"/>
    <w:rsid w:val="00087374"/>
    <w:rsid w:val="000873AE"/>
    <w:rsid w:val="00087421"/>
    <w:rsid w:val="0008751A"/>
    <w:rsid w:val="0008765F"/>
    <w:rsid w:val="000877DA"/>
    <w:rsid w:val="00087BD2"/>
    <w:rsid w:val="00087C58"/>
    <w:rsid w:val="00087CD7"/>
    <w:rsid w:val="00087F42"/>
    <w:rsid w:val="00087F5D"/>
    <w:rsid w:val="00087F68"/>
    <w:rsid w:val="000901B6"/>
    <w:rsid w:val="000901C4"/>
    <w:rsid w:val="0009033D"/>
    <w:rsid w:val="0009041D"/>
    <w:rsid w:val="000904A7"/>
    <w:rsid w:val="0009062B"/>
    <w:rsid w:val="00090818"/>
    <w:rsid w:val="000909DB"/>
    <w:rsid w:val="00090A25"/>
    <w:rsid w:val="00090A31"/>
    <w:rsid w:val="00090B9C"/>
    <w:rsid w:val="00090C17"/>
    <w:rsid w:val="00090CE4"/>
    <w:rsid w:val="00090D1F"/>
    <w:rsid w:val="00090D37"/>
    <w:rsid w:val="00090F36"/>
    <w:rsid w:val="00090F55"/>
    <w:rsid w:val="000911C8"/>
    <w:rsid w:val="00091298"/>
    <w:rsid w:val="00091420"/>
    <w:rsid w:val="00091433"/>
    <w:rsid w:val="00091727"/>
    <w:rsid w:val="00091A20"/>
    <w:rsid w:val="00091D1F"/>
    <w:rsid w:val="00091E72"/>
    <w:rsid w:val="00092080"/>
    <w:rsid w:val="00092086"/>
    <w:rsid w:val="00092831"/>
    <w:rsid w:val="000928F4"/>
    <w:rsid w:val="00092C2F"/>
    <w:rsid w:val="00092E49"/>
    <w:rsid w:val="00093007"/>
    <w:rsid w:val="000930D9"/>
    <w:rsid w:val="000932A1"/>
    <w:rsid w:val="00093445"/>
    <w:rsid w:val="000934D9"/>
    <w:rsid w:val="0009359A"/>
    <w:rsid w:val="00093696"/>
    <w:rsid w:val="0009379D"/>
    <w:rsid w:val="000938B3"/>
    <w:rsid w:val="00093B34"/>
    <w:rsid w:val="00093D84"/>
    <w:rsid w:val="00093DEB"/>
    <w:rsid w:val="00094016"/>
    <w:rsid w:val="000941A0"/>
    <w:rsid w:val="0009425B"/>
    <w:rsid w:val="0009434C"/>
    <w:rsid w:val="00094692"/>
    <w:rsid w:val="000949F0"/>
    <w:rsid w:val="00094AA6"/>
    <w:rsid w:val="00094C40"/>
    <w:rsid w:val="00094C60"/>
    <w:rsid w:val="00094CA8"/>
    <w:rsid w:val="00094CCB"/>
    <w:rsid w:val="00094DA6"/>
    <w:rsid w:val="00094E17"/>
    <w:rsid w:val="00094E50"/>
    <w:rsid w:val="00095180"/>
    <w:rsid w:val="000952BE"/>
    <w:rsid w:val="000953AE"/>
    <w:rsid w:val="00095518"/>
    <w:rsid w:val="000955AE"/>
    <w:rsid w:val="000956BB"/>
    <w:rsid w:val="000957C4"/>
    <w:rsid w:val="0009587E"/>
    <w:rsid w:val="00095B35"/>
    <w:rsid w:val="00095C93"/>
    <w:rsid w:val="00095E9A"/>
    <w:rsid w:val="00095F30"/>
    <w:rsid w:val="00095FDE"/>
    <w:rsid w:val="00096040"/>
    <w:rsid w:val="00096115"/>
    <w:rsid w:val="00096138"/>
    <w:rsid w:val="000961BB"/>
    <w:rsid w:val="000962C3"/>
    <w:rsid w:val="000964EF"/>
    <w:rsid w:val="0009689C"/>
    <w:rsid w:val="000968CB"/>
    <w:rsid w:val="00096A2E"/>
    <w:rsid w:val="00096A7B"/>
    <w:rsid w:val="00096C2C"/>
    <w:rsid w:val="00096C5B"/>
    <w:rsid w:val="00096D4C"/>
    <w:rsid w:val="00097000"/>
    <w:rsid w:val="0009708D"/>
    <w:rsid w:val="0009709E"/>
    <w:rsid w:val="000970AD"/>
    <w:rsid w:val="00097139"/>
    <w:rsid w:val="00097430"/>
    <w:rsid w:val="00097846"/>
    <w:rsid w:val="00097901"/>
    <w:rsid w:val="00097BDC"/>
    <w:rsid w:val="00097E2A"/>
    <w:rsid w:val="00097ECD"/>
    <w:rsid w:val="00097EFE"/>
    <w:rsid w:val="00097FB1"/>
    <w:rsid w:val="000A0165"/>
    <w:rsid w:val="000A01F9"/>
    <w:rsid w:val="000A0948"/>
    <w:rsid w:val="000A09B4"/>
    <w:rsid w:val="000A0AA3"/>
    <w:rsid w:val="000A0AFD"/>
    <w:rsid w:val="000A0B17"/>
    <w:rsid w:val="000A0B32"/>
    <w:rsid w:val="000A0B92"/>
    <w:rsid w:val="000A0E43"/>
    <w:rsid w:val="000A0ED9"/>
    <w:rsid w:val="000A1372"/>
    <w:rsid w:val="000A1448"/>
    <w:rsid w:val="000A16D3"/>
    <w:rsid w:val="000A1887"/>
    <w:rsid w:val="000A1E29"/>
    <w:rsid w:val="000A1FAF"/>
    <w:rsid w:val="000A2045"/>
    <w:rsid w:val="000A216E"/>
    <w:rsid w:val="000A2171"/>
    <w:rsid w:val="000A24C2"/>
    <w:rsid w:val="000A27E3"/>
    <w:rsid w:val="000A286D"/>
    <w:rsid w:val="000A2BFE"/>
    <w:rsid w:val="000A2DA9"/>
    <w:rsid w:val="000A2F71"/>
    <w:rsid w:val="000A30E1"/>
    <w:rsid w:val="000A3187"/>
    <w:rsid w:val="000A3254"/>
    <w:rsid w:val="000A3371"/>
    <w:rsid w:val="000A3380"/>
    <w:rsid w:val="000A33EE"/>
    <w:rsid w:val="000A3400"/>
    <w:rsid w:val="000A348D"/>
    <w:rsid w:val="000A357B"/>
    <w:rsid w:val="000A3771"/>
    <w:rsid w:val="000A37B0"/>
    <w:rsid w:val="000A381E"/>
    <w:rsid w:val="000A3C80"/>
    <w:rsid w:val="000A3D24"/>
    <w:rsid w:val="000A4041"/>
    <w:rsid w:val="000A418E"/>
    <w:rsid w:val="000A42C7"/>
    <w:rsid w:val="000A42F8"/>
    <w:rsid w:val="000A4410"/>
    <w:rsid w:val="000A4418"/>
    <w:rsid w:val="000A4543"/>
    <w:rsid w:val="000A47DE"/>
    <w:rsid w:val="000A4A99"/>
    <w:rsid w:val="000A4AC9"/>
    <w:rsid w:val="000A4B88"/>
    <w:rsid w:val="000A4C5A"/>
    <w:rsid w:val="000A4C9B"/>
    <w:rsid w:val="000A4ED6"/>
    <w:rsid w:val="000A4EFE"/>
    <w:rsid w:val="000A4F09"/>
    <w:rsid w:val="000A4F19"/>
    <w:rsid w:val="000A507D"/>
    <w:rsid w:val="000A518F"/>
    <w:rsid w:val="000A5191"/>
    <w:rsid w:val="000A528C"/>
    <w:rsid w:val="000A540C"/>
    <w:rsid w:val="000A5684"/>
    <w:rsid w:val="000A5726"/>
    <w:rsid w:val="000A5980"/>
    <w:rsid w:val="000A5A8D"/>
    <w:rsid w:val="000A5ADC"/>
    <w:rsid w:val="000A5C1C"/>
    <w:rsid w:val="000A5CC5"/>
    <w:rsid w:val="000A5D44"/>
    <w:rsid w:val="000A5E42"/>
    <w:rsid w:val="000A5FA5"/>
    <w:rsid w:val="000A63B4"/>
    <w:rsid w:val="000A65C7"/>
    <w:rsid w:val="000A65CE"/>
    <w:rsid w:val="000A6634"/>
    <w:rsid w:val="000A68AC"/>
    <w:rsid w:val="000A693C"/>
    <w:rsid w:val="000A6954"/>
    <w:rsid w:val="000A6B22"/>
    <w:rsid w:val="000A6B77"/>
    <w:rsid w:val="000A6B96"/>
    <w:rsid w:val="000A6EAF"/>
    <w:rsid w:val="000A6FC8"/>
    <w:rsid w:val="000A7046"/>
    <w:rsid w:val="000A70B6"/>
    <w:rsid w:val="000A71EA"/>
    <w:rsid w:val="000A730D"/>
    <w:rsid w:val="000A7511"/>
    <w:rsid w:val="000A759E"/>
    <w:rsid w:val="000A75DF"/>
    <w:rsid w:val="000A7752"/>
    <w:rsid w:val="000A789C"/>
    <w:rsid w:val="000A790A"/>
    <w:rsid w:val="000A79D1"/>
    <w:rsid w:val="000A7C6E"/>
    <w:rsid w:val="000A7CEC"/>
    <w:rsid w:val="000A7F3A"/>
    <w:rsid w:val="000A7FCA"/>
    <w:rsid w:val="000B0449"/>
    <w:rsid w:val="000B0575"/>
    <w:rsid w:val="000B06F6"/>
    <w:rsid w:val="000B07D8"/>
    <w:rsid w:val="000B0867"/>
    <w:rsid w:val="000B08F6"/>
    <w:rsid w:val="000B092E"/>
    <w:rsid w:val="000B09CF"/>
    <w:rsid w:val="000B0AD7"/>
    <w:rsid w:val="000B0C31"/>
    <w:rsid w:val="000B0C5C"/>
    <w:rsid w:val="000B0CC4"/>
    <w:rsid w:val="000B0D9F"/>
    <w:rsid w:val="000B0DBD"/>
    <w:rsid w:val="000B0EEC"/>
    <w:rsid w:val="000B0EFC"/>
    <w:rsid w:val="000B128B"/>
    <w:rsid w:val="000B12C8"/>
    <w:rsid w:val="000B16CC"/>
    <w:rsid w:val="000B1839"/>
    <w:rsid w:val="000B18B1"/>
    <w:rsid w:val="000B1997"/>
    <w:rsid w:val="000B1BC7"/>
    <w:rsid w:val="000B1C1D"/>
    <w:rsid w:val="000B1EE9"/>
    <w:rsid w:val="000B1F1B"/>
    <w:rsid w:val="000B1F98"/>
    <w:rsid w:val="000B2186"/>
    <w:rsid w:val="000B218A"/>
    <w:rsid w:val="000B2237"/>
    <w:rsid w:val="000B2508"/>
    <w:rsid w:val="000B2589"/>
    <w:rsid w:val="000B268A"/>
    <w:rsid w:val="000B280D"/>
    <w:rsid w:val="000B2B57"/>
    <w:rsid w:val="000B2D8C"/>
    <w:rsid w:val="000B2E71"/>
    <w:rsid w:val="000B314E"/>
    <w:rsid w:val="000B3267"/>
    <w:rsid w:val="000B338F"/>
    <w:rsid w:val="000B35FC"/>
    <w:rsid w:val="000B36F1"/>
    <w:rsid w:val="000B3794"/>
    <w:rsid w:val="000B3CB7"/>
    <w:rsid w:val="000B3D92"/>
    <w:rsid w:val="000B3DFB"/>
    <w:rsid w:val="000B3EB5"/>
    <w:rsid w:val="000B3FD2"/>
    <w:rsid w:val="000B4103"/>
    <w:rsid w:val="000B41C3"/>
    <w:rsid w:val="000B420C"/>
    <w:rsid w:val="000B42E2"/>
    <w:rsid w:val="000B455F"/>
    <w:rsid w:val="000B499B"/>
    <w:rsid w:val="000B4A95"/>
    <w:rsid w:val="000B4AF4"/>
    <w:rsid w:val="000B4B14"/>
    <w:rsid w:val="000B4C3D"/>
    <w:rsid w:val="000B4D29"/>
    <w:rsid w:val="000B4E27"/>
    <w:rsid w:val="000B4FF4"/>
    <w:rsid w:val="000B5009"/>
    <w:rsid w:val="000B5155"/>
    <w:rsid w:val="000B5248"/>
    <w:rsid w:val="000B52B1"/>
    <w:rsid w:val="000B5715"/>
    <w:rsid w:val="000B5736"/>
    <w:rsid w:val="000B58B7"/>
    <w:rsid w:val="000B58BC"/>
    <w:rsid w:val="000B58BF"/>
    <w:rsid w:val="000B5914"/>
    <w:rsid w:val="000B59AF"/>
    <w:rsid w:val="000B5B6B"/>
    <w:rsid w:val="000B5CBA"/>
    <w:rsid w:val="000B5E22"/>
    <w:rsid w:val="000B5F48"/>
    <w:rsid w:val="000B5F9D"/>
    <w:rsid w:val="000B61BB"/>
    <w:rsid w:val="000B62D0"/>
    <w:rsid w:val="000B636D"/>
    <w:rsid w:val="000B63C8"/>
    <w:rsid w:val="000B63F4"/>
    <w:rsid w:val="000B665E"/>
    <w:rsid w:val="000B6B27"/>
    <w:rsid w:val="000B6CC3"/>
    <w:rsid w:val="000B6EF5"/>
    <w:rsid w:val="000B6EF8"/>
    <w:rsid w:val="000B70DE"/>
    <w:rsid w:val="000B7362"/>
    <w:rsid w:val="000B7391"/>
    <w:rsid w:val="000B758D"/>
    <w:rsid w:val="000B769A"/>
    <w:rsid w:val="000B772B"/>
    <w:rsid w:val="000B7915"/>
    <w:rsid w:val="000B799D"/>
    <w:rsid w:val="000B7AF8"/>
    <w:rsid w:val="000B7DEE"/>
    <w:rsid w:val="000B7E26"/>
    <w:rsid w:val="000B7E76"/>
    <w:rsid w:val="000C0037"/>
    <w:rsid w:val="000C00CE"/>
    <w:rsid w:val="000C0365"/>
    <w:rsid w:val="000C0445"/>
    <w:rsid w:val="000C04C7"/>
    <w:rsid w:val="000C0574"/>
    <w:rsid w:val="000C061B"/>
    <w:rsid w:val="000C08B1"/>
    <w:rsid w:val="000C0922"/>
    <w:rsid w:val="000C0975"/>
    <w:rsid w:val="000C0976"/>
    <w:rsid w:val="000C0AA4"/>
    <w:rsid w:val="000C0CE2"/>
    <w:rsid w:val="000C0D97"/>
    <w:rsid w:val="000C0DB4"/>
    <w:rsid w:val="000C0E84"/>
    <w:rsid w:val="000C0F09"/>
    <w:rsid w:val="000C0FC5"/>
    <w:rsid w:val="000C1051"/>
    <w:rsid w:val="000C10D0"/>
    <w:rsid w:val="000C1148"/>
    <w:rsid w:val="000C1320"/>
    <w:rsid w:val="000C1410"/>
    <w:rsid w:val="000C1411"/>
    <w:rsid w:val="000C1753"/>
    <w:rsid w:val="000C17FD"/>
    <w:rsid w:val="000C1AD9"/>
    <w:rsid w:val="000C1C38"/>
    <w:rsid w:val="000C1E3C"/>
    <w:rsid w:val="000C1E90"/>
    <w:rsid w:val="000C1ECE"/>
    <w:rsid w:val="000C20BE"/>
    <w:rsid w:val="000C21A0"/>
    <w:rsid w:val="000C2246"/>
    <w:rsid w:val="000C24C0"/>
    <w:rsid w:val="000C292B"/>
    <w:rsid w:val="000C2AAC"/>
    <w:rsid w:val="000C2E87"/>
    <w:rsid w:val="000C2F11"/>
    <w:rsid w:val="000C326D"/>
    <w:rsid w:val="000C3390"/>
    <w:rsid w:val="000C33CD"/>
    <w:rsid w:val="000C3488"/>
    <w:rsid w:val="000C34DF"/>
    <w:rsid w:val="000C360F"/>
    <w:rsid w:val="000C3834"/>
    <w:rsid w:val="000C3859"/>
    <w:rsid w:val="000C39FD"/>
    <w:rsid w:val="000C3B29"/>
    <w:rsid w:val="000C3C1F"/>
    <w:rsid w:val="000C3C5B"/>
    <w:rsid w:val="000C3CD0"/>
    <w:rsid w:val="000C3DF1"/>
    <w:rsid w:val="000C4331"/>
    <w:rsid w:val="000C435C"/>
    <w:rsid w:val="000C4453"/>
    <w:rsid w:val="000C45BA"/>
    <w:rsid w:val="000C4646"/>
    <w:rsid w:val="000C477E"/>
    <w:rsid w:val="000C488B"/>
    <w:rsid w:val="000C4945"/>
    <w:rsid w:val="000C4946"/>
    <w:rsid w:val="000C49C1"/>
    <w:rsid w:val="000C49E4"/>
    <w:rsid w:val="000C4A08"/>
    <w:rsid w:val="000C4A18"/>
    <w:rsid w:val="000C4A90"/>
    <w:rsid w:val="000C4DC4"/>
    <w:rsid w:val="000C4ED4"/>
    <w:rsid w:val="000C4FCD"/>
    <w:rsid w:val="000C5077"/>
    <w:rsid w:val="000C511F"/>
    <w:rsid w:val="000C5180"/>
    <w:rsid w:val="000C527C"/>
    <w:rsid w:val="000C52CE"/>
    <w:rsid w:val="000C54F0"/>
    <w:rsid w:val="000C5539"/>
    <w:rsid w:val="000C561E"/>
    <w:rsid w:val="000C562E"/>
    <w:rsid w:val="000C5636"/>
    <w:rsid w:val="000C569B"/>
    <w:rsid w:val="000C5732"/>
    <w:rsid w:val="000C58E4"/>
    <w:rsid w:val="000C58EB"/>
    <w:rsid w:val="000C5C57"/>
    <w:rsid w:val="000C5CAE"/>
    <w:rsid w:val="000C5D21"/>
    <w:rsid w:val="000C5DD4"/>
    <w:rsid w:val="000C5DE2"/>
    <w:rsid w:val="000C5FC1"/>
    <w:rsid w:val="000C5FC6"/>
    <w:rsid w:val="000C6047"/>
    <w:rsid w:val="000C6107"/>
    <w:rsid w:val="000C6127"/>
    <w:rsid w:val="000C619B"/>
    <w:rsid w:val="000C6308"/>
    <w:rsid w:val="000C638E"/>
    <w:rsid w:val="000C63F3"/>
    <w:rsid w:val="000C64DE"/>
    <w:rsid w:val="000C6588"/>
    <w:rsid w:val="000C6681"/>
    <w:rsid w:val="000C682E"/>
    <w:rsid w:val="000C6903"/>
    <w:rsid w:val="000C6D14"/>
    <w:rsid w:val="000C6E69"/>
    <w:rsid w:val="000C6F2F"/>
    <w:rsid w:val="000C736A"/>
    <w:rsid w:val="000C74BA"/>
    <w:rsid w:val="000C7661"/>
    <w:rsid w:val="000C766F"/>
    <w:rsid w:val="000C7822"/>
    <w:rsid w:val="000C7A5A"/>
    <w:rsid w:val="000C7C1A"/>
    <w:rsid w:val="000C7CBF"/>
    <w:rsid w:val="000C7ED9"/>
    <w:rsid w:val="000C7F70"/>
    <w:rsid w:val="000D0276"/>
    <w:rsid w:val="000D0551"/>
    <w:rsid w:val="000D0597"/>
    <w:rsid w:val="000D05BF"/>
    <w:rsid w:val="000D089C"/>
    <w:rsid w:val="000D0ADD"/>
    <w:rsid w:val="000D0CDE"/>
    <w:rsid w:val="000D0E8B"/>
    <w:rsid w:val="000D138D"/>
    <w:rsid w:val="000D177D"/>
    <w:rsid w:val="000D17B1"/>
    <w:rsid w:val="000D17D3"/>
    <w:rsid w:val="000D186B"/>
    <w:rsid w:val="000D1985"/>
    <w:rsid w:val="000D19CA"/>
    <w:rsid w:val="000D1B9E"/>
    <w:rsid w:val="000D1C3A"/>
    <w:rsid w:val="000D1CBC"/>
    <w:rsid w:val="000D1E0B"/>
    <w:rsid w:val="000D1E4B"/>
    <w:rsid w:val="000D1E5C"/>
    <w:rsid w:val="000D1F99"/>
    <w:rsid w:val="000D1FCD"/>
    <w:rsid w:val="000D20F8"/>
    <w:rsid w:val="000D22FC"/>
    <w:rsid w:val="000D2430"/>
    <w:rsid w:val="000D24DE"/>
    <w:rsid w:val="000D26DC"/>
    <w:rsid w:val="000D2787"/>
    <w:rsid w:val="000D2882"/>
    <w:rsid w:val="000D2911"/>
    <w:rsid w:val="000D2ABC"/>
    <w:rsid w:val="000D2BE4"/>
    <w:rsid w:val="000D2D18"/>
    <w:rsid w:val="000D2E41"/>
    <w:rsid w:val="000D2EE0"/>
    <w:rsid w:val="000D3029"/>
    <w:rsid w:val="000D3203"/>
    <w:rsid w:val="000D33D1"/>
    <w:rsid w:val="000D342D"/>
    <w:rsid w:val="000D36CE"/>
    <w:rsid w:val="000D36FE"/>
    <w:rsid w:val="000D3A80"/>
    <w:rsid w:val="000D3D29"/>
    <w:rsid w:val="000D3E16"/>
    <w:rsid w:val="000D3E77"/>
    <w:rsid w:val="000D3EC6"/>
    <w:rsid w:val="000D4071"/>
    <w:rsid w:val="000D41FB"/>
    <w:rsid w:val="000D421B"/>
    <w:rsid w:val="000D42CB"/>
    <w:rsid w:val="000D4341"/>
    <w:rsid w:val="000D43B2"/>
    <w:rsid w:val="000D4598"/>
    <w:rsid w:val="000D45DE"/>
    <w:rsid w:val="000D46EA"/>
    <w:rsid w:val="000D475A"/>
    <w:rsid w:val="000D497A"/>
    <w:rsid w:val="000D4A1C"/>
    <w:rsid w:val="000D4CE3"/>
    <w:rsid w:val="000D4DCC"/>
    <w:rsid w:val="000D506F"/>
    <w:rsid w:val="000D5092"/>
    <w:rsid w:val="000D5167"/>
    <w:rsid w:val="000D5208"/>
    <w:rsid w:val="000D5313"/>
    <w:rsid w:val="000D550C"/>
    <w:rsid w:val="000D5579"/>
    <w:rsid w:val="000D55E5"/>
    <w:rsid w:val="000D55FF"/>
    <w:rsid w:val="000D5633"/>
    <w:rsid w:val="000D573B"/>
    <w:rsid w:val="000D5851"/>
    <w:rsid w:val="000D58A6"/>
    <w:rsid w:val="000D593A"/>
    <w:rsid w:val="000D595F"/>
    <w:rsid w:val="000D59B8"/>
    <w:rsid w:val="000D5B79"/>
    <w:rsid w:val="000D5E08"/>
    <w:rsid w:val="000D61F4"/>
    <w:rsid w:val="000D620F"/>
    <w:rsid w:val="000D624C"/>
    <w:rsid w:val="000D65A8"/>
    <w:rsid w:val="000D6790"/>
    <w:rsid w:val="000D6818"/>
    <w:rsid w:val="000D6874"/>
    <w:rsid w:val="000D689D"/>
    <w:rsid w:val="000D6B0E"/>
    <w:rsid w:val="000D6BCB"/>
    <w:rsid w:val="000D6D9F"/>
    <w:rsid w:val="000D6FBC"/>
    <w:rsid w:val="000D7117"/>
    <w:rsid w:val="000D73C7"/>
    <w:rsid w:val="000D7404"/>
    <w:rsid w:val="000D758E"/>
    <w:rsid w:val="000D766B"/>
    <w:rsid w:val="000D78A4"/>
    <w:rsid w:val="000D7B35"/>
    <w:rsid w:val="000D7CF8"/>
    <w:rsid w:val="000D7D02"/>
    <w:rsid w:val="000D7E77"/>
    <w:rsid w:val="000E021A"/>
    <w:rsid w:val="000E02CF"/>
    <w:rsid w:val="000E049A"/>
    <w:rsid w:val="000E0503"/>
    <w:rsid w:val="000E0575"/>
    <w:rsid w:val="000E0630"/>
    <w:rsid w:val="000E08D9"/>
    <w:rsid w:val="000E093D"/>
    <w:rsid w:val="000E097F"/>
    <w:rsid w:val="000E0BDA"/>
    <w:rsid w:val="000E0BFF"/>
    <w:rsid w:val="000E0C64"/>
    <w:rsid w:val="000E0DF2"/>
    <w:rsid w:val="000E0E76"/>
    <w:rsid w:val="000E0FBA"/>
    <w:rsid w:val="000E1040"/>
    <w:rsid w:val="000E11CA"/>
    <w:rsid w:val="000E12EB"/>
    <w:rsid w:val="000E1315"/>
    <w:rsid w:val="000E137A"/>
    <w:rsid w:val="000E13FF"/>
    <w:rsid w:val="000E1933"/>
    <w:rsid w:val="000E1B42"/>
    <w:rsid w:val="000E1D11"/>
    <w:rsid w:val="000E1F8D"/>
    <w:rsid w:val="000E1F99"/>
    <w:rsid w:val="000E2041"/>
    <w:rsid w:val="000E20DA"/>
    <w:rsid w:val="000E2100"/>
    <w:rsid w:val="000E2123"/>
    <w:rsid w:val="000E21D8"/>
    <w:rsid w:val="000E220D"/>
    <w:rsid w:val="000E23E4"/>
    <w:rsid w:val="000E27B6"/>
    <w:rsid w:val="000E27FB"/>
    <w:rsid w:val="000E2981"/>
    <w:rsid w:val="000E2B3E"/>
    <w:rsid w:val="000E2C6C"/>
    <w:rsid w:val="000E2D37"/>
    <w:rsid w:val="000E2E6F"/>
    <w:rsid w:val="000E2EF5"/>
    <w:rsid w:val="000E3038"/>
    <w:rsid w:val="000E33A1"/>
    <w:rsid w:val="000E33F3"/>
    <w:rsid w:val="000E3417"/>
    <w:rsid w:val="000E37A2"/>
    <w:rsid w:val="000E3ADB"/>
    <w:rsid w:val="000E3B7D"/>
    <w:rsid w:val="000E3D73"/>
    <w:rsid w:val="000E3D94"/>
    <w:rsid w:val="000E3E0E"/>
    <w:rsid w:val="000E3F9F"/>
    <w:rsid w:val="000E4139"/>
    <w:rsid w:val="000E4322"/>
    <w:rsid w:val="000E435B"/>
    <w:rsid w:val="000E437C"/>
    <w:rsid w:val="000E43F2"/>
    <w:rsid w:val="000E449A"/>
    <w:rsid w:val="000E4530"/>
    <w:rsid w:val="000E47FC"/>
    <w:rsid w:val="000E4854"/>
    <w:rsid w:val="000E48FE"/>
    <w:rsid w:val="000E49A6"/>
    <w:rsid w:val="000E4A6D"/>
    <w:rsid w:val="000E4AF5"/>
    <w:rsid w:val="000E4BB9"/>
    <w:rsid w:val="000E4EEE"/>
    <w:rsid w:val="000E4F1A"/>
    <w:rsid w:val="000E4F3E"/>
    <w:rsid w:val="000E4FEC"/>
    <w:rsid w:val="000E5009"/>
    <w:rsid w:val="000E50D1"/>
    <w:rsid w:val="000E5148"/>
    <w:rsid w:val="000E523D"/>
    <w:rsid w:val="000E5325"/>
    <w:rsid w:val="000E561D"/>
    <w:rsid w:val="000E5AC3"/>
    <w:rsid w:val="000E5DC8"/>
    <w:rsid w:val="000E5E5E"/>
    <w:rsid w:val="000E5F91"/>
    <w:rsid w:val="000E5FEA"/>
    <w:rsid w:val="000E6126"/>
    <w:rsid w:val="000E6178"/>
    <w:rsid w:val="000E6469"/>
    <w:rsid w:val="000E667A"/>
    <w:rsid w:val="000E7269"/>
    <w:rsid w:val="000E7358"/>
    <w:rsid w:val="000E738C"/>
    <w:rsid w:val="000E7471"/>
    <w:rsid w:val="000E74B5"/>
    <w:rsid w:val="000E7576"/>
    <w:rsid w:val="000E770F"/>
    <w:rsid w:val="000E7789"/>
    <w:rsid w:val="000E77C4"/>
    <w:rsid w:val="000E77F8"/>
    <w:rsid w:val="000E7974"/>
    <w:rsid w:val="000E7BD0"/>
    <w:rsid w:val="000E7CAC"/>
    <w:rsid w:val="000E7D56"/>
    <w:rsid w:val="000E7EDA"/>
    <w:rsid w:val="000E7F24"/>
    <w:rsid w:val="000F023E"/>
    <w:rsid w:val="000F03C1"/>
    <w:rsid w:val="000F03D9"/>
    <w:rsid w:val="000F071C"/>
    <w:rsid w:val="000F07A9"/>
    <w:rsid w:val="000F081A"/>
    <w:rsid w:val="000F0AA7"/>
    <w:rsid w:val="000F0C12"/>
    <w:rsid w:val="000F0DA0"/>
    <w:rsid w:val="000F1131"/>
    <w:rsid w:val="000F13F5"/>
    <w:rsid w:val="000F13FF"/>
    <w:rsid w:val="000F142A"/>
    <w:rsid w:val="000F145F"/>
    <w:rsid w:val="000F147F"/>
    <w:rsid w:val="000F196C"/>
    <w:rsid w:val="000F1ACD"/>
    <w:rsid w:val="000F1B74"/>
    <w:rsid w:val="000F1BCE"/>
    <w:rsid w:val="000F1EB7"/>
    <w:rsid w:val="000F2122"/>
    <w:rsid w:val="000F212B"/>
    <w:rsid w:val="000F2445"/>
    <w:rsid w:val="000F24D3"/>
    <w:rsid w:val="000F2521"/>
    <w:rsid w:val="000F2567"/>
    <w:rsid w:val="000F2823"/>
    <w:rsid w:val="000F28E8"/>
    <w:rsid w:val="000F29D7"/>
    <w:rsid w:val="000F2A3A"/>
    <w:rsid w:val="000F2ABB"/>
    <w:rsid w:val="000F2ACF"/>
    <w:rsid w:val="000F2BB6"/>
    <w:rsid w:val="000F2C29"/>
    <w:rsid w:val="000F2C88"/>
    <w:rsid w:val="000F2D2F"/>
    <w:rsid w:val="000F2E06"/>
    <w:rsid w:val="000F2FA2"/>
    <w:rsid w:val="000F306C"/>
    <w:rsid w:val="000F30BF"/>
    <w:rsid w:val="000F3182"/>
    <w:rsid w:val="000F31DA"/>
    <w:rsid w:val="000F3286"/>
    <w:rsid w:val="000F329D"/>
    <w:rsid w:val="000F338F"/>
    <w:rsid w:val="000F346F"/>
    <w:rsid w:val="000F3996"/>
    <w:rsid w:val="000F3E35"/>
    <w:rsid w:val="000F3E89"/>
    <w:rsid w:val="000F3E91"/>
    <w:rsid w:val="000F433D"/>
    <w:rsid w:val="000F447E"/>
    <w:rsid w:val="000F48F7"/>
    <w:rsid w:val="000F4B3E"/>
    <w:rsid w:val="000F4BB6"/>
    <w:rsid w:val="000F4D23"/>
    <w:rsid w:val="000F4E09"/>
    <w:rsid w:val="000F5006"/>
    <w:rsid w:val="000F516B"/>
    <w:rsid w:val="000F5224"/>
    <w:rsid w:val="000F557E"/>
    <w:rsid w:val="000F5594"/>
    <w:rsid w:val="000F55D7"/>
    <w:rsid w:val="000F5630"/>
    <w:rsid w:val="000F56A4"/>
    <w:rsid w:val="000F578E"/>
    <w:rsid w:val="000F57C6"/>
    <w:rsid w:val="000F590F"/>
    <w:rsid w:val="000F5941"/>
    <w:rsid w:val="000F5B3F"/>
    <w:rsid w:val="000F5C0D"/>
    <w:rsid w:val="000F5D00"/>
    <w:rsid w:val="000F5D79"/>
    <w:rsid w:val="000F5E61"/>
    <w:rsid w:val="000F6201"/>
    <w:rsid w:val="000F62B9"/>
    <w:rsid w:val="000F66A8"/>
    <w:rsid w:val="000F66C9"/>
    <w:rsid w:val="000F68FB"/>
    <w:rsid w:val="000F699B"/>
    <w:rsid w:val="000F6D9F"/>
    <w:rsid w:val="000F6ED5"/>
    <w:rsid w:val="000F725F"/>
    <w:rsid w:val="000F73C4"/>
    <w:rsid w:val="000F73EE"/>
    <w:rsid w:val="000F7728"/>
    <w:rsid w:val="000F77E9"/>
    <w:rsid w:val="000F789B"/>
    <w:rsid w:val="000F79A7"/>
    <w:rsid w:val="000F79E2"/>
    <w:rsid w:val="000F7AF0"/>
    <w:rsid w:val="000F7CF9"/>
    <w:rsid w:val="000F7E43"/>
    <w:rsid w:val="000F7E75"/>
    <w:rsid w:val="001001EA"/>
    <w:rsid w:val="00100292"/>
    <w:rsid w:val="001002A4"/>
    <w:rsid w:val="00100313"/>
    <w:rsid w:val="001004B8"/>
    <w:rsid w:val="00100653"/>
    <w:rsid w:val="00100736"/>
    <w:rsid w:val="00100977"/>
    <w:rsid w:val="00100A02"/>
    <w:rsid w:val="00100A74"/>
    <w:rsid w:val="00100B13"/>
    <w:rsid w:val="00100C5C"/>
    <w:rsid w:val="00100CB0"/>
    <w:rsid w:val="00100D02"/>
    <w:rsid w:val="0010121A"/>
    <w:rsid w:val="001013DE"/>
    <w:rsid w:val="00101480"/>
    <w:rsid w:val="00101489"/>
    <w:rsid w:val="001017CB"/>
    <w:rsid w:val="00101976"/>
    <w:rsid w:val="00101A31"/>
    <w:rsid w:val="00101A5F"/>
    <w:rsid w:val="00101BEC"/>
    <w:rsid w:val="00101C02"/>
    <w:rsid w:val="00101DE3"/>
    <w:rsid w:val="001020D5"/>
    <w:rsid w:val="0010214B"/>
    <w:rsid w:val="00102294"/>
    <w:rsid w:val="001024DF"/>
    <w:rsid w:val="001028FA"/>
    <w:rsid w:val="00102986"/>
    <w:rsid w:val="001029E3"/>
    <w:rsid w:val="00102A37"/>
    <w:rsid w:val="00102A67"/>
    <w:rsid w:val="00102BCF"/>
    <w:rsid w:val="00102D01"/>
    <w:rsid w:val="00102D57"/>
    <w:rsid w:val="00102EC6"/>
    <w:rsid w:val="00103121"/>
    <w:rsid w:val="00103171"/>
    <w:rsid w:val="001033B9"/>
    <w:rsid w:val="0010348A"/>
    <w:rsid w:val="001036CE"/>
    <w:rsid w:val="0010377F"/>
    <w:rsid w:val="001039A3"/>
    <w:rsid w:val="001039F3"/>
    <w:rsid w:val="00103C5A"/>
    <w:rsid w:val="00103CE7"/>
    <w:rsid w:val="00103E99"/>
    <w:rsid w:val="001040C5"/>
    <w:rsid w:val="001041B3"/>
    <w:rsid w:val="001041EA"/>
    <w:rsid w:val="00104278"/>
    <w:rsid w:val="0010433C"/>
    <w:rsid w:val="001044E1"/>
    <w:rsid w:val="0010489F"/>
    <w:rsid w:val="00104B8C"/>
    <w:rsid w:val="00104BD6"/>
    <w:rsid w:val="00104C43"/>
    <w:rsid w:val="00104DD1"/>
    <w:rsid w:val="00104E7F"/>
    <w:rsid w:val="001052B8"/>
    <w:rsid w:val="001054CC"/>
    <w:rsid w:val="001056AE"/>
    <w:rsid w:val="0010599F"/>
    <w:rsid w:val="00105B66"/>
    <w:rsid w:val="00105D51"/>
    <w:rsid w:val="001061CC"/>
    <w:rsid w:val="00106527"/>
    <w:rsid w:val="001067E0"/>
    <w:rsid w:val="001069BB"/>
    <w:rsid w:val="00106AD7"/>
    <w:rsid w:val="00106CF9"/>
    <w:rsid w:val="00106DC2"/>
    <w:rsid w:val="00106DD9"/>
    <w:rsid w:val="00106EAB"/>
    <w:rsid w:val="00106F58"/>
    <w:rsid w:val="001071F5"/>
    <w:rsid w:val="00107508"/>
    <w:rsid w:val="00107576"/>
    <w:rsid w:val="0010765B"/>
    <w:rsid w:val="00107C2A"/>
    <w:rsid w:val="00107C32"/>
    <w:rsid w:val="00107C67"/>
    <w:rsid w:val="00107CEF"/>
    <w:rsid w:val="00107DD8"/>
    <w:rsid w:val="00107E2C"/>
    <w:rsid w:val="00107FD5"/>
    <w:rsid w:val="00110068"/>
    <w:rsid w:val="00110265"/>
    <w:rsid w:val="00110350"/>
    <w:rsid w:val="001104CF"/>
    <w:rsid w:val="00110512"/>
    <w:rsid w:val="00110A96"/>
    <w:rsid w:val="00110D82"/>
    <w:rsid w:val="00110E97"/>
    <w:rsid w:val="00110F07"/>
    <w:rsid w:val="00110F97"/>
    <w:rsid w:val="00110FD4"/>
    <w:rsid w:val="00110FDB"/>
    <w:rsid w:val="00111038"/>
    <w:rsid w:val="00111205"/>
    <w:rsid w:val="001112F2"/>
    <w:rsid w:val="00111323"/>
    <w:rsid w:val="0011156C"/>
    <w:rsid w:val="001116EC"/>
    <w:rsid w:val="001117C1"/>
    <w:rsid w:val="0011185C"/>
    <w:rsid w:val="0011185E"/>
    <w:rsid w:val="001118B1"/>
    <w:rsid w:val="00111AD6"/>
    <w:rsid w:val="00111ED6"/>
    <w:rsid w:val="00111EF5"/>
    <w:rsid w:val="00112306"/>
    <w:rsid w:val="00112532"/>
    <w:rsid w:val="0011286F"/>
    <w:rsid w:val="001128EB"/>
    <w:rsid w:val="00112B02"/>
    <w:rsid w:val="00112B75"/>
    <w:rsid w:val="00112D23"/>
    <w:rsid w:val="00113479"/>
    <w:rsid w:val="00113565"/>
    <w:rsid w:val="00113587"/>
    <w:rsid w:val="00113769"/>
    <w:rsid w:val="0011384D"/>
    <w:rsid w:val="00113924"/>
    <w:rsid w:val="001139DC"/>
    <w:rsid w:val="00113C6D"/>
    <w:rsid w:val="00113CF6"/>
    <w:rsid w:val="00113EB1"/>
    <w:rsid w:val="001140F0"/>
    <w:rsid w:val="001141C5"/>
    <w:rsid w:val="00114229"/>
    <w:rsid w:val="0011443C"/>
    <w:rsid w:val="001145AD"/>
    <w:rsid w:val="00114644"/>
    <w:rsid w:val="00114804"/>
    <w:rsid w:val="00114A62"/>
    <w:rsid w:val="00114C55"/>
    <w:rsid w:val="00114ED2"/>
    <w:rsid w:val="00114EDE"/>
    <w:rsid w:val="00114FCC"/>
    <w:rsid w:val="00115135"/>
    <w:rsid w:val="001151D8"/>
    <w:rsid w:val="001153F4"/>
    <w:rsid w:val="0011540E"/>
    <w:rsid w:val="00115516"/>
    <w:rsid w:val="001155EA"/>
    <w:rsid w:val="001157B1"/>
    <w:rsid w:val="00115897"/>
    <w:rsid w:val="00115A46"/>
    <w:rsid w:val="00115AD1"/>
    <w:rsid w:val="00115B73"/>
    <w:rsid w:val="00115E7C"/>
    <w:rsid w:val="00115ED3"/>
    <w:rsid w:val="00115F1C"/>
    <w:rsid w:val="00115F74"/>
    <w:rsid w:val="001160C7"/>
    <w:rsid w:val="00116156"/>
    <w:rsid w:val="00116366"/>
    <w:rsid w:val="0011638F"/>
    <w:rsid w:val="00116443"/>
    <w:rsid w:val="00116562"/>
    <w:rsid w:val="0011668E"/>
    <w:rsid w:val="001167B7"/>
    <w:rsid w:val="00116A94"/>
    <w:rsid w:val="00116D92"/>
    <w:rsid w:val="00116DC1"/>
    <w:rsid w:val="00116EDB"/>
    <w:rsid w:val="00116F02"/>
    <w:rsid w:val="00116F0F"/>
    <w:rsid w:val="001170E5"/>
    <w:rsid w:val="00117102"/>
    <w:rsid w:val="001172CD"/>
    <w:rsid w:val="0011759F"/>
    <w:rsid w:val="00117A73"/>
    <w:rsid w:val="00117B29"/>
    <w:rsid w:val="00117D65"/>
    <w:rsid w:val="00117EF4"/>
    <w:rsid w:val="0012007D"/>
    <w:rsid w:val="00120107"/>
    <w:rsid w:val="00120168"/>
    <w:rsid w:val="001201A8"/>
    <w:rsid w:val="001203EE"/>
    <w:rsid w:val="001204EF"/>
    <w:rsid w:val="001205A4"/>
    <w:rsid w:val="001205ED"/>
    <w:rsid w:val="00120772"/>
    <w:rsid w:val="0012078F"/>
    <w:rsid w:val="00120837"/>
    <w:rsid w:val="00120939"/>
    <w:rsid w:val="0012095A"/>
    <w:rsid w:val="00120A8D"/>
    <w:rsid w:val="00120C0A"/>
    <w:rsid w:val="00120C6D"/>
    <w:rsid w:val="00120F8A"/>
    <w:rsid w:val="00121174"/>
    <w:rsid w:val="001212D3"/>
    <w:rsid w:val="00121532"/>
    <w:rsid w:val="001215D8"/>
    <w:rsid w:val="001216AF"/>
    <w:rsid w:val="001216F9"/>
    <w:rsid w:val="0012173B"/>
    <w:rsid w:val="00121791"/>
    <w:rsid w:val="00121B97"/>
    <w:rsid w:val="00121CC9"/>
    <w:rsid w:val="00121CDB"/>
    <w:rsid w:val="00121E44"/>
    <w:rsid w:val="00121FC2"/>
    <w:rsid w:val="00121FDE"/>
    <w:rsid w:val="00122008"/>
    <w:rsid w:val="00122390"/>
    <w:rsid w:val="0012259B"/>
    <w:rsid w:val="001227A9"/>
    <w:rsid w:val="001227BF"/>
    <w:rsid w:val="00122ABD"/>
    <w:rsid w:val="00122E64"/>
    <w:rsid w:val="00122EB9"/>
    <w:rsid w:val="0012316D"/>
    <w:rsid w:val="0012320F"/>
    <w:rsid w:val="0012336D"/>
    <w:rsid w:val="00123407"/>
    <w:rsid w:val="0012358F"/>
    <w:rsid w:val="001236F3"/>
    <w:rsid w:val="001237B0"/>
    <w:rsid w:val="00123865"/>
    <w:rsid w:val="00123C39"/>
    <w:rsid w:val="00123C4B"/>
    <w:rsid w:val="00123CA6"/>
    <w:rsid w:val="00123D7B"/>
    <w:rsid w:val="00123ED1"/>
    <w:rsid w:val="00123F11"/>
    <w:rsid w:val="0012415F"/>
    <w:rsid w:val="00124190"/>
    <w:rsid w:val="001241FD"/>
    <w:rsid w:val="0012424B"/>
    <w:rsid w:val="001242E4"/>
    <w:rsid w:val="0012451D"/>
    <w:rsid w:val="00124664"/>
    <w:rsid w:val="001248BD"/>
    <w:rsid w:val="00124913"/>
    <w:rsid w:val="001249E5"/>
    <w:rsid w:val="00124A60"/>
    <w:rsid w:val="00124CF0"/>
    <w:rsid w:val="00124F07"/>
    <w:rsid w:val="00124F84"/>
    <w:rsid w:val="00124FBE"/>
    <w:rsid w:val="00125176"/>
    <w:rsid w:val="00125467"/>
    <w:rsid w:val="001254C4"/>
    <w:rsid w:val="001254CD"/>
    <w:rsid w:val="00125529"/>
    <w:rsid w:val="001256E4"/>
    <w:rsid w:val="00125AA7"/>
    <w:rsid w:val="00125BE2"/>
    <w:rsid w:val="00125E38"/>
    <w:rsid w:val="00125FB6"/>
    <w:rsid w:val="00126316"/>
    <w:rsid w:val="001269A4"/>
    <w:rsid w:val="00126A91"/>
    <w:rsid w:val="00126AFF"/>
    <w:rsid w:val="00126BAC"/>
    <w:rsid w:val="00126EBE"/>
    <w:rsid w:val="00126ED3"/>
    <w:rsid w:val="00126FC0"/>
    <w:rsid w:val="00127094"/>
    <w:rsid w:val="00127207"/>
    <w:rsid w:val="0012720E"/>
    <w:rsid w:val="0012725B"/>
    <w:rsid w:val="00127416"/>
    <w:rsid w:val="0012742B"/>
    <w:rsid w:val="00127C77"/>
    <w:rsid w:val="00127D95"/>
    <w:rsid w:val="00127FEE"/>
    <w:rsid w:val="0013013B"/>
    <w:rsid w:val="001301BB"/>
    <w:rsid w:val="00130544"/>
    <w:rsid w:val="00130953"/>
    <w:rsid w:val="001309B1"/>
    <w:rsid w:val="00130A1E"/>
    <w:rsid w:val="00130B3B"/>
    <w:rsid w:val="00130CB9"/>
    <w:rsid w:val="00130E4B"/>
    <w:rsid w:val="00131010"/>
    <w:rsid w:val="0013115B"/>
    <w:rsid w:val="00131258"/>
    <w:rsid w:val="00131445"/>
    <w:rsid w:val="0013147B"/>
    <w:rsid w:val="00131687"/>
    <w:rsid w:val="0013179A"/>
    <w:rsid w:val="001317F2"/>
    <w:rsid w:val="00131B08"/>
    <w:rsid w:val="00131BC1"/>
    <w:rsid w:val="00131BF4"/>
    <w:rsid w:val="00132066"/>
    <w:rsid w:val="00132489"/>
    <w:rsid w:val="001324CD"/>
    <w:rsid w:val="001328CD"/>
    <w:rsid w:val="00132A55"/>
    <w:rsid w:val="00132BF8"/>
    <w:rsid w:val="00132EE0"/>
    <w:rsid w:val="00133191"/>
    <w:rsid w:val="001333BA"/>
    <w:rsid w:val="00133594"/>
    <w:rsid w:val="00133683"/>
    <w:rsid w:val="001336AF"/>
    <w:rsid w:val="001338F9"/>
    <w:rsid w:val="00133C0C"/>
    <w:rsid w:val="00133ED7"/>
    <w:rsid w:val="00133F10"/>
    <w:rsid w:val="00133FEF"/>
    <w:rsid w:val="001340AD"/>
    <w:rsid w:val="00134251"/>
    <w:rsid w:val="00134565"/>
    <w:rsid w:val="001348DB"/>
    <w:rsid w:val="00134A3A"/>
    <w:rsid w:val="00134B5E"/>
    <w:rsid w:val="00134C00"/>
    <w:rsid w:val="00134D12"/>
    <w:rsid w:val="00134E2A"/>
    <w:rsid w:val="00134E99"/>
    <w:rsid w:val="00134EEC"/>
    <w:rsid w:val="00134F58"/>
    <w:rsid w:val="0013526C"/>
    <w:rsid w:val="001354D2"/>
    <w:rsid w:val="001355BF"/>
    <w:rsid w:val="001355C6"/>
    <w:rsid w:val="001356AB"/>
    <w:rsid w:val="0013576F"/>
    <w:rsid w:val="001359C6"/>
    <w:rsid w:val="001359E8"/>
    <w:rsid w:val="00135AA5"/>
    <w:rsid w:val="00135B31"/>
    <w:rsid w:val="00135B90"/>
    <w:rsid w:val="00135C28"/>
    <w:rsid w:val="00135CAD"/>
    <w:rsid w:val="00136205"/>
    <w:rsid w:val="00136268"/>
    <w:rsid w:val="001364DB"/>
    <w:rsid w:val="001366E3"/>
    <w:rsid w:val="001367E3"/>
    <w:rsid w:val="00136942"/>
    <w:rsid w:val="0013698D"/>
    <w:rsid w:val="00136C51"/>
    <w:rsid w:val="00136EA8"/>
    <w:rsid w:val="001371F6"/>
    <w:rsid w:val="001375ED"/>
    <w:rsid w:val="00137875"/>
    <w:rsid w:val="00137B76"/>
    <w:rsid w:val="00137D78"/>
    <w:rsid w:val="00137F9B"/>
    <w:rsid w:val="00140197"/>
    <w:rsid w:val="0014029E"/>
    <w:rsid w:val="00140324"/>
    <w:rsid w:val="00140641"/>
    <w:rsid w:val="0014073A"/>
    <w:rsid w:val="00140804"/>
    <w:rsid w:val="00140878"/>
    <w:rsid w:val="00140A5C"/>
    <w:rsid w:val="00140BEC"/>
    <w:rsid w:val="00140D39"/>
    <w:rsid w:val="00140D67"/>
    <w:rsid w:val="00141136"/>
    <w:rsid w:val="00141168"/>
    <w:rsid w:val="00141174"/>
    <w:rsid w:val="001411F1"/>
    <w:rsid w:val="00141368"/>
    <w:rsid w:val="00141452"/>
    <w:rsid w:val="001415E0"/>
    <w:rsid w:val="00141695"/>
    <w:rsid w:val="001418A1"/>
    <w:rsid w:val="001419A3"/>
    <w:rsid w:val="001419B5"/>
    <w:rsid w:val="00141B93"/>
    <w:rsid w:val="00141BCB"/>
    <w:rsid w:val="00141C9C"/>
    <w:rsid w:val="00141CEB"/>
    <w:rsid w:val="00141F0A"/>
    <w:rsid w:val="00141F4B"/>
    <w:rsid w:val="00141FD4"/>
    <w:rsid w:val="0014240A"/>
    <w:rsid w:val="0014264B"/>
    <w:rsid w:val="001426C1"/>
    <w:rsid w:val="001429DD"/>
    <w:rsid w:val="00142A70"/>
    <w:rsid w:val="00142AE9"/>
    <w:rsid w:val="00142AEA"/>
    <w:rsid w:val="00142BAE"/>
    <w:rsid w:val="00142DC8"/>
    <w:rsid w:val="00142DCB"/>
    <w:rsid w:val="001433B4"/>
    <w:rsid w:val="001435B3"/>
    <w:rsid w:val="001435DA"/>
    <w:rsid w:val="001436F5"/>
    <w:rsid w:val="0014391E"/>
    <w:rsid w:val="00143A23"/>
    <w:rsid w:val="00143F81"/>
    <w:rsid w:val="00143F92"/>
    <w:rsid w:val="00143FF1"/>
    <w:rsid w:val="0014438C"/>
    <w:rsid w:val="00144493"/>
    <w:rsid w:val="001444DB"/>
    <w:rsid w:val="0014464D"/>
    <w:rsid w:val="001446D5"/>
    <w:rsid w:val="0014482E"/>
    <w:rsid w:val="00144927"/>
    <w:rsid w:val="00144A00"/>
    <w:rsid w:val="00144A8A"/>
    <w:rsid w:val="00144C45"/>
    <w:rsid w:val="00144C85"/>
    <w:rsid w:val="00144C87"/>
    <w:rsid w:val="00144D56"/>
    <w:rsid w:val="00144E55"/>
    <w:rsid w:val="00144E61"/>
    <w:rsid w:val="00144FB5"/>
    <w:rsid w:val="0014546F"/>
    <w:rsid w:val="001456F9"/>
    <w:rsid w:val="00145735"/>
    <w:rsid w:val="0014581A"/>
    <w:rsid w:val="00145B1C"/>
    <w:rsid w:val="00145BF4"/>
    <w:rsid w:val="00145D6C"/>
    <w:rsid w:val="00145E31"/>
    <w:rsid w:val="00145F0D"/>
    <w:rsid w:val="00145F71"/>
    <w:rsid w:val="00145F90"/>
    <w:rsid w:val="00146023"/>
    <w:rsid w:val="00146180"/>
    <w:rsid w:val="001461A6"/>
    <w:rsid w:val="001464FA"/>
    <w:rsid w:val="00146625"/>
    <w:rsid w:val="00146626"/>
    <w:rsid w:val="00146629"/>
    <w:rsid w:val="001466D3"/>
    <w:rsid w:val="00146905"/>
    <w:rsid w:val="00146977"/>
    <w:rsid w:val="0014698E"/>
    <w:rsid w:val="001469FD"/>
    <w:rsid w:val="00146DA4"/>
    <w:rsid w:val="00146DB8"/>
    <w:rsid w:val="00146F05"/>
    <w:rsid w:val="00147067"/>
    <w:rsid w:val="00147173"/>
    <w:rsid w:val="00147361"/>
    <w:rsid w:val="00147378"/>
    <w:rsid w:val="00147575"/>
    <w:rsid w:val="0014761D"/>
    <w:rsid w:val="0014770C"/>
    <w:rsid w:val="001478D9"/>
    <w:rsid w:val="00147B0F"/>
    <w:rsid w:val="00147E13"/>
    <w:rsid w:val="00147F08"/>
    <w:rsid w:val="00147FC5"/>
    <w:rsid w:val="00150188"/>
    <w:rsid w:val="001501A1"/>
    <w:rsid w:val="001507B4"/>
    <w:rsid w:val="001507CE"/>
    <w:rsid w:val="001507D6"/>
    <w:rsid w:val="00150919"/>
    <w:rsid w:val="00150B49"/>
    <w:rsid w:val="00150BC9"/>
    <w:rsid w:val="00150C62"/>
    <w:rsid w:val="00150CCE"/>
    <w:rsid w:val="00150FB3"/>
    <w:rsid w:val="001512EA"/>
    <w:rsid w:val="0015146B"/>
    <w:rsid w:val="001514EC"/>
    <w:rsid w:val="0015189B"/>
    <w:rsid w:val="00151950"/>
    <w:rsid w:val="00151D49"/>
    <w:rsid w:val="00151F0D"/>
    <w:rsid w:val="00151F5B"/>
    <w:rsid w:val="00152024"/>
    <w:rsid w:val="00152181"/>
    <w:rsid w:val="001523D3"/>
    <w:rsid w:val="001524DC"/>
    <w:rsid w:val="001524EC"/>
    <w:rsid w:val="00152522"/>
    <w:rsid w:val="00152545"/>
    <w:rsid w:val="0015255C"/>
    <w:rsid w:val="00152567"/>
    <w:rsid w:val="00152722"/>
    <w:rsid w:val="0015282B"/>
    <w:rsid w:val="00152985"/>
    <w:rsid w:val="001529AB"/>
    <w:rsid w:val="00152A46"/>
    <w:rsid w:val="00152A5F"/>
    <w:rsid w:val="00152B17"/>
    <w:rsid w:val="0015301E"/>
    <w:rsid w:val="00153115"/>
    <w:rsid w:val="0015311A"/>
    <w:rsid w:val="0015311E"/>
    <w:rsid w:val="001532BB"/>
    <w:rsid w:val="001534C4"/>
    <w:rsid w:val="001536EA"/>
    <w:rsid w:val="001537E5"/>
    <w:rsid w:val="001537F6"/>
    <w:rsid w:val="001539DB"/>
    <w:rsid w:val="00153BB8"/>
    <w:rsid w:val="00153F95"/>
    <w:rsid w:val="001541A1"/>
    <w:rsid w:val="001541DC"/>
    <w:rsid w:val="0015435E"/>
    <w:rsid w:val="001543F4"/>
    <w:rsid w:val="00154724"/>
    <w:rsid w:val="001547A6"/>
    <w:rsid w:val="0015480A"/>
    <w:rsid w:val="00154960"/>
    <w:rsid w:val="00154A06"/>
    <w:rsid w:val="00154A42"/>
    <w:rsid w:val="00154A98"/>
    <w:rsid w:val="00154B15"/>
    <w:rsid w:val="00154BE9"/>
    <w:rsid w:val="00154BF9"/>
    <w:rsid w:val="00154E27"/>
    <w:rsid w:val="00154FF0"/>
    <w:rsid w:val="00154FF8"/>
    <w:rsid w:val="0015532B"/>
    <w:rsid w:val="0015532E"/>
    <w:rsid w:val="00155570"/>
    <w:rsid w:val="00155619"/>
    <w:rsid w:val="0015573D"/>
    <w:rsid w:val="0015585C"/>
    <w:rsid w:val="00155CDF"/>
    <w:rsid w:val="00155E26"/>
    <w:rsid w:val="00155E9A"/>
    <w:rsid w:val="001560B6"/>
    <w:rsid w:val="0015618C"/>
    <w:rsid w:val="0015626A"/>
    <w:rsid w:val="001563DE"/>
    <w:rsid w:val="001564E0"/>
    <w:rsid w:val="00156710"/>
    <w:rsid w:val="0015679B"/>
    <w:rsid w:val="0015691E"/>
    <w:rsid w:val="00156DC6"/>
    <w:rsid w:val="001571B0"/>
    <w:rsid w:val="0015726D"/>
    <w:rsid w:val="00157294"/>
    <w:rsid w:val="001573A1"/>
    <w:rsid w:val="001576D1"/>
    <w:rsid w:val="00157815"/>
    <w:rsid w:val="0015785C"/>
    <w:rsid w:val="001579B2"/>
    <w:rsid w:val="00157A87"/>
    <w:rsid w:val="00157DB1"/>
    <w:rsid w:val="00157E1A"/>
    <w:rsid w:val="00157E5B"/>
    <w:rsid w:val="00157EE4"/>
    <w:rsid w:val="00157F65"/>
    <w:rsid w:val="00157F9F"/>
    <w:rsid w:val="00157FC2"/>
    <w:rsid w:val="00160003"/>
    <w:rsid w:val="00160164"/>
    <w:rsid w:val="0016023B"/>
    <w:rsid w:val="00160331"/>
    <w:rsid w:val="00160485"/>
    <w:rsid w:val="001604F1"/>
    <w:rsid w:val="0016051B"/>
    <w:rsid w:val="00160633"/>
    <w:rsid w:val="0016065C"/>
    <w:rsid w:val="00160661"/>
    <w:rsid w:val="0016070A"/>
    <w:rsid w:val="00160AF1"/>
    <w:rsid w:val="00160BB5"/>
    <w:rsid w:val="00160C5A"/>
    <w:rsid w:val="00160CC2"/>
    <w:rsid w:val="00160DB5"/>
    <w:rsid w:val="00160E4D"/>
    <w:rsid w:val="00160F95"/>
    <w:rsid w:val="0016105C"/>
    <w:rsid w:val="0016112C"/>
    <w:rsid w:val="001611C8"/>
    <w:rsid w:val="00161211"/>
    <w:rsid w:val="001614AB"/>
    <w:rsid w:val="00161516"/>
    <w:rsid w:val="00161618"/>
    <w:rsid w:val="001616A9"/>
    <w:rsid w:val="00161A66"/>
    <w:rsid w:val="00161B15"/>
    <w:rsid w:val="00161B4A"/>
    <w:rsid w:val="00161DAC"/>
    <w:rsid w:val="00161E27"/>
    <w:rsid w:val="00161E57"/>
    <w:rsid w:val="00161EDA"/>
    <w:rsid w:val="00161EF9"/>
    <w:rsid w:val="001620E3"/>
    <w:rsid w:val="001620F3"/>
    <w:rsid w:val="001620F5"/>
    <w:rsid w:val="0016229B"/>
    <w:rsid w:val="0016230C"/>
    <w:rsid w:val="0016237C"/>
    <w:rsid w:val="00162496"/>
    <w:rsid w:val="00162852"/>
    <w:rsid w:val="00162AD1"/>
    <w:rsid w:val="00162C02"/>
    <w:rsid w:val="00162CC9"/>
    <w:rsid w:val="00162E37"/>
    <w:rsid w:val="0016305B"/>
    <w:rsid w:val="0016306D"/>
    <w:rsid w:val="00163138"/>
    <w:rsid w:val="00163400"/>
    <w:rsid w:val="00163536"/>
    <w:rsid w:val="001636D4"/>
    <w:rsid w:val="001637B9"/>
    <w:rsid w:val="00163C59"/>
    <w:rsid w:val="00163C77"/>
    <w:rsid w:val="00163F17"/>
    <w:rsid w:val="00163F50"/>
    <w:rsid w:val="00164021"/>
    <w:rsid w:val="00164096"/>
    <w:rsid w:val="0016412A"/>
    <w:rsid w:val="00164165"/>
    <w:rsid w:val="00164433"/>
    <w:rsid w:val="001644B2"/>
    <w:rsid w:val="00164546"/>
    <w:rsid w:val="0016480A"/>
    <w:rsid w:val="00164952"/>
    <w:rsid w:val="001649E6"/>
    <w:rsid w:val="00164ABA"/>
    <w:rsid w:val="00164B11"/>
    <w:rsid w:val="00164BE4"/>
    <w:rsid w:val="00164C95"/>
    <w:rsid w:val="00164E88"/>
    <w:rsid w:val="0016510C"/>
    <w:rsid w:val="00165151"/>
    <w:rsid w:val="0016553A"/>
    <w:rsid w:val="00165698"/>
    <w:rsid w:val="0016590C"/>
    <w:rsid w:val="00165A11"/>
    <w:rsid w:val="00165BF1"/>
    <w:rsid w:val="00165BFC"/>
    <w:rsid w:val="00165C6B"/>
    <w:rsid w:val="00165D4F"/>
    <w:rsid w:val="00165DB2"/>
    <w:rsid w:val="001660A3"/>
    <w:rsid w:val="0016615C"/>
    <w:rsid w:val="00166189"/>
    <w:rsid w:val="0016619A"/>
    <w:rsid w:val="001661BC"/>
    <w:rsid w:val="0016650C"/>
    <w:rsid w:val="0016688E"/>
    <w:rsid w:val="001668A4"/>
    <w:rsid w:val="001668CF"/>
    <w:rsid w:val="00166935"/>
    <w:rsid w:val="001669B5"/>
    <w:rsid w:val="00166A16"/>
    <w:rsid w:val="00166B56"/>
    <w:rsid w:val="00166BF9"/>
    <w:rsid w:val="00166C77"/>
    <w:rsid w:val="00166DA2"/>
    <w:rsid w:val="00166DF4"/>
    <w:rsid w:val="00166E1E"/>
    <w:rsid w:val="00166F37"/>
    <w:rsid w:val="00166F5B"/>
    <w:rsid w:val="00166F9C"/>
    <w:rsid w:val="001671E1"/>
    <w:rsid w:val="00167224"/>
    <w:rsid w:val="001672CC"/>
    <w:rsid w:val="001673AB"/>
    <w:rsid w:val="00167636"/>
    <w:rsid w:val="00167846"/>
    <w:rsid w:val="0016790A"/>
    <w:rsid w:val="00167986"/>
    <w:rsid w:val="00167A6E"/>
    <w:rsid w:val="00167ADF"/>
    <w:rsid w:val="00167BBA"/>
    <w:rsid w:val="00167FC5"/>
    <w:rsid w:val="001700B0"/>
    <w:rsid w:val="00170135"/>
    <w:rsid w:val="00170152"/>
    <w:rsid w:val="00170289"/>
    <w:rsid w:val="001705EC"/>
    <w:rsid w:val="00170662"/>
    <w:rsid w:val="001706C4"/>
    <w:rsid w:val="00170719"/>
    <w:rsid w:val="001707E1"/>
    <w:rsid w:val="00170853"/>
    <w:rsid w:val="00170D4A"/>
    <w:rsid w:val="00171B91"/>
    <w:rsid w:val="00171C53"/>
    <w:rsid w:val="00171E85"/>
    <w:rsid w:val="00171EA0"/>
    <w:rsid w:val="0017217B"/>
    <w:rsid w:val="00172386"/>
    <w:rsid w:val="00172402"/>
    <w:rsid w:val="00172501"/>
    <w:rsid w:val="00172615"/>
    <w:rsid w:val="00172691"/>
    <w:rsid w:val="001728D2"/>
    <w:rsid w:val="00172A0D"/>
    <w:rsid w:val="00172A5F"/>
    <w:rsid w:val="00172A81"/>
    <w:rsid w:val="00172B0D"/>
    <w:rsid w:val="00172CB6"/>
    <w:rsid w:val="00172E61"/>
    <w:rsid w:val="00172F9C"/>
    <w:rsid w:val="00173184"/>
    <w:rsid w:val="00173290"/>
    <w:rsid w:val="001732BF"/>
    <w:rsid w:val="001733D5"/>
    <w:rsid w:val="00173A06"/>
    <w:rsid w:val="00173C7C"/>
    <w:rsid w:val="00173CE4"/>
    <w:rsid w:val="00173F6D"/>
    <w:rsid w:val="0017400B"/>
    <w:rsid w:val="00174033"/>
    <w:rsid w:val="00174065"/>
    <w:rsid w:val="001740F4"/>
    <w:rsid w:val="001741F8"/>
    <w:rsid w:val="0017434B"/>
    <w:rsid w:val="001746CD"/>
    <w:rsid w:val="001747F3"/>
    <w:rsid w:val="00174934"/>
    <w:rsid w:val="00174AAE"/>
    <w:rsid w:val="00174AB2"/>
    <w:rsid w:val="00174B41"/>
    <w:rsid w:val="00174C03"/>
    <w:rsid w:val="00174F67"/>
    <w:rsid w:val="001751AC"/>
    <w:rsid w:val="00175280"/>
    <w:rsid w:val="0017577E"/>
    <w:rsid w:val="001758D9"/>
    <w:rsid w:val="00175B6F"/>
    <w:rsid w:val="00175BEA"/>
    <w:rsid w:val="00175C70"/>
    <w:rsid w:val="00175DC8"/>
    <w:rsid w:val="00175FE9"/>
    <w:rsid w:val="001761EE"/>
    <w:rsid w:val="001763A0"/>
    <w:rsid w:val="00176443"/>
    <w:rsid w:val="00176458"/>
    <w:rsid w:val="00176596"/>
    <w:rsid w:val="001766F7"/>
    <w:rsid w:val="00176A61"/>
    <w:rsid w:val="00176E90"/>
    <w:rsid w:val="001770A2"/>
    <w:rsid w:val="00177230"/>
    <w:rsid w:val="001774DE"/>
    <w:rsid w:val="00177579"/>
    <w:rsid w:val="001778AD"/>
    <w:rsid w:val="00177B61"/>
    <w:rsid w:val="00177D5C"/>
    <w:rsid w:val="0018009B"/>
    <w:rsid w:val="00180426"/>
    <w:rsid w:val="00180448"/>
    <w:rsid w:val="0018060C"/>
    <w:rsid w:val="00180629"/>
    <w:rsid w:val="00180691"/>
    <w:rsid w:val="00180843"/>
    <w:rsid w:val="00181195"/>
    <w:rsid w:val="001812C0"/>
    <w:rsid w:val="0018131B"/>
    <w:rsid w:val="00181406"/>
    <w:rsid w:val="00181601"/>
    <w:rsid w:val="00181652"/>
    <w:rsid w:val="0018178D"/>
    <w:rsid w:val="001818DF"/>
    <w:rsid w:val="001819A6"/>
    <w:rsid w:val="00181C7E"/>
    <w:rsid w:val="00181CAC"/>
    <w:rsid w:val="00181E0E"/>
    <w:rsid w:val="00181E59"/>
    <w:rsid w:val="00181F39"/>
    <w:rsid w:val="0018218C"/>
    <w:rsid w:val="001821DC"/>
    <w:rsid w:val="001823A0"/>
    <w:rsid w:val="00182409"/>
    <w:rsid w:val="00182592"/>
    <w:rsid w:val="001829EA"/>
    <w:rsid w:val="00182B68"/>
    <w:rsid w:val="00182B82"/>
    <w:rsid w:val="00182C03"/>
    <w:rsid w:val="00182C0A"/>
    <w:rsid w:val="00183656"/>
    <w:rsid w:val="00183C6A"/>
    <w:rsid w:val="00183CEE"/>
    <w:rsid w:val="00183DFC"/>
    <w:rsid w:val="00184048"/>
    <w:rsid w:val="00184102"/>
    <w:rsid w:val="00184195"/>
    <w:rsid w:val="00184361"/>
    <w:rsid w:val="001843AD"/>
    <w:rsid w:val="0018449E"/>
    <w:rsid w:val="00184601"/>
    <w:rsid w:val="00184733"/>
    <w:rsid w:val="001847EB"/>
    <w:rsid w:val="00184883"/>
    <w:rsid w:val="00184891"/>
    <w:rsid w:val="001848D5"/>
    <w:rsid w:val="00184A97"/>
    <w:rsid w:val="00184B4F"/>
    <w:rsid w:val="00185059"/>
    <w:rsid w:val="0018507B"/>
    <w:rsid w:val="00185110"/>
    <w:rsid w:val="0018541D"/>
    <w:rsid w:val="001854D9"/>
    <w:rsid w:val="0018552C"/>
    <w:rsid w:val="00185589"/>
    <w:rsid w:val="00185598"/>
    <w:rsid w:val="0018569D"/>
    <w:rsid w:val="00185979"/>
    <w:rsid w:val="00185A08"/>
    <w:rsid w:val="00185AE9"/>
    <w:rsid w:val="00185C82"/>
    <w:rsid w:val="00185D32"/>
    <w:rsid w:val="00185F76"/>
    <w:rsid w:val="00186162"/>
    <w:rsid w:val="0018628E"/>
    <w:rsid w:val="00186435"/>
    <w:rsid w:val="00186582"/>
    <w:rsid w:val="00186888"/>
    <w:rsid w:val="00186BF1"/>
    <w:rsid w:val="00186C8A"/>
    <w:rsid w:val="00186CCC"/>
    <w:rsid w:val="00186DC3"/>
    <w:rsid w:val="00186DE3"/>
    <w:rsid w:val="00186E24"/>
    <w:rsid w:val="00186E50"/>
    <w:rsid w:val="00186FC1"/>
    <w:rsid w:val="00187018"/>
    <w:rsid w:val="001870E9"/>
    <w:rsid w:val="001870FF"/>
    <w:rsid w:val="00187374"/>
    <w:rsid w:val="001877D2"/>
    <w:rsid w:val="001878ED"/>
    <w:rsid w:val="00187BB5"/>
    <w:rsid w:val="00187F77"/>
    <w:rsid w:val="001900E2"/>
    <w:rsid w:val="00190421"/>
    <w:rsid w:val="001907D2"/>
    <w:rsid w:val="0019096A"/>
    <w:rsid w:val="00190A1A"/>
    <w:rsid w:val="00190B2E"/>
    <w:rsid w:val="00190CFD"/>
    <w:rsid w:val="00190F7B"/>
    <w:rsid w:val="001910E9"/>
    <w:rsid w:val="0019115C"/>
    <w:rsid w:val="001916C8"/>
    <w:rsid w:val="001917F6"/>
    <w:rsid w:val="00191B6A"/>
    <w:rsid w:val="00191BAB"/>
    <w:rsid w:val="00191CE6"/>
    <w:rsid w:val="00191CE9"/>
    <w:rsid w:val="00191D9F"/>
    <w:rsid w:val="00191E35"/>
    <w:rsid w:val="00191E77"/>
    <w:rsid w:val="001921A7"/>
    <w:rsid w:val="0019221F"/>
    <w:rsid w:val="001922B1"/>
    <w:rsid w:val="00192324"/>
    <w:rsid w:val="00192750"/>
    <w:rsid w:val="00192797"/>
    <w:rsid w:val="00192A13"/>
    <w:rsid w:val="00192ABD"/>
    <w:rsid w:val="00192B08"/>
    <w:rsid w:val="00192B0F"/>
    <w:rsid w:val="00192B77"/>
    <w:rsid w:val="00192CD7"/>
    <w:rsid w:val="00192CD9"/>
    <w:rsid w:val="00193002"/>
    <w:rsid w:val="00193062"/>
    <w:rsid w:val="001933B8"/>
    <w:rsid w:val="001934DF"/>
    <w:rsid w:val="0019363F"/>
    <w:rsid w:val="00193781"/>
    <w:rsid w:val="001937E7"/>
    <w:rsid w:val="00193883"/>
    <w:rsid w:val="001938DC"/>
    <w:rsid w:val="00193BB9"/>
    <w:rsid w:val="00193C5D"/>
    <w:rsid w:val="00193D67"/>
    <w:rsid w:val="001941B0"/>
    <w:rsid w:val="001944D9"/>
    <w:rsid w:val="00194544"/>
    <w:rsid w:val="001946AC"/>
    <w:rsid w:val="00194763"/>
    <w:rsid w:val="00194793"/>
    <w:rsid w:val="001948B3"/>
    <w:rsid w:val="0019495D"/>
    <w:rsid w:val="00194A00"/>
    <w:rsid w:val="00194FBD"/>
    <w:rsid w:val="0019512B"/>
    <w:rsid w:val="00195319"/>
    <w:rsid w:val="001953DC"/>
    <w:rsid w:val="00195536"/>
    <w:rsid w:val="001955DD"/>
    <w:rsid w:val="001957F6"/>
    <w:rsid w:val="00195C39"/>
    <w:rsid w:val="00195CE8"/>
    <w:rsid w:val="00195D8C"/>
    <w:rsid w:val="00196094"/>
    <w:rsid w:val="0019626F"/>
    <w:rsid w:val="001963D8"/>
    <w:rsid w:val="001967A7"/>
    <w:rsid w:val="00196933"/>
    <w:rsid w:val="00196A1F"/>
    <w:rsid w:val="00196AAD"/>
    <w:rsid w:val="00196AC4"/>
    <w:rsid w:val="00196ACF"/>
    <w:rsid w:val="00196AE5"/>
    <w:rsid w:val="00196BF7"/>
    <w:rsid w:val="00196C8B"/>
    <w:rsid w:val="00196FAB"/>
    <w:rsid w:val="001970C5"/>
    <w:rsid w:val="001970F1"/>
    <w:rsid w:val="0019713A"/>
    <w:rsid w:val="00197200"/>
    <w:rsid w:val="0019723F"/>
    <w:rsid w:val="0019731F"/>
    <w:rsid w:val="001974C5"/>
    <w:rsid w:val="001977A5"/>
    <w:rsid w:val="001978D8"/>
    <w:rsid w:val="00197987"/>
    <w:rsid w:val="00197A44"/>
    <w:rsid w:val="00197B7D"/>
    <w:rsid w:val="00197D6C"/>
    <w:rsid w:val="00197E37"/>
    <w:rsid w:val="00197EC5"/>
    <w:rsid w:val="00197FE3"/>
    <w:rsid w:val="001A0265"/>
    <w:rsid w:val="001A0353"/>
    <w:rsid w:val="001A03A6"/>
    <w:rsid w:val="001A03F3"/>
    <w:rsid w:val="001A0543"/>
    <w:rsid w:val="001A0668"/>
    <w:rsid w:val="001A086C"/>
    <w:rsid w:val="001A08B7"/>
    <w:rsid w:val="001A0C88"/>
    <w:rsid w:val="001A0DBA"/>
    <w:rsid w:val="001A0FD0"/>
    <w:rsid w:val="001A113F"/>
    <w:rsid w:val="001A11A7"/>
    <w:rsid w:val="001A11B1"/>
    <w:rsid w:val="001A1217"/>
    <w:rsid w:val="001A13D8"/>
    <w:rsid w:val="001A13F7"/>
    <w:rsid w:val="001A1488"/>
    <w:rsid w:val="001A1623"/>
    <w:rsid w:val="001A1696"/>
    <w:rsid w:val="001A16FC"/>
    <w:rsid w:val="001A174E"/>
    <w:rsid w:val="001A1819"/>
    <w:rsid w:val="001A1880"/>
    <w:rsid w:val="001A1972"/>
    <w:rsid w:val="001A1C95"/>
    <w:rsid w:val="001A1D5A"/>
    <w:rsid w:val="001A1E13"/>
    <w:rsid w:val="001A1E29"/>
    <w:rsid w:val="001A1E95"/>
    <w:rsid w:val="001A1ECA"/>
    <w:rsid w:val="001A1F00"/>
    <w:rsid w:val="001A1F9A"/>
    <w:rsid w:val="001A22D9"/>
    <w:rsid w:val="001A23AE"/>
    <w:rsid w:val="001A2610"/>
    <w:rsid w:val="001A2748"/>
    <w:rsid w:val="001A2869"/>
    <w:rsid w:val="001A2902"/>
    <w:rsid w:val="001A2982"/>
    <w:rsid w:val="001A2A14"/>
    <w:rsid w:val="001A2AEF"/>
    <w:rsid w:val="001A2FB4"/>
    <w:rsid w:val="001A3062"/>
    <w:rsid w:val="001A314C"/>
    <w:rsid w:val="001A33CA"/>
    <w:rsid w:val="001A3542"/>
    <w:rsid w:val="001A3862"/>
    <w:rsid w:val="001A3CA6"/>
    <w:rsid w:val="001A3E56"/>
    <w:rsid w:val="001A3FD0"/>
    <w:rsid w:val="001A414D"/>
    <w:rsid w:val="001A42FF"/>
    <w:rsid w:val="001A4464"/>
    <w:rsid w:val="001A4583"/>
    <w:rsid w:val="001A4595"/>
    <w:rsid w:val="001A45EF"/>
    <w:rsid w:val="001A470D"/>
    <w:rsid w:val="001A489C"/>
    <w:rsid w:val="001A4A5E"/>
    <w:rsid w:val="001A4B91"/>
    <w:rsid w:val="001A4B9C"/>
    <w:rsid w:val="001A4BBF"/>
    <w:rsid w:val="001A4D26"/>
    <w:rsid w:val="001A4FA2"/>
    <w:rsid w:val="001A5034"/>
    <w:rsid w:val="001A504B"/>
    <w:rsid w:val="001A50A8"/>
    <w:rsid w:val="001A511F"/>
    <w:rsid w:val="001A512C"/>
    <w:rsid w:val="001A5148"/>
    <w:rsid w:val="001A5149"/>
    <w:rsid w:val="001A5258"/>
    <w:rsid w:val="001A52FB"/>
    <w:rsid w:val="001A545D"/>
    <w:rsid w:val="001A545F"/>
    <w:rsid w:val="001A5474"/>
    <w:rsid w:val="001A55A5"/>
    <w:rsid w:val="001A55B4"/>
    <w:rsid w:val="001A5D19"/>
    <w:rsid w:val="001A5D32"/>
    <w:rsid w:val="001A5F09"/>
    <w:rsid w:val="001A5FB5"/>
    <w:rsid w:val="001A613D"/>
    <w:rsid w:val="001A6565"/>
    <w:rsid w:val="001A6566"/>
    <w:rsid w:val="001A65E9"/>
    <w:rsid w:val="001A6A31"/>
    <w:rsid w:val="001A6D87"/>
    <w:rsid w:val="001A6DA5"/>
    <w:rsid w:val="001A6F6D"/>
    <w:rsid w:val="001A6FBD"/>
    <w:rsid w:val="001A6FF4"/>
    <w:rsid w:val="001A7302"/>
    <w:rsid w:val="001A74CC"/>
    <w:rsid w:val="001A75A1"/>
    <w:rsid w:val="001A7782"/>
    <w:rsid w:val="001A77E7"/>
    <w:rsid w:val="001A78C3"/>
    <w:rsid w:val="001A7A9C"/>
    <w:rsid w:val="001A7AA0"/>
    <w:rsid w:val="001A7D2F"/>
    <w:rsid w:val="001A7D46"/>
    <w:rsid w:val="001A7D7D"/>
    <w:rsid w:val="001A7DAB"/>
    <w:rsid w:val="001A7DED"/>
    <w:rsid w:val="001A7E04"/>
    <w:rsid w:val="001A7EA9"/>
    <w:rsid w:val="001B014D"/>
    <w:rsid w:val="001B018D"/>
    <w:rsid w:val="001B02FB"/>
    <w:rsid w:val="001B0969"/>
    <w:rsid w:val="001B09B5"/>
    <w:rsid w:val="001B0A3C"/>
    <w:rsid w:val="001B0D88"/>
    <w:rsid w:val="001B0EAA"/>
    <w:rsid w:val="001B0F20"/>
    <w:rsid w:val="001B0FD6"/>
    <w:rsid w:val="001B11FF"/>
    <w:rsid w:val="001B123A"/>
    <w:rsid w:val="001B128A"/>
    <w:rsid w:val="001B13D7"/>
    <w:rsid w:val="001B140D"/>
    <w:rsid w:val="001B14E8"/>
    <w:rsid w:val="001B18FA"/>
    <w:rsid w:val="001B1C29"/>
    <w:rsid w:val="001B1C7E"/>
    <w:rsid w:val="001B1E53"/>
    <w:rsid w:val="001B1E78"/>
    <w:rsid w:val="001B1EE5"/>
    <w:rsid w:val="001B203B"/>
    <w:rsid w:val="001B2511"/>
    <w:rsid w:val="001B253C"/>
    <w:rsid w:val="001B26D2"/>
    <w:rsid w:val="001B2701"/>
    <w:rsid w:val="001B2A7B"/>
    <w:rsid w:val="001B2B54"/>
    <w:rsid w:val="001B2CA3"/>
    <w:rsid w:val="001B2CC0"/>
    <w:rsid w:val="001B2DC2"/>
    <w:rsid w:val="001B2F07"/>
    <w:rsid w:val="001B2F8B"/>
    <w:rsid w:val="001B335E"/>
    <w:rsid w:val="001B34AC"/>
    <w:rsid w:val="001B35CB"/>
    <w:rsid w:val="001B3615"/>
    <w:rsid w:val="001B39E6"/>
    <w:rsid w:val="001B3A2E"/>
    <w:rsid w:val="001B3CDD"/>
    <w:rsid w:val="001B3E75"/>
    <w:rsid w:val="001B4002"/>
    <w:rsid w:val="001B4044"/>
    <w:rsid w:val="001B40CC"/>
    <w:rsid w:val="001B40D8"/>
    <w:rsid w:val="001B41BD"/>
    <w:rsid w:val="001B4205"/>
    <w:rsid w:val="001B4315"/>
    <w:rsid w:val="001B4485"/>
    <w:rsid w:val="001B44B2"/>
    <w:rsid w:val="001B490F"/>
    <w:rsid w:val="001B4911"/>
    <w:rsid w:val="001B49CD"/>
    <w:rsid w:val="001B4A82"/>
    <w:rsid w:val="001B4B28"/>
    <w:rsid w:val="001B4CA7"/>
    <w:rsid w:val="001B4D4E"/>
    <w:rsid w:val="001B4D72"/>
    <w:rsid w:val="001B4DB4"/>
    <w:rsid w:val="001B4E60"/>
    <w:rsid w:val="001B5124"/>
    <w:rsid w:val="001B5159"/>
    <w:rsid w:val="001B51A9"/>
    <w:rsid w:val="001B536B"/>
    <w:rsid w:val="001B5379"/>
    <w:rsid w:val="001B539B"/>
    <w:rsid w:val="001B549B"/>
    <w:rsid w:val="001B561C"/>
    <w:rsid w:val="001B5756"/>
    <w:rsid w:val="001B5DDB"/>
    <w:rsid w:val="001B5E53"/>
    <w:rsid w:val="001B61D4"/>
    <w:rsid w:val="001B648E"/>
    <w:rsid w:val="001B6550"/>
    <w:rsid w:val="001B6565"/>
    <w:rsid w:val="001B6620"/>
    <w:rsid w:val="001B6723"/>
    <w:rsid w:val="001B6785"/>
    <w:rsid w:val="001B6A07"/>
    <w:rsid w:val="001B6AD5"/>
    <w:rsid w:val="001B6B28"/>
    <w:rsid w:val="001B6CDA"/>
    <w:rsid w:val="001B6F2B"/>
    <w:rsid w:val="001B6FA1"/>
    <w:rsid w:val="001B6FF7"/>
    <w:rsid w:val="001B7133"/>
    <w:rsid w:val="001B740C"/>
    <w:rsid w:val="001B7573"/>
    <w:rsid w:val="001B75CB"/>
    <w:rsid w:val="001B7697"/>
    <w:rsid w:val="001B78B1"/>
    <w:rsid w:val="001B791C"/>
    <w:rsid w:val="001B7964"/>
    <w:rsid w:val="001B7B95"/>
    <w:rsid w:val="001B7BB6"/>
    <w:rsid w:val="001B7E5C"/>
    <w:rsid w:val="001C006B"/>
    <w:rsid w:val="001C0118"/>
    <w:rsid w:val="001C0123"/>
    <w:rsid w:val="001C044A"/>
    <w:rsid w:val="001C0686"/>
    <w:rsid w:val="001C0CF1"/>
    <w:rsid w:val="001C10F9"/>
    <w:rsid w:val="001C1148"/>
    <w:rsid w:val="001C1195"/>
    <w:rsid w:val="001C119F"/>
    <w:rsid w:val="001C127F"/>
    <w:rsid w:val="001C148C"/>
    <w:rsid w:val="001C14A5"/>
    <w:rsid w:val="001C1794"/>
    <w:rsid w:val="001C17E3"/>
    <w:rsid w:val="001C1946"/>
    <w:rsid w:val="001C1B61"/>
    <w:rsid w:val="001C1C22"/>
    <w:rsid w:val="001C1F94"/>
    <w:rsid w:val="001C224A"/>
    <w:rsid w:val="001C237A"/>
    <w:rsid w:val="001C23CC"/>
    <w:rsid w:val="001C27A2"/>
    <w:rsid w:val="001C2869"/>
    <w:rsid w:val="001C29E4"/>
    <w:rsid w:val="001C29EA"/>
    <w:rsid w:val="001C2A06"/>
    <w:rsid w:val="001C2A6B"/>
    <w:rsid w:val="001C2AEB"/>
    <w:rsid w:val="001C2BF4"/>
    <w:rsid w:val="001C2E3C"/>
    <w:rsid w:val="001C2EC8"/>
    <w:rsid w:val="001C2F58"/>
    <w:rsid w:val="001C3022"/>
    <w:rsid w:val="001C3091"/>
    <w:rsid w:val="001C3210"/>
    <w:rsid w:val="001C3659"/>
    <w:rsid w:val="001C3731"/>
    <w:rsid w:val="001C38B4"/>
    <w:rsid w:val="001C39F6"/>
    <w:rsid w:val="001C3A2B"/>
    <w:rsid w:val="001C3BDD"/>
    <w:rsid w:val="001C3BE5"/>
    <w:rsid w:val="001C3C0F"/>
    <w:rsid w:val="001C3DFD"/>
    <w:rsid w:val="001C3FE6"/>
    <w:rsid w:val="001C4164"/>
    <w:rsid w:val="001C4489"/>
    <w:rsid w:val="001C4698"/>
    <w:rsid w:val="001C48A1"/>
    <w:rsid w:val="001C48FA"/>
    <w:rsid w:val="001C496A"/>
    <w:rsid w:val="001C49A7"/>
    <w:rsid w:val="001C49FB"/>
    <w:rsid w:val="001C4B0E"/>
    <w:rsid w:val="001C4BE5"/>
    <w:rsid w:val="001C4EA7"/>
    <w:rsid w:val="001C50AE"/>
    <w:rsid w:val="001C50D3"/>
    <w:rsid w:val="001C50F4"/>
    <w:rsid w:val="001C5106"/>
    <w:rsid w:val="001C5140"/>
    <w:rsid w:val="001C5153"/>
    <w:rsid w:val="001C51B7"/>
    <w:rsid w:val="001C523A"/>
    <w:rsid w:val="001C52BA"/>
    <w:rsid w:val="001C52D4"/>
    <w:rsid w:val="001C53E5"/>
    <w:rsid w:val="001C53F0"/>
    <w:rsid w:val="001C548E"/>
    <w:rsid w:val="001C549A"/>
    <w:rsid w:val="001C553A"/>
    <w:rsid w:val="001C55E2"/>
    <w:rsid w:val="001C57BE"/>
    <w:rsid w:val="001C57D8"/>
    <w:rsid w:val="001C589E"/>
    <w:rsid w:val="001C5921"/>
    <w:rsid w:val="001C5936"/>
    <w:rsid w:val="001C59BC"/>
    <w:rsid w:val="001C59ED"/>
    <w:rsid w:val="001C5ABF"/>
    <w:rsid w:val="001C5D40"/>
    <w:rsid w:val="001C5E00"/>
    <w:rsid w:val="001C60FE"/>
    <w:rsid w:val="001C61F1"/>
    <w:rsid w:val="001C6243"/>
    <w:rsid w:val="001C6319"/>
    <w:rsid w:val="001C6349"/>
    <w:rsid w:val="001C69F1"/>
    <w:rsid w:val="001C6ABF"/>
    <w:rsid w:val="001C6B1A"/>
    <w:rsid w:val="001C6C98"/>
    <w:rsid w:val="001C6D38"/>
    <w:rsid w:val="001C6E84"/>
    <w:rsid w:val="001C6EC4"/>
    <w:rsid w:val="001C72E5"/>
    <w:rsid w:val="001C7475"/>
    <w:rsid w:val="001C74B0"/>
    <w:rsid w:val="001C7582"/>
    <w:rsid w:val="001C75AA"/>
    <w:rsid w:val="001C78DD"/>
    <w:rsid w:val="001C7A11"/>
    <w:rsid w:val="001C7A4E"/>
    <w:rsid w:val="001C7AAD"/>
    <w:rsid w:val="001C7AC1"/>
    <w:rsid w:val="001C7BE2"/>
    <w:rsid w:val="001C7D8D"/>
    <w:rsid w:val="001D046C"/>
    <w:rsid w:val="001D0482"/>
    <w:rsid w:val="001D0636"/>
    <w:rsid w:val="001D071B"/>
    <w:rsid w:val="001D07C2"/>
    <w:rsid w:val="001D08B7"/>
    <w:rsid w:val="001D0A20"/>
    <w:rsid w:val="001D0B83"/>
    <w:rsid w:val="001D0C0E"/>
    <w:rsid w:val="001D0C9C"/>
    <w:rsid w:val="001D0E63"/>
    <w:rsid w:val="001D0EC6"/>
    <w:rsid w:val="001D10E1"/>
    <w:rsid w:val="001D1158"/>
    <w:rsid w:val="001D117D"/>
    <w:rsid w:val="001D11A2"/>
    <w:rsid w:val="001D13D0"/>
    <w:rsid w:val="001D14A7"/>
    <w:rsid w:val="001D1505"/>
    <w:rsid w:val="001D1727"/>
    <w:rsid w:val="001D17B8"/>
    <w:rsid w:val="001D1A01"/>
    <w:rsid w:val="001D1CE3"/>
    <w:rsid w:val="001D1F8C"/>
    <w:rsid w:val="001D1FE6"/>
    <w:rsid w:val="001D2097"/>
    <w:rsid w:val="001D20E0"/>
    <w:rsid w:val="001D226C"/>
    <w:rsid w:val="001D2491"/>
    <w:rsid w:val="001D24E3"/>
    <w:rsid w:val="001D255C"/>
    <w:rsid w:val="001D25E5"/>
    <w:rsid w:val="001D25EF"/>
    <w:rsid w:val="001D262B"/>
    <w:rsid w:val="001D26C2"/>
    <w:rsid w:val="001D26CC"/>
    <w:rsid w:val="001D2789"/>
    <w:rsid w:val="001D288D"/>
    <w:rsid w:val="001D293C"/>
    <w:rsid w:val="001D29A7"/>
    <w:rsid w:val="001D2A32"/>
    <w:rsid w:val="001D2ABF"/>
    <w:rsid w:val="001D2AE7"/>
    <w:rsid w:val="001D2C14"/>
    <w:rsid w:val="001D2D3F"/>
    <w:rsid w:val="001D2FA9"/>
    <w:rsid w:val="001D327A"/>
    <w:rsid w:val="001D32E9"/>
    <w:rsid w:val="001D381E"/>
    <w:rsid w:val="001D3D9D"/>
    <w:rsid w:val="001D3DD7"/>
    <w:rsid w:val="001D3F4B"/>
    <w:rsid w:val="001D3FF7"/>
    <w:rsid w:val="001D425E"/>
    <w:rsid w:val="001D429C"/>
    <w:rsid w:val="001D42A5"/>
    <w:rsid w:val="001D42DE"/>
    <w:rsid w:val="001D430C"/>
    <w:rsid w:val="001D4365"/>
    <w:rsid w:val="001D4523"/>
    <w:rsid w:val="001D46AE"/>
    <w:rsid w:val="001D4893"/>
    <w:rsid w:val="001D4EE8"/>
    <w:rsid w:val="001D4F7B"/>
    <w:rsid w:val="001D5149"/>
    <w:rsid w:val="001D523D"/>
    <w:rsid w:val="001D52D2"/>
    <w:rsid w:val="001D55D9"/>
    <w:rsid w:val="001D55E9"/>
    <w:rsid w:val="001D58C3"/>
    <w:rsid w:val="001D5AE4"/>
    <w:rsid w:val="001D5B5E"/>
    <w:rsid w:val="001D5CDE"/>
    <w:rsid w:val="001D5E65"/>
    <w:rsid w:val="001D6002"/>
    <w:rsid w:val="001D6151"/>
    <w:rsid w:val="001D6271"/>
    <w:rsid w:val="001D64A0"/>
    <w:rsid w:val="001D656F"/>
    <w:rsid w:val="001D65F2"/>
    <w:rsid w:val="001D66CB"/>
    <w:rsid w:val="001D66D2"/>
    <w:rsid w:val="001D68AF"/>
    <w:rsid w:val="001D6A65"/>
    <w:rsid w:val="001D6A99"/>
    <w:rsid w:val="001D6E18"/>
    <w:rsid w:val="001D6F9E"/>
    <w:rsid w:val="001D7097"/>
    <w:rsid w:val="001D70A8"/>
    <w:rsid w:val="001D70AC"/>
    <w:rsid w:val="001D73B0"/>
    <w:rsid w:val="001D745B"/>
    <w:rsid w:val="001D7503"/>
    <w:rsid w:val="001D7619"/>
    <w:rsid w:val="001D7690"/>
    <w:rsid w:val="001D76F4"/>
    <w:rsid w:val="001D7764"/>
    <w:rsid w:val="001D78FB"/>
    <w:rsid w:val="001D7A6A"/>
    <w:rsid w:val="001D7B78"/>
    <w:rsid w:val="001D7B7D"/>
    <w:rsid w:val="001D7C13"/>
    <w:rsid w:val="001D7D25"/>
    <w:rsid w:val="001E0381"/>
    <w:rsid w:val="001E0437"/>
    <w:rsid w:val="001E056C"/>
    <w:rsid w:val="001E0588"/>
    <w:rsid w:val="001E075C"/>
    <w:rsid w:val="001E0776"/>
    <w:rsid w:val="001E0847"/>
    <w:rsid w:val="001E08F8"/>
    <w:rsid w:val="001E09F9"/>
    <w:rsid w:val="001E0C3C"/>
    <w:rsid w:val="001E0EBB"/>
    <w:rsid w:val="001E0F2B"/>
    <w:rsid w:val="001E0F5C"/>
    <w:rsid w:val="001E10EA"/>
    <w:rsid w:val="001E1184"/>
    <w:rsid w:val="001E11EF"/>
    <w:rsid w:val="001E13DF"/>
    <w:rsid w:val="001E15A9"/>
    <w:rsid w:val="001E1669"/>
    <w:rsid w:val="001E19E4"/>
    <w:rsid w:val="001E1AF0"/>
    <w:rsid w:val="001E1DE4"/>
    <w:rsid w:val="001E1EFC"/>
    <w:rsid w:val="001E22A4"/>
    <w:rsid w:val="001E23D3"/>
    <w:rsid w:val="001E2423"/>
    <w:rsid w:val="001E26F3"/>
    <w:rsid w:val="001E2832"/>
    <w:rsid w:val="001E299D"/>
    <w:rsid w:val="001E2A2F"/>
    <w:rsid w:val="001E2A8A"/>
    <w:rsid w:val="001E2BC5"/>
    <w:rsid w:val="001E2DCF"/>
    <w:rsid w:val="001E2E53"/>
    <w:rsid w:val="001E2E8D"/>
    <w:rsid w:val="001E3040"/>
    <w:rsid w:val="001E322E"/>
    <w:rsid w:val="001E3306"/>
    <w:rsid w:val="001E3498"/>
    <w:rsid w:val="001E3655"/>
    <w:rsid w:val="001E3661"/>
    <w:rsid w:val="001E3709"/>
    <w:rsid w:val="001E3B5A"/>
    <w:rsid w:val="001E3B5C"/>
    <w:rsid w:val="001E3C46"/>
    <w:rsid w:val="001E3E46"/>
    <w:rsid w:val="001E3F02"/>
    <w:rsid w:val="001E3F04"/>
    <w:rsid w:val="001E3F44"/>
    <w:rsid w:val="001E3FC5"/>
    <w:rsid w:val="001E40B2"/>
    <w:rsid w:val="001E41E9"/>
    <w:rsid w:val="001E43F1"/>
    <w:rsid w:val="001E451E"/>
    <w:rsid w:val="001E4644"/>
    <w:rsid w:val="001E48ED"/>
    <w:rsid w:val="001E4983"/>
    <w:rsid w:val="001E4A8B"/>
    <w:rsid w:val="001E4CA6"/>
    <w:rsid w:val="001E4EA8"/>
    <w:rsid w:val="001E5084"/>
    <w:rsid w:val="001E5275"/>
    <w:rsid w:val="001E53FB"/>
    <w:rsid w:val="001E5873"/>
    <w:rsid w:val="001E5D54"/>
    <w:rsid w:val="001E5E86"/>
    <w:rsid w:val="001E5EB2"/>
    <w:rsid w:val="001E6290"/>
    <w:rsid w:val="001E64CC"/>
    <w:rsid w:val="001E6561"/>
    <w:rsid w:val="001E65BE"/>
    <w:rsid w:val="001E65F9"/>
    <w:rsid w:val="001E66B0"/>
    <w:rsid w:val="001E6A2E"/>
    <w:rsid w:val="001E6A48"/>
    <w:rsid w:val="001E6C67"/>
    <w:rsid w:val="001E6E13"/>
    <w:rsid w:val="001E6FB1"/>
    <w:rsid w:val="001E7298"/>
    <w:rsid w:val="001E72CA"/>
    <w:rsid w:val="001E73F9"/>
    <w:rsid w:val="001E748C"/>
    <w:rsid w:val="001E7825"/>
    <w:rsid w:val="001E7AD4"/>
    <w:rsid w:val="001E7B29"/>
    <w:rsid w:val="001E7E0D"/>
    <w:rsid w:val="001E7E23"/>
    <w:rsid w:val="001F046E"/>
    <w:rsid w:val="001F0941"/>
    <w:rsid w:val="001F0999"/>
    <w:rsid w:val="001F0D19"/>
    <w:rsid w:val="001F0FC9"/>
    <w:rsid w:val="001F0FFA"/>
    <w:rsid w:val="001F1034"/>
    <w:rsid w:val="001F10CA"/>
    <w:rsid w:val="001F1280"/>
    <w:rsid w:val="001F15B7"/>
    <w:rsid w:val="001F1790"/>
    <w:rsid w:val="001F17F7"/>
    <w:rsid w:val="001F180F"/>
    <w:rsid w:val="001F188E"/>
    <w:rsid w:val="001F18F6"/>
    <w:rsid w:val="001F195B"/>
    <w:rsid w:val="001F1C33"/>
    <w:rsid w:val="001F1C93"/>
    <w:rsid w:val="001F1CB4"/>
    <w:rsid w:val="001F1DD4"/>
    <w:rsid w:val="001F1DDC"/>
    <w:rsid w:val="001F23D0"/>
    <w:rsid w:val="001F2433"/>
    <w:rsid w:val="001F2552"/>
    <w:rsid w:val="001F264B"/>
    <w:rsid w:val="001F26EE"/>
    <w:rsid w:val="001F2751"/>
    <w:rsid w:val="001F2756"/>
    <w:rsid w:val="001F275C"/>
    <w:rsid w:val="001F29D8"/>
    <w:rsid w:val="001F2A19"/>
    <w:rsid w:val="001F2DE4"/>
    <w:rsid w:val="001F2FA5"/>
    <w:rsid w:val="001F3218"/>
    <w:rsid w:val="001F3513"/>
    <w:rsid w:val="001F354A"/>
    <w:rsid w:val="001F35C8"/>
    <w:rsid w:val="001F35D6"/>
    <w:rsid w:val="001F362D"/>
    <w:rsid w:val="001F3690"/>
    <w:rsid w:val="001F38C8"/>
    <w:rsid w:val="001F3BA7"/>
    <w:rsid w:val="001F3C00"/>
    <w:rsid w:val="001F3CA6"/>
    <w:rsid w:val="001F3CEF"/>
    <w:rsid w:val="001F3CF6"/>
    <w:rsid w:val="001F3D70"/>
    <w:rsid w:val="001F3DAA"/>
    <w:rsid w:val="001F3DF1"/>
    <w:rsid w:val="001F3E69"/>
    <w:rsid w:val="001F3FB8"/>
    <w:rsid w:val="001F40C1"/>
    <w:rsid w:val="001F40FD"/>
    <w:rsid w:val="001F4292"/>
    <w:rsid w:val="001F42BA"/>
    <w:rsid w:val="001F43B6"/>
    <w:rsid w:val="001F43EF"/>
    <w:rsid w:val="001F44AE"/>
    <w:rsid w:val="001F44AF"/>
    <w:rsid w:val="001F451E"/>
    <w:rsid w:val="001F466F"/>
    <w:rsid w:val="001F4681"/>
    <w:rsid w:val="001F492A"/>
    <w:rsid w:val="001F494A"/>
    <w:rsid w:val="001F4A57"/>
    <w:rsid w:val="001F4AEA"/>
    <w:rsid w:val="001F4BB4"/>
    <w:rsid w:val="001F4F7D"/>
    <w:rsid w:val="001F4FC4"/>
    <w:rsid w:val="001F53E3"/>
    <w:rsid w:val="001F5629"/>
    <w:rsid w:val="001F5687"/>
    <w:rsid w:val="001F56AE"/>
    <w:rsid w:val="001F5824"/>
    <w:rsid w:val="001F5826"/>
    <w:rsid w:val="001F5958"/>
    <w:rsid w:val="001F59F4"/>
    <w:rsid w:val="001F59F7"/>
    <w:rsid w:val="001F5A8D"/>
    <w:rsid w:val="001F5D13"/>
    <w:rsid w:val="001F5DD1"/>
    <w:rsid w:val="001F5DD6"/>
    <w:rsid w:val="001F5DE9"/>
    <w:rsid w:val="001F62C8"/>
    <w:rsid w:val="001F64D4"/>
    <w:rsid w:val="001F65E5"/>
    <w:rsid w:val="001F66C5"/>
    <w:rsid w:val="001F6781"/>
    <w:rsid w:val="001F695E"/>
    <w:rsid w:val="001F6AE2"/>
    <w:rsid w:val="001F6B8E"/>
    <w:rsid w:val="001F6BF0"/>
    <w:rsid w:val="001F6D5A"/>
    <w:rsid w:val="001F6DF8"/>
    <w:rsid w:val="001F6F25"/>
    <w:rsid w:val="001F6FA4"/>
    <w:rsid w:val="001F7100"/>
    <w:rsid w:val="001F746D"/>
    <w:rsid w:val="001F77FC"/>
    <w:rsid w:val="001F7834"/>
    <w:rsid w:val="001F7941"/>
    <w:rsid w:val="001F7AB1"/>
    <w:rsid w:val="001F7ABB"/>
    <w:rsid w:val="001F7AD1"/>
    <w:rsid w:val="001F7AE0"/>
    <w:rsid w:val="001F7D16"/>
    <w:rsid w:val="00200012"/>
    <w:rsid w:val="00200440"/>
    <w:rsid w:val="0020059B"/>
    <w:rsid w:val="00200602"/>
    <w:rsid w:val="00200750"/>
    <w:rsid w:val="0020095C"/>
    <w:rsid w:val="00200964"/>
    <w:rsid w:val="00200A54"/>
    <w:rsid w:val="00200A5B"/>
    <w:rsid w:val="00200C0A"/>
    <w:rsid w:val="00200D78"/>
    <w:rsid w:val="00200DC5"/>
    <w:rsid w:val="00200ED1"/>
    <w:rsid w:val="0020108D"/>
    <w:rsid w:val="0020135F"/>
    <w:rsid w:val="002013B4"/>
    <w:rsid w:val="002015FE"/>
    <w:rsid w:val="00201695"/>
    <w:rsid w:val="00201791"/>
    <w:rsid w:val="0020180F"/>
    <w:rsid w:val="00201CAC"/>
    <w:rsid w:val="00201DA9"/>
    <w:rsid w:val="00201DFB"/>
    <w:rsid w:val="00202003"/>
    <w:rsid w:val="00202607"/>
    <w:rsid w:val="002026B2"/>
    <w:rsid w:val="00202B1A"/>
    <w:rsid w:val="00202B8C"/>
    <w:rsid w:val="00202C64"/>
    <w:rsid w:val="00202E86"/>
    <w:rsid w:val="0020333F"/>
    <w:rsid w:val="0020338F"/>
    <w:rsid w:val="00203491"/>
    <w:rsid w:val="002034CA"/>
    <w:rsid w:val="002037D7"/>
    <w:rsid w:val="00203870"/>
    <w:rsid w:val="002038EA"/>
    <w:rsid w:val="00203934"/>
    <w:rsid w:val="00203976"/>
    <w:rsid w:val="00203ABF"/>
    <w:rsid w:val="00203C74"/>
    <w:rsid w:val="00203C90"/>
    <w:rsid w:val="00203DFE"/>
    <w:rsid w:val="002040B9"/>
    <w:rsid w:val="0020410A"/>
    <w:rsid w:val="00204195"/>
    <w:rsid w:val="0020419B"/>
    <w:rsid w:val="002043A5"/>
    <w:rsid w:val="002043C4"/>
    <w:rsid w:val="0020444B"/>
    <w:rsid w:val="002044BE"/>
    <w:rsid w:val="002044E3"/>
    <w:rsid w:val="0020452D"/>
    <w:rsid w:val="002049CD"/>
    <w:rsid w:val="00204A79"/>
    <w:rsid w:val="00204B94"/>
    <w:rsid w:val="00204D28"/>
    <w:rsid w:val="00204D5E"/>
    <w:rsid w:val="0020501E"/>
    <w:rsid w:val="00205985"/>
    <w:rsid w:val="00205A96"/>
    <w:rsid w:val="00205B61"/>
    <w:rsid w:val="00205BE2"/>
    <w:rsid w:val="00205D30"/>
    <w:rsid w:val="00205D4A"/>
    <w:rsid w:val="00205DE6"/>
    <w:rsid w:val="00205F44"/>
    <w:rsid w:val="00205FD7"/>
    <w:rsid w:val="00206040"/>
    <w:rsid w:val="0020607B"/>
    <w:rsid w:val="0020619F"/>
    <w:rsid w:val="002063E3"/>
    <w:rsid w:val="0020642A"/>
    <w:rsid w:val="0020642D"/>
    <w:rsid w:val="002064CF"/>
    <w:rsid w:val="0020665B"/>
    <w:rsid w:val="002069FB"/>
    <w:rsid w:val="00206CD0"/>
    <w:rsid w:val="00206DA1"/>
    <w:rsid w:val="0020706D"/>
    <w:rsid w:val="00207145"/>
    <w:rsid w:val="00207158"/>
    <w:rsid w:val="00207181"/>
    <w:rsid w:val="002071A4"/>
    <w:rsid w:val="0020735E"/>
    <w:rsid w:val="002074E0"/>
    <w:rsid w:val="002075C8"/>
    <w:rsid w:val="002076B8"/>
    <w:rsid w:val="00207A22"/>
    <w:rsid w:val="00207AFA"/>
    <w:rsid w:val="00207CBA"/>
    <w:rsid w:val="00207CCC"/>
    <w:rsid w:val="00207E74"/>
    <w:rsid w:val="00207EE3"/>
    <w:rsid w:val="0020A999"/>
    <w:rsid w:val="0021022A"/>
    <w:rsid w:val="0021028C"/>
    <w:rsid w:val="002105EB"/>
    <w:rsid w:val="0021074B"/>
    <w:rsid w:val="002107A7"/>
    <w:rsid w:val="002108F0"/>
    <w:rsid w:val="0021093C"/>
    <w:rsid w:val="00210CCB"/>
    <w:rsid w:val="00210E22"/>
    <w:rsid w:val="0021110E"/>
    <w:rsid w:val="00211116"/>
    <w:rsid w:val="002111B7"/>
    <w:rsid w:val="00211433"/>
    <w:rsid w:val="0021154F"/>
    <w:rsid w:val="002115EF"/>
    <w:rsid w:val="0021198D"/>
    <w:rsid w:val="00211A08"/>
    <w:rsid w:val="00211E21"/>
    <w:rsid w:val="00211FCD"/>
    <w:rsid w:val="00211FCE"/>
    <w:rsid w:val="00212030"/>
    <w:rsid w:val="00212186"/>
    <w:rsid w:val="00212406"/>
    <w:rsid w:val="0021263E"/>
    <w:rsid w:val="00212C84"/>
    <w:rsid w:val="00212D43"/>
    <w:rsid w:val="00212F43"/>
    <w:rsid w:val="00213098"/>
    <w:rsid w:val="0021313E"/>
    <w:rsid w:val="00213180"/>
    <w:rsid w:val="002132D7"/>
    <w:rsid w:val="002132E3"/>
    <w:rsid w:val="0021338D"/>
    <w:rsid w:val="0021376D"/>
    <w:rsid w:val="002138C5"/>
    <w:rsid w:val="00213B5A"/>
    <w:rsid w:val="00213EEB"/>
    <w:rsid w:val="00214580"/>
    <w:rsid w:val="00214627"/>
    <w:rsid w:val="00214746"/>
    <w:rsid w:val="002147AA"/>
    <w:rsid w:val="00214837"/>
    <w:rsid w:val="0021489C"/>
    <w:rsid w:val="0021494A"/>
    <w:rsid w:val="002149D4"/>
    <w:rsid w:val="00214C64"/>
    <w:rsid w:val="00214CEE"/>
    <w:rsid w:val="00214DB2"/>
    <w:rsid w:val="00214F63"/>
    <w:rsid w:val="00214FE6"/>
    <w:rsid w:val="002150D9"/>
    <w:rsid w:val="002154EE"/>
    <w:rsid w:val="002155D8"/>
    <w:rsid w:val="00215798"/>
    <w:rsid w:val="002157C3"/>
    <w:rsid w:val="00215918"/>
    <w:rsid w:val="00215998"/>
    <w:rsid w:val="00215BE6"/>
    <w:rsid w:val="00215F2C"/>
    <w:rsid w:val="00215F37"/>
    <w:rsid w:val="0021608F"/>
    <w:rsid w:val="0021609D"/>
    <w:rsid w:val="002161F7"/>
    <w:rsid w:val="002163E6"/>
    <w:rsid w:val="002164EB"/>
    <w:rsid w:val="00216540"/>
    <w:rsid w:val="00216815"/>
    <w:rsid w:val="002168AF"/>
    <w:rsid w:val="002169C6"/>
    <w:rsid w:val="002169C9"/>
    <w:rsid w:val="00216AF7"/>
    <w:rsid w:val="00216B2B"/>
    <w:rsid w:val="00216DA0"/>
    <w:rsid w:val="00216EF6"/>
    <w:rsid w:val="00216FC3"/>
    <w:rsid w:val="002170CA"/>
    <w:rsid w:val="00217108"/>
    <w:rsid w:val="00217474"/>
    <w:rsid w:val="002174A8"/>
    <w:rsid w:val="00217702"/>
    <w:rsid w:val="00217775"/>
    <w:rsid w:val="002177B6"/>
    <w:rsid w:val="002177CB"/>
    <w:rsid w:val="00217804"/>
    <w:rsid w:val="0021796D"/>
    <w:rsid w:val="00217B89"/>
    <w:rsid w:val="00217C41"/>
    <w:rsid w:val="00217EC7"/>
    <w:rsid w:val="00217F70"/>
    <w:rsid w:val="00220029"/>
    <w:rsid w:val="0022005D"/>
    <w:rsid w:val="00220061"/>
    <w:rsid w:val="0022007A"/>
    <w:rsid w:val="002206D7"/>
    <w:rsid w:val="00220761"/>
    <w:rsid w:val="00220A88"/>
    <w:rsid w:val="00220AD6"/>
    <w:rsid w:val="00220AE8"/>
    <w:rsid w:val="00220B27"/>
    <w:rsid w:val="00220B2C"/>
    <w:rsid w:val="00220B39"/>
    <w:rsid w:val="00220FF8"/>
    <w:rsid w:val="002211C6"/>
    <w:rsid w:val="00221369"/>
    <w:rsid w:val="0022158D"/>
    <w:rsid w:val="00221821"/>
    <w:rsid w:val="002218BA"/>
    <w:rsid w:val="0022193B"/>
    <w:rsid w:val="00221990"/>
    <w:rsid w:val="00221B17"/>
    <w:rsid w:val="00221C22"/>
    <w:rsid w:val="00221C4B"/>
    <w:rsid w:val="00221D4A"/>
    <w:rsid w:val="00221D62"/>
    <w:rsid w:val="00222081"/>
    <w:rsid w:val="002220E4"/>
    <w:rsid w:val="00222168"/>
    <w:rsid w:val="00222241"/>
    <w:rsid w:val="002223AF"/>
    <w:rsid w:val="002223FC"/>
    <w:rsid w:val="0022250F"/>
    <w:rsid w:val="0022251B"/>
    <w:rsid w:val="002226E4"/>
    <w:rsid w:val="0022273D"/>
    <w:rsid w:val="00222A5F"/>
    <w:rsid w:val="00222BD6"/>
    <w:rsid w:val="00222C24"/>
    <w:rsid w:val="00222CDF"/>
    <w:rsid w:val="00222ED1"/>
    <w:rsid w:val="00223031"/>
    <w:rsid w:val="00223071"/>
    <w:rsid w:val="002230D3"/>
    <w:rsid w:val="0022318C"/>
    <w:rsid w:val="002231BE"/>
    <w:rsid w:val="002231CB"/>
    <w:rsid w:val="0022329F"/>
    <w:rsid w:val="0022356C"/>
    <w:rsid w:val="002235B7"/>
    <w:rsid w:val="002236B5"/>
    <w:rsid w:val="002236FF"/>
    <w:rsid w:val="0022377F"/>
    <w:rsid w:val="002237C8"/>
    <w:rsid w:val="00223829"/>
    <w:rsid w:val="00223877"/>
    <w:rsid w:val="002238B8"/>
    <w:rsid w:val="002238EB"/>
    <w:rsid w:val="00223AD7"/>
    <w:rsid w:val="00223C1B"/>
    <w:rsid w:val="00223F12"/>
    <w:rsid w:val="0022401C"/>
    <w:rsid w:val="002241B1"/>
    <w:rsid w:val="00224200"/>
    <w:rsid w:val="0022430A"/>
    <w:rsid w:val="002243C0"/>
    <w:rsid w:val="002244A5"/>
    <w:rsid w:val="002245FF"/>
    <w:rsid w:val="00224620"/>
    <w:rsid w:val="00224795"/>
    <w:rsid w:val="002247AD"/>
    <w:rsid w:val="00224BCB"/>
    <w:rsid w:val="00224BDB"/>
    <w:rsid w:val="00224C9B"/>
    <w:rsid w:val="00224DA1"/>
    <w:rsid w:val="00224E27"/>
    <w:rsid w:val="00225045"/>
    <w:rsid w:val="0022553E"/>
    <w:rsid w:val="002255FE"/>
    <w:rsid w:val="002256AB"/>
    <w:rsid w:val="00225747"/>
    <w:rsid w:val="00225BBB"/>
    <w:rsid w:val="00225BBD"/>
    <w:rsid w:val="00225EF5"/>
    <w:rsid w:val="00225F0B"/>
    <w:rsid w:val="00225FD9"/>
    <w:rsid w:val="002260DA"/>
    <w:rsid w:val="00226171"/>
    <w:rsid w:val="00226224"/>
    <w:rsid w:val="002264B6"/>
    <w:rsid w:val="00226550"/>
    <w:rsid w:val="00226572"/>
    <w:rsid w:val="00226621"/>
    <w:rsid w:val="002267F4"/>
    <w:rsid w:val="00226D2F"/>
    <w:rsid w:val="00226D8B"/>
    <w:rsid w:val="00226DA8"/>
    <w:rsid w:val="00226E27"/>
    <w:rsid w:val="00226FFA"/>
    <w:rsid w:val="002270ED"/>
    <w:rsid w:val="002272E6"/>
    <w:rsid w:val="0022772C"/>
    <w:rsid w:val="00227CE8"/>
    <w:rsid w:val="00227DA8"/>
    <w:rsid w:val="00227EB2"/>
    <w:rsid w:val="00227F5E"/>
    <w:rsid w:val="00230022"/>
    <w:rsid w:val="00230673"/>
    <w:rsid w:val="0023087F"/>
    <w:rsid w:val="002308BA"/>
    <w:rsid w:val="0023090A"/>
    <w:rsid w:val="00230994"/>
    <w:rsid w:val="002309CA"/>
    <w:rsid w:val="00230A32"/>
    <w:rsid w:val="00230A70"/>
    <w:rsid w:val="00230CB6"/>
    <w:rsid w:val="0023103B"/>
    <w:rsid w:val="0023108F"/>
    <w:rsid w:val="002311E6"/>
    <w:rsid w:val="002312EA"/>
    <w:rsid w:val="00231479"/>
    <w:rsid w:val="00231553"/>
    <w:rsid w:val="0023175C"/>
    <w:rsid w:val="0023193E"/>
    <w:rsid w:val="00231BC7"/>
    <w:rsid w:val="00231CE0"/>
    <w:rsid w:val="002320DD"/>
    <w:rsid w:val="002321C0"/>
    <w:rsid w:val="002322B1"/>
    <w:rsid w:val="002322E6"/>
    <w:rsid w:val="00232319"/>
    <w:rsid w:val="002324A1"/>
    <w:rsid w:val="002325A3"/>
    <w:rsid w:val="0023282E"/>
    <w:rsid w:val="00232946"/>
    <w:rsid w:val="00232A1E"/>
    <w:rsid w:val="00232A71"/>
    <w:rsid w:val="00232C45"/>
    <w:rsid w:val="00232EF8"/>
    <w:rsid w:val="00233025"/>
    <w:rsid w:val="002331C7"/>
    <w:rsid w:val="0023333E"/>
    <w:rsid w:val="00233422"/>
    <w:rsid w:val="00233531"/>
    <w:rsid w:val="00233539"/>
    <w:rsid w:val="0023393A"/>
    <w:rsid w:val="00233A1E"/>
    <w:rsid w:val="00233A6C"/>
    <w:rsid w:val="00233AC6"/>
    <w:rsid w:val="00233B5D"/>
    <w:rsid w:val="00233C96"/>
    <w:rsid w:val="00233D83"/>
    <w:rsid w:val="00233EB6"/>
    <w:rsid w:val="002340E7"/>
    <w:rsid w:val="002343F0"/>
    <w:rsid w:val="002348BD"/>
    <w:rsid w:val="00234A7E"/>
    <w:rsid w:val="00234ADA"/>
    <w:rsid w:val="00234B39"/>
    <w:rsid w:val="00234B73"/>
    <w:rsid w:val="00234D12"/>
    <w:rsid w:val="00234E3C"/>
    <w:rsid w:val="00234E5A"/>
    <w:rsid w:val="00234EB4"/>
    <w:rsid w:val="00234F1A"/>
    <w:rsid w:val="00235093"/>
    <w:rsid w:val="0023526A"/>
    <w:rsid w:val="00235308"/>
    <w:rsid w:val="00235327"/>
    <w:rsid w:val="00235604"/>
    <w:rsid w:val="002358EB"/>
    <w:rsid w:val="00235925"/>
    <w:rsid w:val="00235B14"/>
    <w:rsid w:val="00235C5E"/>
    <w:rsid w:val="00235ED9"/>
    <w:rsid w:val="0023617D"/>
    <w:rsid w:val="0023631A"/>
    <w:rsid w:val="002366CC"/>
    <w:rsid w:val="0023682E"/>
    <w:rsid w:val="0023696E"/>
    <w:rsid w:val="002369B7"/>
    <w:rsid w:val="00236BE1"/>
    <w:rsid w:val="00237275"/>
    <w:rsid w:val="002373C3"/>
    <w:rsid w:val="0023742D"/>
    <w:rsid w:val="00237514"/>
    <w:rsid w:val="002375F6"/>
    <w:rsid w:val="00237891"/>
    <w:rsid w:val="00237B58"/>
    <w:rsid w:val="00237E41"/>
    <w:rsid w:val="00237FCE"/>
    <w:rsid w:val="00240084"/>
    <w:rsid w:val="002400DB"/>
    <w:rsid w:val="002400FD"/>
    <w:rsid w:val="002400FE"/>
    <w:rsid w:val="00240229"/>
    <w:rsid w:val="002403C0"/>
    <w:rsid w:val="002403FB"/>
    <w:rsid w:val="002405BF"/>
    <w:rsid w:val="002405D3"/>
    <w:rsid w:val="00240976"/>
    <w:rsid w:val="00240A81"/>
    <w:rsid w:val="00240ABA"/>
    <w:rsid w:val="00240ACA"/>
    <w:rsid w:val="00240DFB"/>
    <w:rsid w:val="00240E62"/>
    <w:rsid w:val="00240EFE"/>
    <w:rsid w:val="002410FA"/>
    <w:rsid w:val="002411E9"/>
    <w:rsid w:val="00241313"/>
    <w:rsid w:val="0024171E"/>
    <w:rsid w:val="00241C45"/>
    <w:rsid w:val="00241D11"/>
    <w:rsid w:val="00241FBC"/>
    <w:rsid w:val="002420AA"/>
    <w:rsid w:val="002423BD"/>
    <w:rsid w:val="0024258E"/>
    <w:rsid w:val="002426A7"/>
    <w:rsid w:val="00242A05"/>
    <w:rsid w:val="00242A2A"/>
    <w:rsid w:val="00242BD4"/>
    <w:rsid w:val="002432DC"/>
    <w:rsid w:val="002436DE"/>
    <w:rsid w:val="0024389E"/>
    <w:rsid w:val="00243967"/>
    <w:rsid w:val="002439F8"/>
    <w:rsid w:val="00243AA2"/>
    <w:rsid w:val="00243B88"/>
    <w:rsid w:val="00243C7D"/>
    <w:rsid w:val="00243D97"/>
    <w:rsid w:val="00243EB7"/>
    <w:rsid w:val="00243F1B"/>
    <w:rsid w:val="00244212"/>
    <w:rsid w:val="0024432F"/>
    <w:rsid w:val="00244825"/>
    <w:rsid w:val="002449A5"/>
    <w:rsid w:val="00244A1A"/>
    <w:rsid w:val="00244C4D"/>
    <w:rsid w:val="00244E3B"/>
    <w:rsid w:val="00244E3C"/>
    <w:rsid w:val="00244EE0"/>
    <w:rsid w:val="00245202"/>
    <w:rsid w:val="0024531E"/>
    <w:rsid w:val="00245392"/>
    <w:rsid w:val="002454A6"/>
    <w:rsid w:val="002455ED"/>
    <w:rsid w:val="00245AEE"/>
    <w:rsid w:val="00245B72"/>
    <w:rsid w:val="00245BA2"/>
    <w:rsid w:val="00245D68"/>
    <w:rsid w:val="00245DF2"/>
    <w:rsid w:val="002463A0"/>
    <w:rsid w:val="002463F4"/>
    <w:rsid w:val="00246460"/>
    <w:rsid w:val="002464C6"/>
    <w:rsid w:val="00246558"/>
    <w:rsid w:val="00246625"/>
    <w:rsid w:val="00246643"/>
    <w:rsid w:val="002466FB"/>
    <w:rsid w:val="0024673B"/>
    <w:rsid w:val="00246793"/>
    <w:rsid w:val="00246862"/>
    <w:rsid w:val="00246900"/>
    <w:rsid w:val="00246B57"/>
    <w:rsid w:val="00246D06"/>
    <w:rsid w:val="00246D36"/>
    <w:rsid w:val="00246F77"/>
    <w:rsid w:val="00247409"/>
    <w:rsid w:val="00247445"/>
    <w:rsid w:val="002475F2"/>
    <w:rsid w:val="00247627"/>
    <w:rsid w:val="00247634"/>
    <w:rsid w:val="00247A18"/>
    <w:rsid w:val="00247E59"/>
    <w:rsid w:val="00250023"/>
    <w:rsid w:val="0025051B"/>
    <w:rsid w:val="0025075C"/>
    <w:rsid w:val="0025088C"/>
    <w:rsid w:val="002508F8"/>
    <w:rsid w:val="002509D7"/>
    <w:rsid w:val="00250BFE"/>
    <w:rsid w:val="00250C7E"/>
    <w:rsid w:val="00250D8B"/>
    <w:rsid w:val="00250D8F"/>
    <w:rsid w:val="00250ED0"/>
    <w:rsid w:val="0025115D"/>
    <w:rsid w:val="00251326"/>
    <w:rsid w:val="00251346"/>
    <w:rsid w:val="002515D3"/>
    <w:rsid w:val="002515DF"/>
    <w:rsid w:val="0025176F"/>
    <w:rsid w:val="002519E3"/>
    <w:rsid w:val="00251DF7"/>
    <w:rsid w:val="00251E74"/>
    <w:rsid w:val="00251F28"/>
    <w:rsid w:val="00252008"/>
    <w:rsid w:val="00252611"/>
    <w:rsid w:val="0025263A"/>
    <w:rsid w:val="0025277E"/>
    <w:rsid w:val="002529B6"/>
    <w:rsid w:val="00252A52"/>
    <w:rsid w:val="00252BAE"/>
    <w:rsid w:val="00252FDF"/>
    <w:rsid w:val="00253173"/>
    <w:rsid w:val="00253301"/>
    <w:rsid w:val="002533B0"/>
    <w:rsid w:val="00253507"/>
    <w:rsid w:val="00253522"/>
    <w:rsid w:val="00253553"/>
    <w:rsid w:val="002535F0"/>
    <w:rsid w:val="002538DD"/>
    <w:rsid w:val="00253A7C"/>
    <w:rsid w:val="00253B02"/>
    <w:rsid w:val="00253BD7"/>
    <w:rsid w:val="00253D25"/>
    <w:rsid w:val="00253E8B"/>
    <w:rsid w:val="00253FA2"/>
    <w:rsid w:val="0025402F"/>
    <w:rsid w:val="0025409B"/>
    <w:rsid w:val="0025486A"/>
    <w:rsid w:val="00254871"/>
    <w:rsid w:val="002549FA"/>
    <w:rsid w:val="00254B02"/>
    <w:rsid w:val="00254BEB"/>
    <w:rsid w:val="00254C12"/>
    <w:rsid w:val="00254D2A"/>
    <w:rsid w:val="00254D4C"/>
    <w:rsid w:val="0025506A"/>
    <w:rsid w:val="002550C2"/>
    <w:rsid w:val="00255287"/>
    <w:rsid w:val="0025528A"/>
    <w:rsid w:val="0025529E"/>
    <w:rsid w:val="00255328"/>
    <w:rsid w:val="002554D4"/>
    <w:rsid w:val="002554E1"/>
    <w:rsid w:val="002555DF"/>
    <w:rsid w:val="00255647"/>
    <w:rsid w:val="00255888"/>
    <w:rsid w:val="00255D3D"/>
    <w:rsid w:val="00255DDB"/>
    <w:rsid w:val="00255DE4"/>
    <w:rsid w:val="00255E98"/>
    <w:rsid w:val="00255F55"/>
    <w:rsid w:val="00256347"/>
    <w:rsid w:val="002563A7"/>
    <w:rsid w:val="002563F4"/>
    <w:rsid w:val="002565B8"/>
    <w:rsid w:val="002567A9"/>
    <w:rsid w:val="00256A39"/>
    <w:rsid w:val="00256B96"/>
    <w:rsid w:val="00256D41"/>
    <w:rsid w:val="00256E1D"/>
    <w:rsid w:val="00256E3F"/>
    <w:rsid w:val="00256E57"/>
    <w:rsid w:val="00257227"/>
    <w:rsid w:val="00257441"/>
    <w:rsid w:val="00257606"/>
    <w:rsid w:val="002576C2"/>
    <w:rsid w:val="002578B8"/>
    <w:rsid w:val="00257931"/>
    <w:rsid w:val="00257B63"/>
    <w:rsid w:val="00257BBD"/>
    <w:rsid w:val="00257C0D"/>
    <w:rsid w:val="00257C57"/>
    <w:rsid w:val="00257D77"/>
    <w:rsid w:val="00257FEB"/>
    <w:rsid w:val="00260B2A"/>
    <w:rsid w:val="00260C52"/>
    <w:rsid w:val="00260CD4"/>
    <w:rsid w:val="00260F3C"/>
    <w:rsid w:val="00260F8B"/>
    <w:rsid w:val="00261476"/>
    <w:rsid w:val="0026149F"/>
    <w:rsid w:val="0026163A"/>
    <w:rsid w:val="00261831"/>
    <w:rsid w:val="0026192D"/>
    <w:rsid w:val="002619DE"/>
    <w:rsid w:val="00261C56"/>
    <w:rsid w:val="00261DC2"/>
    <w:rsid w:val="002623E7"/>
    <w:rsid w:val="00262412"/>
    <w:rsid w:val="002624A9"/>
    <w:rsid w:val="002625A1"/>
    <w:rsid w:val="00262708"/>
    <w:rsid w:val="00262982"/>
    <w:rsid w:val="00262A65"/>
    <w:rsid w:val="00262AC7"/>
    <w:rsid w:val="00262B6E"/>
    <w:rsid w:val="00262CD0"/>
    <w:rsid w:val="00262D98"/>
    <w:rsid w:val="00262E8E"/>
    <w:rsid w:val="00262E97"/>
    <w:rsid w:val="00262F73"/>
    <w:rsid w:val="002630E3"/>
    <w:rsid w:val="002631E5"/>
    <w:rsid w:val="0026352C"/>
    <w:rsid w:val="00263581"/>
    <w:rsid w:val="002636BC"/>
    <w:rsid w:val="00263777"/>
    <w:rsid w:val="00263940"/>
    <w:rsid w:val="00263A1C"/>
    <w:rsid w:val="00263CED"/>
    <w:rsid w:val="00263D3F"/>
    <w:rsid w:val="002640CF"/>
    <w:rsid w:val="002643C4"/>
    <w:rsid w:val="002644AB"/>
    <w:rsid w:val="002646C6"/>
    <w:rsid w:val="0026475D"/>
    <w:rsid w:val="002648F2"/>
    <w:rsid w:val="00264ACF"/>
    <w:rsid w:val="00264B82"/>
    <w:rsid w:val="00264C6D"/>
    <w:rsid w:val="00264D39"/>
    <w:rsid w:val="00264E08"/>
    <w:rsid w:val="00264FC0"/>
    <w:rsid w:val="0026505B"/>
    <w:rsid w:val="00265196"/>
    <w:rsid w:val="002651E1"/>
    <w:rsid w:val="0026542F"/>
    <w:rsid w:val="002655F8"/>
    <w:rsid w:val="0026564D"/>
    <w:rsid w:val="002657DB"/>
    <w:rsid w:val="00265944"/>
    <w:rsid w:val="00265990"/>
    <w:rsid w:val="00265C9C"/>
    <w:rsid w:val="00265CA5"/>
    <w:rsid w:val="00266270"/>
    <w:rsid w:val="0026670B"/>
    <w:rsid w:val="0026681E"/>
    <w:rsid w:val="00266837"/>
    <w:rsid w:val="00266C19"/>
    <w:rsid w:val="00266D80"/>
    <w:rsid w:val="0026784F"/>
    <w:rsid w:val="00267C12"/>
    <w:rsid w:val="00267C22"/>
    <w:rsid w:val="00267DA7"/>
    <w:rsid w:val="002701AB"/>
    <w:rsid w:val="002702B2"/>
    <w:rsid w:val="00270645"/>
    <w:rsid w:val="00270773"/>
    <w:rsid w:val="002708FC"/>
    <w:rsid w:val="00270ABB"/>
    <w:rsid w:val="00270B0E"/>
    <w:rsid w:val="00270B65"/>
    <w:rsid w:val="00270D4E"/>
    <w:rsid w:val="00270DBF"/>
    <w:rsid w:val="00270DE0"/>
    <w:rsid w:val="00270E18"/>
    <w:rsid w:val="00270E48"/>
    <w:rsid w:val="00270F12"/>
    <w:rsid w:val="002710EF"/>
    <w:rsid w:val="00271207"/>
    <w:rsid w:val="00271234"/>
    <w:rsid w:val="0027160B"/>
    <w:rsid w:val="00271633"/>
    <w:rsid w:val="00271678"/>
    <w:rsid w:val="00271680"/>
    <w:rsid w:val="002716C8"/>
    <w:rsid w:val="00271928"/>
    <w:rsid w:val="00271969"/>
    <w:rsid w:val="0027197E"/>
    <w:rsid w:val="00271AF1"/>
    <w:rsid w:val="00271B8F"/>
    <w:rsid w:val="00271CE3"/>
    <w:rsid w:val="00272064"/>
    <w:rsid w:val="002720F7"/>
    <w:rsid w:val="0027218D"/>
    <w:rsid w:val="00272322"/>
    <w:rsid w:val="002723D9"/>
    <w:rsid w:val="0027248B"/>
    <w:rsid w:val="00272770"/>
    <w:rsid w:val="00272A72"/>
    <w:rsid w:val="00272D12"/>
    <w:rsid w:val="00272DD7"/>
    <w:rsid w:val="00273017"/>
    <w:rsid w:val="0027302D"/>
    <w:rsid w:val="002733EF"/>
    <w:rsid w:val="00273483"/>
    <w:rsid w:val="002734E3"/>
    <w:rsid w:val="00273545"/>
    <w:rsid w:val="00273702"/>
    <w:rsid w:val="00273793"/>
    <w:rsid w:val="002739CE"/>
    <w:rsid w:val="00273B66"/>
    <w:rsid w:val="00273DB3"/>
    <w:rsid w:val="002740BF"/>
    <w:rsid w:val="00274220"/>
    <w:rsid w:val="002743A2"/>
    <w:rsid w:val="002743BD"/>
    <w:rsid w:val="0027480F"/>
    <w:rsid w:val="00274829"/>
    <w:rsid w:val="002748E1"/>
    <w:rsid w:val="00274976"/>
    <w:rsid w:val="002749E2"/>
    <w:rsid w:val="00274A1C"/>
    <w:rsid w:val="00274B2C"/>
    <w:rsid w:val="00274F1C"/>
    <w:rsid w:val="00274F27"/>
    <w:rsid w:val="00275013"/>
    <w:rsid w:val="002751F7"/>
    <w:rsid w:val="00275256"/>
    <w:rsid w:val="0027547E"/>
    <w:rsid w:val="002756A3"/>
    <w:rsid w:val="002759A6"/>
    <w:rsid w:val="00275B99"/>
    <w:rsid w:val="00275C73"/>
    <w:rsid w:val="00275DCC"/>
    <w:rsid w:val="00275E42"/>
    <w:rsid w:val="00276013"/>
    <w:rsid w:val="002762DA"/>
    <w:rsid w:val="002766AF"/>
    <w:rsid w:val="00276863"/>
    <w:rsid w:val="00276988"/>
    <w:rsid w:val="00276AB8"/>
    <w:rsid w:val="00276C41"/>
    <w:rsid w:val="00276E89"/>
    <w:rsid w:val="00276FE0"/>
    <w:rsid w:val="00277076"/>
    <w:rsid w:val="00277192"/>
    <w:rsid w:val="0027732D"/>
    <w:rsid w:val="002773F2"/>
    <w:rsid w:val="00277428"/>
    <w:rsid w:val="00277558"/>
    <w:rsid w:val="00277680"/>
    <w:rsid w:val="0027770B"/>
    <w:rsid w:val="00277795"/>
    <w:rsid w:val="002777D5"/>
    <w:rsid w:val="00277E64"/>
    <w:rsid w:val="00277EC4"/>
    <w:rsid w:val="00277ED9"/>
    <w:rsid w:val="00277F47"/>
    <w:rsid w:val="00280007"/>
    <w:rsid w:val="002801FF"/>
    <w:rsid w:val="00280344"/>
    <w:rsid w:val="00280476"/>
    <w:rsid w:val="002804C4"/>
    <w:rsid w:val="002804CC"/>
    <w:rsid w:val="00280586"/>
    <w:rsid w:val="002809A8"/>
    <w:rsid w:val="00280A40"/>
    <w:rsid w:val="00280B51"/>
    <w:rsid w:val="00280C2C"/>
    <w:rsid w:val="00280EBA"/>
    <w:rsid w:val="0028125E"/>
    <w:rsid w:val="002813B5"/>
    <w:rsid w:val="002813C6"/>
    <w:rsid w:val="0028156C"/>
    <w:rsid w:val="0028166B"/>
    <w:rsid w:val="002819F1"/>
    <w:rsid w:val="00281A35"/>
    <w:rsid w:val="00281A6E"/>
    <w:rsid w:val="00281BB5"/>
    <w:rsid w:val="00281C5C"/>
    <w:rsid w:val="00281C93"/>
    <w:rsid w:val="00282026"/>
    <w:rsid w:val="00282295"/>
    <w:rsid w:val="0028234F"/>
    <w:rsid w:val="0028239C"/>
    <w:rsid w:val="0028243F"/>
    <w:rsid w:val="00282447"/>
    <w:rsid w:val="002824C5"/>
    <w:rsid w:val="00282896"/>
    <w:rsid w:val="00282CE2"/>
    <w:rsid w:val="00283291"/>
    <w:rsid w:val="00283329"/>
    <w:rsid w:val="00283536"/>
    <w:rsid w:val="00283802"/>
    <w:rsid w:val="00283862"/>
    <w:rsid w:val="002839F6"/>
    <w:rsid w:val="00283B07"/>
    <w:rsid w:val="00283B10"/>
    <w:rsid w:val="00283D3D"/>
    <w:rsid w:val="00283E3B"/>
    <w:rsid w:val="00283F7B"/>
    <w:rsid w:val="0028409E"/>
    <w:rsid w:val="00284229"/>
    <w:rsid w:val="002843B7"/>
    <w:rsid w:val="002846E0"/>
    <w:rsid w:val="0028477D"/>
    <w:rsid w:val="002848A4"/>
    <w:rsid w:val="00284A50"/>
    <w:rsid w:val="00284ACE"/>
    <w:rsid w:val="00284B47"/>
    <w:rsid w:val="00284CD7"/>
    <w:rsid w:val="00284E2F"/>
    <w:rsid w:val="00284E3C"/>
    <w:rsid w:val="00284F1D"/>
    <w:rsid w:val="00285061"/>
    <w:rsid w:val="0028535A"/>
    <w:rsid w:val="00285558"/>
    <w:rsid w:val="002855E1"/>
    <w:rsid w:val="00285627"/>
    <w:rsid w:val="00285726"/>
    <w:rsid w:val="00285804"/>
    <w:rsid w:val="002859FF"/>
    <w:rsid w:val="00285B4E"/>
    <w:rsid w:val="00285B6A"/>
    <w:rsid w:val="00285C55"/>
    <w:rsid w:val="00285DED"/>
    <w:rsid w:val="00285EB6"/>
    <w:rsid w:val="00285F06"/>
    <w:rsid w:val="002861EC"/>
    <w:rsid w:val="002862E1"/>
    <w:rsid w:val="002863F2"/>
    <w:rsid w:val="002864C4"/>
    <w:rsid w:val="00286597"/>
    <w:rsid w:val="00286653"/>
    <w:rsid w:val="0028675E"/>
    <w:rsid w:val="002867A0"/>
    <w:rsid w:val="00286807"/>
    <w:rsid w:val="00286837"/>
    <w:rsid w:val="00286A77"/>
    <w:rsid w:val="00286C18"/>
    <w:rsid w:val="00286D69"/>
    <w:rsid w:val="00286D80"/>
    <w:rsid w:val="00286FAC"/>
    <w:rsid w:val="00286FBE"/>
    <w:rsid w:val="00287063"/>
    <w:rsid w:val="002870B1"/>
    <w:rsid w:val="00287126"/>
    <w:rsid w:val="0028720C"/>
    <w:rsid w:val="00287534"/>
    <w:rsid w:val="0028754D"/>
    <w:rsid w:val="00287595"/>
    <w:rsid w:val="002875F1"/>
    <w:rsid w:val="00287663"/>
    <w:rsid w:val="00287724"/>
    <w:rsid w:val="00287751"/>
    <w:rsid w:val="002878B1"/>
    <w:rsid w:val="00287BE7"/>
    <w:rsid w:val="0029011C"/>
    <w:rsid w:val="00290221"/>
    <w:rsid w:val="00290330"/>
    <w:rsid w:val="0029035D"/>
    <w:rsid w:val="00290484"/>
    <w:rsid w:val="0029061E"/>
    <w:rsid w:val="002906A3"/>
    <w:rsid w:val="00290B4C"/>
    <w:rsid w:val="00290D54"/>
    <w:rsid w:val="00290DB4"/>
    <w:rsid w:val="00290F6A"/>
    <w:rsid w:val="00290F9C"/>
    <w:rsid w:val="00290FDB"/>
    <w:rsid w:val="002910C0"/>
    <w:rsid w:val="00291281"/>
    <w:rsid w:val="002912A6"/>
    <w:rsid w:val="00291541"/>
    <w:rsid w:val="00291568"/>
    <w:rsid w:val="0029156B"/>
    <w:rsid w:val="00291652"/>
    <w:rsid w:val="00291876"/>
    <w:rsid w:val="00291968"/>
    <w:rsid w:val="00291E91"/>
    <w:rsid w:val="00291EE1"/>
    <w:rsid w:val="0029227E"/>
    <w:rsid w:val="002923E3"/>
    <w:rsid w:val="0029259D"/>
    <w:rsid w:val="0029261D"/>
    <w:rsid w:val="002926D6"/>
    <w:rsid w:val="002929AA"/>
    <w:rsid w:val="00292AAE"/>
    <w:rsid w:val="00292BB8"/>
    <w:rsid w:val="00292C51"/>
    <w:rsid w:val="00292C81"/>
    <w:rsid w:val="00292DD6"/>
    <w:rsid w:val="00292FF4"/>
    <w:rsid w:val="0029313F"/>
    <w:rsid w:val="002934A4"/>
    <w:rsid w:val="0029363B"/>
    <w:rsid w:val="0029377D"/>
    <w:rsid w:val="0029383F"/>
    <w:rsid w:val="002939EA"/>
    <w:rsid w:val="00293A87"/>
    <w:rsid w:val="00293B86"/>
    <w:rsid w:val="00293D4D"/>
    <w:rsid w:val="00293EC3"/>
    <w:rsid w:val="00293F16"/>
    <w:rsid w:val="00294005"/>
    <w:rsid w:val="002942E8"/>
    <w:rsid w:val="00294496"/>
    <w:rsid w:val="0029477B"/>
    <w:rsid w:val="0029491A"/>
    <w:rsid w:val="00294AD8"/>
    <w:rsid w:val="00294B17"/>
    <w:rsid w:val="0029508A"/>
    <w:rsid w:val="002955D2"/>
    <w:rsid w:val="002955FC"/>
    <w:rsid w:val="00295A0F"/>
    <w:rsid w:val="00295BD1"/>
    <w:rsid w:val="00295C78"/>
    <w:rsid w:val="00295F43"/>
    <w:rsid w:val="00295FC1"/>
    <w:rsid w:val="00296060"/>
    <w:rsid w:val="002960C6"/>
    <w:rsid w:val="002961AD"/>
    <w:rsid w:val="0029621D"/>
    <w:rsid w:val="002962D8"/>
    <w:rsid w:val="0029660D"/>
    <w:rsid w:val="0029668A"/>
    <w:rsid w:val="00296796"/>
    <w:rsid w:val="00296823"/>
    <w:rsid w:val="002969FC"/>
    <w:rsid w:val="00296A49"/>
    <w:rsid w:val="00296BCD"/>
    <w:rsid w:val="00296BDF"/>
    <w:rsid w:val="00296DC6"/>
    <w:rsid w:val="00296E7C"/>
    <w:rsid w:val="00297013"/>
    <w:rsid w:val="002971B1"/>
    <w:rsid w:val="002972E5"/>
    <w:rsid w:val="00297374"/>
    <w:rsid w:val="002973F5"/>
    <w:rsid w:val="002976FE"/>
    <w:rsid w:val="00297B00"/>
    <w:rsid w:val="00297B30"/>
    <w:rsid w:val="00297B56"/>
    <w:rsid w:val="00297C7E"/>
    <w:rsid w:val="00297D2F"/>
    <w:rsid w:val="00297D9C"/>
    <w:rsid w:val="00297F1A"/>
    <w:rsid w:val="00297FC8"/>
    <w:rsid w:val="002A02FA"/>
    <w:rsid w:val="002A0356"/>
    <w:rsid w:val="002A060C"/>
    <w:rsid w:val="002A065D"/>
    <w:rsid w:val="002A0696"/>
    <w:rsid w:val="002A09ED"/>
    <w:rsid w:val="002A0A8F"/>
    <w:rsid w:val="002A0F78"/>
    <w:rsid w:val="002A0F8A"/>
    <w:rsid w:val="002A102E"/>
    <w:rsid w:val="002A114C"/>
    <w:rsid w:val="002A1287"/>
    <w:rsid w:val="002A1334"/>
    <w:rsid w:val="002A148F"/>
    <w:rsid w:val="002A14CB"/>
    <w:rsid w:val="002A15E5"/>
    <w:rsid w:val="002A1653"/>
    <w:rsid w:val="002A166E"/>
    <w:rsid w:val="002A17E3"/>
    <w:rsid w:val="002A1C8C"/>
    <w:rsid w:val="002A1CF4"/>
    <w:rsid w:val="002A1E70"/>
    <w:rsid w:val="002A1F32"/>
    <w:rsid w:val="002A20D1"/>
    <w:rsid w:val="002A2179"/>
    <w:rsid w:val="002A224F"/>
    <w:rsid w:val="002A22D7"/>
    <w:rsid w:val="002A243D"/>
    <w:rsid w:val="002A26EA"/>
    <w:rsid w:val="002A2A5F"/>
    <w:rsid w:val="002A2EF5"/>
    <w:rsid w:val="002A31FC"/>
    <w:rsid w:val="002A3235"/>
    <w:rsid w:val="002A354E"/>
    <w:rsid w:val="002A35C8"/>
    <w:rsid w:val="002A37E3"/>
    <w:rsid w:val="002A393A"/>
    <w:rsid w:val="002A3B46"/>
    <w:rsid w:val="002A3D34"/>
    <w:rsid w:val="002A3E6E"/>
    <w:rsid w:val="002A3F97"/>
    <w:rsid w:val="002A40ED"/>
    <w:rsid w:val="002A42A8"/>
    <w:rsid w:val="002A445A"/>
    <w:rsid w:val="002A448C"/>
    <w:rsid w:val="002A461E"/>
    <w:rsid w:val="002A4838"/>
    <w:rsid w:val="002A49E2"/>
    <w:rsid w:val="002A4A46"/>
    <w:rsid w:val="002A4AB3"/>
    <w:rsid w:val="002A4BB7"/>
    <w:rsid w:val="002A4C0F"/>
    <w:rsid w:val="002A4C6F"/>
    <w:rsid w:val="002A509C"/>
    <w:rsid w:val="002A528A"/>
    <w:rsid w:val="002A52DD"/>
    <w:rsid w:val="002A5384"/>
    <w:rsid w:val="002A540A"/>
    <w:rsid w:val="002A5692"/>
    <w:rsid w:val="002A5C3D"/>
    <w:rsid w:val="002A5D91"/>
    <w:rsid w:val="002A5E0E"/>
    <w:rsid w:val="002A5E63"/>
    <w:rsid w:val="002A5F58"/>
    <w:rsid w:val="002A60B0"/>
    <w:rsid w:val="002A6113"/>
    <w:rsid w:val="002A615A"/>
    <w:rsid w:val="002A61D7"/>
    <w:rsid w:val="002A62B3"/>
    <w:rsid w:val="002A6540"/>
    <w:rsid w:val="002A6620"/>
    <w:rsid w:val="002A66DF"/>
    <w:rsid w:val="002A6874"/>
    <w:rsid w:val="002A6E5B"/>
    <w:rsid w:val="002A6F71"/>
    <w:rsid w:val="002A701C"/>
    <w:rsid w:val="002A708D"/>
    <w:rsid w:val="002A71C9"/>
    <w:rsid w:val="002A7226"/>
    <w:rsid w:val="002A744C"/>
    <w:rsid w:val="002A766F"/>
    <w:rsid w:val="002A77C7"/>
    <w:rsid w:val="002A77F1"/>
    <w:rsid w:val="002A78F6"/>
    <w:rsid w:val="002A79FF"/>
    <w:rsid w:val="002A7D82"/>
    <w:rsid w:val="002A7F16"/>
    <w:rsid w:val="002B00A0"/>
    <w:rsid w:val="002B00EE"/>
    <w:rsid w:val="002B0289"/>
    <w:rsid w:val="002B02B7"/>
    <w:rsid w:val="002B037B"/>
    <w:rsid w:val="002B042F"/>
    <w:rsid w:val="002B0523"/>
    <w:rsid w:val="002B06D0"/>
    <w:rsid w:val="002B0890"/>
    <w:rsid w:val="002B09EF"/>
    <w:rsid w:val="002B0BCB"/>
    <w:rsid w:val="002B0E6C"/>
    <w:rsid w:val="002B0F86"/>
    <w:rsid w:val="002B121E"/>
    <w:rsid w:val="002B126A"/>
    <w:rsid w:val="002B12B5"/>
    <w:rsid w:val="002B12BA"/>
    <w:rsid w:val="002B1373"/>
    <w:rsid w:val="002B13D4"/>
    <w:rsid w:val="002B164D"/>
    <w:rsid w:val="002B18BC"/>
    <w:rsid w:val="002B1967"/>
    <w:rsid w:val="002B19D0"/>
    <w:rsid w:val="002B2001"/>
    <w:rsid w:val="002B2410"/>
    <w:rsid w:val="002B2439"/>
    <w:rsid w:val="002B2AD5"/>
    <w:rsid w:val="002B2B30"/>
    <w:rsid w:val="002B2EBB"/>
    <w:rsid w:val="002B2FD0"/>
    <w:rsid w:val="002B313B"/>
    <w:rsid w:val="002B3188"/>
    <w:rsid w:val="002B3595"/>
    <w:rsid w:val="002B363C"/>
    <w:rsid w:val="002B367F"/>
    <w:rsid w:val="002B3744"/>
    <w:rsid w:val="002B3910"/>
    <w:rsid w:val="002B3DCD"/>
    <w:rsid w:val="002B3FF5"/>
    <w:rsid w:val="002B3FFE"/>
    <w:rsid w:val="002B4023"/>
    <w:rsid w:val="002B408D"/>
    <w:rsid w:val="002B423E"/>
    <w:rsid w:val="002B426E"/>
    <w:rsid w:val="002B426F"/>
    <w:rsid w:val="002B43D1"/>
    <w:rsid w:val="002B442A"/>
    <w:rsid w:val="002B44A4"/>
    <w:rsid w:val="002B4655"/>
    <w:rsid w:val="002B484C"/>
    <w:rsid w:val="002B487C"/>
    <w:rsid w:val="002B48A9"/>
    <w:rsid w:val="002B4B74"/>
    <w:rsid w:val="002B4DF8"/>
    <w:rsid w:val="002B4E4D"/>
    <w:rsid w:val="002B4E7B"/>
    <w:rsid w:val="002B4FE9"/>
    <w:rsid w:val="002B52A0"/>
    <w:rsid w:val="002B5395"/>
    <w:rsid w:val="002B53AC"/>
    <w:rsid w:val="002B54BE"/>
    <w:rsid w:val="002B54F9"/>
    <w:rsid w:val="002B563F"/>
    <w:rsid w:val="002B58B5"/>
    <w:rsid w:val="002B59C0"/>
    <w:rsid w:val="002B5A4C"/>
    <w:rsid w:val="002B5BB9"/>
    <w:rsid w:val="002B5BC8"/>
    <w:rsid w:val="002B5C71"/>
    <w:rsid w:val="002B5CEC"/>
    <w:rsid w:val="002B5FA4"/>
    <w:rsid w:val="002B622B"/>
    <w:rsid w:val="002B6299"/>
    <w:rsid w:val="002B63EF"/>
    <w:rsid w:val="002B6411"/>
    <w:rsid w:val="002B64D4"/>
    <w:rsid w:val="002B677D"/>
    <w:rsid w:val="002B678C"/>
    <w:rsid w:val="002B67CD"/>
    <w:rsid w:val="002B6860"/>
    <w:rsid w:val="002B68B5"/>
    <w:rsid w:val="002B69F9"/>
    <w:rsid w:val="002B6C37"/>
    <w:rsid w:val="002B6CED"/>
    <w:rsid w:val="002B6FA1"/>
    <w:rsid w:val="002B709D"/>
    <w:rsid w:val="002B70EB"/>
    <w:rsid w:val="002B71DF"/>
    <w:rsid w:val="002B7231"/>
    <w:rsid w:val="002B73C7"/>
    <w:rsid w:val="002B781A"/>
    <w:rsid w:val="002B7977"/>
    <w:rsid w:val="002B7A6B"/>
    <w:rsid w:val="002B7B32"/>
    <w:rsid w:val="002B7DAA"/>
    <w:rsid w:val="002B7E9D"/>
    <w:rsid w:val="002B7F57"/>
    <w:rsid w:val="002B7FAF"/>
    <w:rsid w:val="002C00D1"/>
    <w:rsid w:val="002C02F8"/>
    <w:rsid w:val="002C045A"/>
    <w:rsid w:val="002C05F2"/>
    <w:rsid w:val="002C097B"/>
    <w:rsid w:val="002C0B58"/>
    <w:rsid w:val="002C0CB7"/>
    <w:rsid w:val="002C0F8C"/>
    <w:rsid w:val="002C10A0"/>
    <w:rsid w:val="002C1199"/>
    <w:rsid w:val="002C1240"/>
    <w:rsid w:val="002C14FA"/>
    <w:rsid w:val="002C1560"/>
    <w:rsid w:val="002C15E5"/>
    <w:rsid w:val="002C1869"/>
    <w:rsid w:val="002C1903"/>
    <w:rsid w:val="002C19E8"/>
    <w:rsid w:val="002C1AF9"/>
    <w:rsid w:val="002C1B3E"/>
    <w:rsid w:val="002C1B45"/>
    <w:rsid w:val="002C1D70"/>
    <w:rsid w:val="002C1F68"/>
    <w:rsid w:val="002C2085"/>
    <w:rsid w:val="002C2195"/>
    <w:rsid w:val="002C2325"/>
    <w:rsid w:val="002C2327"/>
    <w:rsid w:val="002C23BC"/>
    <w:rsid w:val="002C247D"/>
    <w:rsid w:val="002C24A7"/>
    <w:rsid w:val="002C2536"/>
    <w:rsid w:val="002C2781"/>
    <w:rsid w:val="002C284E"/>
    <w:rsid w:val="002C2C33"/>
    <w:rsid w:val="002C2C5B"/>
    <w:rsid w:val="002C2D8A"/>
    <w:rsid w:val="002C327D"/>
    <w:rsid w:val="002C3339"/>
    <w:rsid w:val="002C33EB"/>
    <w:rsid w:val="002C35D2"/>
    <w:rsid w:val="002C35EA"/>
    <w:rsid w:val="002C36AA"/>
    <w:rsid w:val="002C37AC"/>
    <w:rsid w:val="002C38A3"/>
    <w:rsid w:val="002C390A"/>
    <w:rsid w:val="002C3917"/>
    <w:rsid w:val="002C3A48"/>
    <w:rsid w:val="002C3A88"/>
    <w:rsid w:val="002C3BC4"/>
    <w:rsid w:val="002C40A3"/>
    <w:rsid w:val="002C40CD"/>
    <w:rsid w:val="002C4217"/>
    <w:rsid w:val="002C4363"/>
    <w:rsid w:val="002C4513"/>
    <w:rsid w:val="002C45D2"/>
    <w:rsid w:val="002C4C27"/>
    <w:rsid w:val="002C4C40"/>
    <w:rsid w:val="002C4C79"/>
    <w:rsid w:val="002C4CAF"/>
    <w:rsid w:val="002C4FB8"/>
    <w:rsid w:val="002C5208"/>
    <w:rsid w:val="002C54CB"/>
    <w:rsid w:val="002C5594"/>
    <w:rsid w:val="002C5667"/>
    <w:rsid w:val="002C56C7"/>
    <w:rsid w:val="002C577C"/>
    <w:rsid w:val="002C5782"/>
    <w:rsid w:val="002C58BF"/>
    <w:rsid w:val="002C5D83"/>
    <w:rsid w:val="002C5E1F"/>
    <w:rsid w:val="002C5EC0"/>
    <w:rsid w:val="002C5FCC"/>
    <w:rsid w:val="002C606D"/>
    <w:rsid w:val="002C62DB"/>
    <w:rsid w:val="002C635C"/>
    <w:rsid w:val="002C6360"/>
    <w:rsid w:val="002C6437"/>
    <w:rsid w:val="002C6554"/>
    <w:rsid w:val="002C6874"/>
    <w:rsid w:val="002C68D9"/>
    <w:rsid w:val="002C68F7"/>
    <w:rsid w:val="002C69FF"/>
    <w:rsid w:val="002C6AD1"/>
    <w:rsid w:val="002C6B0E"/>
    <w:rsid w:val="002C6D79"/>
    <w:rsid w:val="002C6D7C"/>
    <w:rsid w:val="002C7460"/>
    <w:rsid w:val="002C752D"/>
    <w:rsid w:val="002C7573"/>
    <w:rsid w:val="002C76C5"/>
    <w:rsid w:val="002C7742"/>
    <w:rsid w:val="002C77F8"/>
    <w:rsid w:val="002C78FA"/>
    <w:rsid w:val="002C79D9"/>
    <w:rsid w:val="002C7AF9"/>
    <w:rsid w:val="002C7E84"/>
    <w:rsid w:val="002C7F07"/>
    <w:rsid w:val="002C7FCA"/>
    <w:rsid w:val="002D0182"/>
    <w:rsid w:val="002D01C5"/>
    <w:rsid w:val="002D01D0"/>
    <w:rsid w:val="002D0212"/>
    <w:rsid w:val="002D0391"/>
    <w:rsid w:val="002D05C0"/>
    <w:rsid w:val="002D0A83"/>
    <w:rsid w:val="002D0C0D"/>
    <w:rsid w:val="002D0C8E"/>
    <w:rsid w:val="002D0CD2"/>
    <w:rsid w:val="002D0DAA"/>
    <w:rsid w:val="002D0F4C"/>
    <w:rsid w:val="002D1182"/>
    <w:rsid w:val="002D13FB"/>
    <w:rsid w:val="002D140C"/>
    <w:rsid w:val="002D1578"/>
    <w:rsid w:val="002D16D0"/>
    <w:rsid w:val="002D16E7"/>
    <w:rsid w:val="002D19BE"/>
    <w:rsid w:val="002D19F6"/>
    <w:rsid w:val="002D1C58"/>
    <w:rsid w:val="002D1DE3"/>
    <w:rsid w:val="002D1FBE"/>
    <w:rsid w:val="002D2027"/>
    <w:rsid w:val="002D212C"/>
    <w:rsid w:val="002D24F5"/>
    <w:rsid w:val="002D2597"/>
    <w:rsid w:val="002D26C6"/>
    <w:rsid w:val="002D2834"/>
    <w:rsid w:val="002D2B80"/>
    <w:rsid w:val="002D2BB4"/>
    <w:rsid w:val="002D2E86"/>
    <w:rsid w:val="002D2E8A"/>
    <w:rsid w:val="002D2EE7"/>
    <w:rsid w:val="002D310C"/>
    <w:rsid w:val="002D3154"/>
    <w:rsid w:val="002D31FF"/>
    <w:rsid w:val="002D3409"/>
    <w:rsid w:val="002D350B"/>
    <w:rsid w:val="002D3819"/>
    <w:rsid w:val="002D3AE5"/>
    <w:rsid w:val="002D3CC7"/>
    <w:rsid w:val="002D3CD4"/>
    <w:rsid w:val="002D3D3C"/>
    <w:rsid w:val="002D3D63"/>
    <w:rsid w:val="002D3E45"/>
    <w:rsid w:val="002D40CC"/>
    <w:rsid w:val="002D4589"/>
    <w:rsid w:val="002D45CA"/>
    <w:rsid w:val="002D463E"/>
    <w:rsid w:val="002D4714"/>
    <w:rsid w:val="002D4746"/>
    <w:rsid w:val="002D4824"/>
    <w:rsid w:val="002D48AE"/>
    <w:rsid w:val="002D4A34"/>
    <w:rsid w:val="002D4BEB"/>
    <w:rsid w:val="002D4EA1"/>
    <w:rsid w:val="002D4F99"/>
    <w:rsid w:val="002D4FBE"/>
    <w:rsid w:val="002D4FDE"/>
    <w:rsid w:val="002D50BB"/>
    <w:rsid w:val="002D523F"/>
    <w:rsid w:val="002D5361"/>
    <w:rsid w:val="002D541A"/>
    <w:rsid w:val="002D5498"/>
    <w:rsid w:val="002D589B"/>
    <w:rsid w:val="002D5A14"/>
    <w:rsid w:val="002D5AD5"/>
    <w:rsid w:val="002D5B09"/>
    <w:rsid w:val="002D5D4D"/>
    <w:rsid w:val="002D5FFC"/>
    <w:rsid w:val="002D6023"/>
    <w:rsid w:val="002D6030"/>
    <w:rsid w:val="002D614C"/>
    <w:rsid w:val="002D632D"/>
    <w:rsid w:val="002D6371"/>
    <w:rsid w:val="002D6579"/>
    <w:rsid w:val="002D6673"/>
    <w:rsid w:val="002D66C6"/>
    <w:rsid w:val="002D6942"/>
    <w:rsid w:val="002D69C9"/>
    <w:rsid w:val="002D6A5B"/>
    <w:rsid w:val="002D6AB3"/>
    <w:rsid w:val="002D6AEE"/>
    <w:rsid w:val="002D7066"/>
    <w:rsid w:val="002D70AA"/>
    <w:rsid w:val="002D70D8"/>
    <w:rsid w:val="002D70F7"/>
    <w:rsid w:val="002D7286"/>
    <w:rsid w:val="002D74B2"/>
    <w:rsid w:val="002D74BF"/>
    <w:rsid w:val="002D74F3"/>
    <w:rsid w:val="002D7782"/>
    <w:rsid w:val="002D7961"/>
    <w:rsid w:val="002D7BB6"/>
    <w:rsid w:val="002D7CC6"/>
    <w:rsid w:val="002D7E55"/>
    <w:rsid w:val="002D7F4F"/>
    <w:rsid w:val="002E0010"/>
    <w:rsid w:val="002E0303"/>
    <w:rsid w:val="002E0619"/>
    <w:rsid w:val="002E0832"/>
    <w:rsid w:val="002E0895"/>
    <w:rsid w:val="002E0B5E"/>
    <w:rsid w:val="002E0FAD"/>
    <w:rsid w:val="002E0FC8"/>
    <w:rsid w:val="002E0FEB"/>
    <w:rsid w:val="002E1104"/>
    <w:rsid w:val="002E1450"/>
    <w:rsid w:val="002E1471"/>
    <w:rsid w:val="002E151C"/>
    <w:rsid w:val="002E163C"/>
    <w:rsid w:val="002E16D0"/>
    <w:rsid w:val="002E174A"/>
    <w:rsid w:val="002E18E9"/>
    <w:rsid w:val="002E19B8"/>
    <w:rsid w:val="002E1B48"/>
    <w:rsid w:val="002E1BC2"/>
    <w:rsid w:val="002E1C9B"/>
    <w:rsid w:val="002E1D2C"/>
    <w:rsid w:val="002E1DA4"/>
    <w:rsid w:val="002E212C"/>
    <w:rsid w:val="002E2146"/>
    <w:rsid w:val="002E230B"/>
    <w:rsid w:val="002E2386"/>
    <w:rsid w:val="002E2555"/>
    <w:rsid w:val="002E26A4"/>
    <w:rsid w:val="002E279A"/>
    <w:rsid w:val="002E2875"/>
    <w:rsid w:val="002E2888"/>
    <w:rsid w:val="002E2A21"/>
    <w:rsid w:val="002E2C9B"/>
    <w:rsid w:val="002E2D58"/>
    <w:rsid w:val="002E2F6A"/>
    <w:rsid w:val="002E3122"/>
    <w:rsid w:val="002E314A"/>
    <w:rsid w:val="002E3204"/>
    <w:rsid w:val="002E3387"/>
    <w:rsid w:val="002E349D"/>
    <w:rsid w:val="002E356D"/>
    <w:rsid w:val="002E3600"/>
    <w:rsid w:val="002E38A6"/>
    <w:rsid w:val="002E38B6"/>
    <w:rsid w:val="002E3906"/>
    <w:rsid w:val="002E3936"/>
    <w:rsid w:val="002E396A"/>
    <w:rsid w:val="002E39B5"/>
    <w:rsid w:val="002E3C68"/>
    <w:rsid w:val="002E3EAD"/>
    <w:rsid w:val="002E4094"/>
    <w:rsid w:val="002E40B1"/>
    <w:rsid w:val="002E4104"/>
    <w:rsid w:val="002E415D"/>
    <w:rsid w:val="002E441E"/>
    <w:rsid w:val="002E44AA"/>
    <w:rsid w:val="002E456D"/>
    <w:rsid w:val="002E45EF"/>
    <w:rsid w:val="002E467B"/>
    <w:rsid w:val="002E49D6"/>
    <w:rsid w:val="002E4B24"/>
    <w:rsid w:val="002E4D45"/>
    <w:rsid w:val="002E4F68"/>
    <w:rsid w:val="002E529D"/>
    <w:rsid w:val="002E5497"/>
    <w:rsid w:val="002E5670"/>
    <w:rsid w:val="002E5A61"/>
    <w:rsid w:val="002E5BD6"/>
    <w:rsid w:val="002E5C8A"/>
    <w:rsid w:val="002E5D66"/>
    <w:rsid w:val="002E5EA6"/>
    <w:rsid w:val="002E5F21"/>
    <w:rsid w:val="002E5F61"/>
    <w:rsid w:val="002E6018"/>
    <w:rsid w:val="002E6193"/>
    <w:rsid w:val="002E62EB"/>
    <w:rsid w:val="002E645D"/>
    <w:rsid w:val="002E6461"/>
    <w:rsid w:val="002E6493"/>
    <w:rsid w:val="002E6507"/>
    <w:rsid w:val="002E6631"/>
    <w:rsid w:val="002E6765"/>
    <w:rsid w:val="002E6867"/>
    <w:rsid w:val="002E69F1"/>
    <w:rsid w:val="002E69FE"/>
    <w:rsid w:val="002E6AA2"/>
    <w:rsid w:val="002E6E64"/>
    <w:rsid w:val="002E6F49"/>
    <w:rsid w:val="002E7427"/>
    <w:rsid w:val="002E74DA"/>
    <w:rsid w:val="002E7540"/>
    <w:rsid w:val="002E776A"/>
    <w:rsid w:val="002E7776"/>
    <w:rsid w:val="002E781A"/>
    <w:rsid w:val="002E7876"/>
    <w:rsid w:val="002E78BF"/>
    <w:rsid w:val="002E7AB0"/>
    <w:rsid w:val="002E7AE0"/>
    <w:rsid w:val="002E7C3E"/>
    <w:rsid w:val="002F010B"/>
    <w:rsid w:val="002F023D"/>
    <w:rsid w:val="002F025B"/>
    <w:rsid w:val="002F062D"/>
    <w:rsid w:val="002F074E"/>
    <w:rsid w:val="002F07A0"/>
    <w:rsid w:val="002F08C0"/>
    <w:rsid w:val="002F0A30"/>
    <w:rsid w:val="002F0ACC"/>
    <w:rsid w:val="002F0D8D"/>
    <w:rsid w:val="002F1028"/>
    <w:rsid w:val="002F1058"/>
    <w:rsid w:val="002F116D"/>
    <w:rsid w:val="002F15E9"/>
    <w:rsid w:val="002F162D"/>
    <w:rsid w:val="002F1738"/>
    <w:rsid w:val="002F19AB"/>
    <w:rsid w:val="002F1D5A"/>
    <w:rsid w:val="002F1D66"/>
    <w:rsid w:val="002F1D77"/>
    <w:rsid w:val="002F1E90"/>
    <w:rsid w:val="002F222A"/>
    <w:rsid w:val="002F23AC"/>
    <w:rsid w:val="002F24AE"/>
    <w:rsid w:val="002F2731"/>
    <w:rsid w:val="002F28CE"/>
    <w:rsid w:val="002F28D3"/>
    <w:rsid w:val="002F2D61"/>
    <w:rsid w:val="002F2DC0"/>
    <w:rsid w:val="002F3160"/>
    <w:rsid w:val="002F3395"/>
    <w:rsid w:val="002F345C"/>
    <w:rsid w:val="002F34A5"/>
    <w:rsid w:val="002F3649"/>
    <w:rsid w:val="002F3703"/>
    <w:rsid w:val="002F3A81"/>
    <w:rsid w:val="002F3AAF"/>
    <w:rsid w:val="002F3AD1"/>
    <w:rsid w:val="002F3BBC"/>
    <w:rsid w:val="002F3DCF"/>
    <w:rsid w:val="002F3E6F"/>
    <w:rsid w:val="002F3EB3"/>
    <w:rsid w:val="002F4007"/>
    <w:rsid w:val="002F4119"/>
    <w:rsid w:val="002F4354"/>
    <w:rsid w:val="002F43C5"/>
    <w:rsid w:val="002F44C4"/>
    <w:rsid w:val="002F474D"/>
    <w:rsid w:val="002F4945"/>
    <w:rsid w:val="002F4B7F"/>
    <w:rsid w:val="002F4C65"/>
    <w:rsid w:val="002F4C6F"/>
    <w:rsid w:val="002F4D7E"/>
    <w:rsid w:val="002F4E1E"/>
    <w:rsid w:val="002F5036"/>
    <w:rsid w:val="002F52C7"/>
    <w:rsid w:val="002F5425"/>
    <w:rsid w:val="002F569B"/>
    <w:rsid w:val="002F56B9"/>
    <w:rsid w:val="002F5897"/>
    <w:rsid w:val="002F58A1"/>
    <w:rsid w:val="002F5A08"/>
    <w:rsid w:val="002F5D59"/>
    <w:rsid w:val="002F5E86"/>
    <w:rsid w:val="002F60E8"/>
    <w:rsid w:val="002F610D"/>
    <w:rsid w:val="002F61E5"/>
    <w:rsid w:val="002F6394"/>
    <w:rsid w:val="002F63FF"/>
    <w:rsid w:val="002F6449"/>
    <w:rsid w:val="002F6454"/>
    <w:rsid w:val="002F64E2"/>
    <w:rsid w:val="002F67C4"/>
    <w:rsid w:val="002F6891"/>
    <w:rsid w:val="002F68B0"/>
    <w:rsid w:val="002F6904"/>
    <w:rsid w:val="002F6ACE"/>
    <w:rsid w:val="002F6C1A"/>
    <w:rsid w:val="002F6C7C"/>
    <w:rsid w:val="002F7077"/>
    <w:rsid w:val="002F7166"/>
    <w:rsid w:val="002F7289"/>
    <w:rsid w:val="002F75D6"/>
    <w:rsid w:val="002F75F4"/>
    <w:rsid w:val="002F7723"/>
    <w:rsid w:val="002F7780"/>
    <w:rsid w:val="002F7855"/>
    <w:rsid w:val="002F7949"/>
    <w:rsid w:val="002F7CF6"/>
    <w:rsid w:val="002F7E69"/>
    <w:rsid w:val="002F7F39"/>
    <w:rsid w:val="0030019F"/>
    <w:rsid w:val="00300318"/>
    <w:rsid w:val="003004D7"/>
    <w:rsid w:val="00300692"/>
    <w:rsid w:val="00300992"/>
    <w:rsid w:val="00300A4F"/>
    <w:rsid w:val="00300AD2"/>
    <w:rsid w:val="00300B37"/>
    <w:rsid w:val="00300B59"/>
    <w:rsid w:val="00300CCE"/>
    <w:rsid w:val="00300D0D"/>
    <w:rsid w:val="00301120"/>
    <w:rsid w:val="00301148"/>
    <w:rsid w:val="00301160"/>
    <w:rsid w:val="003013E3"/>
    <w:rsid w:val="0030143C"/>
    <w:rsid w:val="0030154D"/>
    <w:rsid w:val="003015B9"/>
    <w:rsid w:val="003018E2"/>
    <w:rsid w:val="0030194E"/>
    <w:rsid w:val="003019B0"/>
    <w:rsid w:val="003019DE"/>
    <w:rsid w:val="00301A64"/>
    <w:rsid w:val="00301A84"/>
    <w:rsid w:val="00301B45"/>
    <w:rsid w:val="00301E80"/>
    <w:rsid w:val="003023DB"/>
    <w:rsid w:val="003024A9"/>
    <w:rsid w:val="00302552"/>
    <w:rsid w:val="00302562"/>
    <w:rsid w:val="0030264D"/>
    <w:rsid w:val="003028CA"/>
    <w:rsid w:val="00302CD6"/>
    <w:rsid w:val="00302D68"/>
    <w:rsid w:val="00302DA1"/>
    <w:rsid w:val="0030307D"/>
    <w:rsid w:val="00303236"/>
    <w:rsid w:val="0030343F"/>
    <w:rsid w:val="003034A0"/>
    <w:rsid w:val="003035C0"/>
    <w:rsid w:val="00303838"/>
    <w:rsid w:val="003039B6"/>
    <w:rsid w:val="00303A58"/>
    <w:rsid w:val="00303ACC"/>
    <w:rsid w:val="00303BC1"/>
    <w:rsid w:val="003040DD"/>
    <w:rsid w:val="00304263"/>
    <w:rsid w:val="0030428F"/>
    <w:rsid w:val="0030434E"/>
    <w:rsid w:val="003043AB"/>
    <w:rsid w:val="003043C0"/>
    <w:rsid w:val="0030443A"/>
    <w:rsid w:val="0030452B"/>
    <w:rsid w:val="00304708"/>
    <w:rsid w:val="0030471B"/>
    <w:rsid w:val="00304A86"/>
    <w:rsid w:val="00304ACD"/>
    <w:rsid w:val="00304CE5"/>
    <w:rsid w:val="00304DE5"/>
    <w:rsid w:val="00304E04"/>
    <w:rsid w:val="00304E95"/>
    <w:rsid w:val="00304F7A"/>
    <w:rsid w:val="003050BA"/>
    <w:rsid w:val="00305216"/>
    <w:rsid w:val="003056F3"/>
    <w:rsid w:val="00305741"/>
    <w:rsid w:val="00305910"/>
    <w:rsid w:val="003059EA"/>
    <w:rsid w:val="00305A4D"/>
    <w:rsid w:val="00305ED5"/>
    <w:rsid w:val="003062DD"/>
    <w:rsid w:val="003062F3"/>
    <w:rsid w:val="0030651B"/>
    <w:rsid w:val="00306942"/>
    <w:rsid w:val="003069CF"/>
    <w:rsid w:val="00306A0C"/>
    <w:rsid w:val="00306BC8"/>
    <w:rsid w:val="00306C1B"/>
    <w:rsid w:val="00306C97"/>
    <w:rsid w:val="00306D70"/>
    <w:rsid w:val="00306DBF"/>
    <w:rsid w:val="0030718E"/>
    <w:rsid w:val="00307510"/>
    <w:rsid w:val="0030761D"/>
    <w:rsid w:val="003076C9"/>
    <w:rsid w:val="0030777E"/>
    <w:rsid w:val="003077ED"/>
    <w:rsid w:val="00307813"/>
    <w:rsid w:val="00307930"/>
    <w:rsid w:val="0030793F"/>
    <w:rsid w:val="0030799D"/>
    <w:rsid w:val="00307E5B"/>
    <w:rsid w:val="0031005C"/>
    <w:rsid w:val="00310064"/>
    <w:rsid w:val="0031033B"/>
    <w:rsid w:val="003105A5"/>
    <w:rsid w:val="00310AFB"/>
    <w:rsid w:val="00310DA8"/>
    <w:rsid w:val="00310E91"/>
    <w:rsid w:val="00311128"/>
    <w:rsid w:val="0031115A"/>
    <w:rsid w:val="00311175"/>
    <w:rsid w:val="0031120C"/>
    <w:rsid w:val="0031158E"/>
    <w:rsid w:val="0031182F"/>
    <w:rsid w:val="00311902"/>
    <w:rsid w:val="00311989"/>
    <w:rsid w:val="00311C5C"/>
    <w:rsid w:val="00311D47"/>
    <w:rsid w:val="00311DAF"/>
    <w:rsid w:val="00311DCB"/>
    <w:rsid w:val="00312024"/>
    <w:rsid w:val="0031222C"/>
    <w:rsid w:val="00312811"/>
    <w:rsid w:val="00312980"/>
    <w:rsid w:val="00312B72"/>
    <w:rsid w:val="00312C87"/>
    <w:rsid w:val="00312D35"/>
    <w:rsid w:val="00312DFF"/>
    <w:rsid w:val="00312E19"/>
    <w:rsid w:val="00312FD9"/>
    <w:rsid w:val="00313378"/>
    <w:rsid w:val="0031337C"/>
    <w:rsid w:val="003134E4"/>
    <w:rsid w:val="00313989"/>
    <w:rsid w:val="003139BD"/>
    <w:rsid w:val="003141A4"/>
    <w:rsid w:val="003141D8"/>
    <w:rsid w:val="00314259"/>
    <w:rsid w:val="00314294"/>
    <w:rsid w:val="003143D2"/>
    <w:rsid w:val="003143E4"/>
    <w:rsid w:val="00314445"/>
    <w:rsid w:val="003148A1"/>
    <w:rsid w:val="0031494A"/>
    <w:rsid w:val="00314A01"/>
    <w:rsid w:val="00314C04"/>
    <w:rsid w:val="00314C09"/>
    <w:rsid w:val="00314CE0"/>
    <w:rsid w:val="00314DDA"/>
    <w:rsid w:val="00314DE8"/>
    <w:rsid w:val="00314E2B"/>
    <w:rsid w:val="00314E64"/>
    <w:rsid w:val="00314EB3"/>
    <w:rsid w:val="0031522D"/>
    <w:rsid w:val="00315293"/>
    <w:rsid w:val="00315369"/>
    <w:rsid w:val="00315415"/>
    <w:rsid w:val="003154AD"/>
    <w:rsid w:val="00315673"/>
    <w:rsid w:val="003156FB"/>
    <w:rsid w:val="00315826"/>
    <w:rsid w:val="00315AF2"/>
    <w:rsid w:val="00315C37"/>
    <w:rsid w:val="00315D57"/>
    <w:rsid w:val="00315F50"/>
    <w:rsid w:val="003160F9"/>
    <w:rsid w:val="00316181"/>
    <w:rsid w:val="00316263"/>
    <w:rsid w:val="00316411"/>
    <w:rsid w:val="00316415"/>
    <w:rsid w:val="00316767"/>
    <w:rsid w:val="003168B8"/>
    <w:rsid w:val="003168C2"/>
    <w:rsid w:val="00316A4D"/>
    <w:rsid w:val="00316A6B"/>
    <w:rsid w:val="00316BC0"/>
    <w:rsid w:val="003171FB"/>
    <w:rsid w:val="0031720D"/>
    <w:rsid w:val="00317214"/>
    <w:rsid w:val="00317259"/>
    <w:rsid w:val="00317502"/>
    <w:rsid w:val="00317617"/>
    <w:rsid w:val="00317693"/>
    <w:rsid w:val="00317741"/>
    <w:rsid w:val="0031783A"/>
    <w:rsid w:val="0031791A"/>
    <w:rsid w:val="003179A7"/>
    <w:rsid w:val="00317AFA"/>
    <w:rsid w:val="00317BE2"/>
    <w:rsid w:val="00317C69"/>
    <w:rsid w:val="00317C8B"/>
    <w:rsid w:val="00317DC1"/>
    <w:rsid w:val="00317DFE"/>
    <w:rsid w:val="00317E00"/>
    <w:rsid w:val="00320266"/>
    <w:rsid w:val="003202FC"/>
    <w:rsid w:val="00320473"/>
    <w:rsid w:val="00320552"/>
    <w:rsid w:val="003206A0"/>
    <w:rsid w:val="003207F5"/>
    <w:rsid w:val="0032089B"/>
    <w:rsid w:val="00320A59"/>
    <w:rsid w:val="00320AB0"/>
    <w:rsid w:val="00320AFF"/>
    <w:rsid w:val="00320BA9"/>
    <w:rsid w:val="00320D82"/>
    <w:rsid w:val="00321056"/>
    <w:rsid w:val="0032109C"/>
    <w:rsid w:val="00321274"/>
    <w:rsid w:val="003213BF"/>
    <w:rsid w:val="00321431"/>
    <w:rsid w:val="003215ED"/>
    <w:rsid w:val="003216FA"/>
    <w:rsid w:val="003217F0"/>
    <w:rsid w:val="003218A6"/>
    <w:rsid w:val="003219EF"/>
    <w:rsid w:val="00321BF1"/>
    <w:rsid w:val="00321C2D"/>
    <w:rsid w:val="00321CBA"/>
    <w:rsid w:val="00321F8A"/>
    <w:rsid w:val="00322158"/>
    <w:rsid w:val="00322296"/>
    <w:rsid w:val="0032241E"/>
    <w:rsid w:val="00322460"/>
    <w:rsid w:val="00322688"/>
    <w:rsid w:val="0032278E"/>
    <w:rsid w:val="00322800"/>
    <w:rsid w:val="00322906"/>
    <w:rsid w:val="00323446"/>
    <w:rsid w:val="00323675"/>
    <w:rsid w:val="00323676"/>
    <w:rsid w:val="00323744"/>
    <w:rsid w:val="00323766"/>
    <w:rsid w:val="003239EE"/>
    <w:rsid w:val="00323B6B"/>
    <w:rsid w:val="00323C4D"/>
    <w:rsid w:val="003242F6"/>
    <w:rsid w:val="003244E5"/>
    <w:rsid w:val="0032450C"/>
    <w:rsid w:val="00324643"/>
    <w:rsid w:val="00324662"/>
    <w:rsid w:val="003246D9"/>
    <w:rsid w:val="00324726"/>
    <w:rsid w:val="0032483F"/>
    <w:rsid w:val="00324D8B"/>
    <w:rsid w:val="00324E57"/>
    <w:rsid w:val="00324E81"/>
    <w:rsid w:val="0032519C"/>
    <w:rsid w:val="003252F3"/>
    <w:rsid w:val="00325485"/>
    <w:rsid w:val="00325B81"/>
    <w:rsid w:val="00325E8F"/>
    <w:rsid w:val="00325F74"/>
    <w:rsid w:val="00325FCF"/>
    <w:rsid w:val="0032611A"/>
    <w:rsid w:val="003261FA"/>
    <w:rsid w:val="0032647B"/>
    <w:rsid w:val="00326671"/>
    <w:rsid w:val="00326C7E"/>
    <w:rsid w:val="00326C81"/>
    <w:rsid w:val="00326E39"/>
    <w:rsid w:val="00326FB8"/>
    <w:rsid w:val="00326FE0"/>
    <w:rsid w:val="003270F4"/>
    <w:rsid w:val="0032715F"/>
    <w:rsid w:val="003271E7"/>
    <w:rsid w:val="00327361"/>
    <w:rsid w:val="00327465"/>
    <w:rsid w:val="0032755E"/>
    <w:rsid w:val="003275EC"/>
    <w:rsid w:val="00327635"/>
    <w:rsid w:val="003277D4"/>
    <w:rsid w:val="0032786A"/>
    <w:rsid w:val="00327B7B"/>
    <w:rsid w:val="00327D95"/>
    <w:rsid w:val="00327E24"/>
    <w:rsid w:val="00327E46"/>
    <w:rsid w:val="003300EF"/>
    <w:rsid w:val="0033022D"/>
    <w:rsid w:val="003302E4"/>
    <w:rsid w:val="00330306"/>
    <w:rsid w:val="003305DB"/>
    <w:rsid w:val="003307BF"/>
    <w:rsid w:val="0033088D"/>
    <w:rsid w:val="00330A7E"/>
    <w:rsid w:val="00330BEF"/>
    <w:rsid w:val="00330BFA"/>
    <w:rsid w:val="00330C09"/>
    <w:rsid w:val="00330D8B"/>
    <w:rsid w:val="00330E3F"/>
    <w:rsid w:val="0033110F"/>
    <w:rsid w:val="0033125A"/>
    <w:rsid w:val="00331282"/>
    <w:rsid w:val="00331312"/>
    <w:rsid w:val="00331414"/>
    <w:rsid w:val="00331416"/>
    <w:rsid w:val="00331528"/>
    <w:rsid w:val="0033166A"/>
    <w:rsid w:val="003317D6"/>
    <w:rsid w:val="0033197E"/>
    <w:rsid w:val="003319BF"/>
    <w:rsid w:val="003319FE"/>
    <w:rsid w:val="00331B05"/>
    <w:rsid w:val="00331D72"/>
    <w:rsid w:val="00331D92"/>
    <w:rsid w:val="00331E57"/>
    <w:rsid w:val="00331F51"/>
    <w:rsid w:val="00331F8B"/>
    <w:rsid w:val="0033205B"/>
    <w:rsid w:val="0033214F"/>
    <w:rsid w:val="0033222F"/>
    <w:rsid w:val="0033233C"/>
    <w:rsid w:val="003323C1"/>
    <w:rsid w:val="003323D5"/>
    <w:rsid w:val="00332427"/>
    <w:rsid w:val="0033243A"/>
    <w:rsid w:val="00332506"/>
    <w:rsid w:val="003327EA"/>
    <w:rsid w:val="00332995"/>
    <w:rsid w:val="00332C1B"/>
    <w:rsid w:val="00332EA9"/>
    <w:rsid w:val="00332FC5"/>
    <w:rsid w:val="00333078"/>
    <w:rsid w:val="0033322F"/>
    <w:rsid w:val="00333311"/>
    <w:rsid w:val="0033340F"/>
    <w:rsid w:val="00333478"/>
    <w:rsid w:val="003334AF"/>
    <w:rsid w:val="00333624"/>
    <w:rsid w:val="00333971"/>
    <w:rsid w:val="00333A65"/>
    <w:rsid w:val="00333EB9"/>
    <w:rsid w:val="00333F4D"/>
    <w:rsid w:val="00333F5F"/>
    <w:rsid w:val="003340AF"/>
    <w:rsid w:val="003342D1"/>
    <w:rsid w:val="0033450E"/>
    <w:rsid w:val="0033458D"/>
    <w:rsid w:val="003345D4"/>
    <w:rsid w:val="003345FA"/>
    <w:rsid w:val="00334682"/>
    <w:rsid w:val="003346BF"/>
    <w:rsid w:val="003346D9"/>
    <w:rsid w:val="003347C2"/>
    <w:rsid w:val="00334974"/>
    <w:rsid w:val="00334A60"/>
    <w:rsid w:val="00334AE8"/>
    <w:rsid w:val="00334D37"/>
    <w:rsid w:val="00334DA2"/>
    <w:rsid w:val="00334E22"/>
    <w:rsid w:val="0033513D"/>
    <w:rsid w:val="00335330"/>
    <w:rsid w:val="0033533A"/>
    <w:rsid w:val="00335400"/>
    <w:rsid w:val="0033559B"/>
    <w:rsid w:val="00335924"/>
    <w:rsid w:val="00335943"/>
    <w:rsid w:val="0033595D"/>
    <w:rsid w:val="00335BE4"/>
    <w:rsid w:val="00335D79"/>
    <w:rsid w:val="00335EEE"/>
    <w:rsid w:val="00335FA2"/>
    <w:rsid w:val="00335FBE"/>
    <w:rsid w:val="003363A7"/>
    <w:rsid w:val="003363AD"/>
    <w:rsid w:val="0033652C"/>
    <w:rsid w:val="0033667A"/>
    <w:rsid w:val="00336710"/>
    <w:rsid w:val="003369B4"/>
    <w:rsid w:val="00336B4B"/>
    <w:rsid w:val="00336CC5"/>
    <w:rsid w:val="00336D14"/>
    <w:rsid w:val="00336D1C"/>
    <w:rsid w:val="00336DDB"/>
    <w:rsid w:val="00336F2A"/>
    <w:rsid w:val="00337003"/>
    <w:rsid w:val="00337044"/>
    <w:rsid w:val="0033704A"/>
    <w:rsid w:val="00337369"/>
    <w:rsid w:val="003374AB"/>
    <w:rsid w:val="0033759E"/>
    <w:rsid w:val="00337691"/>
    <w:rsid w:val="00337831"/>
    <w:rsid w:val="0033788D"/>
    <w:rsid w:val="003378B6"/>
    <w:rsid w:val="0034024E"/>
    <w:rsid w:val="0034027C"/>
    <w:rsid w:val="00340313"/>
    <w:rsid w:val="00340376"/>
    <w:rsid w:val="003403C2"/>
    <w:rsid w:val="00340416"/>
    <w:rsid w:val="003404D1"/>
    <w:rsid w:val="003405DC"/>
    <w:rsid w:val="00340740"/>
    <w:rsid w:val="003408AA"/>
    <w:rsid w:val="003409F6"/>
    <w:rsid w:val="00340ADA"/>
    <w:rsid w:val="00340B15"/>
    <w:rsid w:val="003410AE"/>
    <w:rsid w:val="003411DB"/>
    <w:rsid w:val="003413A3"/>
    <w:rsid w:val="0034146B"/>
    <w:rsid w:val="003414EB"/>
    <w:rsid w:val="00341508"/>
    <w:rsid w:val="0034158C"/>
    <w:rsid w:val="00341821"/>
    <w:rsid w:val="0034182E"/>
    <w:rsid w:val="0034218B"/>
    <w:rsid w:val="003421C8"/>
    <w:rsid w:val="003422BC"/>
    <w:rsid w:val="00342374"/>
    <w:rsid w:val="003424F4"/>
    <w:rsid w:val="0034254B"/>
    <w:rsid w:val="00342918"/>
    <w:rsid w:val="00342ABB"/>
    <w:rsid w:val="00342E76"/>
    <w:rsid w:val="00342F21"/>
    <w:rsid w:val="003430E3"/>
    <w:rsid w:val="00343112"/>
    <w:rsid w:val="0034329A"/>
    <w:rsid w:val="00343315"/>
    <w:rsid w:val="00343405"/>
    <w:rsid w:val="00343531"/>
    <w:rsid w:val="00343681"/>
    <w:rsid w:val="00343749"/>
    <w:rsid w:val="00343829"/>
    <w:rsid w:val="00343A15"/>
    <w:rsid w:val="00343BB5"/>
    <w:rsid w:val="00343D62"/>
    <w:rsid w:val="00343D86"/>
    <w:rsid w:val="00343E34"/>
    <w:rsid w:val="0034410D"/>
    <w:rsid w:val="003442D3"/>
    <w:rsid w:val="00344301"/>
    <w:rsid w:val="003443A5"/>
    <w:rsid w:val="003443A6"/>
    <w:rsid w:val="003443B5"/>
    <w:rsid w:val="0034449B"/>
    <w:rsid w:val="003444DC"/>
    <w:rsid w:val="0034464E"/>
    <w:rsid w:val="003448C2"/>
    <w:rsid w:val="003448C8"/>
    <w:rsid w:val="00344AC4"/>
    <w:rsid w:val="00344C39"/>
    <w:rsid w:val="00344F20"/>
    <w:rsid w:val="00344FCE"/>
    <w:rsid w:val="003451D4"/>
    <w:rsid w:val="003451FF"/>
    <w:rsid w:val="00345382"/>
    <w:rsid w:val="0034564B"/>
    <w:rsid w:val="00345718"/>
    <w:rsid w:val="00345956"/>
    <w:rsid w:val="003459A0"/>
    <w:rsid w:val="00345A9A"/>
    <w:rsid w:val="00345CBE"/>
    <w:rsid w:val="00345E86"/>
    <w:rsid w:val="00345E90"/>
    <w:rsid w:val="00345EFC"/>
    <w:rsid w:val="00345FA9"/>
    <w:rsid w:val="00346073"/>
    <w:rsid w:val="00346251"/>
    <w:rsid w:val="003464A7"/>
    <w:rsid w:val="003464AB"/>
    <w:rsid w:val="00346533"/>
    <w:rsid w:val="0034667E"/>
    <w:rsid w:val="00346791"/>
    <w:rsid w:val="0034680E"/>
    <w:rsid w:val="0034682E"/>
    <w:rsid w:val="00346891"/>
    <w:rsid w:val="0034689A"/>
    <w:rsid w:val="00346A90"/>
    <w:rsid w:val="00346B55"/>
    <w:rsid w:val="00346C1A"/>
    <w:rsid w:val="00346C4E"/>
    <w:rsid w:val="00346CB6"/>
    <w:rsid w:val="00346D54"/>
    <w:rsid w:val="00346E9D"/>
    <w:rsid w:val="00346F31"/>
    <w:rsid w:val="003471B3"/>
    <w:rsid w:val="0034741D"/>
    <w:rsid w:val="003474EF"/>
    <w:rsid w:val="00347524"/>
    <w:rsid w:val="00347578"/>
    <w:rsid w:val="0034772C"/>
    <w:rsid w:val="003477C2"/>
    <w:rsid w:val="0034784A"/>
    <w:rsid w:val="00347AD6"/>
    <w:rsid w:val="00347B0A"/>
    <w:rsid w:val="00347D2D"/>
    <w:rsid w:val="00347D84"/>
    <w:rsid w:val="00350290"/>
    <w:rsid w:val="003502E5"/>
    <w:rsid w:val="003504C0"/>
    <w:rsid w:val="003504FC"/>
    <w:rsid w:val="00350626"/>
    <w:rsid w:val="003508EE"/>
    <w:rsid w:val="00350AA7"/>
    <w:rsid w:val="00350AE0"/>
    <w:rsid w:val="00350AF1"/>
    <w:rsid w:val="00350B1B"/>
    <w:rsid w:val="00350C4F"/>
    <w:rsid w:val="00350F85"/>
    <w:rsid w:val="0035107F"/>
    <w:rsid w:val="003510E9"/>
    <w:rsid w:val="00351182"/>
    <w:rsid w:val="003513FF"/>
    <w:rsid w:val="0035152E"/>
    <w:rsid w:val="0035190E"/>
    <w:rsid w:val="00351960"/>
    <w:rsid w:val="003519CC"/>
    <w:rsid w:val="00351B9F"/>
    <w:rsid w:val="00351D11"/>
    <w:rsid w:val="00351EB1"/>
    <w:rsid w:val="00351EC5"/>
    <w:rsid w:val="00351FA7"/>
    <w:rsid w:val="00352001"/>
    <w:rsid w:val="0035255E"/>
    <w:rsid w:val="00352662"/>
    <w:rsid w:val="003527F9"/>
    <w:rsid w:val="00352AA6"/>
    <w:rsid w:val="00352ABA"/>
    <w:rsid w:val="00352D19"/>
    <w:rsid w:val="00352E31"/>
    <w:rsid w:val="00352E94"/>
    <w:rsid w:val="00352FFB"/>
    <w:rsid w:val="003531B6"/>
    <w:rsid w:val="00353219"/>
    <w:rsid w:val="00353273"/>
    <w:rsid w:val="00353382"/>
    <w:rsid w:val="003533BA"/>
    <w:rsid w:val="00353935"/>
    <w:rsid w:val="00353AB5"/>
    <w:rsid w:val="00353B7C"/>
    <w:rsid w:val="00353CC9"/>
    <w:rsid w:val="00353CF3"/>
    <w:rsid w:val="00353F5E"/>
    <w:rsid w:val="0035402B"/>
    <w:rsid w:val="0035423F"/>
    <w:rsid w:val="00354253"/>
    <w:rsid w:val="00354327"/>
    <w:rsid w:val="0035432D"/>
    <w:rsid w:val="00354473"/>
    <w:rsid w:val="0035453A"/>
    <w:rsid w:val="00354686"/>
    <w:rsid w:val="00354709"/>
    <w:rsid w:val="0035475D"/>
    <w:rsid w:val="0035479C"/>
    <w:rsid w:val="003547A2"/>
    <w:rsid w:val="0035490B"/>
    <w:rsid w:val="00354924"/>
    <w:rsid w:val="00354982"/>
    <w:rsid w:val="00354B8F"/>
    <w:rsid w:val="00354D7A"/>
    <w:rsid w:val="00354FCD"/>
    <w:rsid w:val="00355222"/>
    <w:rsid w:val="0035526D"/>
    <w:rsid w:val="003552E3"/>
    <w:rsid w:val="003552F3"/>
    <w:rsid w:val="0035537C"/>
    <w:rsid w:val="003553B3"/>
    <w:rsid w:val="00355494"/>
    <w:rsid w:val="00355581"/>
    <w:rsid w:val="00355677"/>
    <w:rsid w:val="00355740"/>
    <w:rsid w:val="003558C4"/>
    <w:rsid w:val="003558EB"/>
    <w:rsid w:val="00355908"/>
    <w:rsid w:val="00355B98"/>
    <w:rsid w:val="00355C0A"/>
    <w:rsid w:val="00355C6D"/>
    <w:rsid w:val="00355CFF"/>
    <w:rsid w:val="00355E18"/>
    <w:rsid w:val="00355E19"/>
    <w:rsid w:val="00355E7B"/>
    <w:rsid w:val="00355E93"/>
    <w:rsid w:val="0035617B"/>
    <w:rsid w:val="0035659F"/>
    <w:rsid w:val="003565DF"/>
    <w:rsid w:val="0035674E"/>
    <w:rsid w:val="00356861"/>
    <w:rsid w:val="003568B7"/>
    <w:rsid w:val="003568B8"/>
    <w:rsid w:val="003569E6"/>
    <w:rsid w:val="003569F1"/>
    <w:rsid w:val="00356AC3"/>
    <w:rsid w:val="00356B4A"/>
    <w:rsid w:val="00356BBF"/>
    <w:rsid w:val="00356C9F"/>
    <w:rsid w:val="00357095"/>
    <w:rsid w:val="003570C1"/>
    <w:rsid w:val="00357127"/>
    <w:rsid w:val="003573BA"/>
    <w:rsid w:val="00357541"/>
    <w:rsid w:val="0035760B"/>
    <w:rsid w:val="0035771E"/>
    <w:rsid w:val="0035774B"/>
    <w:rsid w:val="003577AE"/>
    <w:rsid w:val="003577C1"/>
    <w:rsid w:val="003577F4"/>
    <w:rsid w:val="003578B7"/>
    <w:rsid w:val="003579CF"/>
    <w:rsid w:val="00357A6A"/>
    <w:rsid w:val="00357B3D"/>
    <w:rsid w:val="00357C08"/>
    <w:rsid w:val="00357D3F"/>
    <w:rsid w:val="00357E7F"/>
    <w:rsid w:val="003600E3"/>
    <w:rsid w:val="003601FB"/>
    <w:rsid w:val="00360269"/>
    <w:rsid w:val="003605EE"/>
    <w:rsid w:val="0036062F"/>
    <w:rsid w:val="003606EF"/>
    <w:rsid w:val="00360902"/>
    <w:rsid w:val="003609C6"/>
    <w:rsid w:val="00360E0F"/>
    <w:rsid w:val="00360E3C"/>
    <w:rsid w:val="00360E6A"/>
    <w:rsid w:val="003611FB"/>
    <w:rsid w:val="003612B4"/>
    <w:rsid w:val="00361319"/>
    <w:rsid w:val="003614FF"/>
    <w:rsid w:val="0036160F"/>
    <w:rsid w:val="00361629"/>
    <w:rsid w:val="00361831"/>
    <w:rsid w:val="00361B6F"/>
    <w:rsid w:val="00361E69"/>
    <w:rsid w:val="00361F4D"/>
    <w:rsid w:val="003620B5"/>
    <w:rsid w:val="003621E6"/>
    <w:rsid w:val="0036223C"/>
    <w:rsid w:val="003622CC"/>
    <w:rsid w:val="0036238B"/>
    <w:rsid w:val="00362569"/>
    <w:rsid w:val="00362A4F"/>
    <w:rsid w:val="00362C7F"/>
    <w:rsid w:val="00362CF5"/>
    <w:rsid w:val="00362FD8"/>
    <w:rsid w:val="003633BF"/>
    <w:rsid w:val="00363537"/>
    <w:rsid w:val="003636AF"/>
    <w:rsid w:val="00363838"/>
    <w:rsid w:val="00363A68"/>
    <w:rsid w:val="00363B89"/>
    <w:rsid w:val="00363C68"/>
    <w:rsid w:val="00363D84"/>
    <w:rsid w:val="003640C2"/>
    <w:rsid w:val="00364131"/>
    <w:rsid w:val="0036418C"/>
    <w:rsid w:val="00364509"/>
    <w:rsid w:val="003645AA"/>
    <w:rsid w:val="0036472A"/>
    <w:rsid w:val="00364751"/>
    <w:rsid w:val="00364B4C"/>
    <w:rsid w:val="00364BCF"/>
    <w:rsid w:val="00364CDB"/>
    <w:rsid w:val="003651B3"/>
    <w:rsid w:val="003653C4"/>
    <w:rsid w:val="00365518"/>
    <w:rsid w:val="00365898"/>
    <w:rsid w:val="00365A89"/>
    <w:rsid w:val="00365B7C"/>
    <w:rsid w:val="00365B8A"/>
    <w:rsid w:val="00365C2D"/>
    <w:rsid w:val="00365DE1"/>
    <w:rsid w:val="00365EB5"/>
    <w:rsid w:val="00365FE7"/>
    <w:rsid w:val="0036606B"/>
    <w:rsid w:val="00366390"/>
    <w:rsid w:val="003663A4"/>
    <w:rsid w:val="003663E0"/>
    <w:rsid w:val="003663E8"/>
    <w:rsid w:val="00366477"/>
    <w:rsid w:val="00366726"/>
    <w:rsid w:val="003668A7"/>
    <w:rsid w:val="003668D1"/>
    <w:rsid w:val="003668DB"/>
    <w:rsid w:val="0036695D"/>
    <w:rsid w:val="003669C5"/>
    <w:rsid w:val="00366D70"/>
    <w:rsid w:val="00366DBD"/>
    <w:rsid w:val="00366F4D"/>
    <w:rsid w:val="00367209"/>
    <w:rsid w:val="00367A92"/>
    <w:rsid w:val="00367B19"/>
    <w:rsid w:val="00367B7F"/>
    <w:rsid w:val="00367D01"/>
    <w:rsid w:val="00367DB1"/>
    <w:rsid w:val="00367EBE"/>
    <w:rsid w:val="00367EE6"/>
    <w:rsid w:val="00367F45"/>
    <w:rsid w:val="003700B4"/>
    <w:rsid w:val="0037010C"/>
    <w:rsid w:val="00370348"/>
    <w:rsid w:val="0037046F"/>
    <w:rsid w:val="00370579"/>
    <w:rsid w:val="00370754"/>
    <w:rsid w:val="003707BC"/>
    <w:rsid w:val="003708F9"/>
    <w:rsid w:val="003709C0"/>
    <w:rsid w:val="00370A35"/>
    <w:rsid w:val="00370B04"/>
    <w:rsid w:val="00370BA0"/>
    <w:rsid w:val="00371149"/>
    <w:rsid w:val="00371446"/>
    <w:rsid w:val="00371448"/>
    <w:rsid w:val="00371451"/>
    <w:rsid w:val="00371474"/>
    <w:rsid w:val="0037168C"/>
    <w:rsid w:val="00371694"/>
    <w:rsid w:val="00371843"/>
    <w:rsid w:val="003719E0"/>
    <w:rsid w:val="00371B7A"/>
    <w:rsid w:val="00371F0B"/>
    <w:rsid w:val="00372085"/>
    <w:rsid w:val="003720E7"/>
    <w:rsid w:val="00372116"/>
    <w:rsid w:val="00372252"/>
    <w:rsid w:val="00372471"/>
    <w:rsid w:val="0037261D"/>
    <w:rsid w:val="00372858"/>
    <w:rsid w:val="00372879"/>
    <w:rsid w:val="003728CA"/>
    <w:rsid w:val="003728D6"/>
    <w:rsid w:val="003729B2"/>
    <w:rsid w:val="003729F2"/>
    <w:rsid w:val="00372A8F"/>
    <w:rsid w:val="00372B46"/>
    <w:rsid w:val="00372B6B"/>
    <w:rsid w:val="00372C6C"/>
    <w:rsid w:val="00372C72"/>
    <w:rsid w:val="00372CC8"/>
    <w:rsid w:val="003732B0"/>
    <w:rsid w:val="0037338B"/>
    <w:rsid w:val="003734FE"/>
    <w:rsid w:val="00373546"/>
    <w:rsid w:val="00373684"/>
    <w:rsid w:val="003736EE"/>
    <w:rsid w:val="00373830"/>
    <w:rsid w:val="00373A98"/>
    <w:rsid w:val="00373B24"/>
    <w:rsid w:val="00373CB8"/>
    <w:rsid w:val="00373F84"/>
    <w:rsid w:val="0037400B"/>
    <w:rsid w:val="003740D4"/>
    <w:rsid w:val="003742A6"/>
    <w:rsid w:val="003742AE"/>
    <w:rsid w:val="0037438B"/>
    <w:rsid w:val="00374603"/>
    <w:rsid w:val="003746D0"/>
    <w:rsid w:val="00374794"/>
    <w:rsid w:val="003749FE"/>
    <w:rsid w:val="00374A39"/>
    <w:rsid w:val="00374B28"/>
    <w:rsid w:val="00374B3D"/>
    <w:rsid w:val="00374B8D"/>
    <w:rsid w:val="00374D05"/>
    <w:rsid w:val="00374F77"/>
    <w:rsid w:val="0037513A"/>
    <w:rsid w:val="0037539A"/>
    <w:rsid w:val="0037558C"/>
    <w:rsid w:val="00375593"/>
    <w:rsid w:val="003755ED"/>
    <w:rsid w:val="00375643"/>
    <w:rsid w:val="003756A8"/>
    <w:rsid w:val="00375932"/>
    <w:rsid w:val="00375EC0"/>
    <w:rsid w:val="00375F3C"/>
    <w:rsid w:val="0037614D"/>
    <w:rsid w:val="0037618B"/>
    <w:rsid w:val="003762C0"/>
    <w:rsid w:val="003762ED"/>
    <w:rsid w:val="00376636"/>
    <w:rsid w:val="00376791"/>
    <w:rsid w:val="0037686B"/>
    <w:rsid w:val="00376925"/>
    <w:rsid w:val="00376972"/>
    <w:rsid w:val="003770EC"/>
    <w:rsid w:val="00377100"/>
    <w:rsid w:val="00377279"/>
    <w:rsid w:val="00377288"/>
    <w:rsid w:val="00377591"/>
    <w:rsid w:val="003775CB"/>
    <w:rsid w:val="003777C4"/>
    <w:rsid w:val="003777C7"/>
    <w:rsid w:val="00377800"/>
    <w:rsid w:val="0037786E"/>
    <w:rsid w:val="003778C7"/>
    <w:rsid w:val="003779FC"/>
    <w:rsid w:val="00377CE3"/>
    <w:rsid w:val="00377D23"/>
    <w:rsid w:val="00377DD2"/>
    <w:rsid w:val="00377E17"/>
    <w:rsid w:val="00377E5B"/>
    <w:rsid w:val="00380379"/>
    <w:rsid w:val="003804BF"/>
    <w:rsid w:val="003804DF"/>
    <w:rsid w:val="003806E5"/>
    <w:rsid w:val="003807D5"/>
    <w:rsid w:val="00380879"/>
    <w:rsid w:val="00380A77"/>
    <w:rsid w:val="00380B0A"/>
    <w:rsid w:val="00380BAE"/>
    <w:rsid w:val="00380C45"/>
    <w:rsid w:val="00380CC4"/>
    <w:rsid w:val="00380EC3"/>
    <w:rsid w:val="00380F9A"/>
    <w:rsid w:val="00380FEE"/>
    <w:rsid w:val="00381220"/>
    <w:rsid w:val="0038129B"/>
    <w:rsid w:val="003813C1"/>
    <w:rsid w:val="003813E9"/>
    <w:rsid w:val="00381455"/>
    <w:rsid w:val="00381872"/>
    <w:rsid w:val="00381986"/>
    <w:rsid w:val="003819E1"/>
    <w:rsid w:val="00381A3A"/>
    <w:rsid w:val="00381B8A"/>
    <w:rsid w:val="00381BAC"/>
    <w:rsid w:val="00381E95"/>
    <w:rsid w:val="00381EE0"/>
    <w:rsid w:val="00381F5F"/>
    <w:rsid w:val="00382326"/>
    <w:rsid w:val="003826BD"/>
    <w:rsid w:val="003826C7"/>
    <w:rsid w:val="00382900"/>
    <w:rsid w:val="00382955"/>
    <w:rsid w:val="00382BDF"/>
    <w:rsid w:val="00382D53"/>
    <w:rsid w:val="00382F02"/>
    <w:rsid w:val="003830FF"/>
    <w:rsid w:val="003833CC"/>
    <w:rsid w:val="00383496"/>
    <w:rsid w:val="003834EF"/>
    <w:rsid w:val="0038376C"/>
    <w:rsid w:val="003837B8"/>
    <w:rsid w:val="00383842"/>
    <w:rsid w:val="00383CF3"/>
    <w:rsid w:val="00383CF6"/>
    <w:rsid w:val="00384036"/>
    <w:rsid w:val="003840F8"/>
    <w:rsid w:val="003842BA"/>
    <w:rsid w:val="003843F1"/>
    <w:rsid w:val="00384477"/>
    <w:rsid w:val="0038476F"/>
    <w:rsid w:val="003847E9"/>
    <w:rsid w:val="00384A86"/>
    <w:rsid w:val="00384B5A"/>
    <w:rsid w:val="00384BF5"/>
    <w:rsid w:val="00384D08"/>
    <w:rsid w:val="00384DFB"/>
    <w:rsid w:val="00384F5E"/>
    <w:rsid w:val="0038500B"/>
    <w:rsid w:val="0038500E"/>
    <w:rsid w:val="00385194"/>
    <w:rsid w:val="00385446"/>
    <w:rsid w:val="003855E7"/>
    <w:rsid w:val="00385616"/>
    <w:rsid w:val="0038589B"/>
    <w:rsid w:val="00385CF6"/>
    <w:rsid w:val="00385DD4"/>
    <w:rsid w:val="00385E04"/>
    <w:rsid w:val="00385EA0"/>
    <w:rsid w:val="00385EFE"/>
    <w:rsid w:val="00385F58"/>
    <w:rsid w:val="003862CE"/>
    <w:rsid w:val="00386411"/>
    <w:rsid w:val="003865C4"/>
    <w:rsid w:val="00386753"/>
    <w:rsid w:val="003869CF"/>
    <w:rsid w:val="00386A6E"/>
    <w:rsid w:val="00386CD9"/>
    <w:rsid w:val="00386F27"/>
    <w:rsid w:val="00386FDC"/>
    <w:rsid w:val="0038712E"/>
    <w:rsid w:val="00387150"/>
    <w:rsid w:val="00387388"/>
    <w:rsid w:val="00387667"/>
    <w:rsid w:val="0038779E"/>
    <w:rsid w:val="00387888"/>
    <w:rsid w:val="003878AC"/>
    <w:rsid w:val="003879B0"/>
    <w:rsid w:val="00387CD6"/>
    <w:rsid w:val="00387E35"/>
    <w:rsid w:val="00387E41"/>
    <w:rsid w:val="00387F2F"/>
    <w:rsid w:val="003901D1"/>
    <w:rsid w:val="00390297"/>
    <w:rsid w:val="003902F0"/>
    <w:rsid w:val="00390424"/>
    <w:rsid w:val="00390546"/>
    <w:rsid w:val="0039090E"/>
    <w:rsid w:val="00390BC1"/>
    <w:rsid w:val="00390DEA"/>
    <w:rsid w:val="003910C8"/>
    <w:rsid w:val="00391391"/>
    <w:rsid w:val="0039141A"/>
    <w:rsid w:val="0039142E"/>
    <w:rsid w:val="0039147F"/>
    <w:rsid w:val="003914DE"/>
    <w:rsid w:val="00391603"/>
    <w:rsid w:val="0039163A"/>
    <w:rsid w:val="00391815"/>
    <w:rsid w:val="003918B0"/>
    <w:rsid w:val="00391A05"/>
    <w:rsid w:val="00391A7D"/>
    <w:rsid w:val="00391C0B"/>
    <w:rsid w:val="00391D79"/>
    <w:rsid w:val="00391DA1"/>
    <w:rsid w:val="00391FF8"/>
    <w:rsid w:val="00392070"/>
    <w:rsid w:val="00392160"/>
    <w:rsid w:val="00392291"/>
    <w:rsid w:val="003923D5"/>
    <w:rsid w:val="003924BA"/>
    <w:rsid w:val="0039259B"/>
    <w:rsid w:val="003926F0"/>
    <w:rsid w:val="00392741"/>
    <w:rsid w:val="003927F8"/>
    <w:rsid w:val="0039290E"/>
    <w:rsid w:val="003929A2"/>
    <w:rsid w:val="00392BF2"/>
    <w:rsid w:val="00392CB9"/>
    <w:rsid w:val="00392D50"/>
    <w:rsid w:val="00392EB6"/>
    <w:rsid w:val="00392FB3"/>
    <w:rsid w:val="00393003"/>
    <w:rsid w:val="0039319C"/>
    <w:rsid w:val="003933DE"/>
    <w:rsid w:val="003933F5"/>
    <w:rsid w:val="0039345B"/>
    <w:rsid w:val="00393558"/>
    <w:rsid w:val="0039374D"/>
    <w:rsid w:val="00393862"/>
    <w:rsid w:val="00393B2A"/>
    <w:rsid w:val="00393C5C"/>
    <w:rsid w:val="00393E51"/>
    <w:rsid w:val="00393ECC"/>
    <w:rsid w:val="00393F08"/>
    <w:rsid w:val="00394073"/>
    <w:rsid w:val="003943F7"/>
    <w:rsid w:val="003945F0"/>
    <w:rsid w:val="00394A2A"/>
    <w:rsid w:val="00394A55"/>
    <w:rsid w:val="00394AC4"/>
    <w:rsid w:val="00394D6D"/>
    <w:rsid w:val="00395133"/>
    <w:rsid w:val="00395254"/>
    <w:rsid w:val="00395357"/>
    <w:rsid w:val="003953AE"/>
    <w:rsid w:val="003953D9"/>
    <w:rsid w:val="00395663"/>
    <w:rsid w:val="00395745"/>
    <w:rsid w:val="003958D8"/>
    <w:rsid w:val="00395AF1"/>
    <w:rsid w:val="00395D3B"/>
    <w:rsid w:val="00395D85"/>
    <w:rsid w:val="00395F2B"/>
    <w:rsid w:val="003960CA"/>
    <w:rsid w:val="003962B0"/>
    <w:rsid w:val="00396374"/>
    <w:rsid w:val="003965AA"/>
    <w:rsid w:val="003965C8"/>
    <w:rsid w:val="00396608"/>
    <w:rsid w:val="003967E9"/>
    <w:rsid w:val="003968E4"/>
    <w:rsid w:val="00396A2A"/>
    <w:rsid w:val="00396A71"/>
    <w:rsid w:val="00396B8D"/>
    <w:rsid w:val="00396C65"/>
    <w:rsid w:val="003971B3"/>
    <w:rsid w:val="003971E1"/>
    <w:rsid w:val="00397244"/>
    <w:rsid w:val="003973DD"/>
    <w:rsid w:val="0039740E"/>
    <w:rsid w:val="003978E0"/>
    <w:rsid w:val="00397B8F"/>
    <w:rsid w:val="00397CD9"/>
    <w:rsid w:val="00397CE7"/>
    <w:rsid w:val="00397E02"/>
    <w:rsid w:val="003A0AF8"/>
    <w:rsid w:val="003A0C61"/>
    <w:rsid w:val="003A0CC2"/>
    <w:rsid w:val="003A0CD5"/>
    <w:rsid w:val="003A0CED"/>
    <w:rsid w:val="003A1136"/>
    <w:rsid w:val="003A13DD"/>
    <w:rsid w:val="003A1401"/>
    <w:rsid w:val="003A1552"/>
    <w:rsid w:val="003A1AA2"/>
    <w:rsid w:val="003A1C8E"/>
    <w:rsid w:val="003A1E65"/>
    <w:rsid w:val="003A209A"/>
    <w:rsid w:val="003A21A8"/>
    <w:rsid w:val="003A296B"/>
    <w:rsid w:val="003A2A38"/>
    <w:rsid w:val="003A2BF5"/>
    <w:rsid w:val="003A2CB7"/>
    <w:rsid w:val="003A2E0F"/>
    <w:rsid w:val="003A3288"/>
    <w:rsid w:val="003A3671"/>
    <w:rsid w:val="003A3719"/>
    <w:rsid w:val="003A3AEE"/>
    <w:rsid w:val="003A3B78"/>
    <w:rsid w:val="003A3C27"/>
    <w:rsid w:val="003A403B"/>
    <w:rsid w:val="003A403C"/>
    <w:rsid w:val="003A436A"/>
    <w:rsid w:val="003A4451"/>
    <w:rsid w:val="003A44EA"/>
    <w:rsid w:val="003A4542"/>
    <w:rsid w:val="003A4637"/>
    <w:rsid w:val="003A4656"/>
    <w:rsid w:val="003A472A"/>
    <w:rsid w:val="003A474E"/>
    <w:rsid w:val="003A49FC"/>
    <w:rsid w:val="003A4A9F"/>
    <w:rsid w:val="003A4C39"/>
    <w:rsid w:val="003A4CAB"/>
    <w:rsid w:val="003A4D0B"/>
    <w:rsid w:val="003A4E3D"/>
    <w:rsid w:val="003A5079"/>
    <w:rsid w:val="003A5217"/>
    <w:rsid w:val="003A5303"/>
    <w:rsid w:val="003A54B8"/>
    <w:rsid w:val="003A54B9"/>
    <w:rsid w:val="003A54D8"/>
    <w:rsid w:val="003A54DD"/>
    <w:rsid w:val="003A58B7"/>
    <w:rsid w:val="003A58C6"/>
    <w:rsid w:val="003A5A5B"/>
    <w:rsid w:val="003A5C9B"/>
    <w:rsid w:val="003A5F9F"/>
    <w:rsid w:val="003A5FD7"/>
    <w:rsid w:val="003A6097"/>
    <w:rsid w:val="003A61CB"/>
    <w:rsid w:val="003A6293"/>
    <w:rsid w:val="003A62A8"/>
    <w:rsid w:val="003A638F"/>
    <w:rsid w:val="003A6483"/>
    <w:rsid w:val="003A66D0"/>
    <w:rsid w:val="003A67AA"/>
    <w:rsid w:val="003A69F6"/>
    <w:rsid w:val="003A6A31"/>
    <w:rsid w:val="003A6BBA"/>
    <w:rsid w:val="003A6BE4"/>
    <w:rsid w:val="003A7279"/>
    <w:rsid w:val="003A72E9"/>
    <w:rsid w:val="003A7732"/>
    <w:rsid w:val="003A7815"/>
    <w:rsid w:val="003A7851"/>
    <w:rsid w:val="003A7858"/>
    <w:rsid w:val="003A7AA6"/>
    <w:rsid w:val="003A7E02"/>
    <w:rsid w:val="003B03C0"/>
    <w:rsid w:val="003B03F4"/>
    <w:rsid w:val="003B0402"/>
    <w:rsid w:val="003B0457"/>
    <w:rsid w:val="003B0655"/>
    <w:rsid w:val="003B071F"/>
    <w:rsid w:val="003B08A0"/>
    <w:rsid w:val="003B0AA9"/>
    <w:rsid w:val="003B0CDA"/>
    <w:rsid w:val="003B0D37"/>
    <w:rsid w:val="003B0E7F"/>
    <w:rsid w:val="003B0F38"/>
    <w:rsid w:val="003B1162"/>
    <w:rsid w:val="003B121B"/>
    <w:rsid w:val="003B136F"/>
    <w:rsid w:val="003B1371"/>
    <w:rsid w:val="003B145C"/>
    <w:rsid w:val="003B17C7"/>
    <w:rsid w:val="003B188B"/>
    <w:rsid w:val="003B18EB"/>
    <w:rsid w:val="003B1B1E"/>
    <w:rsid w:val="003B1B33"/>
    <w:rsid w:val="003B1BEF"/>
    <w:rsid w:val="003B1C75"/>
    <w:rsid w:val="003B1EC5"/>
    <w:rsid w:val="003B1F18"/>
    <w:rsid w:val="003B2031"/>
    <w:rsid w:val="003B20A5"/>
    <w:rsid w:val="003B2184"/>
    <w:rsid w:val="003B2214"/>
    <w:rsid w:val="003B2235"/>
    <w:rsid w:val="003B2326"/>
    <w:rsid w:val="003B2436"/>
    <w:rsid w:val="003B244C"/>
    <w:rsid w:val="003B26EE"/>
    <w:rsid w:val="003B281D"/>
    <w:rsid w:val="003B2A5F"/>
    <w:rsid w:val="003B2E35"/>
    <w:rsid w:val="003B3262"/>
    <w:rsid w:val="003B33ED"/>
    <w:rsid w:val="003B34CF"/>
    <w:rsid w:val="003B3579"/>
    <w:rsid w:val="003B36EE"/>
    <w:rsid w:val="003B3749"/>
    <w:rsid w:val="003B38F0"/>
    <w:rsid w:val="003B3C78"/>
    <w:rsid w:val="003B3D67"/>
    <w:rsid w:val="003B3EF6"/>
    <w:rsid w:val="003B3F39"/>
    <w:rsid w:val="003B4512"/>
    <w:rsid w:val="003B45B4"/>
    <w:rsid w:val="003B4607"/>
    <w:rsid w:val="003B46D6"/>
    <w:rsid w:val="003B485E"/>
    <w:rsid w:val="003B49CB"/>
    <w:rsid w:val="003B4C99"/>
    <w:rsid w:val="003B4E51"/>
    <w:rsid w:val="003B5070"/>
    <w:rsid w:val="003B5128"/>
    <w:rsid w:val="003B524B"/>
    <w:rsid w:val="003B5547"/>
    <w:rsid w:val="003B572C"/>
    <w:rsid w:val="003B5988"/>
    <w:rsid w:val="003B5C14"/>
    <w:rsid w:val="003B5C85"/>
    <w:rsid w:val="003B5E00"/>
    <w:rsid w:val="003B5E68"/>
    <w:rsid w:val="003B5EBD"/>
    <w:rsid w:val="003B5F57"/>
    <w:rsid w:val="003B649A"/>
    <w:rsid w:val="003B64BD"/>
    <w:rsid w:val="003B651F"/>
    <w:rsid w:val="003B679A"/>
    <w:rsid w:val="003B6831"/>
    <w:rsid w:val="003B68AB"/>
    <w:rsid w:val="003B68C9"/>
    <w:rsid w:val="003B6904"/>
    <w:rsid w:val="003B690C"/>
    <w:rsid w:val="003B690D"/>
    <w:rsid w:val="003B691B"/>
    <w:rsid w:val="003B6AAE"/>
    <w:rsid w:val="003B6B42"/>
    <w:rsid w:val="003B6B68"/>
    <w:rsid w:val="003B6CE1"/>
    <w:rsid w:val="003B7267"/>
    <w:rsid w:val="003B7439"/>
    <w:rsid w:val="003B7455"/>
    <w:rsid w:val="003B747D"/>
    <w:rsid w:val="003B74B7"/>
    <w:rsid w:val="003B75FB"/>
    <w:rsid w:val="003B7805"/>
    <w:rsid w:val="003B7871"/>
    <w:rsid w:val="003B7EEF"/>
    <w:rsid w:val="003B7FF7"/>
    <w:rsid w:val="003C0059"/>
    <w:rsid w:val="003C00E1"/>
    <w:rsid w:val="003C0170"/>
    <w:rsid w:val="003C01AF"/>
    <w:rsid w:val="003C01FB"/>
    <w:rsid w:val="003C024F"/>
    <w:rsid w:val="003C036A"/>
    <w:rsid w:val="003C03A8"/>
    <w:rsid w:val="003C0471"/>
    <w:rsid w:val="003C0553"/>
    <w:rsid w:val="003C0592"/>
    <w:rsid w:val="003C06DD"/>
    <w:rsid w:val="003C0833"/>
    <w:rsid w:val="003C0919"/>
    <w:rsid w:val="003C0C05"/>
    <w:rsid w:val="003C0CD0"/>
    <w:rsid w:val="003C0D48"/>
    <w:rsid w:val="003C0DBB"/>
    <w:rsid w:val="003C0DEC"/>
    <w:rsid w:val="003C0E13"/>
    <w:rsid w:val="003C123C"/>
    <w:rsid w:val="003C12C6"/>
    <w:rsid w:val="003C1747"/>
    <w:rsid w:val="003C178F"/>
    <w:rsid w:val="003C1D72"/>
    <w:rsid w:val="003C1DF1"/>
    <w:rsid w:val="003C239D"/>
    <w:rsid w:val="003C2506"/>
    <w:rsid w:val="003C284E"/>
    <w:rsid w:val="003C2B5E"/>
    <w:rsid w:val="003C2C13"/>
    <w:rsid w:val="003C2C56"/>
    <w:rsid w:val="003C2C93"/>
    <w:rsid w:val="003C2CB8"/>
    <w:rsid w:val="003C2F9B"/>
    <w:rsid w:val="003C307B"/>
    <w:rsid w:val="003C3207"/>
    <w:rsid w:val="003C325D"/>
    <w:rsid w:val="003C32D3"/>
    <w:rsid w:val="003C3360"/>
    <w:rsid w:val="003C33E3"/>
    <w:rsid w:val="003C340B"/>
    <w:rsid w:val="003C35A5"/>
    <w:rsid w:val="003C3635"/>
    <w:rsid w:val="003C378F"/>
    <w:rsid w:val="003C37CF"/>
    <w:rsid w:val="003C3A20"/>
    <w:rsid w:val="003C3A3F"/>
    <w:rsid w:val="003C3ADE"/>
    <w:rsid w:val="003C3C70"/>
    <w:rsid w:val="003C3C73"/>
    <w:rsid w:val="003C3C97"/>
    <w:rsid w:val="003C3FC4"/>
    <w:rsid w:val="003C4003"/>
    <w:rsid w:val="003C411A"/>
    <w:rsid w:val="003C46F8"/>
    <w:rsid w:val="003C484C"/>
    <w:rsid w:val="003C4956"/>
    <w:rsid w:val="003C49EC"/>
    <w:rsid w:val="003C49FE"/>
    <w:rsid w:val="003C4A3B"/>
    <w:rsid w:val="003C4B74"/>
    <w:rsid w:val="003C4CB1"/>
    <w:rsid w:val="003C4DCC"/>
    <w:rsid w:val="003C4DFB"/>
    <w:rsid w:val="003C4EC4"/>
    <w:rsid w:val="003C5022"/>
    <w:rsid w:val="003C508D"/>
    <w:rsid w:val="003C5146"/>
    <w:rsid w:val="003C514C"/>
    <w:rsid w:val="003C52CF"/>
    <w:rsid w:val="003C535F"/>
    <w:rsid w:val="003C53FA"/>
    <w:rsid w:val="003C5428"/>
    <w:rsid w:val="003C5614"/>
    <w:rsid w:val="003C5694"/>
    <w:rsid w:val="003C5897"/>
    <w:rsid w:val="003C58AE"/>
    <w:rsid w:val="003C58B6"/>
    <w:rsid w:val="003C59E7"/>
    <w:rsid w:val="003C5ADB"/>
    <w:rsid w:val="003C5AFD"/>
    <w:rsid w:val="003C5B5B"/>
    <w:rsid w:val="003C5DDE"/>
    <w:rsid w:val="003C5E92"/>
    <w:rsid w:val="003C5F26"/>
    <w:rsid w:val="003C5F27"/>
    <w:rsid w:val="003C6033"/>
    <w:rsid w:val="003C6485"/>
    <w:rsid w:val="003C6688"/>
    <w:rsid w:val="003C68FA"/>
    <w:rsid w:val="003C69CF"/>
    <w:rsid w:val="003C6A3B"/>
    <w:rsid w:val="003C6ABD"/>
    <w:rsid w:val="003C6CB9"/>
    <w:rsid w:val="003C6E90"/>
    <w:rsid w:val="003C6EEE"/>
    <w:rsid w:val="003C6F9D"/>
    <w:rsid w:val="003C7021"/>
    <w:rsid w:val="003C703D"/>
    <w:rsid w:val="003C7487"/>
    <w:rsid w:val="003C75B9"/>
    <w:rsid w:val="003C75C5"/>
    <w:rsid w:val="003C7644"/>
    <w:rsid w:val="003C78F0"/>
    <w:rsid w:val="003C7AAB"/>
    <w:rsid w:val="003C7AC9"/>
    <w:rsid w:val="003C7C13"/>
    <w:rsid w:val="003C7C29"/>
    <w:rsid w:val="003C7CC3"/>
    <w:rsid w:val="003C7DF2"/>
    <w:rsid w:val="003D00A3"/>
    <w:rsid w:val="003D0304"/>
    <w:rsid w:val="003D06DF"/>
    <w:rsid w:val="003D082E"/>
    <w:rsid w:val="003D0895"/>
    <w:rsid w:val="003D0ED7"/>
    <w:rsid w:val="003D0F1E"/>
    <w:rsid w:val="003D1156"/>
    <w:rsid w:val="003D123B"/>
    <w:rsid w:val="003D168B"/>
    <w:rsid w:val="003D16DF"/>
    <w:rsid w:val="003D18CB"/>
    <w:rsid w:val="003D1988"/>
    <w:rsid w:val="003D1C76"/>
    <w:rsid w:val="003D1F6A"/>
    <w:rsid w:val="003D1FBC"/>
    <w:rsid w:val="003D1FD0"/>
    <w:rsid w:val="003D2014"/>
    <w:rsid w:val="003D2076"/>
    <w:rsid w:val="003D2093"/>
    <w:rsid w:val="003D2255"/>
    <w:rsid w:val="003D264C"/>
    <w:rsid w:val="003D2780"/>
    <w:rsid w:val="003D27E8"/>
    <w:rsid w:val="003D2934"/>
    <w:rsid w:val="003D2972"/>
    <w:rsid w:val="003D2B96"/>
    <w:rsid w:val="003D2C26"/>
    <w:rsid w:val="003D2DEF"/>
    <w:rsid w:val="003D2EF3"/>
    <w:rsid w:val="003D2F09"/>
    <w:rsid w:val="003D3273"/>
    <w:rsid w:val="003D357A"/>
    <w:rsid w:val="003D3914"/>
    <w:rsid w:val="003D39AA"/>
    <w:rsid w:val="003D3DA5"/>
    <w:rsid w:val="003D3E52"/>
    <w:rsid w:val="003D4307"/>
    <w:rsid w:val="003D4549"/>
    <w:rsid w:val="003D45CD"/>
    <w:rsid w:val="003D468F"/>
    <w:rsid w:val="003D469D"/>
    <w:rsid w:val="003D4886"/>
    <w:rsid w:val="003D48C6"/>
    <w:rsid w:val="003D493A"/>
    <w:rsid w:val="003D49D2"/>
    <w:rsid w:val="003D4A1B"/>
    <w:rsid w:val="003D4A71"/>
    <w:rsid w:val="003D4B22"/>
    <w:rsid w:val="003D4B45"/>
    <w:rsid w:val="003D4EB1"/>
    <w:rsid w:val="003D4F1E"/>
    <w:rsid w:val="003D4F4B"/>
    <w:rsid w:val="003D5006"/>
    <w:rsid w:val="003D5039"/>
    <w:rsid w:val="003D5272"/>
    <w:rsid w:val="003D528E"/>
    <w:rsid w:val="003D546A"/>
    <w:rsid w:val="003D56C7"/>
    <w:rsid w:val="003D5830"/>
    <w:rsid w:val="003D5B29"/>
    <w:rsid w:val="003D5C98"/>
    <w:rsid w:val="003D5EAC"/>
    <w:rsid w:val="003D6483"/>
    <w:rsid w:val="003D64A1"/>
    <w:rsid w:val="003D6749"/>
    <w:rsid w:val="003D6AE8"/>
    <w:rsid w:val="003D6DE3"/>
    <w:rsid w:val="003D6FBA"/>
    <w:rsid w:val="003D7132"/>
    <w:rsid w:val="003D7310"/>
    <w:rsid w:val="003D741C"/>
    <w:rsid w:val="003D74EE"/>
    <w:rsid w:val="003D7571"/>
    <w:rsid w:val="003D7577"/>
    <w:rsid w:val="003D7619"/>
    <w:rsid w:val="003D7A3B"/>
    <w:rsid w:val="003D7A5B"/>
    <w:rsid w:val="003D7DB2"/>
    <w:rsid w:val="003D7E4D"/>
    <w:rsid w:val="003D7F9C"/>
    <w:rsid w:val="003E00B8"/>
    <w:rsid w:val="003E02DB"/>
    <w:rsid w:val="003E036D"/>
    <w:rsid w:val="003E03C9"/>
    <w:rsid w:val="003E098E"/>
    <w:rsid w:val="003E0A0D"/>
    <w:rsid w:val="003E0AB6"/>
    <w:rsid w:val="003E0BB3"/>
    <w:rsid w:val="003E0CFF"/>
    <w:rsid w:val="003E0EA2"/>
    <w:rsid w:val="003E12BB"/>
    <w:rsid w:val="003E1350"/>
    <w:rsid w:val="003E149A"/>
    <w:rsid w:val="003E1725"/>
    <w:rsid w:val="003E1A93"/>
    <w:rsid w:val="003E1AC8"/>
    <w:rsid w:val="003E1CCC"/>
    <w:rsid w:val="003E1DDD"/>
    <w:rsid w:val="003E2064"/>
    <w:rsid w:val="003E20E4"/>
    <w:rsid w:val="003E22CC"/>
    <w:rsid w:val="003E2462"/>
    <w:rsid w:val="003E24EF"/>
    <w:rsid w:val="003E2A2B"/>
    <w:rsid w:val="003E2BD8"/>
    <w:rsid w:val="003E2C6D"/>
    <w:rsid w:val="003E2D1A"/>
    <w:rsid w:val="003E2D49"/>
    <w:rsid w:val="003E2D66"/>
    <w:rsid w:val="003E2F04"/>
    <w:rsid w:val="003E31A5"/>
    <w:rsid w:val="003E3205"/>
    <w:rsid w:val="003E320C"/>
    <w:rsid w:val="003E3563"/>
    <w:rsid w:val="003E366C"/>
    <w:rsid w:val="003E36CB"/>
    <w:rsid w:val="003E3753"/>
    <w:rsid w:val="003E391C"/>
    <w:rsid w:val="003E3A4C"/>
    <w:rsid w:val="003E3A57"/>
    <w:rsid w:val="003E3AC2"/>
    <w:rsid w:val="003E3B65"/>
    <w:rsid w:val="003E3B9A"/>
    <w:rsid w:val="003E3BE8"/>
    <w:rsid w:val="003E3CAE"/>
    <w:rsid w:val="003E3D15"/>
    <w:rsid w:val="003E3E26"/>
    <w:rsid w:val="003E3E2E"/>
    <w:rsid w:val="003E40A6"/>
    <w:rsid w:val="003E40DA"/>
    <w:rsid w:val="003E4159"/>
    <w:rsid w:val="003E41BA"/>
    <w:rsid w:val="003E447F"/>
    <w:rsid w:val="003E4653"/>
    <w:rsid w:val="003E47CE"/>
    <w:rsid w:val="003E4818"/>
    <w:rsid w:val="003E4898"/>
    <w:rsid w:val="003E4961"/>
    <w:rsid w:val="003E4963"/>
    <w:rsid w:val="003E49E2"/>
    <w:rsid w:val="003E4AC0"/>
    <w:rsid w:val="003E4AC1"/>
    <w:rsid w:val="003E4DB7"/>
    <w:rsid w:val="003E50CC"/>
    <w:rsid w:val="003E521D"/>
    <w:rsid w:val="003E52FC"/>
    <w:rsid w:val="003E55BA"/>
    <w:rsid w:val="003E58BA"/>
    <w:rsid w:val="003E58DB"/>
    <w:rsid w:val="003E59BF"/>
    <w:rsid w:val="003E5A50"/>
    <w:rsid w:val="003E5AE3"/>
    <w:rsid w:val="003E5B41"/>
    <w:rsid w:val="003E5B61"/>
    <w:rsid w:val="003E5C50"/>
    <w:rsid w:val="003E5DAB"/>
    <w:rsid w:val="003E5FDF"/>
    <w:rsid w:val="003E6030"/>
    <w:rsid w:val="003E6077"/>
    <w:rsid w:val="003E61BC"/>
    <w:rsid w:val="003E637B"/>
    <w:rsid w:val="003E6381"/>
    <w:rsid w:val="003E64C0"/>
    <w:rsid w:val="003E64CA"/>
    <w:rsid w:val="003E659B"/>
    <w:rsid w:val="003E66E7"/>
    <w:rsid w:val="003E67B2"/>
    <w:rsid w:val="003E67B3"/>
    <w:rsid w:val="003E6990"/>
    <w:rsid w:val="003E6AD7"/>
    <w:rsid w:val="003E6B21"/>
    <w:rsid w:val="003E6BE4"/>
    <w:rsid w:val="003E6C6C"/>
    <w:rsid w:val="003E6C7B"/>
    <w:rsid w:val="003E6CE9"/>
    <w:rsid w:val="003E6D28"/>
    <w:rsid w:val="003E6EDC"/>
    <w:rsid w:val="003E72A3"/>
    <w:rsid w:val="003E72B9"/>
    <w:rsid w:val="003E72CF"/>
    <w:rsid w:val="003E72DB"/>
    <w:rsid w:val="003E731E"/>
    <w:rsid w:val="003E733B"/>
    <w:rsid w:val="003E7468"/>
    <w:rsid w:val="003E768D"/>
    <w:rsid w:val="003E7865"/>
    <w:rsid w:val="003E7A83"/>
    <w:rsid w:val="003E7A94"/>
    <w:rsid w:val="003F003C"/>
    <w:rsid w:val="003F0371"/>
    <w:rsid w:val="003F03A9"/>
    <w:rsid w:val="003F0461"/>
    <w:rsid w:val="003F0594"/>
    <w:rsid w:val="003F0731"/>
    <w:rsid w:val="003F0828"/>
    <w:rsid w:val="003F08B5"/>
    <w:rsid w:val="003F0A13"/>
    <w:rsid w:val="003F0AF7"/>
    <w:rsid w:val="003F0CCF"/>
    <w:rsid w:val="003F0F84"/>
    <w:rsid w:val="003F1071"/>
    <w:rsid w:val="003F160E"/>
    <w:rsid w:val="003F1632"/>
    <w:rsid w:val="003F1633"/>
    <w:rsid w:val="003F1667"/>
    <w:rsid w:val="003F1816"/>
    <w:rsid w:val="003F1AE2"/>
    <w:rsid w:val="003F1C0C"/>
    <w:rsid w:val="003F1F5F"/>
    <w:rsid w:val="003F2146"/>
    <w:rsid w:val="003F227D"/>
    <w:rsid w:val="003F23DE"/>
    <w:rsid w:val="003F250B"/>
    <w:rsid w:val="003F2803"/>
    <w:rsid w:val="003F2832"/>
    <w:rsid w:val="003F2C33"/>
    <w:rsid w:val="003F2CCD"/>
    <w:rsid w:val="003F2DB2"/>
    <w:rsid w:val="003F2E90"/>
    <w:rsid w:val="003F2FEC"/>
    <w:rsid w:val="003F30E0"/>
    <w:rsid w:val="003F317A"/>
    <w:rsid w:val="003F31F1"/>
    <w:rsid w:val="003F335B"/>
    <w:rsid w:val="003F3432"/>
    <w:rsid w:val="003F34A1"/>
    <w:rsid w:val="003F362E"/>
    <w:rsid w:val="003F3905"/>
    <w:rsid w:val="003F394F"/>
    <w:rsid w:val="003F39CD"/>
    <w:rsid w:val="003F3C3D"/>
    <w:rsid w:val="003F3CAA"/>
    <w:rsid w:val="003F3D66"/>
    <w:rsid w:val="003F3FA6"/>
    <w:rsid w:val="003F3FB2"/>
    <w:rsid w:val="003F3FB6"/>
    <w:rsid w:val="003F3FEB"/>
    <w:rsid w:val="003F40BC"/>
    <w:rsid w:val="003F4243"/>
    <w:rsid w:val="003F43CF"/>
    <w:rsid w:val="003F467A"/>
    <w:rsid w:val="003F46C9"/>
    <w:rsid w:val="003F4946"/>
    <w:rsid w:val="003F49C2"/>
    <w:rsid w:val="003F4D9F"/>
    <w:rsid w:val="003F4E0A"/>
    <w:rsid w:val="003F4F25"/>
    <w:rsid w:val="003F4F4E"/>
    <w:rsid w:val="003F5095"/>
    <w:rsid w:val="003F5100"/>
    <w:rsid w:val="003F512D"/>
    <w:rsid w:val="003F51F6"/>
    <w:rsid w:val="003F5463"/>
    <w:rsid w:val="003F5504"/>
    <w:rsid w:val="003F553F"/>
    <w:rsid w:val="003F5596"/>
    <w:rsid w:val="003F59B1"/>
    <w:rsid w:val="003F59E2"/>
    <w:rsid w:val="003F5AAD"/>
    <w:rsid w:val="003F5B72"/>
    <w:rsid w:val="003F5BED"/>
    <w:rsid w:val="003F5C5F"/>
    <w:rsid w:val="003F5DA6"/>
    <w:rsid w:val="003F5E32"/>
    <w:rsid w:val="003F606E"/>
    <w:rsid w:val="003F6126"/>
    <w:rsid w:val="003F6140"/>
    <w:rsid w:val="003F61F7"/>
    <w:rsid w:val="003F63C0"/>
    <w:rsid w:val="003F64F6"/>
    <w:rsid w:val="003F6598"/>
    <w:rsid w:val="003F65E1"/>
    <w:rsid w:val="003F66C0"/>
    <w:rsid w:val="003F6742"/>
    <w:rsid w:val="003F6B39"/>
    <w:rsid w:val="003F6B5B"/>
    <w:rsid w:val="003F6E61"/>
    <w:rsid w:val="003F7183"/>
    <w:rsid w:val="003F7191"/>
    <w:rsid w:val="003F724A"/>
    <w:rsid w:val="003F75C3"/>
    <w:rsid w:val="003F77F0"/>
    <w:rsid w:val="003F79FC"/>
    <w:rsid w:val="003F7AFB"/>
    <w:rsid w:val="003F7B00"/>
    <w:rsid w:val="003F7C95"/>
    <w:rsid w:val="003F7D2D"/>
    <w:rsid w:val="003F7E1A"/>
    <w:rsid w:val="003F7E91"/>
    <w:rsid w:val="003F7EF8"/>
    <w:rsid w:val="00400068"/>
    <w:rsid w:val="004000CC"/>
    <w:rsid w:val="00400310"/>
    <w:rsid w:val="0040069D"/>
    <w:rsid w:val="004007C5"/>
    <w:rsid w:val="004007C7"/>
    <w:rsid w:val="0040097B"/>
    <w:rsid w:val="00400A6B"/>
    <w:rsid w:val="00400ACA"/>
    <w:rsid w:val="00400AFC"/>
    <w:rsid w:val="00400BA7"/>
    <w:rsid w:val="00400D76"/>
    <w:rsid w:val="00400FA2"/>
    <w:rsid w:val="004010C7"/>
    <w:rsid w:val="004010ED"/>
    <w:rsid w:val="004010FF"/>
    <w:rsid w:val="0040116C"/>
    <w:rsid w:val="004011DA"/>
    <w:rsid w:val="004012B1"/>
    <w:rsid w:val="004012D0"/>
    <w:rsid w:val="004012F9"/>
    <w:rsid w:val="00401305"/>
    <w:rsid w:val="004014FF"/>
    <w:rsid w:val="004015ED"/>
    <w:rsid w:val="0040162F"/>
    <w:rsid w:val="0040163D"/>
    <w:rsid w:val="004017A6"/>
    <w:rsid w:val="004018D8"/>
    <w:rsid w:val="00401CC7"/>
    <w:rsid w:val="00401DC3"/>
    <w:rsid w:val="00401FC1"/>
    <w:rsid w:val="00402024"/>
    <w:rsid w:val="0040219F"/>
    <w:rsid w:val="00402410"/>
    <w:rsid w:val="00402431"/>
    <w:rsid w:val="004024DC"/>
    <w:rsid w:val="004026FE"/>
    <w:rsid w:val="004027C0"/>
    <w:rsid w:val="00402903"/>
    <w:rsid w:val="004029DC"/>
    <w:rsid w:val="00402ACD"/>
    <w:rsid w:val="00402C46"/>
    <w:rsid w:val="00402F38"/>
    <w:rsid w:val="00402F8F"/>
    <w:rsid w:val="00402FC6"/>
    <w:rsid w:val="0040301A"/>
    <w:rsid w:val="00403638"/>
    <w:rsid w:val="004037A7"/>
    <w:rsid w:val="00403962"/>
    <w:rsid w:val="004039A1"/>
    <w:rsid w:val="00403F00"/>
    <w:rsid w:val="00404347"/>
    <w:rsid w:val="00404477"/>
    <w:rsid w:val="00404781"/>
    <w:rsid w:val="00404C2A"/>
    <w:rsid w:val="00404E25"/>
    <w:rsid w:val="00404FE3"/>
    <w:rsid w:val="004053A1"/>
    <w:rsid w:val="004055DC"/>
    <w:rsid w:val="004055E5"/>
    <w:rsid w:val="004058BF"/>
    <w:rsid w:val="004059A4"/>
    <w:rsid w:val="00405A24"/>
    <w:rsid w:val="00405A38"/>
    <w:rsid w:val="00405D21"/>
    <w:rsid w:val="00405EF7"/>
    <w:rsid w:val="0040617B"/>
    <w:rsid w:val="004063B0"/>
    <w:rsid w:val="0040653C"/>
    <w:rsid w:val="004066BF"/>
    <w:rsid w:val="00406A51"/>
    <w:rsid w:val="00406A92"/>
    <w:rsid w:val="00406AEC"/>
    <w:rsid w:val="00406CDE"/>
    <w:rsid w:val="00406CEA"/>
    <w:rsid w:val="00406EF8"/>
    <w:rsid w:val="00406F5F"/>
    <w:rsid w:val="0040714E"/>
    <w:rsid w:val="0040716E"/>
    <w:rsid w:val="0040735D"/>
    <w:rsid w:val="004073D4"/>
    <w:rsid w:val="004074D8"/>
    <w:rsid w:val="0040757D"/>
    <w:rsid w:val="00407733"/>
    <w:rsid w:val="00407915"/>
    <w:rsid w:val="00407D18"/>
    <w:rsid w:val="00407DD1"/>
    <w:rsid w:val="00407E3F"/>
    <w:rsid w:val="0041009C"/>
    <w:rsid w:val="0041010D"/>
    <w:rsid w:val="00410513"/>
    <w:rsid w:val="00410657"/>
    <w:rsid w:val="004107AD"/>
    <w:rsid w:val="00410972"/>
    <w:rsid w:val="004109BF"/>
    <w:rsid w:val="004109C2"/>
    <w:rsid w:val="00410A34"/>
    <w:rsid w:val="00410A96"/>
    <w:rsid w:val="00410C77"/>
    <w:rsid w:val="00410CB2"/>
    <w:rsid w:val="00410D1C"/>
    <w:rsid w:val="00410F3B"/>
    <w:rsid w:val="00411189"/>
    <w:rsid w:val="0041167A"/>
    <w:rsid w:val="0041170E"/>
    <w:rsid w:val="0041193D"/>
    <w:rsid w:val="00411B04"/>
    <w:rsid w:val="00411C0F"/>
    <w:rsid w:val="00412106"/>
    <w:rsid w:val="00412224"/>
    <w:rsid w:val="0041223D"/>
    <w:rsid w:val="00412287"/>
    <w:rsid w:val="004126F2"/>
    <w:rsid w:val="0041288D"/>
    <w:rsid w:val="00412922"/>
    <w:rsid w:val="00412A61"/>
    <w:rsid w:val="00412C23"/>
    <w:rsid w:val="00412D06"/>
    <w:rsid w:val="00412EC3"/>
    <w:rsid w:val="00412F99"/>
    <w:rsid w:val="00413012"/>
    <w:rsid w:val="004130C9"/>
    <w:rsid w:val="00413124"/>
    <w:rsid w:val="00413175"/>
    <w:rsid w:val="004132C3"/>
    <w:rsid w:val="0041344C"/>
    <w:rsid w:val="00413495"/>
    <w:rsid w:val="004135A2"/>
    <w:rsid w:val="004136B0"/>
    <w:rsid w:val="004137A7"/>
    <w:rsid w:val="004137E5"/>
    <w:rsid w:val="00413871"/>
    <w:rsid w:val="00413950"/>
    <w:rsid w:val="00413B92"/>
    <w:rsid w:val="00414042"/>
    <w:rsid w:val="0041438D"/>
    <w:rsid w:val="00414415"/>
    <w:rsid w:val="00414518"/>
    <w:rsid w:val="0041451C"/>
    <w:rsid w:val="00414777"/>
    <w:rsid w:val="00414783"/>
    <w:rsid w:val="0041482D"/>
    <w:rsid w:val="00414849"/>
    <w:rsid w:val="00414971"/>
    <w:rsid w:val="00414C4D"/>
    <w:rsid w:val="0041503D"/>
    <w:rsid w:val="00415097"/>
    <w:rsid w:val="00415239"/>
    <w:rsid w:val="00415482"/>
    <w:rsid w:val="00415650"/>
    <w:rsid w:val="004157F1"/>
    <w:rsid w:val="0041590B"/>
    <w:rsid w:val="004159D5"/>
    <w:rsid w:val="00415A93"/>
    <w:rsid w:val="00415AB8"/>
    <w:rsid w:val="00415B5B"/>
    <w:rsid w:val="00415B83"/>
    <w:rsid w:val="00415CA8"/>
    <w:rsid w:val="00415D31"/>
    <w:rsid w:val="00415FC9"/>
    <w:rsid w:val="004160CB"/>
    <w:rsid w:val="00416123"/>
    <w:rsid w:val="004161C0"/>
    <w:rsid w:val="0041638E"/>
    <w:rsid w:val="004164B6"/>
    <w:rsid w:val="00416642"/>
    <w:rsid w:val="004168D3"/>
    <w:rsid w:val="00416A37"/>
    <w:rsid w:val="00416BE0"/>
    <w:rsid w:val="00416D14"/>
    <w:rsid w:val="00416D62"/>
    <w:rsid w:val="004171B6"/>
    <w:rsid w:val="00417247"/>
    <w:rsid w:val="00417358"/>
    <w:rsid w:val="004173DA"/>
    <w:rsid w:val="00417462"/>
    <w:rsid w:val="00417751"/>
    <w:rsid w:val="0041782D"/>
    <w:rsid w:val="004179B5"/>
    <w:rsid w:val="004179ED"/>
    <w:rsid w:val="00417A55"/>
    <w:rsid w:val="00417B61"/>
    <w:rsid w:val="00417B81"/>
    <w:rsid w:val="00417C77"/>
    <w:rsid w:val="00417C7F"/>
    <w:rsid w:val="00417E75"/>
    <w:rsid w:val="00417EB4"/>
    <w:rsid w:val="00417ECB"/>
    <w:rsid w:val="00417F31"/>
    <w:rsid w:val="004201C6"/>
    <w:rsid w:val="004202C2"/>
    <w:rsid w:val="0042030D"/>
    <w:rsid w:val="0042032C"/>
    <w:rsid w:val="004203D0"/>
    <w:rsid w:val="004208E5"/>
    <w:rsid w:val="00420A27"/>
    <w:rsid w:val="00420A4A"/>
    <w:rsid w:val="00420A95"/>
    <w:rsid w:val="00420B4D"/>
    <w:rsid w:val="00420CD1"/>
    <w:rsid w:val="00420D05"/>
    <w:rsid w:val="00420D6F"/>
    <w:rsid w:val="00420FA8"/>
    <w:rsid w:val="00421420"/>
    <w:rsid w:val="00421491"/>
    <w:rsid w:val="00421614"/>
    <w:rsid w:val="00421670"/>
    <w:rsid w:val="00421683"/>
    <w:rsid w:val="00421729"/>
    <w:rsid w:val="00421776"/>
    <w:rsid w:val="00421821"/>
    <w:rsid w:val="00421BAE"/>
    <w:rsid w:val="00421D5B"/>
    <w:rsid w:val="00421EF7"/>
    <w:rsid w:val="00422092"/>
    <w:rsid w:val="004222BF"/>
    <w:rsid w:val="004225C8"/>
    <w:rsid w:val="004227CA"/>
    <w:rsid w:val="00422AAB"/>
    <w:rsid w:val="00422AFE"/>
    <w:rsid w:val="00422CDC"/>
    <w:rsid w:val="00422D0E"/>
    <w:rsid w:val="00422D36"/>
    <w:rsid w:val="00422E79"/>
    <w:rsid w:val="00422E9E"/>
    <w:rsid w:val="00422F3F"/>
    <w:rsid w:val="004230F4"/>
    <w:rsid w:val="0042328F"/>
    <w:rsid w:val="00423495"/>
    <w:rsid w:val="0042350E"/>
    <w:rsid w:val="0042352D"/>
    <w:rsid w:val="00423854"/>
    <w:rsid w:val="004238B5"/>
    <w:rsid w:val="004238FC"/>
    <w:rsid w:val="00423924"/>
    <w:rsid w:val="004239C6"/>
    <w:rsid w:val="00423B65"/>
    <w:rsid w:val="00423B66"/>
    <w:rsid w:val="00423B94"/>
    <w:rsid w:val="00423BE1"/>
    <w:rsid w:val="00423CCD"/>
    <w:rsid w:val="00423D6F"/>
    <w:rsid w:val="00423DE1"/>
    <w:rsid w:val="00423E11"/>
    <w:rsid w:val="00423F25"/>
    <w:rsid w:val="004240F6"/>
    <w:rsid w:val="00424246"/>
    <w:rsid w:val="004242F3"/>
    <w:rsid w:val="00424319"/>
    <w:rsid w:val="004243E2"/>
    <w:rsid w:val="004244BE"/>
    <w:rsid w:val="004245C2"/>
    <w:rsid w:val="0042476C"/>
    <w:rsid w:val="004247D8"/>
    <w:rsid w:val="00424926"/>
    <w:rsid w:val="00424AF8"/>
    <w:rsid w:val="00424B92"/>
    <w:rsid w:val="00424BB2"/>
    <w:rsid w:val="00424E7B"/>
    <w:rsid w:val="00424EC1"/>
    <w:rsid w:val="00425289"/>
    <w:rsid w:val="004252DD"/>
    <w:rsid w:val="004253A1"/>
    <w:rsid w:val="0042545B"/>
    <w:rsid w:val="004254CC"/>
    <w:rsid w:val="00425642"/>
    <w:rsid w:val="00425817"/>
    <w:rsid w:val="004258A8"/>
    <w:rsid w:val="00425B54"/>
    <w:rsid w:val="00425E19"/>
    <w:rsid w:val="00425F3B"/>
    <w:rsid w:val="004260B6"/>
    <w:rsid w:val="0042651A"/>
    <w:rsid w:val="004267AC"/>
    <w:rsid w:val="004267C9"/>
    <w:rsid w:val="004268DA"/>
    <w:rsid w:val="0042697A"/>
    <w:rsid w:val="00426B23"/>
    <w:rsid w:val="00426D28"/>
    <w:rsid w:val="00426F6E"/>
    <w:rsid w:val="00427089"/>
    <w:rsid w:val="00427252"/>
    <w:rsid w:val="0042725B"/>
    <w:rsid w:val="00427261"/>
    <w:rsid w:val="00427527"/>
    <w:rsid w:val="00427BE3"/>
    <w:rsid w:val="00427D0B"/>
    <w:rsid w:val="00427D23"/>
    <w:rsid w:val="00427DB8"/>
    <w:rsid w:val="00427F8A"/>
    <w:rsid w:val="0043005F"/>
    <w:rsid w:val="004300F1"/>
    <w:rsid w:val="0043026F"/>
    <w:rsid w:val="0043039E"/>
    <w:rsid w:val="00430450"/>
    <w:rsid w:val="00430516"/>
    <w:rsid w:val="0043053E"/>
    <w:rsid w:val="004305AA"/>
    <w:rsid w:val="004305DE"/>
    <w:rsid w:val="004306B5"/>
    <w:rsid w:val="00430831"/>
    <w:rsid w:val="00430C3A"/>
    <w:rsid w:val="00430CF4"/>
    <w:rsid w:val="00430D71"/>
    <w:rsid w:val="004310B5"/>
    <w:rsid w:val="0043137F"/>
    <w:rsid w:val="004313B2"/>
    <w:rsid w:val="0043159C"/>
    <w:rsid w:val="004315FF"/>
    <w:rsid w:val="0043168F"/>
    <w:rsid w:val="004316DE"/>
    <w:rsid w:val="004316EF"/>
    <w:rsid w:val="00431704"/>
    <w:rsid w:val="004318D5"/>
    <w:rsid w:val="004318E2"/>
    <w:rsid w:val="00431935"/>
    <w:rsid w:val="00431944"/>
    <w:rsid w:val="0043196E"/>
    <w:rsid w:val="00431A25"/>
    <w:rsid w:val="00431BDB"/>
    <w:rsid w:val="00431E30"/>
    <w:rsid w:val="00431E8D"/>
    <w:rsid w:val="0043207C"/>
    <w:rsid w:val="00432116"/>
    <w:rsid w:val="004322D2"/>
    <w:rsid w:val="0043243E"/>
    <w:rsid w:val="00432722"/>
    <w:rsid w:val="0043286D"/>
    <w:rsid w:val="0043292D"/>
    <w:rsid w:val="00432A8B"/>
    <w:rsid w:val="00432D98"/>
    <w:rsid w:val="00432F70"/>
    <w:rsid w:val="0043310F"/>
    <w:rsid w:val="00433110"/>
    <w:rsid w:val="00433278"/>
    <w:rsid w:val="004332E9"/>
    <w:rsid w:val="004334EB"/>
    <w:rsid w:val="004335B9"/>
    <w:rsid w:val="004337BF"/>
    <w:rsid w:val="004337FB"/>
    <w:rsid w:val="00433AFD"/>
    <w:rsid w:val="00433C96"/>
    <w:rsid w:val="00433EBD"/>
    <w:rsid w:val="0043411A"/>
    <w:rsid w:val="00434305"/>
    <w:rsid w:val="00434585"/>
    <w:rsid w:val="004345D8"/>
    <w:rsid w:val="004345D9"/>
    <w:rsid w:val="00434819"/>
    <w:rsid w:val="00434922"/>
    <w:rsid w:val="004349EE"/>
    <w:rsid w:val="00434A6A"/>
    <w:rsid w:val="00434B82"/>
    <w:rsid w:val="00434FB6"/>
    <w:rsid w:val="0043506A"/>
    <w:rsid w:val="004352DC"/>
    <w:rsid w:val="00435443"/>
    <w:rsid w:val="004355A9"/>
    <w:rsid w:val="0043584C"/>
    <w:rsid w:val="004359B2"/>
    <w:rsid w:val="00435C20"/>
    <w:rsid w:val="00435D8B"/>
    <w:rsid w:val="00436070"/>
    <w:rsid w:val="004361E1"/>
    <w:rsid w:val="00436230"/>
    <w:rsid w:val="004362C4"/>
    <w:rsid w:val="004363DA"/>
    <w:rsid w:val="0043641B"/>
    <w:rsid w:val="004366A3"/>
    <w:rsid w:val="00436746"/>
    <w:rsid w:val="00436A69"/>
    <w:rsid w:val="00436B8E"/>
    <w:rsid w:val="00436C15"/>
    <w:rsid w:val="00436CA8"/>
    <w:rsid w:val="00436D0E"/>
    <w:rsid w:val="00436DE1"/>
    <w:rsid w:val="00436F04"/>
    <w:rsid w:val="00436FD9"/>
    <w:rsid w:val="00437077"/>
    <w:rsid w:val="0043715F"/>
    <w:rsid w:val="00437227"/>
    <w:rsid w:val="004375A5"/>
    <w:rsid w:val="004375BB"/>
    <w:rsid w:val="004376EB"/>
    <w:rsid w:val="0043778E"/>
    <w:rsid w:val="004378DA"/>
    <w:rsid w:val="0043791D"/>
    <w:rsid w:val="0043799E"/>
    <w:rsid w:val="00437B53"/>
    <w:rsid w:val="00437BB0"/>
    <w:rsid w:val="00437CAD"/>
    <w:rsid w:val="00437E12"/>
    <w:rsid w:val="00437E2D"/>
    <w:rsid w:val="00437ECE"/>
    <w:rsid w:val="00437F2C"/>
    <w:rsid w:val="004400DC"/>
    <w:rsid w:val="00440340"/>
    <w:rsid w:val="00440494"/>
    <w:rsid w:val="0044051F"/>
    <w:rsid w:val="004407A1"/>
    <w:rsid w:val="00440857"/>
    <w:rsid w:val="00440A18"/>
    <w:rsid w:val="00440E15"/>
    <w:rsid w:val="00441104"/>
    <w:rsid w:val="0044142D"/>
    <w:rsid w:val="004416D3"/>
    <w:rsid w:val="00441905"/>
    <w:rsid w:val="004419F5"/>
    <w:rsid w:val="00441A79"/>
    <w:rsid w:val="00441B00"/>
    <w:rsid w:val="00441C26"/>
    <w:rsid w:val="00441EB3"/>
    <w:rsid w:val="00441F06"/>
    <w:rsid w:val="00442544"/>
    <w:rsid w:val="004426E6"/>
    <w:rsid w:val="00442CBA"/>
    <w:rsid w:val="00442DA9"/>
    <w:rsid w:val="00442F2F"/>
    <w:rsid w:val="00442FB8"/>
    <w:rsid w:val="00443027"/>
    <w:rsid w:val="004430FC"/>
    <w:rsid w:val="004432B4"/>
    <w:rsid w:val="00443303"/>
    <w:rsid w:val="0044336B"/>
    <w:rsid w:val="004433EB"/>
    <w:rsid w:val="0044361D"/>
    <w:rsid w:val="00443751"/>
    <w:rsid w:val="00443892"/>
    <w:rsid w:val="004439D7"/>
    <w:rsid w:val="00443A1D"/>
    <w:rsid w:val="00443E5C"/>
    <w:rsid w:val="00443F8F"/>
    <w:rsid w:val="00444256"/>
    <w:rsid w:val="004443A0"/>
    <w:rsid w:val="004443B9"/>
    <w:rsid w:val="004443C4"/>
    <w:rsid w:val="004444C3"/>
    <w:rsid w:val="00444573"/>
    <w:rsid w:val="004445C4"/>
    <w:rsid w:val="00444AA2"/>
    <w:rsid w:val="00444B6C"/>
    <w:rsid w:val="00445091"/>
    <w:rsid w:val="004452B7"/>
    <w:rsid w:val="00445413"/>
    <w:rsid w:val="00445469"/>
    <w:rsid w:val="00445474"/>
    <w:rsid w:val="004454D3"/>
    <w:rsid w:val="004456BF"/>
    <w:rsid w:val="004458AC"/>
    <w:rsid w:val="004458C0"/>
    <w:rsid w:val="004458E0"/>
    <w:rsid w:val="00445A5C"/>
    <w:rsid w:val="00445C5F"/>
    <w:rsid w:val="00445EAF"/>
    <w:rsid w:val="00445EB7"/>
    <w:rsid w:val="0044612C"/>
    <w:rsid w:val="00446586"/>
    <w:rsid w:val="004465A1"/>
    <w:rsid w:val="0044660F"/>
    <w:rsid w:val="004466D5"/>
    <w:rsid w:val="00446D17"/>
    <w:rsid w:val="00446D3F"/>
    <w:rsid w:val="00446F85"/>
    <w:rsid w:val="0044710E"/>
    <w:rsid w:val="0044727B"/>
    <w:rsid w:val="004472F9"/>
    <w:rsid w:val="00447675"/>
    <w:rsid w:val="004476F9"/>
    <w:rsid w:val="00447762"/>
    <w:rsid w:val="0044785C"/>
    <w:rsid w:val="00447AD2"/>
    <w:rsid w:val="00447AF1"/>
    <w:rsid w:val="00447C84"/>
    <w:rsid w:val="00447D06"/>
    <w:rsid w:val="0045013A"/>
    <w:rsid w:val="00450267"/>
    <w:rsid w:val="004502D6"/>
    <w:rsid w:val="004503CA"/>
    <w:rsid w:val="004503E0"/>
    <w:rsid w:val="00450DAD"/>
    <w:rsid w:val="00450EF5"/>
    <w:rsid w:val="00450EF9"/>
    <w:rsid w:val="004513D2"/>
    <w:rsid w:val="004513EC"/>
    <w:rsid w:val="00451410"/>
    <w:rsid w:val="00451594"/>
    <w:rsid w:val="00451642"/>
    <w:rsid w:val="0045168E"/>
    <w:rsid w:val="00451764"/>
    <w:rsid w:val="00451792"/>
    <w:rsid w:val="0045181F"/>
    <w:rsid w:val="00451C6C"/>
    <w:rsid w:val="00451F75"/>
    <w:rsid w:val="0045201E"/>
    <w:rsid w:val="004520B0"/>
    <w:rsid w:val="00452265"/>
    <w:rsid w:val="004522F9"/>
    <w:rsid w:val="00452686"/>
    <w:rsid w:val="0045277C"/>
    <w:rsid w:val="004527AF"/>
    <w:rsid w:val="00452813"/>
    <w:rsid w:val="00452A27"/>
    <w:rsid w:val="00452BA3"/>
    <w:rsid w:val="00452C21"/>
    <w:rsid w:val="00452EA6"/>
    <w:rsid w:val="00453207"/>
    <w:rsid w:val="0045324C"/>
    <w:rsid w:val="00453267"/>
    <w:rsid w:val="00453393"/>
    <w:rsid w:val="004534BC"/>
    <w:rsid w:val="0045356E"/>
    <w:rsid w:val="004536A7"/>
    <w:rsid w:val="004536C8"/>
    <w:rsid w:val="0045398E"/>
    <w:rsid w:val="00453B7B"/>
    <w:rsid w:val="00453CC3"/>
    <w:rsid w:val="00453CC7"/>
    <w:rsid w:val="00453CEB"/>
    <w:rsid w:val="00453D5C"/>
    <w:rsid w:val="00453D79"/>
    <w:rsid w:val="00453EFE"/>
    <w:rsid w:val="00454012"/>
    <w:rsid w:val="00454156"/>
    <w:rsid w:val="004542A1"/>
    <w:rsid w:val="004542F3"/>
    <w:rsid w:val="00454511"/>
    <w:rsid w:val="00454640"/>
    <w:rsid w:val="004547C1"/>
    <w:rsid w:val="00454856"/>
    <w:rsid w:val="00454857"/>
    <w:rsid w:val="004549A7"/>
    <w:rsid w:val="004549CB"/>
    <w:rsid w:val="00454BE9"/>
    <w:rsid w:val="00454C71"/>
    <w:rsid w:val="00454DAC"/>
    <w:rsid w:val="00454E8F"/>
    <w:rsid w:val="00454F0E"/>
    <w:rsid w:val="00455061"/>
    <w:rsid w:val="004550D8"/>
    <w:rsid w:val="004551B3"/>
    <w:rsid w:val="0045520F"/>
    <w:rsid w:val="00455DA6"/>
    <w:rsid w:val="00455EA5"/>
    <w:rsid w:val="00455EB3"/>
    <w:rsid w:val="00455F58"/>
    <w:rsid w:val="0045604F"/>
    <w:rsid w:val="00456056"/>
    <w:rsid w:val="004560C8"/>
    <w:rsid w:val="004561CA"/>
    <w:rsid w:val="00456252"/>
    <w:rsid w:val="00456255"/>
    <w:rsid w:val="004563D7"/>
    <w:rsid w:val="004563F0"/>
    <w:rsid w:val="0045644A"/>
    <w:rsid w:val="004564CB"/>
    <w:rsid w:val="0045658D"/>
    <w:rsid w:val="004568AC"/>
    <w:rsid w:val="00456BF5"/>
    <w:rsid w:val="00456C15"/>
    <w:rsid w:val="00456E52"/>
    <w:rsid w:val="00456F68"/>
    <w:rsid w:val="00456FC6"/>
    <w:rsid w:val="004570E7"/>
    <w:rsid w:val="00457253"/>
    <w:rsid w:val="004573B7"/>
    <w:rsid w:val="004577AD"/>
    <w:rsid w:val="004577C7"/>
    <w:rsid w:val="0045784E"/>
    <w:rsid w:val="00457865"/>
    <w:rsid w:val="00457949"/>
    <w:rsid w:val="00457975"/>
    <w:rsid w:val="004579C9"/>
    <w:rsid w:val="00457A43"/>
    <w:rsid w:val="00457ACC"/>
    <w:rsid w:val="00457C19"/>
    <w:rsid w:val="00457CD1"/>
    <w:rsid w:val="00457DC5"/>
    <w:rsid w:val="00457E6D"/>
    <w:rsid w:val="00457F4B"/>
    <w:rsid w:val="00457F98"/>
    <w:rsid w:val="0046009E"/>
    <w:rsid w:val="00460127"/>
    <w:rsid w:val="00460463"/>
    <w:rsid w:val="004605C4"/>
    <w:rsid w:val="00460604"/>
    <w:rsid w:val="00460964"/>
    <w:rsid w:val="004609C0"/>
    <w:rsid w:val="004609F5"/>
    <w:rsid w:val="00460A10"/>
    <w:rsid w:val="00460A93"/>
    <w:rsid w:val="00460B10"/>
    <w:rsid w:val="00460B20"/>
    <w:rsid w:val="00460C67"/>
    <w:rsid w:val="00460CF6"/>
    <w:rsid w:val="00460DFB"/>
    <w:rsid w:val="00460F83"/>
    <w:rsid w:val="0046118B"/>
    <w:rsid w:val="004612BA"/>
    <w:rsid w:val="004613EB"/>
    <w:rsid w:val="00461524"/>
    <w:rsid w:val="0046153E"/>
    <w:rsid w:val="004615A4"/>
    <w:rsid w:val="004615FA"/>
    <w:rsid w:val="00461643"/>
    <w:rsid w:val="004616BA"/>
    <w:rsid w:val="004618A4"/>
    <w:rsid w:val="004618CC"/>
    <w:rsid w:val="00461923"/>
    <w:rsid w:val="0046192F"/>
    <w:rsid w:val="0046195D"/>
    <w:rsid w:val="004619DF"/>
    <w:rsid w:val="00461AE5"/>
    <w:rsid w:val="00461B05"/>
    <w:rsid w:val="00461BDB"/>
    <w:rsid w:val="00461BF3"/>
    <w:rsid w:val="00461D01"/>
    <w:rsid w:val="00461F9A"/>
    <w:rsid w:val="00462055"/>
    <w:rsid w:val="0046215F"/>
    <w:rsid w:val="00462297"/>
    <w:rsid w:val="004622AE"/>
    <w:rsid w:val="004622C9"/>
    <w:rsid w:val="00462509"/>
    <w:rsid w:val="004625A3"/>
    <w:rsid w:val="00462BF3"/>
    <w:rsid w:val="00462C04"/>
    <w:rsid w:val="00462C1B"/>
    <w:rsid w:val="00462D91"/>
    <w:rsid w:val="00462F23"/>
    <w:rsid w:val="00462F87"/>
    <w:rsid w:val="00463087"/>
    <w:rsid w:val="00463089"/>
    <w:rsid w:val="00463143"/>
    <w:rsid w:val="0046325A"/>
    <w:rsid w:val="004635B0"/>
    <w:rsid w:val="004635EB"/>
    <w:rsid w:val="00463635"/>
    <w:rsid w:val="004636AF"/>
    <w:rsid w:val="00463737"/>
    <w:rsid w:val="004637B1"/>
    <w:rsid w:val="0046383F"/>
    <w:rsid w:val="00463842"/>
    <w:rsid w:val="00463B7A"/>
    <w:rsid w:val="00463CC9"/>
    <w:rsid w:val="00463D40"/>
    <w:rsid w:val="00463ED4"/>
    <w:rsid w:val="00463F2E"/>
    <w:rsid w:val="00463FF4"/>
    <w:rsid w:val="00464139"/>
    <w:rsid w:val="00464194"/>
    <w:rsid w:val="00464363"/>
    <w:rsid w:val="00464525"/>
    <w:rsid w:val="004646E8"/>
    <w:rsid w:val="00464AFA"/>
    <w:rsid w:val="00464E87"/>
    <w:rsid w:val="00464F4F"/>
    <w:rsid w:val="00465070"/>
    <w:rsid w:val="0046513B"/>
    <w:rsid w:val="00465381"/>
    <w:rsid w:val="00465458"/>
    <w:rsid w:val="00465472"/>
    <w:rsid w:val="00465555"/>
    <w:rsid w:val="004655C0"/>
    <w:rsid w:val="004655C8"/>
    <w:rsid w:val="00465606"/>
    <w:rsid w:val="00465671"/>
    <w:rsid w:val="0046572D"/>
    <w:rsid w:val="004657E4"/>
    <w:rsid w:val="004657FE"/>
    <w:rsid w:val="004658EA"/>
    <w:rsid w:val="00465CE5"/>
    <w:rsid w:val="00465D01"/>
    <w:rsid w:val="00465E63"/>
    <w:rsid w:val="00465E93"/>
    <w:rsid w:val="00465F60"/>
    <w:rsid w:val="00465F9B"/>
    <w:rsid w:val="004661B1"/>
    <w:rsid w:val="004663F0"/>
    <w:rsid w:val="0046673E"/>
    <w:rsid w:val="0046679C"/>
    <w:rsid w:val="00466973"/>
    <w:rsid w:val="004669C0"/>
    <w:rsid w:val="00466BEE"/>
    <w:rsid w:val="00466CA4"/>
    <w:rsid w:val="00466E2E"/>
    <w:rsid w:val="00466EDF"/>
    <w:rsid w:val="00466F29"/>
    <w:rsid w:val="004671D5"/>
    <w:rsid w:val="0046724D"/>
    <w:rsid w:val="004673DB"/>
    <w:rsid w:val="00467450"/>
    <w:rsid w:val="00467459"/>
    <w:rsid w:val="0046752B"/>
    <w:rsid w:val="0046761C"/>
    <w:rsid w:val="004676B7"/>
    <w:rsid w:val="00467922"/>
    <w:rsid w:val="00467B99"/>
    <w:rsid w:val="00467C85"/>
    <w:rsid w:val="00467CA7"/>
    <w:rsid w:val="00467FC5"/>
    <w:rsid w:val="004700BA"/>
    <w:rsid w:val="0047035F"/>
    <w:rsid w:val="00470599"/>
    <w:rsid w:val="004705BF"/>
    <w:rsid w:val="0047066E"/>
    <w:rsid w:val="00470765"/>
    <w:rsid w:val="00470BE4"/>
    <w:rsid w:val="00470EE3"/>
    <w:rsid w:val="00471069"/>
    <w:rsid w:val="0047108A"/>
    <w:rsid w:val="004710EE"/>
    <w:rsid w:val="00471135"/>
    <w:rsid w:val="00471244"/>
    <w:rsid w:val="00471426"/>
    <w:rsid w:val="004714BA"/>
    <w:rsid w:val="0047166F"/>
    <w:rsid w:val="004716AF"/>
    <w:rsid w:val="004716C7"/>
    <w:rsid w:val="00471892"/>
    <w:rsid w:val="00471898"/>
    <w:rsid w:val="004718B7"/>
    <w:rsid w:val="004719F2"/>
    <w:rsid w:val="00471ACF"/>
    <w:rsid w:val="00471BC6"/>
    <w:rsid w:val="00471D33"/>
    <w:rsid w:val="00471EEA"/>
    <w:rsid w:val="00471F76"/>
    <w:rsid w:val="00472117"/>
    <w:rsid w:val="0047211B"/>
    <w:rsid w:val="00472221"/>
    <w:rsid w:val="004722C8"/>
    <w:rsid w:val="004725DE"/>
    <w:rsid w:val="004727A8"/>
    <w:rsid w:val="00472905"/>
    <w:rsid w:val="00472ADF"/>
    <w:rsid w:val="00472B83"/>
    <w:rsid w:val="00472BE3"/>
    <w:rsid w:val="00472DCD"/>
    <w:rsid w:val="0047306C"/>
    <w:rsid w:val="00473279"/>
    <w:rsid w:val="00473594"/>
    <w:rsid w:val="00473751"/>
    <w:rsid w:val="00473820"/>
    <w:rsid w:val="004738A2"/>
    <w:rsid w:val="004738F1"/>
    <w:rsid w:val="00473A32"/>
    <w:rsid w:val="00473C09"/>
    <w:rsid w:val="00473CA8"/>
    <w:rsid w:val="00473EE1"/>
    <w:rsid w:val="00473EF6"/>
    <w:rsid w:val="004741F6"/>
    <w:rsid w:val="0047447B"/>
    <w:rsid w:val="0047447E"/>
    <w:rsid w:val="00474887"/>
    <w:rsid w:val="00474CDE"/>
    <w:rsid w:val="00474CE6"/>
    <w:rsid w:val="00474D2F"/>
    <w:rsid w:val="0047506A"/>
    <w:rsid w:val="004750A9"/>
    <w:rsid w:val="004750F6"/>
    <w:rsid w:val="00475189"/>
    <w:rsid w:val="00475554"/>
    <w:rsid w:val="0047567A"/>
    <w:rsid w:val="004756BE"/>
    <w:rsid w:val="00475A0A"/>
    <w:rsid w:val="00475A8B"/>
    <w:rsid w:val="00475A8D"/>
    <w:rsid w:val="00475CDE"/>
    <w:rsid w:val="00475E92"/>
    <w:rsid w:val="00475EA0"/>
    <w:rsid w:val="00475F1C"/>
    <w:rsid w:val="004761A7"/>
    <w:rsid w:val="004762F6"/>
    <w:rsid w:val="00476577"/>
    <w:rsid w:val="00476661"/>
    <w:rsid w:val="00476764"/>
    <w:rsid w:val="0047698C"/>
    <w:rsid w:val="00476DFE"/>
    <w:rsid w:val="00476E6F"/>
    <w:rsid w:val="00476EBC"/>
    <w:rsid w:val="00476EE9"/>
    <w:rsid w:val="00476F41"/>
    <w:rsid w:val="00476F69"/>
    <w:rsid w:val="00477147"/>
    <w:rsid w:val="00477162"/>
    <w:rsid w:val="00477199"/>
    <w:rsid w:val="0047749C"/>
    <w:rsid w:val="0047754D"/>
    <w:rsid w:val="0047775C"/>
    <w:rsid w:val="00477907"/>
    <w:rsid w:val="00477909"/>
    <w:rsid w:val="00477BB5"/>
    <w:rsid w:val="00477FBB"/>
    <w:rsid w:val="0048026D"/>
    <w:rsid w:val="004802B5"/>
    <w:rsid w:val="004802EA"/>
    <w:rsid w:val="004803B5"/>
    <w:rsid w:val="004806E0"/>
    <w:rsid w:val="00480733"/>
    <w:rsid w:val="00480759"/>
    <w:rsid w:val="0048094D"/>
    <w:rsid w:val="004809FD"/>
    <w:rsid w:val="00480A47"/>
    <w:rsid w:val="00480DA0"/>
    <w:rsid w:val="00480F68"/>
    <w:rsid w:val="0048133E"/>
    <w:rsid w:val="00481366"/>
    <w:rsid w:val="004817C3"/>
    <w:rsid w:val="004817E5"/>
    <w:rsid w:val="00481815"/>
    <w:rsid w:val="004819D7"/>
    <w:rsid w:val="00481A6C"/>
    <w:rsid w:val="00481C15"/>
    <w:rsid w:val="00481E33"/>
    <w:rsid w:val="00481F6D"/>
    <w:rsid w:val="0048221E"/>
    <w:rsid w:val="004822CE"/>
    <w:rsid w:val="0048250C"/>
    <w:rsid w:val="00482709"/>
    <w:rsid w:val="004827C8"/>
    <w:rsid w:val="004828F9"/>
    <w:rsid w:val="0048299E"/>
    <w:rsid w:val="00482D49"/>
    <w:rsid w:val="00482DFD"/>
    <w:rsid w:val="00482E52"/>
    <w:rsid w:val="00482FFD"/>
    <w:rsid w:val="00483261"/>
    <w:rsid w:val="00483323"/>
    <w:rsid w:val="00483400"/>
    <w:rsid w:val="00483561"/>
    <w:rsid w:val="004835FC"/>
    <w:rsid w:val="0048385B"/>
    <w:rsid w:val="00483893"/>
    <w:rsid w:val="0048391E"/>
    <w:rsid w:val="00483B1D"/>
    <w:rsid w:val="00483B50"/>
    <w:rsid w:val="00483C46"/>
    <w:rsid w:val="00483CFA"/>
    <w:rsid w:val="00483EE2"/>
    <w:rsid w:val="004845E5"/>
    <w:rsid w:val="0048471F"/>
    <w:rsid w:val="004847D4"/>
    <w:rsid w:val="00484AD0"/>
    <w:rsid w:val="00484DDF"/>
    <w:rsid w:val="00484E19"/>
    <w:rsid w:val="00484F4A"/>
    <w:rsid w:val="004850FB"/>
    <w:rsid w:val="00485221"/>
    <w:rsid w:val="004854EC"/>
    <w:rsid w:val="004855F0"/>
    <w:rsid w:val="0048565C"/>
    <w:rsid w:val="004857C1"/>
    <w:rsid w:val="00485916"/>
    <w:rsid w:val="004859F6"/>
    <w:rsid w:val="00485D17"/>
    <w:rsid w:val="00485DF1"/>
    <w:rsid w:val="00485F36"/>
    <w:rsid w:val="00485F41"/>
    <w:rsid w:val="00485F91"/>
    <w:rsid w:val="0048625D"/>
    <w:rsid w:val="0048628C"/>
    <w:rsid w:val="00486583"/>
    <w:rsid w:val="0048659A"/>
    <w:rsid w:val="004865D5"/>
    <w:rsid w:val="00486628"/>
    <w:rsid w:val="004866ED"/>
    <w:rsid w:val="00486863"/>
    <w:rsid w:val="004869E7"/>
    <w:rsid w:val="00486D3D"/>
    <w:rsid w:val="00486D7B"/>
    <w:rsid w:val="00486EE8"/>
    <w:rsid w:val="00486F09"/>
    <w:rsid w:val="00487067"/>
    <w:rsid w:val="004870FE"/>
    <w:rsid w:val="00487309"/>
    <w:rsid w:val="0048739D"/>
    <w:rsid w:val="004874C4"/>
    <w:rsid w:val="004875D0"/>
    <w:rsid w:val="00487693"/>
    <w:rsid w:val="00487763"/>
    <w:rsid w:val="004877BC"/>
    <w:rsid w:val="004878BD"/>
    <w:rsid w:val="00487917"/>
    <w:rsid w:val="00487951"/>
    <w:rsid w:val="004879BC"/>
    <w:rsid w:val="00487AA4"/>
    <w:rsid w:val="00487BD4"/>
    <w:rsid w:val="00487E2D"/>
    <w:rsid w:val="004901B1"/>
    <w:rsid w:val="004901CA"/>
    <w:rsid w:val="00490374"/>
    <w:rsid w:val="004903DB"/>
    <w:rsid w:val="0049045E"/>
    <w:rsid w:val="00490597"/>
    <w:rsid w:val="00490AF9"/>
    <w:rsid w:val="00490B87"/>
    <w:rsid w:val="00490C2E"/>
    <w:rsid w:val="00490CB2"/>
    <w:rsid w:val="00490E40"/>
    <w:rsid w:val="00490F56"/>
    <w:rsid w:val="004911A2"/>
    <w:rsid w:val="004911B0"/>
    <w:rsid w:val="00491270"/>
    <w:rsid w:val="0049131F"/>
    <w:rsid w:val="004914E3"/>
    <w:rsid w:val="00491775"/>
    <w:rsid w:val="004919BA"/>
    <w:rsid w:val="00491B5D"/>
    <w:rsid w:val="00492204"/>
    <w:rsid w:val="00492388"/>
    <w:rsid w:val="0049260F"/>
    <w:rsid w:val="004927FA"/>
    <w:rsid w:val="00492854"/>
    <w:rsid w:val="0049293B"/>
    <w:rsid w:val="00492A02"/>
    <w:rsid w:val="00492A55"/>
    <w:rsid w:val="00492B02"/>
    <w:rsid w:val="00492B65"/>
    <w:rsid w:val="00492C10"/>
    <w:rsid w:val="00492D1D"/>
    <w:rsid w:val="00492DD4"/>
    <w:rsid w:val="00492ECA"/>
    <w:rsid w:val="00492F76"/>
    <w:rsid w:val="00492F88"/>
    <w:rsid w:val="00492FBD"/>
    <w:rsid w:val="004930D8"/>
    <w:rsid w:val="00493103"/>
    <w:rsid w:val="0049341B"/>
    <w:rsid w:val="004935E0"/>
    <w:rsid w:val="004939D4"/>
    <w:rsid w:val="00493C89"/>
    <w:rsid w:val="00493DD1"/>
    <w:rsid w:val="00493E16"/>
    <w:rsid w:val="00493E43"/>
    <w:rsid w:val="0049401D"/>
    <w:rsid w:val="00494654"/>
    <w:rsid w:val="0049469D"/>
    <w:rsid w:val="00494891"/>
    <w:rsid w:val="004948B2"/>
    <w:rsid w:val="00494B0E"/>
    <w:rsid w:val="00494B10"/>
    <w:rsid w:val="00494BA6"/>
    <w:rsid w:val="00494EA7"/>
    <w:rsid w:val="004950A6"/>
    <w:rsid w:val="004952BE"/>
    <w:rsid w:val="004953DC"/>
    <w:rsid w:val="0049560E"/>
    <w:rsid w:val="004957EA"/>
    <w:rsid w:val="00495853"/>
    <w:rsid w:val="00495A23"/>
    <w:rsid w:val="00495DF3"/>
    <w:rsid w:val="00495F19"/>
    <w:rsid w:val="00496568"/>
    <w:rsid w:val="004965D6"/>
    <w:rsid w:val="004965F5"/>
    <w:rsid w:val="00496756"/>
    <w:rsid w:val="004969DC"/>
    <w:rsid w:val="00496A0B"/>
    <w:rsid w:val="00496AE0"/>
    <w:rsid w:val="00496BAA"/>
    <w:rsid w:val="00496D55"/>
    <w:rsid w:val="00496F8F"/>
    <w:rsid w:val="00497024"/>
    <w:rsid w:val="0049705D"/>
    <w:rsid w:val="0049725F"/>
    <w:rsid w:val="004972BA"/>
    <w:rsid w:val="0049763B"/>
    <w:rsid w:val="00497670"/>
    <w:rsid w:val="004977B1"/>
    <w:rsid w:val="00497D4F"/>
    <w:rsid w:val="00497E9D"/>
    <w:rsid w:val="004A0138"/>
    <w:rsid w:val="004A01F1"/>
    <w:rsid w:val="004A0333"/>
    <w:rsid w:val="004A040E"/>
    <w:rsid w:val="004A04F0"/>
    <w:rsid w:val="004A057A"/>
    <w:rsid w:val="004A0785"/>
    <w:rsid w:val="004A095E"/>
    <w:rsid w:val="004A09D7"/>
    <w:rsid w:val="004A0B50"/>
    <w:rsid w:val="004A0CCF"/>
    <w:rsid w:val="004A0DB6"/>
    <w:rsid w:val="004A0EA9"/>
    <w:rsid w:val="004A10E6"/>
    <w:rsid w:val="004A1135"/>
    <w:rsid w:val="004A1153"/>
    <w:rsid w:val="004A148D"/>
    <w:rsid w:val="004A1546"/>
    <w:rsid w:val="004A1567"/>
    <w:rsid w:val="004A15AC"/>
    <w:rsid w:val="004A15C9"/>
    <w:rsid w:val="004A15E5"/>
    <w:rsid w:val="004A1658"/>
    <w:rsid w:val="004A1BDA"/>
    <w:rsid w:val="004A1BE6"/>
    <w:rsid w:val="004A1C2C"/>
    <w:rsid w:val="004A1DB0"/>
    <w:rsid w:val="004A20E1"/>
    <w:rsid w:val="004A2126"/>
    <w:rsid w:val="004A2415"/>
    <w:rsid w:val="004A2526"/>
    <w:rsid w:val="004A252F"/>
    <w:rsid w:val="004A262F"/>
    <w:rsid w:val="004A2B85"/>
    <w:rsid w:val="004A2C8B"/>
    <w:rsid w:val="004A2CB9"/>
    <w:rsid w:val="004A2F90"/>
    <w:rsid w:val="004A322E"/>
    <w:rsid w:val="004A35FD"/>
    <w:rsid w:val="004A38AA"/>
    <w:rsid w:val="004A3DC1"/>
    <w:rsid w:val="004A3F54"/>
    <w:rsid w:val="004A40B9"/>
    <w:rsid w:val="004A42F3"/>
    <w:rsid w:val="004A4546"/>
    <w:rsid w:val="004A45FE"/>
    <w:rsid w:val="004A4602"/>
    <w:rsid w:val="004A46C3"/>
    <w:rsid w:val="004A4891"/>
    <w:rsid w:val="004A49AC"/>
    <w:rsid w:val="004A5299"/>
    <w:rsid w:val="004A52E0"/>
    <w:rsid w:val="004A55BE"/>
    <w:rsid w:val="004A55CB"/>
    <w:rsid w:val="004A56E2"/>
    <w:rsid w:val="004A5746"/>
    <w:rsid w:val="004A57EA"/>
    <w:rsid w:val="004A5D16"/>
    <w:rsid w:val="004A5D4A"/>
    <w:rsid w:val="004A5DA0"/>
    <w:rsid w:val="004A5EBE"/>
    <w:rsid w:val="004A5F55"/>
    <w:rsid w:val="004A5F91"/>
    <w:rsid w:val="004A6076"/>
    <w:rsid w:val="004A60B1"/>
    <w:rsid w:val="004A60DD"/>
    <w:rsid w:val="004A6349"/>
    <w:rsid w:val="004A63CA"/>
    <w:rsid w:val="004A658D"/>
    <w:rsid w:val="004A66C9"/>
    <w:rsid w:val="004A6795"/>
    <w:rsid w:val="004A67A8"/>
    <w:rsid w:val="004A67BD"/>
    <w:rsid w:val="004A681D"/>
    <w:rsid w:val="004A69CA"/>
    <w:rsid w:val="004A6EBA"/>
    <w:rsid w:val="004A708F"/>
    <w:rsid w:val="004A7091"/>
    <w:rsid w:val="004A72D5"/>
    <w:rsid w:val="004A72D6"/>
    <w:rsid w:val="004A7340"/>
    <w:rsid w:val="004A7617"/>
    <w:rsid w:val="004A76A8"/>
    <w:rsid w:val="004A7851"/>
    <w:rsid w:val="004A78B8"/>
    <w:rsid w:val="004A7AFB"/>
    <w:rsid w:val="004A7B5E"/>
    <w:rsid w:val="004A7C88"/>
    <w:rsid w:val="004A7CD4"/>
    <w:rsid w:val="004A7F2F"/>
    <w:rsid w:val="004A7F38"/>
    <w:rsid w:val="004B00FD"/>
    <w:rsid w:val="004B028C"/>
    <w:rsid w:val="004B0327"/>
    <w:rsid w:val="004B0471"/>
    <w:rsid w:val="004B0505"/>
    <w:rsid w:val="004B0706"/>
    <w:rsid w:val="004B08FA"/>
    <w:rsid w:val="004B0F57"/>
    <w:rsid w:val="004B1234"/>
    <w:rsid w:val="004B1236"/>
    <w:rsid w:val="004B1309"/>
    <w:rsid w:val="004B136D"/>
    <w:rsid w:val="004B1732"/>
    <w:rsid w:val="004B1AD8"/>
    <w:rsid w:val="004B1DE0"/>
    <w:rsid w:val="004B1E08"/>
    <w:rsid w:val="004B1FBF"/>
    <w:rsid w:val="004B1FD3"/>
    <w:rsid w:val="004B271E"/>
    <w:rsid w:val="004B2C92"/>
    <w:rsid w:val="004B2E66"/>
    <w:rsid w:val="004B2F83"/>
    <w:rsid w:val="004B30C5"/>
    <w:rsid w:val="004B31BE"/>
    <w:rsid w:val="004B33BC"/>
    <w:rsid w:val="004B348F"/>
    <w:rsid w:val="004B3495"/>
    <w:rsid w:val="004B3525"/>
    <w:rsid w:val="004B3853"/>
    <w:rsid w:val="004B3D05"/>
    <w:rsid w:val="004B40A5"/>
    <w:rsid w:val="004B428D"/>
    <w:rsid w:val="004B432C"/>
    <w:rsid w:val="004B4656"/>
    <w:rsid w:val="004B4821"/>
    <w:rsid w:val="004B4B1C"/>
    <w:rsid w:val="004B4BA6"/>
    <w:rsid w:val="004B4D48"/>
    <w:rsid w:val="004B4D8A"/>
    <w:rsid w:val="004B51B0"/>
    <w:rsid w:val="004B520B"/>
    <w:rsid w:val="004B5343"/>
    <w:rsid w:val="004B5395"/>
    <w:rsid w:val="004B550E"/>
    <w:rsid w:val="004B5585"/>
    <w:rsid w:val="004B558D"/>
    <w:rsid w:val="004B560D"/>
    <w:rsid w:val="004B5617"/>
    <w:rsid w:val="004B5657"/>
    <w:rsid w:val="004B5693"/>
    <w:rsid w:val="004B5770"/>
    <w:rsid w:val="004B57DD"/>
    <w:rsid w:val="004B585B"/>
    <w:rsid w:val="004B58E3"/>
    <w:rsid w:val="004B594D"/>
    <w:rsid w:val="004B5969"/>
    <w:rsid w:val="004B59BA"/>
    <w:rsid w:val="004B5E22"/>
    <w:rsid w:val="004B61AC"/>
    <w:rsid w:val="004B6553"/>
    <w:rsid w:val="004B6B8D"/>
    <w:rsid w:val="004B6BF4"/>
    <w:rsid w:val="004B6C1A"/>
    <w:rsid w:val="004B6FB9"/>
    <w:rsid w:val="004B7168"/>
    <w:rsid w:val="004B7361"/>
    <w:rsid w:val="004B73A4"/>
    <w:rsid w:val="004B75EA"/>
    <w:rsid w:val="004B78F0"/>
    <w:rsid w:val="004B7A4A"/>
    <w:rsid w:val="004B7D6F"/>
    <w:rsid w:val="004B7E7A"/>
    <w:rsid w:val="004B7E8C"/>
    <w:rsid w:val="004B7F70"/>
    <w:rsid w:val="004C0025"/>
    <w:rsid w:val="004C0335"/>
    <w:rsid w:val="004C036A"/>
    <w:rsid w:val="004C042B"/>
    <w:rsid w:val="004C057C"/>
    <w:rsid w:val="004C06DA"/>
    <w:rsid w:val="004C07F7"/>
    <w:rsid w:val="004C0843"/>
    <w:rsid w:val="004C0907"/>
    <w:rsid w:val="004C0E11"/>
    <w:rsid w:val="004C0EEF"/>
    <w:rsid w:val="004C10C6"/>
    <w:rsid w:val="004C114E"/>
    <w:rsid w:val="004C145E"/>
    <w:rsid w:val="004C1479"/>
    <w:rsid w:val="004C15CB"/>
    <w:rsid w:val="004C1758"/>
    <w:rsid w:val="004C1C19"/>
    <w:rsid w:val="004C1CD4"/>
    <w:rsid w:val="004C1D1D"/>
    <w:rsid w:val="004C1DC8"/>
    <w:rsid w:val="004C1E5A"/>
    <w:rsid w:val="004C1FEC"/>
    <w:rsid w:val="004C2217"/>
    <w:rsid w:val="004C2A3F"/>
    <w:rsid w:val="004C2AB1"/>
    <w:rsid w:val="004C2B51"/>
    <w:rsid w:val="004C2D06"/>
    <w:rsid w:val="004C2D7F"/>
    <w:rsid w:val="004C2E57"/>
    <w:rsid w:val="004C2FA1"/>
    <w:rsid w:val="004C3073"/>
    <w:rsid w:val="004C32AB"/>
    <w:rsid w:val="004C33DA"/>
    <w:rsid w:val="004C34DA"/>
    <w:rsid w:val="004C364F"/>
    <w:rsid w:val="004C367F"/>
    <w:rsid w:val="004C3690"/>
    <w:rsid w:val="004C36D6"/>
    <w:rsid w:val="004C3995"/>
    <w:rsid w:val="004C3A0D"/>
    <w:rsid w:val="004C3D97"/>
    <w:rsid w:val="004C3DA2"/>
    <w:rsid w:val="004C3E70"/>
    <w:rsid w:val="004C3F72"/>
    <w:rsid w:val="004C40AF"/>
    <w:rsid w:val="004C43A7"/>
    <w:rsid w:val="004C440A"/>
    <w:rsid w:val="004C46AE"/>
    <w:rsid w:val="004C4734"/>
    <w:rsid w:val="004C4A59"/>
    <w:rsid w:val="004C4A9D"/>
    <w:rsid w:val="004C4B05"/>
    <w:rsid w:val="004C4C48"/>
    <w:rsid w:val="004C4D71"/>
    <w:rsid w:val="004C4EA5"/>
    <w:rsid w:val="004C50BA"/>
    <w:rsid w:val="004C557B"/>
    <w:rsid w:val="004C5598"/>
    <w:rsid w:val="004C55E6"/>
    <w:rsid w:val="004C5805"/>
    <w:rsid w:val="004C58B1"/>
    <w:rsid w:val="004C593E"/>
    <w:rsid w:val="004C59BE"/>
    <w:rsid w:val="004C5A85"/>
    <w:rsid w:val="004C5CBB"/>
    <w:rsid w:val="004C5CFF"/>
    <w:rsid w:val="004C5D48"/>
    <w:rsid w:val="004C5E1C"/>
    <w:rsid w:val="004C5F86"/>
    <w:rsid w:val="004C5FA1"/>
    <w:rsid w:val="004C657D"/>
    <w:rsid w:val="004C679C"/>
    <w:rsid w:val="004C6894"/>
    <w:rsid w:val="004C69B4"/>
    <w:rsid w:val="004C6C0E"/>
    <w:rsid w:val="004C6C29"/>
    <w:rsid w:val="004C6C64"/>
    <w:rsid w:val="004C6D19"/>
    <w:rsid w:val="004C6D75"/>
    <w:rsid w:val="004C7062"/>
    <w:rsid w:val="004C7097"/>
    <w:rsid w:val="004C709F"/>
    <w:rsid w:val="004C74D6"/>
    <w:rsid w:val="004C787D"/>
    <w:rsid w:val="004C7A6B"/>
    <w:rsid w:val="004D0222"/>
    <w:rsid w:val="004D0461"/>
    <w:rsid w:val="004D049C"/>
    <w:rsid w:val="004D04FB"/>
    <w:rsid w:val="004D06EC"/>
    <w:rsid w:val="004D089B"/>
    <w:rsid w:val="004D09AB"/>
    <w:rsid w:val="004D0BA0"/>
    <w:rsid w:val="004D0BD0"/>
    <w:rsid w:val="004D0C44"/>
    <w:rsid w:val="004D0C7E"/>
    <w:rsid w:val="004D0CAC"/>
    <w:rsid w:val="004D0F0D"/>
    <w:rsid w:val="004D0FA7"/>
    <w:rsid w:val="004D11F3"/>
    <w:rsid w:val="004D120F"/>
    <w:rsid w:val="004D12EC"/>
    <w:rsid w:val="004D131E"/>
    <w:rsid w:val="004D1381"/>
    <w:rsid w:val="004D1382"/>
    <w:rsid w:val="004D1481"/>
    <w:rsid w:val="004D162B"/>
    <w:rsid w:val="004D17B2"/>
    <w:rsid w:val="004D18B5"/>
    <w:rsid w:val="004D1A16"/>
    <w:rsid w:val="004D1A50"/>
    <w:rsid w:val="004D1A8E"/>
    <w:rsid w:val="004D1C21"/>
    <w:rsid w:val="004D1CAF"/>
    <w:rsid w:val="004D1CD3"/>
    <w:rsid w:val="004D1F3A"/>
    <w:rsid w:val="004D1FF6"/>
    <w:rsid w:val="004D207D"/>
    <w:rsid w:val="004D2097"/>
    <w:rsid w:val="004D2318"/>
    <w:rsid w:val="004D23BF"/>
    <w:rsid w:val="004D253D"/>
    <w:rsid w:val="004D2869"/>
    <w:rsid w:val="004D2C2B"/>
    <w:rsid w:val="004D2CC3"/>
    <w:rsid w:val="004D2CCF"/>
    <w:rsid w:val="004D2DE8"/>
    <w:rsid w:val="004D2F24"/>
    <w:rsid w:val="004D30EB"/>
    <w:rsid w:val="004D3387"/>
    <w:rsid w:val="004D344E"/>
    <w:rsid w:val="004D3667"/>
    <w:rsid w:val="004D36C8"/>
    <w:rsid w:val="004D3925"/>
    <w:rsid w:val="004D3949"/>
    <w:rsid w:val="004D39C5"/>
    <w:rsid w:val="004D3A7A"/>
    <w:rsid w:val="004D3AB4"/>
    <w:rsid w:val="004D3DEE"/>
    <w:rsid w:val="004D3E61"/>
    <w:rsid w:val="004D3F69"/>
    <w:rsid w:val="004D3F77"/>
    <w:rsid w:val="004D41BB"/>
    <w:rsid w:val="004D41DD"/>
    <w:rsid w:val="004D4210"/>
    <w:rsid w:val="004D4259"/>
    <w:rsid w:val="004D425B"/>
    <w:rsid w:val="004D436E"/>
    <w:rsid w:val="004D437E"/>
    <w:rsid w:val="004D4472"/>
    <w:rsid w:val="004D44EF"/>
    <w:rsid w:val="004D47F5"/>
    <w:rsid w:val="004D4963"/>
    <w:rsid w:val="004D4B67"/>
    <w:rsid w:val="004D4C6E"/>
    <w:rsid w:val="004D4CFF"/>
    <w:rsid w:val="004D4D46"/>
    <w:rsid w:val="004D5022"/>
    <w:rsid w:val="004D50F8"/>
    <w:rsid w:val="004D5112"/>
    <w:rsid w:val="004D5471"/>
    <w:rsid w:val="004D5605"/>
    <w:rsid w:val="004D5696"/>
    <w:rsid w:val="004D5850"/>
    <w:rsid w:val="004D5965"/>
    <w:rsid w:val="004D59DC"/>
    <w:rsid w:val="004D5B2A"/>
    <w:rsid w:val="004D5E54"/>
    <w:rsid w:val="004D5E64"/>
    <w:rsid w:val="004D5F34"/>
    <w:rsid w:val="004D5FF4"/>
    <w:rsid w:val="004D600E"/>
    <w:rsid w:val="004D6496"/>
    <w:rsid w:val="004D6591"/>
    <w:rsid w:val="004D689F"/>
    <w:rsid w:val="004D6909"/>
    <w:rsid w:val="004D69C7"/>
    <w:rsid w:val="004D6A4D"/>
    <w:rsid w:val="004D6B2A"/>
    <w:rsid w:val="004D6BAE"/>
    <w:rsid w:val="004D6C31"/>
    <w:rsid w:val="004D6CFA"/>
    <w:rsid w:val="004D6E64"/>
    <w:rsid w:val="004D720D"/>
    <w:rsid w:val="004D7607"/>
    <w:rsid w:val="004D77F3"/>
    <w:rsid w:val="004D7B4D"/>
    <w:rsid w:val="004D7C2C"/>
    <w:rsid w:val="004D7E15"/>
    <w:rsid w:val="004E0005"/>
    <w:rsid w:val="004E016D"/>
    <w:rsid w:val="004E0367"/>
    <w:rsid w:val="004E03E7"/>
    <w:rsid w:val="004E0768"/>
    <w:rsid w:val="004E07BA"/>
    <w:rsid w:val="004E07D2"/>
    <w:rsid w:val="004E0802"/>
    <w:rsid w:val="004E0B77"/>
    <w:rsid w:val="004E0C84"/>
    <w:rsid w:val="004E0C86"/>
    <w:rsid w:val="004E0CF1"/>
    <w:rsid w:val="004E0D6B"/>
    <w:rsid w:val="004E0E46"/>
    <w:rsid w:val="004E1124"/>
    <w:rsid w:val="004E115C"/>
    <w:rsid w:val="004E1618"/>
    <w:rsid w:val="004E167C"/>
    <w:rsid w:val="004E173E"/>
    <w:rsid w:val="004E175A"/>
    <w:rsid w:val="004E1780"/>
    <w:rsid w:val="004E17E3"/>
    <w:rsid w:val="004E189A"/>
    <w:rsid w:val="004E1995"/>
    <w:rsid w:val="004E1B25"/>
    <w:rsid w:val="004E1B2B"/>
    <w:rsid w:val="004E1BEA"/>
    <w:rsid w:val="004E1D3A"/>
    <w:rsid w:val="004E1E73"/>
    <w:rsid w:val="004E200E"/>
    <w:rsid w:val="004E20B8"/>
    <w:rsid w:val="004E21C8"/>
    <w:rsid w:val="004E2258"/>
    <w:rsid w:val="004E226A"/>
    <w:rsid w:val="004E2294"/>
    <w:rsid w:val="004E2319"/>
    <w:rsid w:val="004E235B"/>
    <w:rsid w:val="004E246A"/>
    <w:rsid w:val="004E25E6"/>
    <w:rsid w:val="004E26FB"/>
    <w:rsid w:val="004E295E"/>
    <w:rsid w:val="004E2FA9"/>
    <w:rsid w:val="004E345E"/>
    <w:rsid w:val="004E3542"/>
    <w:rsid w:val="004E3655"/>
    <w:rsid w:val="004E3864"/>
    <w:rsid w:val="004E3933"/>
    <w:rsid w:val="004E3AC3"/>
    <w:rsid w:val="004E3ACD"/>
    <w:rsid w:val="004E3ADA"/>
    <w:rsid w:val="004E3B56"/>
    <w:rsid w:val="004E3C19"/>
    <w:rsid w:val="004E3D10"/>
    <w:rsid w:val="004E3D83"/>
    <w:rsid w:val="004E405E"/>
    <w:rsid w:val="004E40C1"/>
    <w:rsid w:val="004E410D"/>
    <w:rsid w:val="004E41E5"/>
    <w:rsid w:val="004E43ED"/>
    <w:rsid w:val="004E4483"/>
    <w:rsid w:val="004E4484"/>
    <w:rsid w:val="004E44CC"/>
    <w:rsid w:val="004E4946"/>
    <w:rsid w:val="004E4954"/>
    <w:rsid w:val="004E49F8"/>
    <w:rsid w:val="004E4B3F"/>
    <w:rsid w:val="004E4C5C"/>
    <w:rsid w:val="004E4E64"/>
    <w:rsid w:val="004E4FB4"/>
    <w:rsid w:val="004E504B"/>
    <w:rsid w:val="004E5052"/>
    <w:rsid w:val="004E50AB"/>
    <w:rsid w:val="004E525C"/>
    <w:rsid w:val="004E52FA"/>
    <w:rsid w:val="004E53A5"/>
    <w:rsid w:val="004E54F0"/>
    <w:rsid w:val="004E54F1"/>
    <w:rsid w:val="004E583F"/>
    <w:rsid w:val="004E5962"/>
    <w:rsid w:val="004E5A95"/>
    <w:rsid w:val="004E5B0D"/>
    <w:rsid w:val="004E5C10"/>
    <w:rsid w:val="004E5DBA"/>
    <w:rsid w:val="004E5F94"/>
    <w:rsid w:val="004E61D6"/>
    <w:rsid w:val="004E63B5"/>
    <w:rsid w:val="004E6568"/>
    <w:rsid w:val="004E66CB"/>
    <w:rsid w:val="004E6787"/>
    <w:rsid w:val="004E68B0"/>
    <w:rsid w:val="004E6A23"/>
    <w:rsid w:val="004E6BF4"/>
    <w:rsid w:val="004E6D86"/>
    <w:rsid w:val="004E6E57"/>
    <w:rsid w:val="004E6EA8"/>
    <w:rsid w:val="004E70E7"/>
    <w:rsid w:val="004E71A6"/>
    <w:rsid w:val="004E71DF"/>
    <w:rsid w:val="004E734B"/>
    <w:rsid w:val="004E7375"/>
    <w:rsid w:val="004E763A"/>
    <w:rsid w:val="004E786F"/>
    <w:rsid w:val="004E78DB"/>
    <w:rsid w:val="004E78FC"/>
    <w:rsid w:val="004E7961"/>
    <w:rsid w:val="004E7AEC"/>
    <w:rsid w:val="004E7B30"/>
    <w:rsid w:val="004E7ED1"/>
    <w:rsid w:val="004F0066"/>
    <w:rsid w:val="004F024C"/>
    <w:rsid w:val="004F0703"/>
    <w:rsid w:val="004F0978"/>
    <w:rsid w:val="004F0999"/>
    <w:rsid w:val="004F0A70"/>
    <w:rsid w:val="004F0A75"/>
    <w:rsid w:val="004F0B56"/>
    <w:rsid w:val="004F0E49"/>
    <w:rsid w:val="004F106C"/>
    <w:rsid w:val="004F1130"/>
    <w:rsid w:val="004F1190"/>
    <w:rsid w:val="004F11BB"/>
    <w:rsid w:val="004F11F3"/>
    <w:rsid w:val="004F13FF"/>
    <w:rsid w:val="004F1468"/>
    <w:rsid w:val="004F15A1"/>
    <w:rsid w:val="004F187B"/>
    <w:rsid w:val="004F1A87"/>
    <w:rsid w:val="004F1DDE"/>
    <w:rsid w:val="004F1F1D"/>
    <w:rsid w:val="004F1F73"/>
    <w:rsid w:val="004F200A"/>
    <w:rsid w:val="004F211C"/>
    <w:rsid w:val="004F2246"/>
    <w:rsid w:val="004F2360"/>
    <w:rsid w:val="004F262A"/>
    <w:rsid w:val="004F268E"/>
    <w:rsid w:val="004F26FF"/>
    <w:rsid w:val="004F2703"/>
    <w:rsid w:val="004F27D9"/>
    <w:rsid w:val="004F2B4A"/>
    <w:rsid w:val="004F2EA0"/>
    <w:rsid w:val="004F33D0"/>
    <w:rsid w:val="004F33D5"/>
    <w:rsid w:val="004F342E"/>
    <w:rsid w:val="004F3563"/>
    <w:rsid w:val="004F36D1"/>
    <w:rsid w:val="004F3738"/>
    <w:rsid w:val="004F3846"/>
    <w:rsid w:val="004F38E9"/>
    <w:rsid w:val="004F3907"/>
    <w:rsid w:val="004F3926"/>
    <w:rsid w:val="004F3B8C"/>
    <w:rsid w:val="004F3C7D"/>
    <w:rsid w:val="004F3D83"/>
    <w:rsid w:val="004F3DEC"/>
    <w:rsid w:val="004F3E82"/>
    <w:rsid w:val="004F3EA7"/>
    <w:rsid w:val="004F3F1F"/>
    <w:rsid w:val="004F3F61"/>
    <w:rsid w:val="004F4186"/>
    <w:rsid w:val="004F4498"/>
    <w:rsid w:val="004F44FC"/>
    <w:rsid w:val="004F4569"/>
    <w:rsid w:val="004F467B"/>
    <w:rsid w:val="004F46D4"/>
    <w:rsid w:val="004F4728"/>
    <w:rsid w:val="004F4755"/>
    <w:rsid w:val="004F4815"/>
    <w:rsid w:val="004F48E7"/>
    <w:rsid w:val="004F4C5A"/>
    <w:rsid w:val="004F4E12"/>
    <w:rsid w:val="004F5153"/>
    <w:rsid w:val="004F535C"/>
    <w:rsid w:val="004F5488"/>
    <w:rsid w:val="004F5581"/>
    <w:rsid w:val="004F56DF"/>
    <w:rsid w:val="004F57A6"/>
    <w:rsid w:val="004F57C8"/>
    <w:rsid w:val="004F581A"/>
    <w:rsid w:val="004F5877"/>
    <w:rsid w:val="004F594D"/>
    <w:rsid w:val="004F59F5"/>
    <w:rsid w:val="004F5B4E"/>
    <w:rsid w:val="004F5BF1"/>
    <w:rsid w:val="004F5CB2"/>
    <w:rsid w:val="004F5D30"/>
    <w:rsid w:val="004F5D78"/>
    <w:rsid w:val="004F5E8E"/>
    <w:rsid w:val="004F6105"/>
    <w:rsid w:val="004F6122"/>
    <w:rsid w:val="004F619B"/>
    <w:rsid w:val="004F6298"/>
    <w:rsid w:val="004F6382"/>
    <w:rsid w:val="004F6484"/>
    <w:rsid w:val="004F6924"/>
    <w:rsid w:val="004F6A71"/>
    <w:rsid w:val="004F6AEA"/>
    <w:rsid w:val="004F6B4B"/>
    <w:rsid w:val="004F6D26"/>
    <w:rsid w:val="004F6E17"/>
    <w:rsid w:val="004F7058"/>
    <w:rsid w:val="004F7127"/>
    <w:rsid w:val="004F71A3"/>
    <w:rsid w:val="004F71A6"/>
    <w:rsid w:val="004F73CC"/>
    <w:rsid w:val="004F7B0F"/>
    <w:rsid w:val="004F7B4B"/>
    <w:rsid w:val="004F7DA6"/>
    <w:rsid w:val="004F7ECF"/>
    <w:rsid w:val="004F7FC2"/>
    <w:rsid w:val="00500186"/>
    <w:rsid w:val="0050028E"/>
    <w:rsid w:val="005002CA"/>
    <w:rsid w:val="0050033E"/>
    <w:rsid w:val="0050067E"/>
    <w:rsid w:val="0050069C"/>
    <w:rsid w:val="005006DF"/>
    <w:rsid w:val="00500835"/>
    <w:rsid w:val="00500A5F"/>
    <w:rsid w:val="00500D82"/>
    <w:rsid w:val="00500E3B"/>
    <w:rsid w:val="00500E98"/>
    <w:rsid w:val="00500F4B"/>
    <w:rsid w:val="00501008"/>
    <w:rsid w:val="0050113D"/>
    <w:rsid w:val="00501356"/>
    <w:rsid w:val="0050138C"/>
    <w:rsid w:val="005013A6"/>
    <w:rsid w:val="005016E5"/>
    <w:rsid w:val="00501712"/>
    <w:rsid w:val="00501832"/>
    <w:rsid w:val="005019E8"/>
    <w:rsid w:val="005019F1"/>
    <w:rsid w:val="00501A14"/>
    <w:rsid w:val="00501AF9"/>
    <w:rsid w:val="00501B74"/>
    <w:rsid w:val="00501C86"/>
    <w:rsid w:val="00501C9A"/>
    <w:rsid w:val="00501D90"/>
    <w:rsid w:val="00501DA0"/>
    <w:rsid w:val="00501DBA"/>
    <w:rsid w:val="00501DF0"/>
    <w:rsid w:val="00501E4A"/>
    <w:rsid w:val="00502099"/>
    <w:rsid w:val="00502142"/>
    <w:rsid w:val="00502430"/>
    <w:rsid w:val="0050243D"/>
    <w:rsid w:val="0050244D"/>
    <w:rsid w:val="00502545"/>
    <w:rsid w:val="0050268D"/>
    <w:rsid w:val="00502696"/>
    <w:rsid w:val="00502739"/>
    <w:rsid w:val="0050285E"/>
    <w:rsid w:val="005028C9"/>
    <w:rsid w:val="005029E3"/>
    <w:rsid w:val="00502B5D"/>
    <w:rsid w:val="00502BA0"/>
    <w:rsid w:val="00502C8A"/>
    <w:rsid w:val="00502D10"/>
    <w:rsid w:val="0050356A"/>
    <w:rsid w:val="00503863"/>
    <w:rsid w:val="00503A0E"/>
    <w:rsid w:val="00503ABF"/>
    <w:rsid w:val="005040A8"/>
    <w:rsid w:val="005042A4"/>
    <w:rsid w:val="00504312"/>
    <w:rsid w:val="0050467A"/>
    <w:rsid w:val="00504862"/>
    <w:rsid w:val="0050487B"/>
    <w:rsid w:val="005049FE"/>
    <w:rsid w:val="00504A4D"/>
    <w:rsid w:val="00504AED"/>
    <w:rsid w:val="00504C2A"/>
    <w:rsid w:val="00504C2B"/>
    <w:rsid w:val="00504C35"/>
    <w:rsid w:val="00504FA8"/>
    <w:rsid w:val="00505064"/>
    <w:rsid w:val="00505175"/>
    <w:rsid w:val="005051E3"/>
    <w:rsid w:val="00505245"/>
    <w:rsid w:val="0050537A"/>
    <w:rsid w:val="005053B3"/>
    <w:rsid w:val="005055D6"/>
    <w:rsid w:val="005055D7"/>
    <w:rsid w:val="00505915"/>
    <w:rsid w:val="00505A6D"/>
    <w:rsid w:val="00505CFF"/>
    <w:rsid w:val="00505E6E"/>
    <w:rsid w:val="00505ECB"/>
    <w:rsid w:val="00505FC5"/>
    <w:rsid w:val="00506065"/>
    <w:rsid w:val="00506256"/>
    <w:rsid w:val="005062AE"/>
    <w:rsid w:val="005062CD"/>
    <w:rsid w:val="00506368"/>
    <w:rsid w:val="005063D7"/>
    <w:rsid w:val="0050651B"/>
    <w:rsid w:val="00506633"/>
    <w:rsid w:val="005066EB"/>
    <w:rsid w:val="005067F2"/>
    <w:rsid w:val="00506880"/>
    <w:rsid w:val="005069BA"/>
    <w:rsid w:val="00506AE5"/>
    <w:rsid w:val="00506C3A"/>
    <w:rsid w:val="00507026"/>
    <w:rsid w:val="0050727D"/>
    <w:rsid w:val="0050728A"/>
    <w:rsid w:val="00507427"/>
    <w:rsid w:val="005074E2"/>
    <w:rsid w:val="00507AE8"/>
    <w:rsid w:val="00507B19"/>
    <w:rsid w:val="00507BC0"/>
    <w:rsid w:val="00507C48"/>
    <w:rsid w:val="00507E92"/>
    <w:rsid w:val="0051007A"/>
    <w:rsid w:val="005101C1"/>
    <w:rsid w:val="005101DA"/>
    <w:rsid w:val="0051034D"/>
    <w:rsid w:val="00510350"/>
    <w:rsid w:val="00510684"/>
    <w:rsid w:val="00510775"/>
    <w:rsid w:val="00510847"/>
    <w:rsid w:val="0051092A"/>
    <w:rsid w:val="005109DE"/>
    <w:rsid w:val="00510A2D"/>
    <w:rsid w:val="00510B81"/>
    <w:rsid w:val="00510CF1"/>
    <w:rsid w:val="00510D04"/>
    <w:rsid w:val="00510FBD"/>
    <w:rsid w:val="00510FD5"/>
    <w:rsid w:val="005111C2"/>
    <w:rsid w:val="00511221"/>
    <w:rsid w:val="005112A1"/>
    <w:rsid w:val="005112B0"/>
    <w:rsid w:val="00511723"/>
    <w:rsid w:val="0051182A"/>
    <w:rsid w:val="0051183B"/>
    <w:rsid w:val="00511884"/>
    <w:rsid w:val="00511C12"/>
    <w:rsid w:val="00511CDB"/>
    <w:rsid w:val="00511D43"/>
    <w:rsid w:val="00512095"/>
    <w:rsid w:val="0051210E"/>
    <w:rsid w:val="0051215F"/>
    <w:rsid w:val="00512171"/>
    <w:rsid w:val="0051239E"/>
    <w:rsid w:val="0051259A"/>
    <w:rsid w:val="005125B2"/>
    <w:rsid w:val="005126F2"/>
    <w:rsid w:val="005128BC"/>
    <w:rsid w:val="005128CE"/>
    <w:rsid w:val="0051290F"/>
    <w:rsid w:val="00512C73"/>
    <w:rsid w:val="00512C74"/>
    <w:rsid w:val="00512CBF"/>
    <w:rsid w:val="00512EE4"/>
    <w:rsid w:val="00512EEA"/>
    <w:rsid w:val="00512FE2"/>
    <w:rsid w:val="0051320C"/>
    <w:rsid w:val="005132CE"/>
    <w:rsid w:val="005136E0"/>
    <w:rsid w:val="00513867"/>
    <w:rsid w:val="00513891"/>
    <w:rsid w:val="00513954"/>
    <w:rsid w:val="005139B9"/>
    <w:rsid w:val="00513A0B"/>
    <w:rsid w:val="00513CB6"/>
    <w:rsid w:val="00513E4D"/>
    <w:rsid w:val="00514202"/>
    <w:rsid w:val="00514336"/>
    <w:rsid w:val="00514698"/>
    <w:rsid w:val="00514708"/>
    <w:rsid w:val="005147D1"/>
    <w:rsid w:val="00514916"/>
    <w:rsid w:val="00514B30"/>
    <w:rsid w:val="00514BCF"/>
    <w:rsid w:val="00514F68"/>
    <w:rsid w:val="005150A3"/>
    <w:rsid w:val="005150B9"/>
    <w:rsid w:val="00515103"/>
    <w:rsid w:val="005154FC"/>
    <w:rsid w:val="00515535"/>
    <w:rsid w:val="00515889"/>
    <w:rsid w:val="00515A09"/>
    <w:rsid w:val="00515A42"/>
    <w:rsid w:val="00515C00"/>
    <w:rsid w:val="00515E94"/>
    <w:rsid w:val="00515FBB"/>
    <w:rsid w:val="0051607B"/>
    <w:rsid w:val="005160CB"/>
    <w:rsid w:val="00516106"/>
    <w:rsid w:val="005162ED"/>
    <w:rsid w:val="00516391"/>
    <w:rsid w:val="005163F4"/>
    <w:rsid w:val="005168F7"/>
    <w:rsid w:val="00516985"/>
    <w:rsid w:val="00516B3B"/>
    <w:rsid w:val="00516B65"/>
    <w:rsid w:val="00516B83"/>
    <w:rsid w:val="00516CC0"/>
    <w:rsid w:val="00516D31"/>
    <w:rsid w:val="00516D66"/>
    <w:rsid w:val="00516EAC"/>
    <w:rsid w:val="00516EF3"/>
    <w:rsid w:val="00516FDE"/>
    <w:rsid w:val="00517137"/>
    <w:rsid w:val="005171E2"/>
    <w:rsid w:val="0051729C"/>
    <w:rsid w:val="005176AA"/>
    <w:rsid w:val="00517977"/>
    <w:rsid w:val="00517A22"/>
    <w:rsid w:val="00517C73"/>
    <w:rsid w:val="00517D62"/>
    <w:rsid w:val="00517F3D"/>
    <w:rsid w:val="00517F7C"/>
    <w:rsid w:val="00517F7E"/>
    <w:rsid w:val="00517FBB"/>
    <w:rsid w:val="00517FF8"/>
    <w:rsid w:val="00520058"/>
    <w:rsid w:val="005201AC"/>
    <w:rsid w:val="005201C2"/>
    <w:rsid w:val="005201C4"/>
    <w:rsid w:val="005201CF"/>
    <w:rsid w:val="0052024D"/>
    <w:rsid w:val="005202D7"/>
    <w:rsid w:val="005202DF"/>
    <w:rsid w:val="00520478"/>
    <w:rsid w:val="00520550"/>
    <w:rsid w:val="00520566"/>
    <w:rsid w:val="005207B4"/>
    <w:rsid w:val="00520830"/>
    <w:rsid w:val="00520E97"/>
    <w:rsid w:val="00520F8E"/>
    <w:rsid w:val="005212E5"/>
    <w:rsid w:val="0052130B"/>
    <w:rsid w:val="0052137D"/>
    <w:rsid w:val="00521389"/>
    <w:rsid w:val="00521440"/>
    <w:rsid w:val="005215FA"/>
    <w:rsid w:val="00521629"/>
    <w:rsid w:val="00521703"/>
    <w:rsid w:val="00521715"/>
    <w:rsid w:val="00521A88"/>
    <w:rsid w:val="00521A8D"/>
    <w:rsid w:val="00521CFD"/>
    <w:rsid w:val="00521D9B"/>
    <w:rsid w:val="00521E45"/>
    <w:rsid w:val="00521F30"/>
    <w:rsid w:val="0052204C"/>
    <w:rsid w:val="00522227"/>
    <w:rsid w:val="0052228B"/>
    <w:rsid w:val="00522290"/>
    <w:rsid w:val="005224CD"/>
    <w:rsid w:val="00522645"/>
    <w:rsid w:val="00522913"/>
    <w:rsid w:val="00522CBE"/>
    <w:rsid w:val="00522F7E"/>
    <w:rsid w:val="0052302E"/>
    <w:rsid w:val="005230F7"/>
    <w:rsid w:val="00523461"/>
    <w:rsid w:val="0052349E"/>
    <w:rsid w:val="0052365E"/>
    <w:rsid w:val="0052369B"/>
    <w:rsid w:val="00523A92"/>
    <w:rsid w:val="00523D2B"/>
    <w:rsid w:val="00523DDB"/>
    <w:rsid w:val="00523F12"/>
    <w:rsid w:val="00524006"/>
    <w:rsid w:val="00524169"/>
    <w:rsid w:val="00524225"/>
    <w:rsid w:val="00524226"/>
    <w:rsid w:val="005246A0"/>
    <w:rsid w:val="0052493F"/>
    <w:rsid w:val="00524987"/>
    <w:rsid w:val="00524B0F"/>
    <w:rsid w:val="00524C5A"/>
    <w:rsid w:val="00524EA2"/>
    <w:rsid w:val="00525031"/>
    <w:rsid w:val="00525182"/>
    <w:rsid w:val="00525261"/>
    <w:rsid w:val="00525333"/>
    <w:rsid w:val="00525334"/>
    <w:rsid w:val="00525390"/>
    <w:rsid w:val="005253A1"/>
    <w:rsid w:val="005254AD"/>
    <w:rsid w:val="005255A9"/>
    <w:rsid w:val="00525642"/>
    <w:rsid w:val="005256F3"/>
    <w:rsid w:val="005257A0"/>
    <w:rsid w:val="005258A3"/>
    <w:rsid w:val="00525AA4"/>
    <w:rsid w:val="00525AE5"/>
    <w:rsid w:val="00525B57"/>
    <w:rsid w:val="00525C5D"/>
    <w:rsid w:val="00525CCD"/>
    <w:rsid w:val="00525EFD"/>
    <w:rsid w:val="0052604F"/>
    <w:rsid w:val="0052606E"/>
    <w:rsid w:val="00526204"/>
    <w:rsid w:val="00526263"/>
    <w:rsid w:val="0052628F"/>
    <w:rsid w:val="005264F5"/>
    <w:rsid w:val="00526520"/>
    <w:rsid w:val="005266F7"/>
    <w:rsid w:val="005267BB"/>
    <w:rsid w:val="00526AC2"/>
    <w:rsid w:val="00526ACC"/>
    <w:rsid w:val="00526D08"/>
    <w:rsid w:val="00526D2B"/>
    <w:rsid w:val="00526D9F"/>
    <w:rsid w:val="00526EE5"/>
    <w:rsid w:val="00527306"/>
    <w:rsid w:val="0052732A"/>
    <w:rsid w:val="00527761"/>
    <w:rsid w:val="00527810"/>
    <w:rsid w:val="0052789E"/>
    <w:rsid w:val="005279EE"/>
    <w:rsid w:val="00527AB8"/>
    <w:rsid w:val="00527AD2"/>
    <w:rsid w:val="00527D15"/>
    <w:rsid w:val="00527D6E"/>
    <w:rsid w:val="00527E4C"/>
    <w:rsid w:val="00530073"/>
    <w:rsid w:val="00530106"/>
    <w:rsid w:val="00530158"/>
    <w:rsid w:val="005303CA"/>
    <w:rsid w:val="0053044C"/>
    <w:rsid w:val="0053050A"/>
    <w:rsid w:val="00530582"/>
    <w:rsid w:val="005306ED"/>
    <w:rsid w:val="00530B7D"/>
    <w:rsid w:val="00530C1C"/>
    <w:rsid w:val="00530C61"/>
    <w:rsid w:val="00530FDC"/>
    <w:rsid w:val="00531014"/>
    <w:rsid w:val="0053126D"/>
    <w:rsid w:val="005313C4"/>
    <w:rsid w:val="00531448"/>
    <w:rsid w:val="00531451"/>
    <w:rsid w:val="005315A2"/>
    <w:rsid w:val="0053178C"/>
    <w:rsid w:val="005317A6"/>
    <w:rsid w:val="00531CDE"/>
    <w:rsid w:val="00531D4E"/>
    <w:rsid w:val="00531D53"/>
    <w:rsid w:val="00531F7B"/>
    <w:rsid w:val="005322B8"/>
    <w:rsid w:val="005324E5"/>
    <w:rsid w:val="00532586"/>
    <w:rsid w:val="00532614"/>
    <w:rsid w:val="0053266A"/>
    <w:rsid w:val="005328C3"/>
    <w:rsid w:val="005329E4"/>
    <w:rsid w:val="00532AEB"/>
    <w:rsid w:val="00532C08"/>
    <w:rsid w:val="00532E73"/>
    <w:rsid w:val="00532EB8"/>
    <w:rsid w:val="00532ED3"/>
    <w:rsid w:val="00533152"/>
    <w:rsid w:val="005331A2"/>
    <w:rsid w:val="00533294"/>
    <w:rsid w:val="005335FC"/>
    <w:rsid w:val="00533637"/>
    <w:rsid w:val="0053363E"/>
    <w:rsid w:val="005337DB"/>
    <w:rsid w:val="005337EE"/>
    <w:rsid w:val="00533807"/>
    <w:rsid w:val="00533943"/>
    <w:rsid w:val="00533B0F"/>
    <w:rsid w:val="00533CB1"/>
    <w:rsid w:val="00533D45"/>
    <w:rsid w:val="00533F5D"/>
    <w:rsid w:val="00534450"/>
    <w:rsid w:val="00534674"/>
    <w:rsid w:val="005346A5"/>
    <w:rsid w:val="005346BE"/>
    <w:rsid w:val="0053488A"/>
    <w:rsid w:val="00534EA2"/>
    <w:rsid w:val="005351DF"/>
    <w:rsid w:val="00535478"/>
    <w:rsid w:val="00535623"/>
    <w:rsid w:val="005357D6"/>
    <w:rsid w:val="00535869"/>
    <w:rsid w:val="00535AF4"/>
    <w:rsid w:val="00535BA1"/>
    <w:rsid w:val="00535C11"/>
    <w:rsid w:val="00535EC1"/>
    <w:rsid w:val="00535F34"/>
    <w:rsid w:val="0053603A"/>
    <w:rsid w:val="005361C8"/>
    <w:rsid w:val="005361E0"/>
    <w:rsid w:val="005362AE"/>
    <w:rsid w:val="0053633E"/>
    <w:rsid w:val="00536435"/>
    <w:rsid w:val="00536573"/>
    <w:rsid w:val="005367CE"/>
    <w:rsid w:val="00536C4E"/>
    <w:rsid w:val="00536C64"/>
    <w:rsid w:val="00536CD2"/>
    <w:rsid w:val="00536EBC"/>
    <w:rsid w:val="005370A4"/>
    <w:rsid w:val="005370FD"/>
    <w:rsid w:val="0053711B"/>
    <w:rsid w:val="0053729B"/>
    <w:rsid w:val="005373AB"/>
    <w:rsid w:val="00537485"/>
    <w:rsid w:val="005375B2"/>
    <w:rsid w:val="00537637"/>
    <w:rsid w:val="0053765A"/>
    <w:rsid w:val="0053780C"/>
    <w:rsid w:val="00537906"/>
    <w:rsid w:val="00537C01"/>
    <w:rsid w:val="00537D0C"/>
    <w:rsid w:val="00537D71"/>
    <w:rsid w:val="0054039D"/>
    <w:rsid w:val="005404F1"/>
    <w:rsid w:val="005404FF"/>
    <w:rsid w:val="00540513"/>
    <w:rsid w:val="0054057B"/>
    <w:rsid w:val="005408A5"/>
    <w:rsid w:val="00540BC1"/>
    <w:rsid w:val="00540C59"/>
    <w:rsid w:val="00540EC9"/>
    <w:rsid w:val="005410C9"/>
    <w:rsid w:val="0054114C"/>
    <w:rsid w:val="00541283"/>
    <w:rsid w:val="00541483"/>
    <w:rsid w:val="00541574"/>
    <w:rsid w:val="00541610"/>
    <w:rsid w:val="005416F6"/>
    <w:rsid w:val="0054170C"/>
    <w:rsid w:val="00541781"/>
    <w:rsid w:val="00541899"/>
    <w:rsid w:val="00541A27"/>
    <w:rsid w:val="00541AEB"/>
    <w:rsid w:val="00541BAA"/>
    <w:rsid w:val="00541BF0"/>
    <w:rsid w:val="00541D68"/>
    <w:rsid w:val="00541D96"/>
    <w:rsid w:val="00541EA8"/>
    <w:rsid w:val="005420D0"/>
    <w:rsid w:val="005421B7"/>
    <w:rsid w:val="00542519"/>
    <w:rsid w:val="005427C5"/>
    <w:rsid w:val="00542812"/>
    <w:rsid w:val="00542984"/>
    <w:rsid w:val="005429FD"/>
    <w:rsid w:val="00542BF8"/>
    <w:rsid w:val="00542E23"/>
    <w:rsid w:val="005431FD"/>
    <w:rsid w:val="00543200"/>
    <w:rsid w:val="00543310"/>
    <w:rsid w:val="00543359"/>
    <w:rsid w:val="00543559"/>
    <w:rsid w:val="0054368F"/>
    <w:rsid w:val="005436D2"/>
    <w:rsid w:val="0054386D"/>
    <w:rsid w:val="0054396B"/>
    <w:rsid w:val="00543A2F"/>
    <w:rsid w:val="00543A4F"/>
    <w:rsid w:val="00543A57"/>
    <w:rsid w:val="00543EF0"/>
    <w:rsid w:val="005440B9"/>
    <w:rsid w:val="0054410C"/>
    <w:rsid w:val="005441F5"/>
    <w:rsid w:val="0054420A"/>
    <w:rsid w:val="005442FC"/>
    <w:rsid w:val="00544547"/>
    <w:rsid w:val="005446DA"/>
    <w:rsid w:val="0054473B"/>
    <w:rsid w:val="00544944"/>
    <w:rsid w:val="00544C4A"/>
    <w:rsid w:val="00544D07"/>
    <w:rsid w:val="00544DC4"/>
    <w:rsid w:val="00544DFA"/>
    <w:rsid w:val="00544E1E"/>
    <w:rsid w:val="00544E2B"/>
    <w:rsid w:val="00544FE3"/>
    <w:rsid w:val="00545031"/>
    <w:rsid w:val="0054531D"/>
    <w:rsid w:val="005455DE"/>
    <w:rsid w:val="00545673"/>
    <w:rsid w:val="005456EE"/>
    <w:rsid w:val="00545865"/>
    <w:rsid w:val="005459BF"/>
    <w:rsid w:val="005459E4"/>
    <w:rsid w:val="00545A7B"/>
    <w:rsid w:val="00545B3C"/>
    <w:rsid w:val="00545D56"/>
    <w:rsid w:val="00545E80"/>
    <w:rsid w:val="005460B8"/>
    <w:rsid w:val="00546296"/>
    <w:rsid w:val="00546321"/>
    <w:rsid w:val="005464AB"/>
    <w:rsid w:val="0054661F"/>
    <w:rsid w:val="00546849"/>
    <w:rsid w:val="00546D05"/>
    <w:rsid w:val="00546D56"/>
    <w:rsid w:val="00546EAB"/>
    <w:rsid w:val="00546EF9"/>
    <w:rsid w:val="00547101"/>
    <w:rsid w:val="0054712C"/>
    <w:rsid w:val="00547256"/>
    <w:rsid w:val="005474B6"/>
    <w:rsid w:val="00547560"/>
    <w:rsid w:val="00547585"/>
    <w:rsid w:val="00547770"/>
    <w:rsid w:val="005477B1"/>
    <w:rsid w:val="00547A01"/>
    <w:rsid w:val="00547A15"/>
    <w:rsid w:val="00547AA0"/>
    <w:rsid w:val="00547E40"/>
    <w:rsid w:val="00547E81"/>
    <w:rsid w:val="00547FD0"/>
    <w:rsid w:val="00550388"/>
    <w:rsid w:val="0055048E"/>
    <w:rsid w:val="00550562"/>
    <w:rsid w:val="00550573"/>
    <w:rsid w:val="005509A1"/>
    <w:rsid w:val="00550B97"/>
    <w:rsid w:val="00550C13"/>
    <w:rsid w:val="00550C18"/>
    <w:rsid w:val="00550E11"/>
    <w:rsid w:val="00550E37"/>
    <w:rsid w:val="00550EFA"/>
    <w:rsid w:val="00550F33"/>
    <w:rsid w:val="00550FAB"/>
    <w:rsid w:val="0055167C"/>
    <w:rsid w:val="0055180C"/>
    <w:rsid w:val="00551AF0"/>
    <w:rsid w:val="00551C9D"/>
    <w:rsid w:val="00551D19"/>
    <w:rsid w:val="00551F0B"/>
    <w:rsid w:val="005520FE"/>
    <w:rsid w:val="00552175"/>
    <w:rsid w:val="0055226E"/>
    <w:rsid w:val="00552278"/>
    <w:rsid w:val="00552297"/>
    <w:rsid w:val="00552392"/>
    <w:rsid w:val="005524F6"/>
    <w:rsid w:val="0055259E"/>
    <w:rsid w:val="00552885"/>
    <w:rsid w:val="00552947"/>
    <w:rsid w:val="00552C06"/>
    <w:rsid w:val="00552C84"/>
    <w:rsid w:val="00552EA3"/>
    <w:rsid w:val="0055317B"/>
    <w:rsid w:val="00553264"/>
    <w:rsid w:val="00553371"/>
    <w:rsid w:val="00553D71"/>
    <w:rsid w:val="00553D8C"/>
    <w:rsid w:val="00553E99"/>
    <w:rsid w:val="00553F1E"/>
    <w:rsid w:val="00553F5D"/>
    <w:rsid w:val="00553F6A"/>
    <w:rsid w:val="00554164"/>
    <w:rsid w:val="0055456A"/>
    <w:rsid w:val="005545AC"/>
    <w:rsid w:val="00554785"/>
    <w:rsid w:val="005549AD"/>
    <w:rsid w:val="00554B09"/>
    <w:rsid w:val="00554B94"/>
    <w:rsid w:val="00554DA5"/>
    <w:rsid w:val="00554E33"/>
    <w:rsid w:val="00554F9B"/>
    <w:rsid w:val="005550FD"/>
    <w:rsid w:val="005551AA"/>
    <w:rsid w:val="005551F4"/>
    <w:rsid w:val="005552EA"/>
    <w:rsid w:val="0055555B"/>
    <w:rsid w:val="00555790"/>
    <w:rsid w:val="00555A7B"/>
    <w:rsid w:val="00555C48"/>
    <w:rsid w:val="00555DC7"/>
    <w:rsid w:val="00555E65"/>
    <w:rsid w:val="00555ECF"/>
    <w:rsid w:val="00556126"/>
    <w:rsid w:val="00556178"/>
    <w:rsid w:val="0055617B"/>
    <w:rsid w:val="0055621F"/>
    <w:rsid w:val="0055622E"/>
    <w:rsid w:val="0055632B"/>
    <w:rsid w:val="00556394"/>
    <w:rsid w:val="00556510"/>
    <w:rsid w:val="005565DC"/>
    <w:rsid w:val="00556AC1"/>
    <w:rsid w:val="00556B28"/>
    <w:rsid w:val="00556C49"/>
    <w:rsid w:val="00556DE6"/>
    <w:rsid w:val="00556ED5"/>
    <w:rsid w:val="00556F16"/>
    <w:rsid w:val="00556FBD"/>
    <w:rsid w:val="005571CE"/>
    <w:rsid w:val="00557324"/>
    <w:rsid w:val="00557528"/>
    <w:rsid w:val="00557762"/>
    <w:rsid w:val="005579A0"/>
    <w:rsid w:val="00557DE4"/>
    <w:rsid w:val="00557EEE"/>
    <w:rsid w:val="00557FB6"/>
    <w:rsid w:val="0056010A"/>
    <w:rsid w:val="00560317"/>
    <w:rsid w:val="005603D1"/>
    <w:rsid w:val="005603FF"/>
    <w:rsid w:val="005605BC"/>
    <w:rsid w:val="00560763"/>
    <w:rsid w:val="005608A9"/>
    <w:rsid w:val="005608E4"/>
    <w:rsid w:val="00560985"/>
    <w:rsid w:val="00560C43"/>
    <w:rsid w:val="00560D61"/>
    <w:rsid w:val="00560D82"/>
    <w:rsid w:val="00560E2D"/>
    <w:rsid w:val="00560FAB"/>
    <w:rsid w:val="00561384"/>
    <w:rsid w:val="005613CE"/>
    <w:rsid w:val="0056144C"/>
    <w:rsid w:val="00561507"/>
    <w:rsid w:val="005615FA"/>
    <w:rsid w:val="00561681"/>
    <w:rsid w:val="00561816"/>
    <w:rsid w:val="005619FA"/>
    <w:rsid w:val="00561B37"/>
    <w:rsid w:val="00561FFD"/>
    <w:rsid w:val="00562046"/>
    <w:rsid w:val="00562185"/>
    <w:rsid w:val="00562594"/>
    <w:rsid w:val="0056296C"/>
    <w:rsid w:val="00562B01"/>
    <w:rsid w:val="00562BB6"/>
    <w:rsid w:val="00562DBA"/>
    <w:rsid w:val="00562E2A"/>
    <w:rsid w:val="0056304E"/>
    <w:rsid w:val="005630D9"/>
    <w:rsid w:val="00563578"/>
    <w:rsid w:val="00563595"/>
    <w:rsid w:val="005635BB"/>
    <w:rsid w:val="00563662"/>
    <w:rsid w:val="0056376C"/>
    <w:rsid w:val="00563ADE"/>
    <w:rsid w:val="00563C41"/>
    <w:rsid w:val="00563D54"/>
    <w:rsid w:val="00563E1F"/>
    <w:rsid w:val="00563E43"/>
    <w:rsid w:val="00563E4B"/>
    <w:rsid w:val="00563F27"/>
    <w:rsid w:val="00563FFA"/>
    <w:rsid w:val="005644CF"/>
    <w:rsid w:val="005647A2"/>
    <w:rsid w:val="005648BF"/>
    <w:rsid w:val="00564AA8"/>
    <w:rsid w:val="00564AF3"/>
    <w:rsid w:val="00564B5F"/>
    <w:rsid w:val="00564D8D"/>
    <w:rsid w:val="0056505B"/>
    <w:rsid w:val="005650D4"/>
    <w:rsid w:val="005653CB"/>
    <w:rsid w:val="0056557C"/>
    <w:rsid w:val="0056561A"/>
    <w:rsid w:val="00565776"/>
    <w:rsid w:val="00565824"/>
    <w:rsid w:val="00565A18"/>
    <w:rsid w:val="00565B90"/>
    <w:rsid w:val="00565BA9"/>
    <w:rsid w:val="005663CD"/>
    <w:rsid w:val="00566849"/>
    <w:rsid w:val="005669B8"/>
    <w:rsid w:val="00566E90"/>
    <w:rsid w:val="0056741F"/>
    <w:rsid w:val="005674CB"/>
    <w:rsid w:val="0056750A"/>
    <w:rsid w:val="00567B8C"/>
    <w:rsid w:val="00567C35"/>
    <w:rsid w:val="00567CBF"/>
    <w:rsid w:val="00567CC3"/>
    <w:rsid w:val="00570054"/>
    <w:rsid w:val="005701CB"/>
    <w:rsid w:val="005704E5"/>
    <w:rsid w:val="0057052B"/>
    <w:rsid w:val="00570687"/>
    <w:rsid w:val="005706CF"/>
    <w:rsid w:val="00570917"/>
    <w:rsid w:val="005709D6"/>
    <w:rsid w:val="00570C56"/>
    <w:rsid w:val="00570F04"/>
    <w:rsid w:val="005710B1"/>
    <w:rsid w:val="00571381"/>
    <w:rsid w:val="00571439"/>
    <w:rsid w:val="005714AD"/>
    <w:rsid w:val="005715A9"/>
    <w:rsid w:val="00571697"/>
    <w:rsid w:val="005719B4"/>
    <w:rsid w:val="005719E8"/>
    <w:rsid w:val="00571A24"/>
    <w:rsid w:val="00571A3F"/>
    <w:rsid w:val="00571BE6"/>
    <w:rsid w:val="00571C0E"/>
    <w:rsid w:val="00571C28"/>
    <w:rsid w:val="00571FA8"/>
    <w:rsid w:val="00572027"/>
    <w:rsid w:val="005721E4"/>
    <w:rsid w:val="00572255"/>
    <w:rsid w:val="00572299"/>
    <w:rsid w:val="005722DD"/>
    <w:rsid w:val="00572480"/>
    <w:rsid w:val="0057253B"/>
    <w:rsid w:val="005727F1"/>
    <w:rsid w:val="0057282C"/>
    <w:rsid w:val="005728B4"/>
    <w:rsid w:val="00572AAB"/>
    <w:rsid w:val="00572AB0"/>
    <w:rsid w:val="00572AFB"/>
    <w:rsid w:val="00572BC5"/>
    <w:rsid w:val="00572D4C"/>
    <w:rsid w:val="00572DB3"/>
    <w:rsid w:val="00572E3A"/>
    <w:rsid w:val="00572E63"/>
    <w:rsid w:val="00572EEC"/>
    <w:rsid w:val="00572F3E"/>
    <w:rsid w:val="0057302C"/>
    <w:rsid w:val="00573067"/>
    <w:rsid w:val="005730D7"/>
    <w:rsid w:val="005732A6"/>
    <w:rsid w:val="00573775"/>
    <w:rsid w:val="00573A5C"/>
    <w:rsid w:val="00573ACE"/>
    <w:rsid w:val="00573B33"/>
    <w:rsid w:val="00574468"/>
    <w:rsid w:val="005745A2"/>
    <w:rsid w:val="00574781"/>
    <w:rsid w:val="0057486A"/>
    <w:rsid w:val="00574884"/>
    <w:rsid w:val="00574C8B"/>
    <w:rsid w:val="00574CF6"/>
    <w:rsid w:val="00574D19"/>
    <w:rsid w:val="0057504F"/>
    <w:rsid w:val="0057510D"/>
    <w:rsid w:val="0057540E"/>
    <w:rsid w:val="005756A4"/>
    <w:rsid w:val="005759D0"/>
    <w:rsid w:val="00575C24"/>
    <w:rsid w:val="00575C47"/>
    <w:rsid w:val="00575CD8"/>
    <w:rsid w:val="00575EBF"/>
    <w:rsid w:val="00575F99"/>
    <w:rsid w:val="00576010"/>
    <w:rsid w:val="0057617A"/>
    <w:rsid w:val="005761AA"/>
    <w:rsid w:val="005761F5"/>
    <w:rsid w:val="005762CE"/>
    <w:rsid w:val="005763E9"/>
    <w:rsid w:val="0057653E"/>
    <w:rsid w:val="00576921"/>
    <w:rsid w:val="0057692E"/>
    <w:rsid w:val="005769CB"/>
    <w:rsid w:val="00576A30"/>
    <w:rsid w:val="00576C13"/>
    <w:rsid w:val="005771A6"/>
    <w:rsid w:val="005771AB"/>
    <w:rsid w:val="005772E7"/>
    <w:rsid w:val="0057737E"/>
    <w:rsid w:val="005774AE"/>
    <w:rsid w:val="005775B8"/>
    <w:rsid w:val="0057769F"/>
    <w:rsid w:val="00577746"/>
    <w:rsid w:val="00577792"/>
    <w:rsid w:val="005777E7"/>
    <w:rsid w:val="005778B9"/>
    <w:rsid w:val="005779BA"/>
    <w:rsid w:val="00577BDD"/>
    <w:rsid w:val="00577D00"/>
    <w:rsid w:val="00577E8B"/>
    <w:rsid w:val="00577EF6"/>
    <w:rsid w:val="00580168"/>
    <w:rsid w:val="00580378"/>
    <w:rsid w:val="00580419"/>
    <w:rsid w:val="005805C1"/>
    <w:rsid w:val="00580B4B"/>
    <w:rsid w:val="00580D06"/>
    <w:rsid w:val="00580E14"/>
    <w:rsid w:val="00580F8E"/>
    <w:rsid w:val="005812D7"/>
    <w:rsid w:val="005813C8"/>
    <w:rsid w:val="005813E5"/>
    <w:rsid w:val="0058143C"/>
    <w:rsid w:val="00581470"/>
    <w:rsid w:val="00581516"/>
    <w:rsid w:val="00581770"/>
    <w:rsid w:val="00581E96"/>
    <w:rsid w:val="00581EAE"/>
    <w:rsid w:val="00581ECB"/>
    <w:rsid w:val="00581ECE"/>
    <w:rsid w:val="00581FBB"/>
    <w:rsid w:val="00582247"/>
    <w:rsid w:val="0058224E"/>
    <w:rsid w:val="00582525"/>
    <w:rsid w:val="005825CA"/>
    <w:rsid w:val="005826BB"/>
    <w:rsid w:val="00582789"/>
    <w:rsid w:val="005829AE"/>
    <w:rsid w:val="00582C6E"/>
    <w:rsid w:val="00582D3B"/>
    <w:rsid w:val="00582E71"/>
    <w:rsid w:val="00582EB3"/>
    <w:rsid w:val="00582EEA"/>
    <w:rsid w:val="00583127"/>
    <w:rsid w:val="0058328E"/>
    <w:rsid w:val="0058330F"/>
    <w:rsid w:val="0058349C"/>
    <w:rsid w:val="0058369E"/>
    <w:rsid w:val="00583861"/>
    <w:rsid w:val="00583A17"/>
    <w:rsid w:val="00583A1C"/>
    <w:rsid w:val="00583A20"/>
    <w:rsid w:val="00583B31"/>
    <w:rsid w:val="00583C5A"/>
    <w:rsid w:val="00583C62"/>
    <w:rsid w:val="00583CA1"/>
    <w:rsid w:val="00583D02"/>
    <w:rsid w:val="00583DAC"/>
    <w:rsid w:val="00583DBC"/>
    <w:rsid w:val="00583DBD"/>
    <w:rsid w:val="00583E9D"/>
    <w:rsid w:val="005840AC"/>
    <w:rsid w:val="00584260"/>
    <w:rsid w:val="0058428A"/>
    <w:rsid w:val="005842EA"/>
    <w:rsid w:val="005843FD"/>
    <w:rsid w:val="0058485A"/>
    <w:rsid w:val="00584919"/>
    <w:rsid w:val="00584965"/>
    <w:rsid w:val="00584CE4"/>
    <w:rsid w:val="00584D72"/>
    <w:rsid w:val="00584EF5"/>
    <w:rsid w:val="00584F4F"/>
    <w:rsid w:val="00585046"/>
    <w:rsid w:val="0058517C"/>
    <w:rsid w:val="005851DF"/>
    <w:rsid w:val="005851FC"/>
    <w:rsid w:val="005853C5"/>
    <w:rsid w:val="0058551D"/>
    <w:rsid w:val="005855DC"/>
    <w:rsid w:val="00585AC8"/>
    <w:rsid w:val="00585B5B"/>
    <w:rsid w:val="00585BA0"/>
    <w:rsid w:val="005860D5"/>
    <w:rsid w:val="005861C6"/>
    <w:rsid w:val="005865AA"/>
    <w:rsid w:val="0058665C"/>
    <w:rsid w:val="00586759"/>
    <w:rsid w:val="0058675A"/>
    <w:rsid w:val="0058679A"/>
    <w:rsid w:val="0058679C"/>
    <w:rsid w:val="005868D5"/>
    <w:rsid w:val="005868FA"/>
    <w:rsid w:val="0058691A"/>
    <w:rsid w:val="00586950"/>
    <w:rsid w:val="00586994"/>
    <w:rsid w:val="00586CC9"/>
    <w:rsid w:val="00586D51"/>
    <w:rsid w:val="00586EE8"/>
    <w:rsid w:val="00586F08"/>
    <w:rsid w:val="00587173"/>
    <w:rsid w:val="00587196"/>
    <w:rsid w:val="005871B5"/>
    <w:rsid w:val="005874C3"/>
    <w:rsid w:val="005879B8"/>
    <w:rsid w:val="00587B23"/>
    <w:rsid w:val="00587B3D"/>
    <w:rsid w:val="00587C14"/>
    <w:rsid w:val="00587C98"/>
    <w:rsid w:val="00587D1C"/>
    <w:rsid w:val="00587E91"/>
    <w:rsid w:val="00590054"/>
    <w:rsid w:val="005900BC"/>
    <w:rsid w:val="0059022B"/>
    <w:rsid w:val="0059025F"/>
    <w:rsid w:val="005902DD"/>
    <w:rsid w:val="0059038A"/>
    <w:rsid w:val="00590427"/>
    <w:rsid w:val="00590736"/>
    <w:rsid w:val="00590746"/>
    <w:rsid w:val="005907AF"/>
    <w:rsid w:val="00590B48"/>
    <w:rsid w:val="00590CFF"/>
    <w:rsid w:val="00590E85"/>
    <w:rsid w:val="00590F43"/>
    <w:rsid w:val="00590F4D"/>
    <w:rsid w:val="00590F53"/>
    <w:rsid w:val="00591052"/>
    <w:rsid w:val="005910A9"/>
    <w:rsid w:val="0059112E"/>
    <w:rsid w:val="0059140B"/>
    <w:rsid w:val="00591649"/>
    <w:rsid w:val="00591810"/>
    <w:rsid w:val="00591927"/>
    <w:rsid w:val="00591940"/>
    <w:rsid w:val="0059198F"/>
    <w:rsid w:val="00591AAB"/>
    <w:rsid w:val="00591BD0"/>
    <w:rsid w:val="00591DB3"/>
    <w:rsid w:val="00591E92"/>
    <w:rsid w:val="00592075"/>
    <w:rsid w:val="00592720"/>
    <w:rsid w:val="005927F6"/>
    <w:rsid w:val="00592829"/>
    <w:rsid w:val="00592A15"/>
    <w:rsid w:val="00592A79"/>
    <w:rsid w:val="00592AF0"/>
    <w:rsid w:val="00592C69"/>
    <w:rsid w:val="00592E74"/>
    <w:rsid w:val="00593103"/>
    <w:rsid w:val="00593138"/>
    <w:rsid w:val="00593451"/>
    <w:rsid w:val="005935BF"/>
    <w:rsid w:val="005935E0"/>
    <w:rsid w:val="005937C9"/>
    <w:rsid w:val="00593A88"/>
    <w:rsid w:val="00593A8A"/>
    <w:rsid w:val="00593B04"/>
    <w:rsid w:val="00593D3F"/>
    <w:rsid w:val="00593DAC"/>
    <w:rsid w:val="00593DBF"/>
    <w:rsid w:val="00593E45"/>
    <w:rsid w:val="00594154"/>
    <w:rsid w:val="0059438B"/>
    <w:rsid w:val="00594409"/>
    <w:rsid w:val="0059459D"/>
    <w:rsid w:val="00594788"/>
    <w:rsid w:val="005947F3"/>
    <w:rsid w:val="00594A14"/>
    <w:rsid w:val="00594DF6"/>
    <w:rsid w:val="00594E29"/>
    <w:rsid w:val="00594E53"/>
    <w:rsid w:val="00595175"/>
    <w:rsid w:val="00595375"/>
    <w:rsid w:val="00595498"/>
    <w:rsid w:val="005954C2"/>
    <w:rsid w:val="00595783"/>
    <w:rsid w:val="005958AD"/>
    <w:rsid w:val="0059595B"/>
    <w:rsid w:val="005959DD"/>
    <w:rsid w:val="00595A7E"/>
    <w:rsid w:val="00595AE0"/>
    <w:rsid w:val="00595AF7"/>
    <w:rsid w:val="00595EEF"/>
    <w:rsid w:val="00596004"/>
    <w:rsid w:val="00596076"/>
    <w:rsid w:val="00596335"/>
    <w:rsid w:val="0059644A"/>
    <w:rsid w:val="0059657A"/>
    <w:rsid w:val="005965A2"/>
    <w:rsid w:val="00596635"/>
    <w:rsid w:val="00596D15"/>
    <w:rsid w:val="00596F92"/>
    <w:rsid w:val="00596FFE"/>
    <w:rsid w:val="005971C8"/>
    <w:rsid w:val="00597355"/>
    <w:rsid w:val="005974DA"/>
    <w:rsid w:val="00597902"/>
    <w:rsid w:val="00597A9E"/>
    <w:rsid w:val="00597ADE"/>
    <w:rsid w:val="00597B87"/>
    <w:rsid w:val="00597C85"/>
    <w:rsid w:val="00597D9F"/>
    <w:rsid w:val="005A029C"/>
    <w:rsid w:val="005A02C1"/>
    <w:rsid w:val="005A054E"/>
    <w:rsid w:val="005A0655"/>
    <w:rsid w:val="005A078D"/>
    <w:rsid w:val="005A0814"/>
    <w:rsid w:val="005A0854"/>
    <w:rsid w:val="005A0941"/>
    <w:rsid w:val="005A0967"/>
    <w:rsid w:val="005A0C72"/>
    <w:rsid w:val="005A0C8F"/>
    <w:rsid w:val="005A0D20"/>
    <w:rsid w:val="005A0D55"/>
    <w:rsid w:val="005A0E1C"/>
    <w:rsid w:val="005A0E85"/>
    <w:rsid w:val="005A10B5"/>
    <w:rsid w:val="005A1163"/>
    <w:rsid w:val="005A12BB"/>
    <w:rsid w:val="005A130D"/>
    <w:rsid w:val="005A141F"/>
    <w:rsid w:val="005A1566"/>
    <w:rsid w:val="005A1570"/>
    <w:rsid w:val="005A1832"/>
    <w:rsid w:val="005A18F8"/>
    <w:rsid w:val="005A1970"/>
    <w:rsid w:val="005A1990"/>
    <w:rsid w:val="005A19DA"/>
    <w:rsid w:val="005A1A04"/>
    <w:rsid w:val="005A1A9C"/>
    <w:rsid w:val="005A1B95"/>
    <w:rsid w:val="005A1BD8"/>
    <w:rsid w:val="005A1C02"/>
    <w:rsid w:val="005A1C87"/>
    <w:rsid w:val="005A1CD7"/>
    <w:rsid w:val="005A2026"/>
    <w:rsid w:val="005A20A7"/>
    <w:rsid w:val="005A20E2"/>
    <w:rsid w:val="005A2101"/>
    <w:rsid w:val="005A2444"/>
    <w:rsid w:val="005A2661"/>
    <w:rsid w:val="005A273C"/>
    <w:rsid w:val="005A28BC"/>
    <w:rsid w:val="005A28D9"/>
    <w:rsid w:val="005A293A"/>
    <w:rsid w:val="005A29EB"/>
    <w:rsid w:val="005A2AA7"/>
    <w:rsid w:val="005A2B47"/>
    <w:rsid w:val="005A3262"/>
    <w:rsid w:val="005A35DF"/>
    <w:rsid w:val="005A3B84"/>
    <w:rsid w:val="005A3D7C"/>
    <w:rsid w:val="005A3E2A"/>
    <w:rsid w:val="005A3F4D"/>
    <w:rsid w:val="005A3F67"/>
    <w:rsid w:val="005A4076"/>
    <w:rsid w:val="005A45D6"/>
    <w:rsid w:val="005A4659"/>
    <w:rsid w:val="005A46EA"/>
    <w:rsid w:val="005A4878"/>
    <w:rsid w:val="005A48D8"/>
    <w:rsid w:val="005A4AE0"/>
    <w:rsid w:val="005A4B25"/>
    <w:rsid w:val="005A4F4B"/>
    <w:rsid w:val="005A4FBB"/>
    <w:rsid w:val="005A4FC0"/>
    <w:rsid w:val="005A520D"/>
    <w:rsid w:val="005A5424"/>
    <w:rsid w:val="005A552D"/>
    <w:rsid w:val="005A5615"/>
    <w:rsid w:val="005A578D"/>
    <w:rsid w:val="005A58EC"/>
    <w:rsid w:val="005A5933"/>
    <w:rsid w:val="005A595C"/>
    <w:rsid w:val="005A5C64"/>
    <w:rsid w:val="005A5CC6"/>
    <w:rsid w:val="005A5DE9"/>
    <w:rsid w:val="005A61B3"/>
    <w:rsid w:val="005A622F"/>
    <w:rsid w:val="005A629F"/>
    <w:rsid w:val="005A647F"/>
    <w:rsid w:val="005A680F"/>
    <w:rsid w:val="005A6983"/>
    <w:rsid w:val="005A69B8"/>
    <w:rsid w:val="005A6E5B"/>
    <w:rsid w:val="005A6FEA"/>
    <w:rsid w:val="005A74B7"/>
    <w:rsid w:val="005A7614"/>
    <w:rsid w:val="005A784C"/>
    <w:rsid w:val="005A7B1D"/>
    <w:rsid w:val="005A7C11"/>
    <w:rsid w:val="005A7E26"/>
    <w:rsid w:val="005A7E36"/>
    <w:rsid w:val="005B000E"/>
    <w:rsid w:val="005B0037"/>
    <w:rsid w:val="005B0846"/>
    <w:rsid w:val="005B09E5"/>
    <w:rsid w:val="005B0A89"/>
    <w:rsid w:val="005B0F34"/>
    <w:rsid w:val="005B1028"/>
    <w:rsid w:val="005B1139"/>
    <w:rsid w:val="005B1381"/>
    <w:rsid w:val="005B13E7"/>
    <w:rsid w:val="005B14E6"/>
    <w:rsid w:val="005B1587"/>
    <w:rsid w:val="005B18F5"/>
    <w:rsid w:val="005B19EB"/>
    <w:rsid w:val="005B1A3E"/>
    <w:rsid w:val="005B1ABC"/>
    <w:rsid w:val="005B1B7C"/>
    <w:rsid w:val="005B1DF1"/>
    <w:rsid w:val="005B1F15"/>
    <w:rsid w:val="005B213D"/>
    <w:rsid w:val="005B217F"/>
    <w:rsid w:val="005B2244"/>
    <w:rsid w:val="005B2393"/>
    <w:rsid w:val="005B27DC"/>
    <w:rsid w:val="005B27DE"/>
    <w:rsid w:val="005B2A1B"/>
    <w:rsid w:val="005B2CB0"/>
    <w:rsid w:val="005B2F69"/>
    <w:rsid w:val="005B2FB8"/>
    <w:rsid w:val="005B3007"/>
    <w:rsid w:val="005B3089"/>
    <w:rsid w:val="005B31ED"/>
    <w:rsid w:val="005B357C"/>
    <w:rsid w:val="005B37C0"/>
    <w:rsid w:val="005B37D4"/>
    <w:rsid w:val="005B38E3"/>
    <w:rsid w:val="005B3A3E"/>
    <w:rsid w:val="005B3A87"/>
    <w:rsid w:val="005B3C26"/>
    <w:rsid w:val="005B3C32"/>
    <w:rsid w:val="005B3C46"/>
    <w:rsid w:val="005B3EA1"/>
    <w:rsid w:val="005B3F47"/>
    <w:rsid w:val="005B41F7"/>
    <w:rsid w:val="005B4361"/>
    <w:rsid w:val="005B448A"/>
    <w:rsid w:val="005B469A"/>
    <w:rsid w:val="005B46D5"/>
    <w:rsid w:val="005B49F3"/>
    <w:rsid w:val="005B4C1B"/>
    <w:rsid w:val="005B4D87"/>
    <w:rsid w:val="005B4E70"/>
    <w:rsid w:val="005B4FB9"/>
    <w:rsid w:val="005B4FC1"/>
    <w:rsid w:val="005B4FD4"/>
    <w:rsid w:val="005B5016"/>
    <w:rsid w:val="005B514D"/>
    <w:rsid w:val="005B5387"/>
    <w:rsid w:val="005B55A9"/>
    <w:rsid w:val="005B5A30"/>
    <w:rsid w:val="005B5B48"/>
    <w:rsid w:val="005B5D5D"/>
    <w:rsid w:val="005B605F"/>
    <w:rsid w:val="005B6077"/>
    <w:rsid w:val="005B62DB"/>
    <w:rsid w:val="005B64A0"/>
    <w:rsid w:val="005B6560"/>
    <w:rsid w:val="005B65D7"/>
    <w:rsid w:val="005B664B"/>
    <w:rsid w:val="005B72FD"/>
    <w:rsid w:val="005B7523"/>
    <w:rsid w:val="005B76C6"/>
    <w:rsid w:val="005B77DE"/>
    <w:rsid w:val="005B77F9"/>
    <w:rsid w:val="005B7892"/>
    <w:rsid w:val="005B7909"/>
    <w:rsid w:val="005B7A42"/>
    <w:rsid w:val="005B7A88"/>
    <w:rsid w:val="005B7B66"/>
    <w:rsid w:val="005B7BE6"/>
    <w:rsid w:val="005C0103"/>
    <w:rsid w:val="005C01CC"/>
    <w:rsid w:val="005C029C"/>
    <w:rsid w:val="005C0345"/>
    <w:rsid w:val="005C03AB"/>
    <w:rsid w:val="005C0526"/>
    <w:rsid w:val="005C05D4"/>
    <w:rsid w:val="005C0617"/>
    <w:rsid w:val="005C0644"/>
    <w:rsid w:val="005C076E"/>
    <w:rsid w:val="005C07EE"/>
    <w:rsid w:val="005C0923"/>
    <w:rsid w:val="005C0C27"/>
    <w:rsid w:val="005C0D92"/>
    <w:rsid w:val="005C0E07"/>
    <w:rsid w:val="005C0ED3"/>
    <w:rsid w:val="005C15CA"/>
    <w:rsid w:val="005C15D1"/>
    <w:rsid w:val="005C1B24"/>
    <w:rsid w:val="005C1B75"/>
    <w:rsid w:val="005C1BCE"/>
    <w:rsid w:val="005C1C05"/>
    <w:rsid w:val="005C1EDE"/>
    <w:rsid w:val="005C2153"/>
    <w:rsid w:val="005C2170"/>
    <w:rsid w:val="005C2227"/>
    <w:rsid w:val="005C2383"/>
    <w:rsid w:val="005C23DD"/>
    <w:rsid w:val="005C26B8"/>
    <w:rsid w:val="005C275B"/>
    <w:rsid w:val="005C2795"/>
    <w:rsid w:val="005C27AA"/>
    <w:rsid w:val="005C2869"/>
    <w:rsid w:val="005C290D"/>
    <w:rsid w:val="005C2969"/>
    <w:rsid w:val="005C2A8E"/>
    <w:rsid w:val="005C2BEA"/>
    <w:rsid w:val="005C2C67"/>
    <w:rsid w:val="005C2CA9"/>
    <w:rsid w:val="005C2EAD"/>
    <w:rsid w:val="005C2F3A"/>
    <w:rsid w:val="005C3057"/>
    <w:rsid w:val="005C3097"/>
    <w:rsid w:val="005C31A6"/>
    <w:rsid w:val="005C3361"/>
    <w:rsid w:val="005C3442"/>
    <w:rsid w:val="005C348D"/>
    <w:rsid w:val="005C35AC"/>
    <w:rsid w:val="005C3659"/>
    <w:rsid w:val="005C36B6"/>
    <w:rsid w:val="005C3C19"/>
    <w:rsid w:val="005C3D8A"/>
    <w:rsid w:val="005C40B0"/>
    <w:rsid w:val="005C43B8"/>
    <w:rsid w:val="005C44F6"/>
    <w:rsid w:val="005C4728"/>
    <w:rsid w:val="005C4745"/>
    <w:rsid w:val="005C4CC3"/>
    <w:rsid w:val="005C4CF2"/>
    <w:rsid w:val="005C4CFB"/>
    <w:rsid w:val="005C4D15"/>
    <w:rsid w:val="005C4E10"/>
    <w:rsid w:val="005C4E89"/>
    <w:rsid w:val="005C4F8D"/>
    <w:rsid w:val="005C5051"/>
    <w:rsid w:val="005C55F7"/>
    <w:rsid w:val="005C572D"/>
    <w:rsid w:val="005C57FB"/>
    <w:rsid w:val="005C5892"/>
    <w:rsid w:val="005C5978"/>
    <w:rsid w:val="005C59C6"/>
    <w:rsid w:val="005C5A73"/>
    <w:rsid w:val="005C5B2F"/>
    <w:rsid w:val="005C5E6C"/>
    <w:rsid w:val="005C6081"/>
    <w:rsid w:val="005C622C"/>
    <w:rsid w:val="005C63B2"/>
    <w:rsid w:val="005C651D"/>
    <w:rsid w:val="005C6A0D"/>
    <w:rsid w:val="005C6C2F"/>
    <w:rsid w:val="005C6ECE"/>
    <w:rsid w:val="005C6F07"/>
    <w:rsid w:val="005C6F30"/>
    <w:rsid w:val="005C6FBA"/>
    <w:rsid w:val="005C7084"/>
    <w:rsid w:val="005C71D6"/>
    <w:rsid w:val="005C7207"/>
    <w:rsid w:val="005C73E0"/>
    <w:rsid w:val="005C74B7"/>
    <w:rsid w:val="005C7605"/>
    <w:rsid w:val="005C779F"/>
    <w:rsid w:val="005C77DE"/>
    <w:rsid w:val="005C77F1"/>
    <w:rsid w:val="005C7B5A"/>
    <w:rsid w:val="005C7F03"/>
    <w:rsid w:val="005D0030"/>
    <w:rsid w:val="005D0034"/>
    <w:rsid w:val="005D016A"/>
    <w:rsid w:val="005D035F"/>
    <w:rsid w:val="005D0468"/>
    <w:rsid w:val="005D04BB"/>
    <w:rsid w:val="005D083A"/>
    <w:rsid w:val="005D09C8"/>
    <w:rsid w:val="005D0A0D"/>
    <w:rsid w:val="005D0A4C"/>
    <w:rsid w:val="005D0A55"/>
    <w:rsid w:val="005D0AE9"/>
    <w:rsid w:val="005D0B25"/>
    <w:rsid w:val="005D0BE6"/>
    <w:rsid w:val="005D0C16"/>
    <w:rsid w:val="005D0CC9"/>
    <w:rsid w:val="005D0D11"/>
    <w:rsid w:val="005D0F4A"/>
    <w:rsid w:val="005D1131"/>
    <w:rsid w:val="005D1342"/>
    <w:rsid w:val="005D1530"/>
    <w:rsid w:val="005D1AF0"/>
    <w:rsid w:val="005D1B11"/>
    <w:rsid w:val="005D1BAF"/>
    <w:rsid w:val="005D1C21"/>
    <w:rsid w:val="005D1E21"/>
    <w:rsid w:val="005D1E8A"/>
    <w:rsid w:val="005D21CB"/>
    <w:rsid w:val="005D2259"/>
    <w:rsid w:val="005D242A"/>
    <w:rsid w:val="005D2463"/>
    <w:rsid w:val="005D26E2"/>
    <w:rsid w:val="005D296C"/>
    <w:rsid w:val="005D2971"/>
    <w:rsid w:val="005D29AC"/>
    <w:rsid w:val="005D29DB"/>
    <w:rsid w:val="005D2A3A"/>
    <w:rsid w:val="005D2BC0"/>
    <w:rsid w:val="005D2C9C"/>
    <w:rsid w:val="005D2FC1"/>
    <w:rsid w:val="005D30FA"/>
    <w:rsid w:val="005D32DE"/>
    <w:rsid w:val="005D34D1"/>
    <w:rsid w:val="005D34DC"/>
    <w:rsid w:val="005D35F2"/>
    <w:rsid w:val="005D373A"/>
    <w:rsid w:val="005D3832"/>
    <w:rsid w:val="005D3914"/>
    <w:rsid w:val="005D39B1"/>
    <w:rsid w:val="005D3A4F"/>
    <w:rsid w:val="005D3B08"/>
    <w:rsid w:val="005D3BC9"/>
    <w:rsid w:val="005D3C0A"/>
    <w:rsid w:val="005D3C8E"/>
    <w:rsid w:val="005D3D18"/>
    <w:rsid w:val="005D43E4"/>
    <w:rsid w:val="005D43F7"/>
    <w:rsid w:val="005D4413"/>
    <w:rsid w:val="005D4588"/>
    <w:rsid w:val="005D4599"/>
    <w:rsid w:val="005D46F9"/>
    <w:rsid w:val="005D4831"/>
    <w:rsid w:val="005D488C"/>
    <w:rsid w:val="005D4A1F"/>
    <w:rsid w:val="005D4C4B"/>
    <w:rsid w:val="005D4CA7"/>
    <w:rsid w:val="005D4D3E"/>
    <w:rsid w:val="005D51FF"/>
    <w:rsid w:val="005D521E"/>
    <w:rsid w:val="005D5309"/>
    <w:rsid w:val="005D537B"/>
    <w:rsid w:val="005D54FF"/>
    <w:rsid w:val="005D5902"/>
    <w:rsid w:val="005D5972"/>
    <w:rsid w:val="005D5986"/>
    <w:rsid w:val="005D5A04"/>
    <w:rsid w:val="005D5AE0"/>
    <w:rsid w:val="005D5B0A"/>
    <w:rsid w:val="005D5CE3"/>
    <w:rsid w:val="005D5E44"/>
    <w:rsid w:val="005D6222"/>
    <w:rsid w:val="005D6287"/>
    <w:rsid w:val="005D62B8"/>
    <w:rsid w:val="005D633B"/>
    <w:rsid w:val="005D66A8"/>
    <w:rsid w:val="005D68CA"/>
    <w:rsid w:val="005D68CC"/>
    <w:rsid w:val="005D6B38"/>
    <w:rsid w:val="005D6D1E"/>
    <w:rsid w:val="005D6D7E"/>
    <w:rsid w:val="005D6EC5"/>
    <w:rsid w:val="005D6F5E"/>
    <w:rsid w:val="005D713D"/>
    <w:rsid w:val="005D7249"/>
    <w:rsid w:val="005D7288"/>
    <w:rsid w:val="005D733F"/>
    <w:rsid w:val="005D7750"/>
    <w:rsid w:val="005D775F"/>
    <w:rsid w:val="005D7780"/>
    <w:rsid w:val="005D77BF"/>
    <w:rsid w:val="005D78B6"/>
    <w:rsid w:val="005D78CA"/>
    <w:rsid w:val="005D78FA"/>
    <w:rsid w:val="005D7AD7"/>
    <w:rsid w:val="005D7BB4"/>
    <w:rsid w:val="005E00E7"/>
    <w:rsid w:val="005E03F5"/>
    <w:rsid w:val="005E04DC"/>
    <w:rsid w:val="005E0565"/>
    <w:rsid w:val="005E056A"/>
    <w:rsid w:val="005E06BB"/>
    <w:rsid w:val="005E08B6"/>
    <w:rsid w:val="005E0930"/>
    <w:rsid w:val="005E0C06"/>
    <w:rsid w:val="005E0C4D"/>
    <w:rsid w:val="005E0EAD"/>
    <w:rsid w:val="005E0EF9"/>
    <w:rsid w:val="005E100F"/>
    <w:rsid w:val="005E10A3"/>
    <w:rsid w:val="005E1153"/>
    <w:rsid w:val="005E119E"/>
    <w:rsid w:val="005E133E"/>
    <w:rsid w:val="005E136A"/>
    <w:rsid w:val="005E1707"/>
    <w:rsid w:val="005E1771"/>
    <w:rsid w:val="005E177C"/>
    <w:rsid w:val="005E19A2"/>
    <w:rsid w:val="005E1C1A"/>
    <w:rsid w:val="005E1EEC"/>
    <w:rsid w:val="005E1F35"/>
    <w:rsid w:val="005E2354"/>
    <w:rsid w:val="005E23BC"/>
    <w:rsid w:val="005E24D0"/>
    <w:rsid w:val="005E24D4"/>
    <w:rsid w:val="005E2763"/>
    <w:rsid w:val="005E2B45"/>
    <w:rsid w:val="005E3129"/>
    <w:rsid w:val="005E3240"/>
    <w:rsid w:val="005E3249"/>
    <w:rsid w:val="005E3757"/>
    <w:rsid w:val="005E3988"/>
    <w:rsid w:val="005E39D6"/>
    <w:rsid w:val="005E3A27"/>
    <w:rsid w:val="005E4227"/>
    <w:rsid w:val="005E4313"/>
    <w:rsid w:val="005E46B3"/>
    <w:rsid w:val="005E47FD"/>
    <w:rsid w:val="005E4986"/>
    <w:rsid w:val="005E4A7D"/>
    <w:rsid w:val="005E4BC7"/>
    <w:rsid w:val="005E4D50"/>
    <w:rsid w:val="005E4DE4"/>
    <w:rsid w:val="005E4DF0"/>
    <w:rsid w:val="005E501B"/>
    <w:rsid w:val="005E5064"/>
    <w:rsid w:val="005E513D"/>
    <w:rsid w:val="005E536C"/>
    <w:rsid w:val="005E53B9"/>
    <w:rsid w:val="005E5435"/>
    <w:rsid w:val="005E54D5"/>
    <w:rsid w:val="005E5A6C"/>
    <w:rsid w:val="005E5C09"/>
    <w:rsid w:val="005E6190"/>
    <w:rsid w:val="005E625C"/>
    <w:rsid w:val="005E6266"/>
    <w:rsid w:val="005E6299"/>
    <w:rsid w:val="005E6320"/>
    <w:rsid w:val="005E63DB"/>
    <w:rsid w:val="005E646B"/>
    <w:rsid w:val="005E65FC"/>
    <w:rsid w:val="005E66B7"/>
    <w:rsid w:val="005E671D"/>
    <w:rsid w:val="005E6912"/>
    <w:rsid w:val="005E69A0"/>
    <w:rsid w:val="005E6A0D"/>
    <w:rsid w:val="005E6A7A"/>
    <w:rsid w:val="005E6B2C"/>
    <w:rsid w:val="005E6BC3"/>
    <w:rsid w:val="005E6D4C"/>
    <w:rsid w:val="005E6D8C"/>
    <w:rsid w:val="005E7571"/>
    <w:rsid w:val="005E763F"/>
    <w:rsid w:val="005E7701"/>
    <w:rsid w:val="005E7865"/>
    <w:rsid w:val="005E7932"/>
    <w:rsid w:val="005E79BB"/>
    <w:rsid w:val="005E7A0B"/>
    <w:rsid w:val="005E7A9A"/>
    <w:rsid w:val="005E7D0A"/>
    <w:rsid w:val="005E7D8C"/>
    <w:rsid w:val="005E7E7F"/>
    <w:rsid w:val="005E7F7F"/>
    <w:rsid w:val="005E7FC1"/>
    <w:rsid w:val="005F013F"/>
    <w:rsid w:val="005F0281"/>
    <w:rsid w:val="005F02F2"/>
    <w:rsid w:val="005F043C"/>
    <w:rsid w:val="005F059F"/>
    <w:rsid w:val="005F0657"/>
    <w:rsid w:val="005F0685"/>
    <w:rsid w:val="005F06CC"/>
    <w:rsid w:val="005F0858"/>
    <w:rsid w:val="005F0993"/>
    <w:rsid w:val="005F0A67"/>
    <w:rsid w:val="005F0AF5"/>
    <w:rsid w:val="005F0BA5"/>
    <w:rsid w:val="005F0E69"/>
    <w:rsid w:val="005F0F38"/>
    <w:rsid w:val="005F15B8"/>
    <w:rsid w:val="005F1834"/>
    <w:rsid w:val="005F1A73"/>
    <w:rsid w:val="005F1B97"/>
    <w:rsid w:val="005F1C3F"/>
    <w:rsid w:val="005F1D53"/>
    <w:rsid w:val="005F1E39"/>
    <w:rsid w:val="005F1E90"/>
    <w:rsid w:val="005F1EF3"/>
    <w:rsid w:val="005F20FA"/>
    <w:rsid w:val="005F265D"/>
    <w:rsid w:val="005F26B0"/>
    <w:rsid w:val="005F2A04"/>
    <w:rsid w:val="005F2A8A"/>
    <w:rsid w:val="005F2BF7"/>
    <w:rsid w:val="005F2C75"/>
    <w:rsid w:val="005F3320"/>
    <w:rsid w:val="005F3443"/>
    <w:rsid w:val="005F3554"/>
    <w:rsid w:val="005F359F"/>
    <w:rsid w:val="005F39D5"/>
    <w:rsid w:val="005F3AC7"/>
    <w:rsid w:val="005F3AF2"/>
    <w:rsid w:val="005F3D1A"/>
    <w:rsid w:val="005F3D74"/>
    <w:rsid w:val="005F416D"/>
    <w:rsid w:val="005F4171"/>
    <w:rsid w:val="005F42D8"/>
    <w:rsid w:val="005F43B7"/>
    <w:rsid w:val="005F44F9"/>
    <w:rsid w:val="005F44FB"/>
    <w:rsid w:val="005F468B"/>
    <w:rsid w:val="005F4741"/>
    <w:rsid w:val="005F47C7"/>
    <w:rsid w:val="005F4875"/>
    <w:rsid w:val="005F4935"/>
    <w:rsid w:val="005F4944"/>
    <w:rsid w:val="005F4A1A"/>
    <w:rsid w:val="005F4C48"/>
    <w:rsid w:val="005F4CA7"/>
    <w:rsid w:val="005F4DBA"/>
    <w:rsid w:val="005F501F"/>
    <w:rsid w:val="005F5020"/>
    <w:rsid w:val="005F507D"/>
    <w:rsid w:val="005F50A8"/>
    <w:rsid w:val="005F529A"/>
    <w:rsid w:val="005F53D0"/>
    <w:rsid w:val="005F5BA1"/>
    <w:rsid w:val="005F5E53"/>
    <w:rsid w:val="005F62A1"/>
    <w:rsid w:val="005F660F"/>
    <w:rsid w:val="005F66B1"/>
    <w:rsid w:val="005F67CB"/>
    <w:rsid w:val="005F67F5"/>
    <w:rsid w:val="005F684A"/>
    <w:rsid w:val="005F6A27"/>
    <w:rsid w:val="005F6B18"/>
    <w:rsid w:val="005F6C60"/>
    <w:rsid w:val="005F6D23"/>
    <w:rsid w:val="005F6DB1"/>
    <w:rsid w:val="005F6EF8"/>
    <w:rsid w:val="005F6F4D"/>
    <w:rsid w:val="005F6F91"/>
    <w:rsid w:val="005F6FF0"/>
    <w:rsid w:val="005F7029"/>
    <w:rsid w:val="005F7043"/>
    <w:rsid w:val="005F72FF"/>
    <w:rsid w:val="005F7315"/>
    <w:rsid w:val="005F74BC"/>
    <w:rsid w:val="005F7568"/>
    <w:rsid w:val="005F7594"/>
    <w:rsid w:val="005F7634"/>
    <w:rsid w:val="005F7647"/>
    <w:rsid w:val="005F775C"/>
    <w:rsid w:val="005F79AC"/>
    <w:rsid w:val="005F7A13"/>
    <w:rsid w:val="005F7C6B"/>
    <w:rsid w:val="005F7F08"/>
    <w:rsid w:val="005F7FF4"/>
    <w:rsid w:val="006003F5"/>
    <w:rsid w:val="00600651"/>
    <w:rsid w:val="006006B0"/>
    <w:rsid w:val="00600A75"/>
    <w:rsid w:val="00600AE4"/>
    <w:rsid w:val="00600AFC"/>
    <w:rsid w:val="00600EA4"/>
    <w:rsid w:val="00600F23"/>
    <w:rsid w:val="006012B0"/>
    <w:rsid w:val="00601517"/>
    <w:rsid w:val="00601633"/>
    <w:rsid w:val="006016AA"/>
    <w:rsid w:val="00601710"/>
    <w:rsid w:val="006017A9"/>
    <w:rsid w:val="00601A2B"/>
    <w:rsid w:val="00601A86"/>
    <w:rsid w:val="00601C64"/>
    <w:rsid w:val="00601D81"/>
    <w:rsid w:val="00601D99"/>
    <w:rsid w:val="00601E78"/>
    <w:rsid w:val="00601E9D"/>
    <w:rsid w:val="00601F1B"/>
    <w:rsid w:val="006020A0"/>
    <w:rsid w:val="0060213D"/>
    <w:rsid w:val="0060226E"/>
    <w:rsid w:val="00602305"/>
    <w:rsid w:val="00602673"/>
    <w:rsid w:val="00602D6A"/>
    <w:rsid w:val="00602F5B"/>
    <w:rsid w:val="0060303B"/>
    <w:rsid w:val="0060303C"/>
    <w:rsid w:val="006030B9"/>
    <w:rsid w:val="006031AF"/>
    <w:rsid w:val="00603228"/>
    <w:rsid w:val="0060340A"/>
    <w:rsid w:val="006034EF"/>
    <w:rsid w:val="006035EE"/>
    <w:rsid w:val="00603713"/>
    <w:rsid w:val="00603720"/>
    <w:rsid w:val="006038B4"/>
    <w:rsid w:val="006039FD"/>
    <w:rsid w:val="00603BB5"/>
    <w:rsid w:val="00603E01"/>
    <w:rsid w:val="00603E22"/>
    <w:rsid w:val="00603FDF"/>
    <w:rsid w:val="006045F9"/>
    <w:rsid w:val="00604736"/>
    <w:rsid w:val="006049A0"/>
    <w:rsid w:val="00604A33"/>
    <w:rsid w:val="00604A85"/>
    <w:rsid w:val="00604C2F"/>
    <w:rsid w:val="00604E02"/>
    <w:rsid w:val="00604F9B"/>
    <w:rsid w:val="0060527B"/>
    <w:rsid w:val="006055C5"/>
    <w:rsid w:val="0060581C"/>
    <w:rsid w:val="0060592B"/>
    <w:rsid w:val="00605932"/>
    <w:rsid w:val="00605966"/>
    <w:rsid w:val="00605C12"/>
    <w:rsid w:val="00605C3A"/>
    <w:rsid w:val="00605C87"/>
    <w:rsid w:val="00605CDE"/>
    <w:rsid w:val="00605F88"/>
    <w:rsid w:val="00605FBD"/>
    <w:rsid w:val="00606037"/>
    <w:rsid w:val="0060604B"/>
    <w:rsid w:val="00606149"/>
    <w:rsid w:val="006064B6"/>
    <w:rsid w:val="00606542"/>
    <w:rsid w:val="00606580"/>
    <w:rsid w:val="0060659A"/>
    <w:rsid w:val="006066BB"/>
    <w:rsid w:val="00606A13"/>
    <w:rsid w:val="00606C85"/>
    <w:rsid w:val="00606D1A"/>
    <w:rsid w:val="00606DE2"/>
    <w:rsid w:val="00606FE7"/>
    <w:rsid w:val="00607008"/>
    <w:rsid w:val="0060725C"/>
    <w:rsid w:val="00607442"/>
    <w:rsid w:val="0060759F"/>
    <w:rsid w:val="006078B9"/>
    <w:rsid w:val="006079C1"/>
    <w:rsid w:val="00607BF1"/>
    <w:rsid w:val="00607CCB"/>
    <w:rsid w:val="00607D90"/>
    <w:rsid w:val="00607E91"/>
    <w:rsid w:val="006100C5"/>
    <w:rsid w:val="0061010A"/>
    <w:rsid w:val="00610191"/>
    <w:rsid w:val="0061025F"/>
    <w:rsid w:val="006102E5"/>
    <w:rsid w:val="006107DC"/>
    <w:rsid w:val="0061080E"/>
    <w:rsid w:val="00610C74"/>
    <w:rsid w:val="00610D83"/>
    <w:rsid w:val="006111A3"/>
    <w:rsid w:val="00611243"/>
    <w:rsid w:val="006112D2"/>
    <w:rsid w:val="00611415"/>
    <w:rsid w:val="006115B9"/>
    <w:rsid w:val="00611622"/>
    <w:rsid w:val="006118A6"/>
    <w:rsid w:val="006118B8"/>
    <w:rsid w:val="00611904"/>
    <w:rsid w:val="006119FB"/>
    <w:rsid w:val="00611DE9"/>
    <w:rsid w:val="00611DF8"/>
    <w:rsid w:val="00611E27"/>
    <w:rsid w:val="00611F60"/>
    <w:rsid w:val="006120C0"/>
    <w:rsid w:val="00612347"/>
    <w:rsid w:val="00612361"/>
    <w:rsid w:val="006125E7"/>
    <w:rsid w:val="006126E8"/>
    <w:rsid w:val="0061282D"/>
    <w:rsid w:val="00612A26"/>
    <w:rsid w:val="00612BB2"/>
    <w:rsid w:val="00612CFD"/>
    <w:rsid w:val="00612D2F"/>
    <w:rsid w:val="00612D38"/>
    <w:rsid w:val="00612E42"/>
    <w:rsid w:val="00612FB8"/>
    <w:rsid w:val="00613109"/>
    <w:rsid w:val="00613263"/>
    <w:rsid w:val="0061348C"/>
    <w:rsid w:val="006134F9"/>
    <w:rsid w:val="006135EB"/>
    <w:rsid w:val="00613653"/>
    <w:rsid w:val="0061372C"/>
    <w:rsid w:val="006139D3"/>
    <w:rsid w:val="006139D6"/>
    <w:rsid w:val="00613A6B"/>
    <w:rsid w:val="00613AA3"/>
    <w:rsid w:val="00613B18"/>
    <w:rsid w:val="00613B2B"/>
    <w:rsid w:val="00613BB9"/>
    <w:rsid w:val="00613DBE"/>
    <w:rsid w:val="00613DC9"/>
    <w:rsid w:val="00613EF2"/>
    <w:rsid w:val="00613FC0"/>
    <w:rsid w:val="006141CE"/>
    <w:rsid w:val="0061424F"/>
    <w:rsid w:val="006142D0"/>
    <w:rsid w:val="0061457A"/>
    <w:rsid w:val="0061457C"/>
    <w:rsid w:val="006146C0"/>
    <w:rsid w:val="00614803"/>
    <w:rsid w:val="00614A7B"/>
    <w:rsid w:val="0061501B"/>
    <w:rsid w:val="006150B9"/>
    <w:rsid w:val="00615335"/>
    <w:rsid w:val="00615403"/>
    <w:rsid w:val="0061548F"/>
    <w:rsid w:val="006155E2"/>
    <w:rsid w:val="00615A09"/>
    <w:rsid w:val="00615D2B"/>
    <w:rsid w:val="00615E6F"/>
    <w:rsid w:val="00615FC4"/>
    <w:rsid w:val="006160F2"/>
    <w:rsid w:val="0061621B"/>
    <w:rsid w:val="00616335"/>
    <w:rsid w:val="006163AE"/>
    <w:rsid w:val="00616412"/>
    <w:rsid w:val="00616535"/>
    <w:rsid w:val="00616828"/>
    <w:rsid w:val="00616A73"/>
    <w:rsid w:val="00616D5A"/>
    <w:rsid w:val="00616D7F"/>
    <w:rsid w:val="00616EB4"/>
    <w:rsid w:val="00616F09"/>
    <w:rsid w:val="00616F4A"/>
    <w:rsid w:val="006171EF"/>
    <w:rsid w:val="006174A7"/>
    <w:rsid w:val="006176EA"/>
    <w:rsid w:val="00617785"/>
    <w:rsid w:val="0061786C"/>
    <w:rsid w:val="00617CCB"/>
    <w:rsid w:val="00617D5D"/>
    <w:rsid w:val="00617D7A"/>
    <w:rsid w:val="00617DB6"/>
    <w:rsid w:val="00617E0C"/>
    <w:rsid w:val="00617EB5"/>
    <w:rsid w:val="00617EB7"/>
    <w:rsid w:val="00617EEE"/>
    <w:rsid w:val="00617F1A"/>
    <w:rsid w:val="006200B2"/>
    <w:rsid w:val="00620148"/>
    <w:rsid w:val="00620410"/>
    <w:rsid w:val="0062046E"/>
    <w:rsid w:val="006204A5"/>
    <w:rsid w:val="00620554"/>
    <w:rsid w:val="0062057D"/>
    <w:rsid w:val="00620A03"/>
    <w:rsid w:val="00620A2B"/>
    <w:rsid w:val="00620BD1"/>
    <w:rsid w:val="00620D2D"/>
    <w:rsid w:val="0062119B"/>
    <w:rsid w:val="00621341"/>
    <w:rsid w:val="00621352"/>
    <w:rsid w:val="006214E9"/>
    <w:rsid w:val="00621661"/>
    <w:rsid w:val="0062180E"/>
    <w:rsid w:val="00621A6A"/>
    <w:rsid w:val="00621B0D"/>
    <w:rsid w:val="00621D2F"/>
    <w:rsid w:val="00621F7C"/>
    <w:rsid w:val="0062218A"/>
    <w:rsid w:val="00622236"/>
    <w:rsid w:val="006222F0"/>
    <w:rsid w:val="006223AF"/>
    <w:rsid w:val="0062280A"/>
    <w:rsid w:val="00622898"/>
    <w:rsid w:val="006228F5"/>
    <w:rsid w:val="00622982"/>
    <w:rsid w:val="00622A1A"/>
    <w:rsid w:val="00622AB7"/>
    <w:rsid w:val="00622B05"/>
    <w:rsid w:val="00622B77"/>
    <w:rsid w:val="00622E08"/>
    <w:rsid w:val="00623020"/>
    <w:rsid w:val="00623202"/>
    <w:rsid w:val="00623232"/>
    <w:rsid w:val="006232EC"/>
    <w:rsid w:val="00623673"/>
    <w:rsid w:val="00623770"/>
    <w:rsid w:val="006239A3"/>
    <w:rsid w:val="006239CD"/>
    <w:rsid w:val="00623C5A"/>
    <w:rsid w:val="00623CA0"/>
    <w:rsid w:val="00623D81"/>
    <w:rsid w:val="006240C0"/>
    <w:rsid w:val="006241F0"/>
    <w:rsid w:val="00624378"/>
    <w:rsid w:val="0062445C"/>
    <w:rsid w:val="0062446B"/>
    <w:rsid w:val="00624503"/>
    <w:rsid w:val="0062457C"/>
    <w:rsid w:val="00624716"/>
    <w:rsid w:val="00624722"/>
    <w:rsid w:val="0062480B"/>
    <w:rsid w:val="00624928"/>
    <w:rsid w:val="00624B3A"/>
    <w:rsid w:val="00624CFD"/>
    <w:rsid w:val="00624EF5"/>
    <w:rsid w:val="00624F4C"/>
    <w:rsid w:val="00625091"/>
    <w:rsid w:val="006251DB"/>
    <w:rsid w:val="00625218"/>
    <w:rsid w:val="006253CA"/>
    <w:rsid w:val="006253CD"/>
    <w:rsid w:val="006253EC"/>
    <w:rsid w:val="0062554C"/>
    <w:rsid w:val="006257DF"/>
    <w:rsid w:val="00625940"/>
    <w:rsid w:val="00625B77"/>
    <w:rsid w:val="00625B7D"/>
    <w:rsid w:val="00625CD6"/>
    <w:rsid w:val="00625D0A"/>
    <w:rsid w:val="00625D21"/>
    <w:rsid w:val="006260DC"/>
    <w:rsid w:val="00626239"/>
    <w:rsid w:val="006263F7"/>
    <w:rsid w:val="0062660A"/>
    <w:rsid w:val="006268B0"/>
    <w:rsid w:val="00626912"/>
    <w:rsid w:val="00626938"/>
    <w:rsid w:val="00626E62"/>
    <w:rsid w:val="00626F2C"/>
    <w:rsid w:val="00626F99"/>
    <w:rsid w:val="006273A3"/>
    <w:rsid w:val="006274D0"/>
    <w:rsid w:val="0062763A"/>
    <w:rsid w:val="00627A38"/>
    <w:rsid w:val="00627BAA"/>
    <w:rsid w:val="00627D75"/>
    <w:rsid w:val="00627E07"/>
    <w:rsid w:val="00627EBB"/>
    <w:rsid w:val="00630696"/>
    <w:rsid w:val="0063075F"/>
    <w:rsid w:val="00630847"/>
    <w:rsid w:val="00630C51"/>
    <w:rsid w:val="00630D04"/>
    <w:rsid w:val="00630FA8"/>
    <w:rsid w:val="00631309"/>
    <w:rsid w:val="00631354"/>
    <w:rsid w:val="00631402"/>
    <w:rsid w:val="00631421"/>
    <w:rsid w:val="00631679"/>
    <w:rsid w:val="0063168A"/>
    <w:rsid w:val="00631768"/>
    <w:rsid w:val="00631A21"/>
    <w:rsid w:val="00631BEF"/>
    <w:rsid w:val="00631BFA"/>
    <w:rsid w:val="00631DC3"/>
    <w:rsid w:val="00631E86"/>
    <w:rsid w:val="00631EE1"/>
    <w:rsid w:val="00631F9D"/>
    <w:rsid w:val="00631FAE"/>
    <w:rsid w:val="006320C8"/>
    <w:rsid w:val="006321E3"/>
    <w:rsid w:val="0063232E"/>
    <w:rsid w:val="006325AF"/>
    <w:rsid w:val="00632737"/>
    <w:rsid w:val="0063285E"/>
    <w:rsid w:val="00632927"/>
    <w:rsid w:val="00632A18"/>
    <w:rsid w:val="00632D9F"/>
    <w:rsid w:val="00632DA7"/>
    <w:rsid w:val="00632FE6"/>
    <w:rsid w:val="006331BE"/>
    <w:rsid w:val="006332CB"/>
    <w:rsid w:val="006332DB"/>
    <w:rsid w:val="0063375C"/>
    <w:rsid w:val="006338C9"/>
    <w:rsid w:val="00633944"/>
    <w:rsid w:val="00633A4D"/>
    <w:rsid w:val="00633AF1"/>
    <w:rsid w:val="00633B3C"/>
    <w:rsid w:val="00633B79"/>
    <w:rsid w:val="00633D7C"/>
    <w:rsid w:val="00633DD9"/>
    <w:rsid w:val="00633E59"/>
    <w:rsid w:val="00633E90"/>
    <w:rsid w:val="00633FDB"/>
    <w:rsid w:val="00634114"/>
    <w:rsid w:val="0063412E"/>
    <w:rsid w:val="0063433D"/>
    <w:rsid w:val="00634458"/>
    <w:rsid w:val="00634492"/>
    <w:rsid w:val="00634571"/>
    <w:rsid w:val="0063458C"/>
    <w:rsid w:val="00634611"/>
    <w:rsid w:val="00634963"/>
    <w:rsid w:val="006349B9"/>
    <w:rsid w:val="00634B6F"/>
    <w:rsid w:val="00634B85"/>
    <w:rsid w:val="00634E16"/>
    <w:rsid w:val="00635029"/>
    <w:rsid w:val="0063506E"/>
    <w:rsid w:val="006350D7"/>
    <w:rsid w:val="006351C2"/>
    <w:rsid w:val="00635250"/>
    <w:rsid w:val="0063549F"/>
    <w:rsid w:val="006355F0"/>
    <w:rsid w:val="006356EC"/>
    <w:rsid w:val="00635715"/>
    <w:rsid w:val="00635777"/>
    <w:rsid w:val="00635788"/>
    <w:rsid w:val="00635883"/>
    <w:rsid w:val="0063589F"/>
    <w:rsid w:val="0063594B"/>
    <w:rsid w:val="00635B37"/>
    <w:rsid w:val="00635C2B"/>
    <w:rsid w:val="00635CDC"/>
    <w:rsid w:val="00635DA1"/>
    <w:rsid w:val="00635E10"/>
    <w:rsid w:val="00635EC0"/>
    <w:rsid w:val="00635F09"/>
    <w:rsid w:val="00636181"/>
    <w:rsid w:val="0063628E"/>
    <w:rsid w:val="00636436"/>
    <w:rsid w:val="006365B2"/>
    <w:rsid w:val="006366BD"/>
    <w:rsid w:val="0063670B"/>
    <w:rsid w:val="00636798"/>
    <w:rsid w:val="0063688F"/>
    <w:rsid w:val="00636AF9"/>
    <w:rsid w:val="00636BAA"/>
    <w:rsid w:val="00636CED"/>
    <w:rsid w:val="00636E0C"/>
    <w:rsid w:val="00636E1F"/>
    <w:rsid w:val="00636E9F"/>
    <w:rsid w:val="006370EF"/>
    <w:rsid w:val="0063741A"/>
    <w:rsid w:val="0063742D"/>
    <w:rsid w:val="00637507"/>
    <w:rsid w:val="00637639"/>
    <w:rsid w:val="0063763D"/>
    <w:rsid w:val="0063765A"/>
    <w:rsid w:val="006377F0"/>
    <w:rsid w:val="00637934"/>
    <w:rsid w:val="00637C86"/>
    <w:rsid w:val="00637E5F"/>
    <w:rsid w:val="00637FA3"/>
    <w:rsid w:val="00640143"/>
    <w:rsid w:val="00640175"/>
    <w:rsid w:val="00640445"/>
    <w:rsid w:val="006405BC"/>
    <w:rsid w:val="00640836"/>
    <w:rsid w:val="006409A1"/>
    <w:rsid w:val="006409EA"/>
    <w:rsid w:val="00640ADE"/>
    <w:rsid w:val="00640C07"/>
    <w:rsid w:val="00640C08"/>
    <w:rsid w:val="00640E26"/>
    <w:rsid w:val="006410DC"/>
    <w:rsid w:val="00641374"/>
    <w:rsid w:val="006414E3"/>
    <w:rsid w:val="00641852"/>
    <w:rsid w:val="006418C7"/>
    <w:rsid w:val="00641980"/>
    <w:rsid w:val="00641AC4"/>
    <w:rsid w:val="00641AE3"/>
    <w:rsid w:val="00641BED"/>
    <w:rsid w:val="00641DB8"/>
    <w:rsid w:val="00641E3E"/>
    <w:rsid w:val="00641E4B"/>
    <w:rsid w:val="00641F3B"/>
    <w:rsid w:val="00641FC5"/>
    <w:rsid w:val="00641FE0"/>
    <w:rsid w:val="0064212F"/>
    <w:rsid w:val="0064228B"/>
    <w:rsid w:val="00642340"/>
    <w:rsid w:val="00642553"/>
    <w:rsid w:val="0064264C"/>
    <w:rsid w:val="006426AE"/>
    <w:rsid w:val="00642861"/>
    <w:rsid w:val="006428A5"/>
    <w:rsid w:val="006428D7"/>
    <w:rsid w:val="00642954"/>
    <w:rsid w:val="00642CF6"/>
    <w:rsid w:val="00642D36"/>
    <w:rsid w:val="00642D76"/>
    <w:rsid w:val="00642FB5"/>
    <w:rsid w:val="00643148"/>
    <w:rsid w:val="006431A2"/>
    <w:rsid w:val="006432E9"/>
    <w:rsid w:val="00643385"/>
    <w:rsid w:val="0064338C"/>
    <w:rsid w:val="0064344D"/>
    <w:rsid w:val="00643464"/>
    <w:rsid w:val="0064368A"/>
    <w:rsid w:val="00643735"/>
    <w:rsid w:val="00643824"/>
    <w:rsid w:val="006439B8"/>
    <w:rsid w:val="00643A49"/>
    <w:rsid w:val="00643A5E"/>
    <w:rsid w:val="00643E26"/>
    <w:rsid w:val="00643E66"/>
    <w:rsid w:val="00644024"/>
    <w:rsid w:val="00644169"/>
    <w:rsid w:val="00644292"/>
    <w:rsid w:val="006443A1"/>
    <w:rsid w:val="006444C5"/>
    <w:rsid w:val="00644820"/>
    <w:rsid w:val="006449E4"/>
    <w:rsid w:val="00644A6B"/>
    <w:rsid w:val="00644B1F"/>
    <w:rsid w:val="00644F05"/>
    <w:rsid w:val="006450C4"/>
    <w:rsid w:val="00645166"/>
    <w:rsid w:val="00645200"/>
    <w:rsid w:val="00645209"/>
    <w:rsid w:val="00645215"/>
    <w:rsid w:val="006452A5"/>
    <w:rsid w:val="00645393"/>
    <w:rsid w:val="006455E5"/>
    <w:rsid w:val="0064575B"/>
    <w:rsid w:val="00645843"/>
    <w:rsid w:val="00645B30"/>
    <w:rsid w:val="00645C6F"/>
    <w:rsid w:val="00645CAF"/>
    <w:rsid w:val="00645E38"/>
    <w:rsid w:val="00645F3D"/>
    <w:rsid w:val="00646126"/>
    <w:rsid w:val="006462FF"/>
    <w:rsid w:val="0064631D"/>
    <w:rsid w:val="0064658A"/>
    <w:rsid w:val="0064662E"/>
    <w:rsid w:val="00646663"/>
    <w:rsid w:val="00646775"/>
    <w:rsid w:val="0064699A"/>
    <w:rsid w:val="00646AAD"/>
    <w:rsid w:val="00646AF0"/>
    <w:rsid w:val="00646C50"/>
    <w:rsid w:val="00646D4E"/>
    <w:rsid w:val="00646E29"/>
    <w:rsid w:val="00646E68"/>
    <w:rsid w:val="006470D6"/>
    <w:rsid w:val="006474CD"/>
    <w:rsid w:val="006475E7"/>
    <w:rsid w:val="0064766B"/>
    <w:rsid w:val="00647779"/>
    <w:rsid w:val="006477A1"/>
    <w:rsid w:val="006477AE"/>
    <w:rsid w:val="006478DA"/>
    <w:rsid w:val="00647954"/>
    <w:rsid w:val="0064798C"/>
    <w:rsid w:val="00647C76"/>
    <w:rsid w:val="00650017"/>
    <w:rsid w:val="006501E4"/>
    <w:rsid w:val="0065021F"/>
    <w:rsid w:val="0065022B"/>
    <w:rsid w:val="006503BF"/>
    <w:rsid w:val="006503DA"/>
    <w:rsid w:val="006503E6"/>
    <w:rsid w:val="006504E4"/>
    <w:rsid w:val="00650767"/>
    <w:rsid w:val="006508E9"/>
    <w:rsid w:val="00650B9B"/>
    <w:rsid w:val="00650CCE"/>
    <w:rsid w:val="00650D18"/>
    <w:rsid w:val="00650DD9"/>
    <w:rsid w:val="00650EB6"/>
    <w:rsid w:val="00650FE1"/>
    <w:rsid w:val="00650FEC"/>
    <w:rsid w:val="00651072"/>
    <w:rsid w:val="00651406"/>
    <w:rsid w:val="00651498"/>
    <w:rsid w:val="0065193A"/>
    <w:rsid w:val="006519EE"/>
    <w:rsid w:val="00651B19"/>
    <w:rsid w:val="00651E10"/>
    <w:rsid w:val="00651E27"/>
    <w:rsid w:val="00651E43"/>
    <w:rsid w:val="00651FA6"/>
    <w:rsid w:val="00652072"/>
    <w:rsid w:val="00652116"/>
    <w:rsid w:val="006521BE"/>
    <w:rsid w:val="006522C9"/>
    <w:rsid w:val="006523F8"/>
    <w:rsid w:val="00652446"/>
    <w:rsid w:val="0065269C"/>
    <w:rsid w:val="006526E6"/>
    <w:rsid w:val="0065296E"/>
    <w:rsid w:val="00652AE8"/>
    <w:rsid w:val="00652B65"/>
    <w:rsid w:val="00652D42"/>
    <w:rsid w:val="00652D4C"/>
    <w:rsid w:val="00652F09"/>
    <w:rsid w:val="00652F2C"/>
    <w:rsid w:val="00652F6B"/>
    <w:rsid w:val="006533A0"/>
    <w:rsid w:val="00653422"/>
    <w:rsid w:val="006534C6"/>
    <w:rsid w:val="006536A9"/>
    <w:rsid w:val="0065370C"/>
    <w:rsid w:val="0065380D"/>
    <w:rsid w:val="006538C5"/>
    <w:rsid w:val="00653A2F"/>
    <w:rsid w:val="00653AD5"/>
    <w:rsid w:val="00653BD6"/>
    <w:rsid w:val="00653F26"/>
    <w:rsid w:val="00653F67"/>
    <w:rsid w:val="00653FD4"/>
    <w:rsid w:val="006543AD"/>
    <w:rsid w:val="006543E1"/>
    <w:rsid w:val="0065440E"/>
    <w:rsid w:val="0065440F"/>
    <w:rsid w:val="006546D5"/>
    <w:rsid w:val="00654724"/>
    <w:rsid w:val="006549EB"/>
    <w:rsid w:val="00654C1D"/>
    <w:rsid w:val="00654CB6"/>
    <w:rsid w:val="00654CFF"/>
    <w:rsid w:val="00654D91"/>
    <w:rsid w:val="00654DED"/>
    <w:rsid w:val="00654EDA"/>
    <w:rsid w:val="00654F16"/>
    <w:rsid w:val="00654F5C"/>
    <w:rsid w:val="00654F89"/>
    <w:rsid w:val="00654F92"/>
    <w:rsid w:val="00654F9C"/>
    <w:rsid w:val="00655084"/>
    <w:rsid w:val="0065524C"/>
    <w:rsid w:val="0065528B"/>
    <w:rsid w:val="00655448"/>
    <w:rsid w:val="006556CB"/>
    <w:rsid w:val="00655731"/>
    <w:rsid w:val="00655793"/>
    <w:rsid w:val="006558F7"/>
    <w:rsid w:val="00655A12"/>
    <w:rsid w:val="00655B62"/>
    <w:rsid w:val="00655BB2"/>
    <w:rsid w:val="00655C55"/>
    <w:rsid w:val="00655D52"/>
    <w:rsid w:val="00655D72"/>
    <w:rsid w:val="00655E06"/>
    <w:rsid w:val="0065600C"/>
    <w:rsid w:val="006560F3"/>
    <w:rsid w:val="00656152"/>
    <w:rsid w:val="00656219"/>
    <w:rsid w:val="0065634F"/>
    <w:rsid w:val="00656391"/>
    <w:rsid w:val="00656395"/>
    <w:rsid w:val="00656495"/>
    <w:rsid w:val="00656674"/>
    <w:rsid w:val="006566E0"/>
    <w:rsid w:val="00656721"/>
    <w:rsid w:val="00656817"/>
    <w:rsid w:val="0065683C"/>
    <w:rsid w:val="006568BC"/>
    <w:rsid w:val="00656A19"/>
    <w:rsid w:val="00656EB3"/>
    <w:rsid w:val="006571B6"/>
    <w:rsid w:val="006571D1"/>
    <w:rsid w:val="006576AE"/>
    <w:rsid w:val="006576FA"/>
    <w:rsid w:val="00657930"/>
    <w:rsid w:val="00657B8A"/>
    <w:rsid w:val="00657C40"/>
    <w:rsid w:val="00657DAC"/>
    <w:rsid w:val="00657E03"/>
    <w:rsid w:val="00657E28"/>
    <w:rsid w:val="00660170"/>
    <w:rsid w:val="00660267"/>
    <w:rsid w:val="0066039C"/>
    <w:rsid w:val="006603C2"/>
    <w:rsid w:val="00660493"/>
    <w:rsid w:val="0066058B"/>
    <w:rsid w:val="0066070D"/>
    <w:rsid w:val="00660A0D"/>
    <w:rsid w:val="00660B27"/>
    <w:rsid w:val="00660B5F"/>
    <w:rsid w:val="00660BB6"/>
    <w:rsid w:val="00660CFD"/>
    <w:rsid w:val="00660E82"/>
    <w:rsid w:val="00660F1D"/>
    <w:rsid w:val="00660F2C"/>
    <w:rsid w:val="00660F61"/>
    <w:rsid w:val="00661158"/>
    <w:rsid w:val="0066125E"/>
    <w:rsid w:val="006612A9"/>
    <w:rsid w:val="00661556"/>
    <w:rsid w:val="006615FD"/>
    <w:rsid w:val="00661618"/>
    <w:rsid w:val="00661665"/>
    <w:rsid w:val="00661691"/>
    <w:rsid w:val="00661984"/>
    <w:rsid w:val="00661E9A"/>
    <w:rsid w:val="00661FC5"/>
    <w:rsid w:val="00661FEE"/>
    <w:rsid w:val="00662034"/>
    <w:rsid w:val="00662201"/>
    <w:rsid w:val="00662412"/>
    <w:rsid w:val="0066245F"/>
    <w:rsid w:val="006624ED"/>
    <w:rsid w:val="00662559"/>
    <w:rsid w:val="00662643"/>
    <w:rsid w:val="00662692"/>
    <w:rsid w:val="006628A4"/>
    <w:rsid w:val="006629F0"/>
    <w:rsid w:val="00662A7D"/>
    <w:rsid w:val="00662BC6"/>
    <w:rsid w:val="00662C64"/>
    <w:rsid w:val="00662D5F"/>
    <w:rsid w:val="00662EBC"/>
    <w:rsid w:val="00662F1B"/>
    <w:rsid w:val="00662F34"/>
    <w:rsid w:val="00662F67"/>
    <w:rsid w:val="0066307A"/>
    <w:rsid w:val="00663110"/>
    <w:rsid w:val="006631FA"/>
    <w:rsid w:val="00663436"/>
    <w:rsid w:val="00663688"/>
    <w:rsid w:val="00663806"/>
    <w:rsid w:val="0066382A"/>
    <w:rsid w:val="00663ABD"/>
    <w:rsid w:val="00663C51"/>
    <w:rsid w:val="00663EA3"/>
    <w:rsid w:val="00663FC0"/>
    <w:rsid w:val="00664038"/>
    <w:rsid w:val="0066408A"/>
    <w:rsid w:val="006641B5"/>
    <w:rsid w:val="006641D4"/>
    <w:rsid w:val="006642B7"/>
    <w:rsid w:val="006643AD"/>
    <w:rsid w:val="0066451E"/>
    <w:rsid w:val="006646AA"/>
    <w:rsid w:val="0066483E"/>
    <w:rsid w:val="0066498C"/>
    <w:rsid w:val="00664AE9"/>
    <w:rsid w:val="00664B2B"/>
    <w:rsid w:val="00664BD1"/>
    <w:rsid w:val="00664C1C"/>
    <w:rsid w:val="00664CCB"/>
    <w:rsid w:val="0066519F"/>
    <w:rsid w:val="00665429"/>
    <w:rsid w:val="00665663"/>
    <w:rsid w:val="006657FC"/>
    <w:rsid w:val="006659FF"/>
    <w:rsid w:val="00665A9F"/>
    <w:rsid w:val="00665B05"/>
    <w:rsid w:val="00665BAB"/>
    <w:rsid w:val="00665C70"/>
    <w:rsid w:val="00665D03"/>
    <w:rsid w:val="0066621A"/>
    <w:rsid w:val="0066634A"/>
    <w:rsid w:val="00666566"/>
    <w:rsid w:val="0066676B"/>
    <w:rsid w:val="00666983"/>
    <w:rsid w:val="00666F72"/>
    <w:rsid w:val="00667022"/>
    <w:rsid w:val="00667083"/>
    <w:rsid w:val="00667123"/>
    <w:rsid w:val="0066737E"/>
    <w:rsid w:val="0066747E"/>
    <w:rsid w:val="00667560"/>
    <w:rsid w:val="00667A39"/>
    <w:rsid w:val="00667C64"/>
    <w:rsid w:val="00667E8F"/>
    <w:rsid w:val="00667ECB"/>
    <w:rsid w:val="0067002E"/>
    <w:rsid w:val="006701E2"/>
    <w:rsid w:val="00670325"/>
    <w:rsid w:val="00670688"/>
    <w:rsid w:val="0067077C"/>
    <w:rsid w:val="00670934"/>
    <w:rsid w:val="00670D02"/>
    <w:rsid w:val="0067114F"/>
    <w:rsid w:val="006714E7"/>
    <w:rsid w:val="00671785"/>
    <w:rsid w:val="0067180C"/>
    <w:rsid w:val="00671876"/>
    <w:rsid w:val="0067191A"/>
    <w:rsid w:val="00671BAC"/>
    <w:rsid w:val="00671C07"/>
    <w:rsid w:val="00671D46"/>
    <w:rsid w:val="00671FCA"/>
    <w:rsid w:val="00672091"/>
    <w:rsid w:val="00672282"/>
    <w:rsid w:val="00672330"/>
    <w:rsid w:val="0067241E"/>
    <w:rsid w:val="00672522"/>
    <w:rsid w:val="006725ED"/>
    <w:rsid w:val="00672743"/>
    <w:rsid w:val="00672745"/>
    <w:rsid w:val="00672833"/>
    <w:rsid w:val="006728AB"/>
    <w:rsid w:val="00672956"/>
    <w:rsid w:val="006729CE"/>
    <w:rsid w:val="00672A92"/>
    <w:rsid w:val="00672B7C"/>
    <w:rsid w:val="00672D3B"/>
    <w:rsid w:val="00672E60"/>
    <w:rsid w:val="0067307F"/>
    <w:rsid w:val="006731C7"/>
    <w:rsid w:val="00673275"/>
    <w:rsid w:val="006733EE"/>
    <w:rsid w:val="006733FD"/>
    <w:rsid w:val="00673419"/>
    <w:rsid w:val="0067353C"/>
    <w:rsid w:val="006735A4"/>
    <w:rsid w:val="0067363B"/>
    <w:rsid w:val="00673702"/>
    <w:rsid w:val="00673951"/>
    <w:rsid w:val="006739ED"/>
    <w:rsid w:val="00673EB7"/>
    <w:rsid w:val="00673F78"/>
    <w:rsid w:val="00674002"/>
    <w:rsid w:val="0067406B"/>
    <w:rsid w:val="006743D8"/>
    <w:rsid w:val="00674416"/>
    <w:rsid w:val="006744E6"/>
    <w:rsid w:val="006745A5"/>
    <w:rsid w:val="0067467A"/>
    <w:rsid w:val="006747C8"/>
    <w:rsid w:val="00674872"/>
    <w:rsid w:val="00674882"/>
    <w:rsid w:val="006748D6"/>
    <w:rsid w:val="00674BA5"/>
    <w:rsid w:val="00674C3A"/>
    <w:rsid w:val="00674D3C"/>
    <w:rsid w:val="00674D68"/>
    <w:rsid w:val="00674EC8"/>
    <w:rsid w:val="00675375"/>
    <w:rsid w:val="006754FB"/>
    <w:rsid w:val="006757C4"/>
    <w:rsid w:val="00675958"/>
    <w:rsid w:val="0067599A"/>
    <w:rsid w:val="00675C4B"/>
    <w:rsid w:val="00675CA8"/>
    <w:rsid w:val="00675D5D"/>
    <w:rsid w:val="00675E43"/>
    <w:rsid w:val="00675ECF"/>
    <w:rsid w:val="00675F6C"/>
    <w:rsid w:val="00675FDF"/>
    <w:rsid w:val="0067609F"/>
    <w:rsid w:val="00676158"/>
    <w:rsid w:val="006761AF"/>
    <w:rsid w:val="00676272"/>
    <w:rsid w:val="006762ED"/>
    <w:rsid w:val="006764C0"/>
    <w:rsid w:val="0067650B"/>
    <w:rsid w:val="006765F1"/>
    <w:rsid w:val="0067664E"/>
    <w:rsid w:val="006766E5"/>
    <w:rsid w:val="0067687D"/>
    <w:rsid w:val="006769E8"/>
    <w:rsid w:val="00676A58"/>
    <w:rsid w:val="00676BB5"/>
    <w:rsid w:val="00676C55"/>
    <w:rsid w:val="00676D6A"/>
    <w:rsid w:val="00676FE7"/>
    <w:rsid w:val="006771CC"/>
    <w:rsid w:val="00677249"/>
    <w:rsid w:val="0067740E"/>
    <w:rsid w:val="0067753E"/>
    <w:rsid w:val="0067775C"/>
    <w:rsid w:val="00677955"/>
    <w:rsid w:val="00677C3B"/>
    <w:rsid w:val="00677DA0"/>
    <w:rsid w:val="00677E79"/>
    <w:rsid w:val="00677EB8"/>
    <w:rsid w:val="00677F01"/>
    <w:rsid w:val="00677F4E"/>
    <w:rsid w:val="00680094"/>
    <w:rsid w:val="00680105"/>
    <w:rsid w:val="00680125"/>
    <w:rsid w:val="0068035A"/>
    <w:rsid w:val="00680399"/>
    <w:rsid w:val="00680444"/>
    <w:rsid w:val="00680476"/>
    <w:rsid w:val="0068090A"/>
    <w:rsid w:val="006809E6"/>
    <w:rsid w:val="00680BEE"/>
    <w:rsid w:val="00680C16"/>
    <w:rsid w:val="00680F2F"/>
    <w:rsid w:val="00681070"/>
    <w:rsid w:val="0068112F"/>
    <w:rsid w:val="0068136A"/>
    <w:rsid w:val="0068159B"/>
    <w:rsid w:val="006816EF"/>
    <w:rsid w:val="00681706"/>
    <w:rsid w:val="00681728"/>
    <w:rsid w:val="00681770"/>
    <w:rsid w:val="0068184C"/>
    <w:rsid w:val="00681852"/>
    <w:rsid w:val="00681C04"/>
    <w:rsid w:val="00681D03"/>
    <w:rsid w:val="00681D31"/>
    <w:rsid w:val="00681EFA"/>
    <w:rsid w:val="0068201A"/>
    <w:rsid w:val="006820DC"/>
    <w:rsid w:val="006820E6"/>
    <w:rsid w:val="006822DD"/>
    <w:rsid w:val="0068250F"/>
    <w:rsid w:val="00682599"/>
    <w:rsid w:val="0068265E"/>
    <w:rsid w:val="00682736"/>
    <w:rsid w:val="00682929"/>
    <w:rsid w:val="006829BB"/>
    <w:rsid w:val="00682A15"/>
    <w:rsid w:val="00682C32"/>
    <w:rsid w:val="00682CE2"/>
    <w:rsid w:val="00682E62"/>
    <w:rsid w:val="00682EC2"/>
    <w:rsid w:val="00682F00"/>
    <w:rsid w:val="00683541"/>
    <w:rsid w:val="006835E5"/>
    <w:rsid w:val="00683A9D"/>
    <w:rsid w:val="00683CC4"/>
    <w:rsid w:val="00683D7E"/>
    <w:rsid w:val="00683F28"/>
    <w:rsid w:val="00683FD2"/>
    <w:rsid w:val="0068407F"/>
    <w:rsid w:val="006840E2"/>
    <w:rsid w:val="006840F3"/>
    <w:rsid w:val="0068412B"/>
    <w:rsid w:val="0068415E"/>
    <w:rsid w:val="00684213"/>
    <w:rsid w:val="00684341"/>
    <w:rsid w:val="0068464E"/>
    <w:rsid w:val="00684A45"/>
    <w:rsid w:val="00684BC2"/>
    <w:rsid w:val="00684BEA"/>
    <w:rsid w:val="00684D27"/>
    <w:rsid w:val="0068542F"/>
    <w:rsid w:val="0068574E"/>
    <w:rsid w:val="006857DD"/>
    <w:rsid w:val="006857FD"/>
    <w:rsid w:val="0068583A"/>
    <w:rsid w:val="006859CF"/>
    <w:rsid w:val="00685A67"/>
    <w:rsid w:val="00685B32"/>
    <w:rsid w:val="00685C32"/>
    <w:rsid w:val="00685D6E"/>
    <w:rsid w:val="00685F82"/>
    <w:rsid w:val="00686323"/>
    <w:rsid w:val="00686451"/>
    <w:rsid w:val="006866AE"/>
    <w:rsid w:val="006866B1"/>
    <w:rsid w:val="0068681B"/>
    <w:rsid w:val="0068682D"/>
    <w:rsid w:val="0068725C"/>
    <w:rsid w:val="00687691"/>
    <w:rsid w:val="006876FF"/>
    <w:rsid w:val="006879ED"/>
    <w:rsid w:val="00687B0D"/>
    <w:rsid w:val="00687C1B"/>
    <w:rsid w:val="00687CF9"/>
    <w:rsid w:val="00687F08"/>
    <w:rsid w:val="00690008"/>
    <w:rsid w:val="00690258"/>
    <w:rsid w:val="00690310"/>
    <w:rsid w:val="00690343"/>
    <w:rsid w:val="006906AA"/>
    <w:rsid w:val="00690720"/>
    <w:rsid w:val="00690B2B"/>
    <w:rsid w:val="00690CD2"/>
    <w:rsid w:val="00690DC6"/>
    <w:rsid w:val="00690DEA"/>
    <w:rsid w:val="00690F16"/>
    <w:rsid w:val="00691170"/>
    <w:rsid w:val="006912DF"/>
    <w:rsid w:val="00691510"/>
    <w:rsid w:val="00691535"/>
    <w:rsid w:val="00691664"/>
    <w:rsid w:val="006919CF"/>
    <w:rsid w:val="006919F5"/>
    <w:rsid w:val="00691AC7"/>
    <w:rsid w:val="00691E52"/>
    <w:rsid w:val="00691F2C"/>
    <w:rsid w:val="00692012"/>
    <w:rsid w:val="006922AB"/>
    <w:rsid w:val="006922D1"/>
    <w:rsid w:val="0069230A"/>
    <w:rsid w:val="0069239E"/>
    <w:rsid w:val="0069243A"/>
    <w:rsid w:val="006924FB"/>
    <w:rsid w:val="0069251B"/>
    <w:rsid w:val="006925C7"/>
    <w:rsid w:val="006926F7"/>
    <w:rsid w:val="00692A64"/>
    <w:rsid w:val="00692EE3"/>
    <w:rsid w:val="00692EF8"/>
    <w:rsid w:val="00692FBC"/>
    <w:rsid w:val="00693427"/>
    <w:rsid w:val="0069348C"/>
    <w:rsid w:val="0069356E"/>
    <w:rsid w:val="006935CE"/>
    <w:rsid w:val="00693931"/>
    <w:rsid w:val="00693B9E"/>
    <w:rsid w:val="00693BC9"/>
    <w:rsid w:val="00693CF1"/>
    <w:rsid w:val="00693E51"/>
    <w:rsid w:val="00693F3A"/>
    <w:rsid w:val="00694078"/>
    <w:rsid w:val="006940E4"/>
    <w:rsid w:val="00694145"/>
    <w:rsid w:val="0069437D"/>
    <w:rsid w:val="0069462F"/>
    <w:rsid w:val="006948D9"/>
    <w:rsid w:val="00694A4F"/>
    <w:rsid w:val="00694AEA"/>
    <w:rsid w:val="00694E44"/>
    <w:rsid w:val="00695026"/>
    <w:rsid w:val="00695071"/>
    <w:rsid w:val="0069515B"/>
    <w:rsid w:val="00695277"/>
    <w:rsid w:val="00695663"/>
    <w:rsid w:val="00695788"/>
    <w:rsid w:val="006959A2"/>
    <w:rsid w:val="00695B75"/>
    <w:rsid w:val="00695E13"/>
    <w:rsid w:val="00695F55"/>
    <w:rsid w:val="00695F5B"/>
    <w:rsid w:val="00695FA6"/>
    <w:rsid w:val="00696059"/>
    <w:rsid w:val="0069616B"/>
    <w:rsid w:val="006961F9"/>
    <w:rsid w:val="00696214"/>
    <w:rsid w:val="006962E9"/>
    <w:rsid w:val="00696317"/>
    <w:rsid w:val="00696362"/>
    <w:rsid w:val="0069636E"/>
    <w:rsid w:val="006964A9"/>
    <w:rsid w:val="006964DC"/>
    <w:rsid w:val="006964FF"/>
    <w:rsid w:val="0069670B"/>
    <w:rsid w:val="00696722"/>
    <w:rsid w:val="00696A66"/>
    <w:rsid w:val="00696BB9"/>
    <w:rsid w:val="00696BE5"/>
    <w:rsid w:val="00696C14"/>
    <w:rsid w:val="00696CDC"/>
    <w:rsid w:val="00696E24"/>
    <w:rsid w:val="00696F85"/>
    <w:rsid w:val="006970EE"/>
    <w:rsid w:val="00697142"/>
    <w:rsid w:val="006971AF"/>
    <w:rsid w:val="00697370"/>
    <w:rsid w:val="006974E2"/>
    <w:rsid w:val="006975FA"/>
    <w:rsid w:val="00697662"/>
    <w:rsid w:val="006976FC"/>
    <w:rsid w:val="00697773"/>
    <w:rsid w:val="00697804"/>
    <w:rsid w:val="00697868"/>
    <w:rsid w:val="006978B0"/>
    <w:rsid w:val="0069790B"/>
    <w:rsid w:val="006979AF"/>
    <w:rsid w:val="006979BF"/>
    <w:rsid w:val="00697A3D"/>
    <w:rsid w:val="00697A85"/>
    <w:rsid w:val="00697AC1"/>
    <w:rsid w:val="00697AE8"/>
    <w:rsid w:val="00697B27"/>
    <w:rsid w:val="00697FB1"/>
    <w:rsid w:val="006A0049"/>
    <w:rsid w:val="006A00ED"/>
    <w:rsid w:val="006A0188"/>
    <w:rsid w:val="006A0345"/>
    <w:rsid w:val="006A03B5"/>
    <w:rsid w:val="006A0464"/>
    <w:rsid w:val="006A04AC"/>
    <w:rsid w:val="006A0902"/>
    <w:rsid w:val="006A09D9"/>
    <w:rsid w:val="006A0A66"/>
    <w:rsid w:val="006A0B2F"/>
    <w:rsid w:val="006A0B57"/>
    <w:rsid w:val="006A0C31"/>
    <w:rsid w:val="006A0D6F"/>
    <w:rsid w:val="006A0D74"/>
    <w:rsid w:val="006A0E6E"/>
    <w:rsid w:val="006A13D9"/>
    <w:rsid w:val="006A148A"/>
    <w:rsid w:val="006A19F6"/>
    <w:rsid w:val="006A1C2B"/>
    <w:rsid w:val="006A1E49"/>
    <w:rsid w:val="006A1F87"/>
    <w:rsid w:val="006A201E"/>
    <w:rsid w:val="006A22F0"/>
    <w:rsid w:val="006A240F"/>
    <w:rsid w:val="006A2447"/>
    <w:rsid w:val="006A24B6"/>
    <w:rsid w:val="006A276E"/>
    <w:rsid w:val="006A28F2"/>
    <w:rsid w:val="006A29C0"/>
    <w:rsid w:val="006A2A46"/>
    <w:rsid w:val="006A2B2B"/>
    <w:rsid w:val="006A2C48"/>
    <w:rsid w:val="006A2C83"/>
    <w:rsid w:val="006A2D9A"/>
    <w:rsid w:val="006A2E2E"/>
    <w:rsid w:val="006A2F91"/>
    <w:rsid w:val="006A311D"/>
    <w:rsid w:val="006A3144"/>
    <w:rsid w:val="006A3202"/>
    <w:rsid w:val="006A32C3"/>
    <w:rsid w:val="006A33AD"/>
    <w:rsid w:val="006A35D7"/>
    <w:rsid w:val="006A3635"/>
    <w:rsid w:val="006A3A90"/>
    <w:rsid w:val="006A3D8A"/>
    <w:rsid w:val="006A3E04"/>
    <w:rsid w:val="006A3EA4"/>
    <w:rsid w:val="006A3EE4"/>
    <w:rsid w:val="006A4568"/>
    <w:rsid w:val="006A4605"/>
    <w:rsid w:val="006A4718"/>
    <w:rsid w:val="006A492D"/>
    <w:rsid w:val="006A4AF0"/>
    <w:rsid w:val="006A4BE8"/>
    <w:rsid w:val="006A4CB6"/>
    <w:rsid w:val="006A4D65"/>
    <w:rsid w:val="006A4FAC"/>
    <w:rsid w:val="006A5025"/>
    <w:rsid w:val="006A504C"/>
    <w:rsid w:val="006A5054"/>
    <w:rsid w:val="006A52E6"/>
    <w:rsid w:val="006A537C"/>
    <w:rsid w:val="006A5387"/>
    <w:rsid w:val="006A5541"/>
    <w:rsid w:val="006A554E"/>
    <w:rsid w:val="006A55CB"/>
    <w:rsid w:val="006A5693"/>
    <w:rsid w:val="006A5836"/>
    <w:rsid w:val="006A5E0A"/>
    <w:rsid w:val="006A5E13"/>
    <w:rsid w:val="006A5FB9"/>
    <w:rsid w:val="006A5FE3"/>
    <w:rsid w:val="006A638A"/>
    <w:rsid w:val="006A6540"/>
    <w:rsid w:val="006A67ED"/>
    <w:rsid w:val="006A6853"/>
    <w:rsid w:val="006A6934"/>
    <w:rsid w:val="006A69DF"/>
    <w:rsid w:val="006A6A4D"/>
    <w:rsid w:val="006A6AD5"/>
    <w:rsid w:val="006A6B01"/>
    <w:rsid w:val="006A6F93"/>
    <w:rsid w:val="006A70A5"/>
    <w:rsid w:val="006A7132"/>
    <w:rsid w:val="006A719D"/>
    <w:rsid w:val="006A7382"/>
    <w:rsid w:val="006A7406"/>
    <w:rsid w:val="006A7457"/>
    <w:rsid w:val="006A75A7"/>
    <w:rsid w:val="006A7733"/>
    <w:rsid w:val="006A7792"/>
    <w:rsid w:val="006A78A3"/>
    <w:rsid w:val="006A7B7C"/>
    <w:rsid w:val="006A7C84"/>
    <w:rsid w:val="006A7CA3"/>
    <w:rsid w:val="006A7DB4"/>
    <w:rsid w:val="006A7FA5"/>
    <w:rsid w:val="006B0065"/>
    <w:rsid w:val="006B0066"/>
    <w:rsid w:val="006B014C"/>
    <w:rsid w:val="006B059C"/>
    <w:rsid w:val="006B05B8"/>
    <w:rsid w:val="006B05C0"/>
    <w:rsid w:val="006B05D8"/>
    <w:rsid w:val="006B0836"/>
    <w:rsid w:val="006B091B"/>
    <w:rsid w:val="006B094D"/>
    <w:rsid w:val="006B0A27"/>
    <w:rsid w:val="006B0A34"/>
    <w:rsid w:val="006B0A82"/>
    <w:rsid w:val="006B0BBE"/>
    <w:rsid w:val="006B0CA7"/>
    <w:rsid w:val="006B0CFD"/>
    <w:rsid w:val="006B0E0D"/>
    <w:rsid w:val="006B108F"/>
    <w:rsid w:val="006B10D3"/>
    <w:rsid w:val="006B1171"/>
    <w:rsid w:val="006B1197"/>
    <w:rsid w:val="006B11A9"/>
    <w:rsid w:val="006B1307"/>
    <w:rsid w:val="006B135B"/>
    <w:rsid w:val="006B14F0"/>
    <w:rsid w:val="006B15E1"/>
    <w:rsid w:val="006B1856"/>
    <w:rsid w:val="006B194E"/>
    <w:rsid w:val="006B195D"/>
    <w:rsid w:val="006B1C72"/>
    <w:rsid w:val="006B1C98"/>
    <w:rsid w:val="006B1ECD"/>
    <w:rsid w:val="006B2014"/>
    <w:rsid w:val="006B21C3"/>
    <w:rsid w:val="006B23A5"/>
    <w:rsid w:val="006B23A9"/>
    <w:rsid w:val="006B24EF"/>
    <w:rsid w:val="006B2530"/>
    <w:rsid w:val="006B2638"/>
    <w:rsid w:val="006B2704"/>
    <w:rsid w:val="006B2B04"/>
    <w:rsid w:val="006B2B59"/>
    <w:rsid w:val="006B2C76"/>
    <w:rsid w:val="006B2D84"/>
    <w:rsid w:val="006B2F02"/>
    <w:rsid w:val="006B2F83"/>
    <w:rsid w:val="006B3195"/>
    <w:rsid w:val="006B33AA"/>
    <w:rsid w:val="006B34BD"/>
    <w:rsid w:val="006B3533"/>
    <w:rsid w:val="006B3677"/>
    <w:rsid w:val="006B36FB"/>
    <w:rsid w:val="006B375A"/>
    <w:rsid w:val="006B3771"/>
    <w:rsid w:val="006B3831"/>
    <w:rsid w:val="006B38DC"/>
    <w:rsid w:val="006B38F5"/>
    <w:rsid w:val="006B3A77"/>
    <w:rsid w:val="006B3EC2"/>
    <w:rsid w:val="006B40AF"/>
    <w:rsid w:val="006B40E0"/>
    <w:rsid w:val="006B417C"/>
    <w:rsid w:val="006B42F9"/>
    <w:rsid w:val="006B451A"/>
    <w:rsid w:val="006B46C9"/>
    <w:rsid w:val="006B495F"/>
    <w:rsid w:val="006B4A65"/>
    <w:rsid w:val="006B4AB0"/>
    <w:rsid w:val="006B4BC3"/>
    <w:rsid w:val="006B4E77"/>
    <w:rsid w:val="006B4ED8"/>
    <w:rsid w:val="006B4F36"/>
    <w:rsid w:val="006B514E"/>
    <w:rsid w:val="006B5172"/>
    <w:rsid w:val="006B51EB"/>
    <w:rsid w:val="006B534F"/>
    <w:rsid w:val="006B5564"/>
    <w:rsid w:val="006B5647"/>
    <w:rsid w:val="006B59BC"/>
    <w:rsid w:val="006B5EE8"/>
    <w:rsid w:val="006B5F93"/>
    <w:rsid w:val="006B5F95"/>
    <w:rsid w:val="006B604E"/>
    <w:rsid w:val="006B634E"/>
    <w:rsid w:val="006B6376"/>
    <w:rsid w:val="006B63FE"/>
    <w:rsid w:val="006B6457"/>
    <w:rsid w:val="006B64AB"/>
    <w:rsid w:val="006B6578"/>
    <w:rsid w:val="006B65C6"/>
    <w:rsid w:val="006B6602"/>
    <w:rsid w:val="006B6611"/>
    <w:rsid w:val="006B6692"/>
    <w:rsid w:val="006B6739"/>
    <w:rsid w:val="006B68CA"/>
    <w:rsid w:val="006B693B"/>
    <w:rsid w:val="006B6945"/>
    <w:rsid w:val="006B694E"/>
    <w:rsid w:val="006B6E98"/>
    <w:rsid w:val="006B6EB9"/>
    <w:rsid w:val="006B6EF1"/>
    <w:rsid w:val="006B6F21"/>
    <w:rsid w:val="006B70E3"/>
    <w:rsid w:val="006B7150"/>
    <w:rsid w:val="006B71C5"/>
    <w:rsid w:val="006B72AB"/>
    <w:rsid w:val="006B72CA"/>
    <w:rsid w:val="006B74DC"/>
    <w:rsid w:val="006B7506"/>
    <w:rsid w:val="006B7842"/>
    <w:rsid w:val="006B78D9"/>
    <w:rsid w:val="006B7972"/>
    <w:rsid w:val="006B7994"/>
    <w:rsid w:val="006B79D7"/>
    <w:rsid w:val="006B7B82"/>
    <w:rsid w:val="006B7E6A"/>
    <w:rsid w:val="006B7F0F"/>
    <w:rsid w:val="006C006B"/>
    <w:rsid w:val="006C00E8"/>
    <w:rsid w:val="006C0261"/>
    <w:rsid w:val="006C02B3"/>
    <w:rsid w:val="006C0300"/>
    <w:rsid w:val="006C0374"/>
    <w:rsid w:val="006C03DA"/>
    <w:rsid w:val="006C0603"/>
    <w:rsid w:val="006C0644"/>
    <w:rsid w:val="006C0657"/>
    <w:rsid w:val="006C0753"/>
    <w:rsid w:val="006C0B0B"/>
    <w:rsid w:val="006C0B4F"/>
    <w:rsid w:val="006C0FCC"/>
    <w:rsid w:val="006C1089"/>
    <w:rsid w:val="006C12C3"/>
    <w:rsid w:val="006C1366"/>
    <w:rsid w:val="006C1419"/>
    <w:rsid w:val="006C144E"/>
    <w:rsid w:val="006C14C5"/>
    <w:rsid w:val="006C1666"/>
    <w:rsid w:val="006C1728"/>
    <w:rsid w:val="006C18F6"/>
    <w:rsid w:val="006C1920"/>
    <w:rsid w:val="006C19C7"/>
    <w:rsid w:val="006C1A5E"/>
    <w:rsid w:val="006C1B8E"/>
    <w:rsid w:val="006C1C30"/>
    <w:rsid w:val="006C1DD5"/>
    <w:rsid w:val="006C204C"/>
    <w:rsid w:val="006C20CA"/>
    <w:rsid w:val="006C2570"/>
    <w:rsid w:val="006C2785"/>
    <w:rsid w:val="006C29BD"/>
    <w:rsid w:val="006C29DC"/>
    <w:rsid w:val="006C2A18"/>
    <w:rsid w:val="006C2A70"/>
    <w:rsid w:val="006C2CE0"/>
    <w:rsid w:val="006C2EA5"/>
    <w:rsid w:val="006C2F66"/>
    <w:rsid w:val="006C2FA2"/>
    <w:rsid w:val="006C31F1"/>
    <w:rsid w:val="006C3385"/>
    <w:rsid w:val="006C37E3"/>
    <w:rsid w:val="006C389B"/>
    <w:rsid w:val="006C39F0"/>
    <w:rsid w:val="006C3B2E"/>
    <w:rsid w:val="006C3D4B"/>
    <w:rsid w:val="006C3D66"/>
    <w:rsid w:val="006C3EEF"/>
    <w:rsid w:val="006C3F62"/>
    <w:rsid w:val="006C4142"/>
    <w:rsid w:val="006C41BD"/>
    <w:rsid w:val="006C41E4"/>
    <w:rsid w:val="006C420F"/>
    <w:rsid w:val="006C438A"/>
    <w:rsid w:val="006C447B"/>
    <w:rsid w:val="006C44F1"/>
    <w:rsid w:val="006C45DB"/>
    <w:rsid w:val="006C4814"/>
    <w:rsid w:val="006C4832"/>
    <w:rsid w:val="006C48F9"/>
    <w:rsid w:val="006C49C9"/>
    <w:rsid w:val="006C49D6"/>
    <w:rsid w:val="006C4A15"/>
    <w:rsid w:val="006C4A45"/>
    <w:rsid w:val="006C4A8C"/>
    <w:rsid w:val="006C4D15"/>
    <w:rsid w:val="006C4D63"/>
    <w:rsid w:val="006C4D9B"/>
    <w:rsid w:val="006C4DD3"/>
    <w:rsid w:val="006C541D"/>
    <w:rsid w:val="006C5707"/>
    <w:rsid w:val="006C59C4"/>
    <w:rsid w:val="006C59E6"/>
    <w:rsid w:val="006C5A59"/>
    <w:rsid w:val="006C5A80"/>
    <w:rsid w:val="006C5A8B"/>
    <w:rsid w:val="006C5B31"/>
    <w:rsid w:val="006C5B9C"/>
    <w:rsid w:val="006C5D5A"/>
    <w:rsid w:val="006C5DF8"/>
    <w:rsid w:val="006C5E48"/>
    <w:rsid w:val="006C5FB6"/>
    <w:rsid w:val="006C614E"/>
    <w:rsid w:val="006C6160"/>
    <w:rsid w:val="006C6178"/>
    <w:rsid w:val="006C6348"/>
    <w:rsid w:val="006C6380"/>
    <w:rsid w:val="006C63C3"/>
    <w:rsid w:val="006C63DF"/>
    <w:rsid w:val="006C63F3"/>
    <w:rsid w:val="006C6414"/>
    <w:rsid w:val="006C64F8"/>
    <w:rsid w:val="006C6512"/>
    <w:rsid w:val="006C66F5"/>
    <w:rsid w:val="006C678A"/>
    <w:rsid w:val="006C6846"/>
    <w:rsid w:val="006C68F4"/>
    <w:rsid w:val="006C6A79"/>
    <w:rsid w:val="006C6AEE"/>
    <w:rsid w:val="006C6E15"/>
    <w:rsid w:val="006C74AA"/>
    <w:rsid w:val="006C74C6"/>
    <w:rsid w:val="006C74E8"/>
    <w:rsid w:val="006C768A"/>
    <w:rsid w:val="006C76E6"/>
    <w:rsid w:val="006C7714"/>
    <w:rsid w:val="006C778A"/>
    <w:rsid w:val="006C7819"/>
    <w:rsid w:val="006C789B"/>
    <w:rsid w:val="006C794E"/>
    <w:rsid w:val="006C7B60"/>
    <w:rsid w:val="006C7C3B"/>
    <w:rsid w:val="006C7C92"/>
    <w:rsid w:val="006C7E26"/>
    <w:rsid w:val="006C7E4B"/>
    <w:rsid w:val="006C7EFA"/>
    <w:rsid w:val="006C7F6A"/>
    <w:rsid w:val="006D03B2"/>
    <w:rsid w:val="006D0486"/>
    <w:rsid w:val="006D051A"/>
    <w:rsid w:val="006D07B4"/>
    <w:rsid w:val="006D0864"/>
    <w:rsid w:val="006D0BBE"/>
    <w:rsid w:val="006D0C95"/>
    <w:rsid w:val="006D0C98"/>
    <w:rsid w:val="006D0D60"/>
    <w:rsid w:val="006D0D79"/>
    <w:rsid w:val="006D0EBD"/>
    <w:rsid w:val="006D129A"/>
    <w:rsid w:val="006D1453"/>
    <w:rsid w:val="006D198B"/>
    <w:rsid w:val="006D1AA6"/>
    <w:rsid w:val="006D1AE7"/>
    <w:rsid w:val="006D1E56"/>
    <w:rsid w:val="006D1E8E"/>
    <w:rsid w:val="006D1ECD"/>
    <w:rsid w:val="006D2018"/>
    <w:rsid w:val="006D2063"/>
    <w:rsid w:val="006D21F6"/>
    <w:rsid w:val="006D2323"/>
    <w:rsid w:val="006D254D"/>
    <w:rsid w:val="006D25E4"/>
    <w:rsid w:val="006D26C9"/>
    <w:rsid w:val="006D28D0"/>
    <w:rsid w:val="006D2952"/>
    <w:rsid w:val="006D2C16"/>
    <w:rsid w:val="006D2C1A"/>
    <w:rsid w:val="006D3037"/>
    <w:rsid w:val="006D3041"/>
    <w:rsid w:val="006D3232"/>
    <w:rsid w:val="006D3288"/>
    <w:rsid w:val="006D34B0"/>
    <w:rsid w:val="006D34E1"/>
    <w:rsid w:val="006D3590"/>
    <w:rsid w:val="006D38B2"/>
    <w:rsid w:val="006D38C8"/>
    <w:rsid w:val="006D3ACE"/>
    <w:rsid w:val="006D3B30"/>
    <w:rsid w:val="006D3B6A"/>
    <w:rsid w:val="006D40C1"/>
    <w:rsid w:val="006D40E8"/>
    <w:rsid w:val="006D44AE"/>
    <w:rsid w:val="006D4580"/>
    <w:rsid w:val="006D4614"/>
    <w:rsid w:val="006D46D0"/>
    <w:rsid w:val="006D4706"/>
    <w:rsid w:val="006D47F2"/>
    <w:rsid w:val="006D4A86"/>
    <w:rsid w:val="006D4E3A"/>
    <w:rsid w:val="006D4E6B"/>
    <w:rsid w:val="006D4F83"/>
    <w:rsid w:val="006D5047"/>
    <w:rsid w:val="006D507B"/>
    <w:rsid w:val="006D5371"/>
    <w:rsid w:val="006D53DE"/>
    <w:rsid w:val="006D57CD"/>
    <w:rsid w:val="006D588B"/>
    <w:rsid w:val="006D5B17"/>
    <w:rsid w:val="006D5C30"/>
    <w:rsid w:val="006D5FA7"/>
    <w:rsid w:val="006D601A"/>
    <w:rsid w:val="006D6129"/>
    <w:rsid w:val="006D6284"/>
    <w:rsid w:val="006D64C4"/>
    <w:rsid w:val="006D65A2"/>
    <w:rsid w:val="006D6616"/>
    <w:rsid w:val="006D696F"/>
    <w:rsid w:val="006D6975"/>
    <w:rsid w:val="006D6E66"/>
    <w:rsid w:val="006D6E80"/>
    <w:rsid w:val="006D7040"/>
    <w:rsid w:val="006D734A"/>
    <w:rsid w:val="006D7759"/>
    <w:rsid w:val="006D785D"/>
    <w:rsid w:val="006D78EA"/>
    <w:rsid w:val="006D7959"/>
    <w:rsid w:val="006D79FC"/>
    <w:rsid w:val="006D7B12"/>
    <w:rsid w:val="006D7BA6"/>
    <w:rsid w:val="006D7BF2"/>
    <w:rsid w:val="006D7C4C"/>
    <w:rsid w:val="006D7D64"/>
    <w:rsid w:val="006E0665"/>
    <w:rsid w:val="006E075A"/>
    <w:rsid w:val="006E0830"/>
    <w:rsid w:val="006E09AE"/>
    <w:rsid w:val="006E0BDC"/>
    <w:rsid w:val="006E0C15"/>
    <w:rsid w:val="006E0D60"/>
    <w:rsid w:val="006E0DC0"/>
    <w:rsid w:val="006E0DF4"/>
    <w:rsid w:val="006E0F45"/>
    <w:rsid w:val="006E0F66"/>
    <w:rsid w:val="006E0F90"/>
    <w:rsid w:val="006E11C7"/>
    <w:rsid w:val="006E12B7"/>
    <w:rsid w:val="006E12D3"/>
    <w:rsid w:val="006E164B"/>
    <w:rsid w:val="006E173A"/>
    <w:rsid w:val="006E1919"/>
    <w:rsid w:val="006E1982"/>
    <w:rsid w:val="006E1AD7"/>
    <w:rsid w:val="006E1B2E"/>
    <w:rsid w:val="006E1B54"/>
    <w:rsid w:val="006E1BC0"/>
    <w:rsid w:val="006E1C85"/>
    <w:rsid w:val="006E1DC5"/>
    <w:rsid w:val="006E2193"/>
    <w:rsid w:val="006E23C2"/>
    <w:rsid w:val="006E23E2"/>
    <w:rsid w:val="006E2445"/>
    <w:rsid w:val="006E25D9"/>
    <w:rsid w:val="006E2616"/>
    <w:rsid w:val="006E27CB"/>
    <w:rsid w:val="006E2969"/>
    <w:rsid w:val="006E2A9A"/>
    <w:rsid w:val="006E2BF5"/>
    <w:rsid w:val="006E2CB6"/>
    <w:rsid w:val="006E2ED6"/>
    <w:rsid w:val="006E2F9F"/>
    <w:rsid w:val="006E3606"/>
    <w:rsid w:val="006E366B"/>
    <w:rsid w:val="006E386B"/>
    <w:rsid w:val="006E3B08"/>
    <w:rsid w:val="006E3B17"/>
    <w:rsid w:val="006E3BDF"/>
    <w:rsid w:val="006E3FED"/>
    <w:rsid w:val="006E4012"/>
    <w:rsid w:val="006E4453"/>
    <w:rsid w:val="006E446C"/>
    <w:rsid w:val="006E44B9"/>
    <w:rsid w:val="006E451D"/>
    <w:rsid w:val="006E45B5"/>
    <w:rsid w:val="006E465A"/>
    <w:rsid w:val="006E46F2"/>
    <w:rsid w:val="006E4A0C"/>
    <w:rsid w:val="006E4B7F"/>
    <w:rsid w:val="006E4C31"/>
    <w:rsid w:val="006E4E0A"/>
    <w:rsid w:val="006E4F02"/>
    <w:rsid w:val="006E50CC"/>
    <w:rsid w:val="006E50EB"/>
    <w:rsid w:val="006E5204"/>
    <w:rsid w:val="006E524F"/>
    <w:rsid w:val="006E526B"/>
    <w:rsid w:val="006E5352"/>
    <w:rsid w:val="006E54C6"/>
    <w:rsid w:val="006E54F6"/>
    <w:rsid w:val="006E565A"/>
    <w:rsid w:val="006E567D"/>
    <w:rsid w:val="006E591F"/>
    <w:rsid w:val="006E5A89"/>
    <w:rsid w:val="006E5D7E"/>
    <w:rsid w:val="006E5ED7"/>
    <w:rsid w:val="006E5F02"/>
    <w:rsid w:val="006E61D0"/>
    <w:rsid w:val="006E664D"/>
    <w:rsid w:val="006E6696"/>
    <w:rsid w:val="006E6934"/>
    <w:rsid w:val="006E6937"/>
    <w:rsid w:val="006E6A17"/>
    <w:rsid w:val="006E6C35"/>
    <w:rsid w:val="006E6D8F"/>
    <w:rsid w:val="006E6E39"/>
    <w:rsid w:val="006E7194"/>
    <w:rsid w:val="006E740E"/>
    <w:rsid w:val="006E7456"/>
    <w:rsid w:val="006E7478"/>
    <w:rsid w:val="006E76C2"/>
    <w:rsid w:val="006E7701"/>
    <w:rsid w:val="006E77F0"/>
    <w:rsid w:val="006E7A80"/>
    <w:rsid w:val="006E7ABB"/>
    <w:rsid w:val="006E7BA3"/>
    <w:rsid w:val="006E7CC2"/>
    <w:rsid w:val="006E7D1A"/>
    <w:rsid w:val="006E7DF8"/>
    <w:rsid w:val="006E7F9E"/>
    <w:rsid w:val="006E7FBB"/>
    <w:rsid w:val="006E7FD5"/>
    <w:rsid w:val="006F00E1"/>
    <w:rsid w:val="006F0176"/>
    <w:rsid w:val="006F02D4"/>
    <w:rsid w:val="006F02FD"/>
    <w:rsid w:val="006F03C2"/>
    <w:rsid w:val="006F03CA"/>
    <w:rsid w:val="006F049D"/>
    <w:rsid w:val="006F078D"/>
    <w:rsid w:val="006F08CC"/>
    <w:rsid w:val="006F0E61"/>
    <w:rsid w:val="006F0F50"/>
    <w:rsid w:val="006F1004"/>
    <w:rsid w:val="006F1022"/>
    <w:rsid w:val="006F10B4"/>
    <w:rsid w:val="006F1294"/>
    <w:rsid w:val="006F1396"/>
    <w:rsid w:val="006F14AC"/>
    <w:rsid w:val="006F1522"/>
    <w:rsid w:val="006F19D1"/>
    <w:rsid w:val="006F1C04"/>
    <w:rsid w:val="006F1C1B"/>
    <w:rsid w:val="006F1D4C"/>
    <w:rsid w:val="006F20C9"/>
    <w:rsid w:val="006F2103"/>
    <w:rsid w:val="006F21D2"/>
    <w:rsid w:val="006F25B9"/>
    <w:rsid w:val="006F261A"/>
    <w:rsid w:val="006F2A2C"/>
    <w:rsid w:val="006F2B2B"/>
    <w:rsid w:val="006F2B71"/>
    <w:rsid w:val="006F2B9C"/>
    <w:rsid w:val="006F2D4B"/>
    <w:rsid w:val="006F2DB5"/>
    <w:rsid w:val="006F2EA5"/>
    <w:rsid w:val="006F2F18"/>
    <w:rsid w:val="006F32CE"/>
    <w:rsid w:val="006F3744"/>
    <w:rsid w:val="006F3996"/>
    <w:rsid w:val="006F39AF"/>
    <w:rsid w:val="006F3AF3"/>
    <w:rsid w:val="006F3C73"/>
    <w:rsid w:val="006F3D02"/>
    <w:rsid w:val="006F3D80"/>
    <w:rsid w:val="006F3D91"/>
    <w:rsid w:val="006F3E6B"/>
    <w:rsid w:val="006F3F86"/>
    <w:rsid w:val="006F3FE6"/>
    <w:rsid w:val="006F4292"/>
    <w:rsid w:val="006F454C"/>
    <w:rsid w:val="006F4565"/>
    <w:rsid w:val="006F4576"/>
    <w:rsid w:val="006F464C"/>
    <w:rsid w:val="006F46A4"/>
    <w:rsid w:val="006F474A"/>
    <w:rsid w:val="006F4870"/>
    <w:rsid w:val="006F49BE"/>
    <w:rsid w:val="006F49CA"/>
    <w:rsid w:val="006F4B67"/>
    <w:rsid w:val="006F4BCF"/>
    <w:rsid w:val="006F4F74"/>
    <w:rsid w:val="006F542F"/>
    <w:rsid w:val="006F5593"/>
    <w:rsid w:val="006F5720"/>
    <w:rsid w:val="006F588E"/>
    <w:rsid w:val="006F5F68"/>
    <w:rsid w:val="006F5FA6"/>
    <w:rsid w:val="006F601D"/>
    <w:rsid w:val="006F607C"/>
    <w:rsid w:val="006F6151"/>
    <w:rsid w:val="006F63C0"/>
    <w:rsid w:val="006F63F2"/>
    <w:rsid w:val="006F649D"/>
    <w:rsid w:val="006F6602"/>
    <w:rsid w:val="006F6757"/>
    <w:rsid w:val="006F69DA"/>
    <w:rsid w:val="006F6D2B"/>
    <w:rsid w:val="006F6FD8"/>
    <w:rsid w:val="006F7007"/>
    <w:rsid w:val="006F71F2"/>
    <w:rsid w:val="006F79A0"/>
    <w:rsid w:val="006F7A3A"/>
    <w:rsid w:val="006F7A42"/>
    <w:rsid w:val="006F7CEA"/>
    <w:rsid w:val="006F7D53"/>
    <w:rsid w:val="007000FA"/>
    <w:rsid w:val="007003C0"/>
    <w:rsid w:val="007003F2"/>
    <w:rsid w:val="007004B3"/>
    <w:rsid w:val="00700699"/>
    <w:rsid w:val="00700A16"/>
    <w:rsid w:val="00700A29"/>
    <w:rsid w:val="00700AAF"/>
    <w:rsid w:val="00700BD9"/>
    <w:rsid w:val="00700BF9"/>
    <w:rsid w:val="00700D3D"/>
    <w:rsid w:val="00700EAB"/>
    <w:rsid w:val="0070109F"/>
    <w:rsid w:val="007011BC"/>
    <w:rsid w:val="00701303"/>
    <w:rsid w:val="007015E1"/>
    <w:rsid w:val="007017E9"/>
    <w:rsid w:val="0070187B"/>
    <w:rsid w:val="0070204A"/>
    <w:rsid w:val="0070212E"/>
    <w:rsid w:val="007021B7"/>
    <w:rsid w:val="007022C7"/>
    <w:rsid w:val="00702555"/>
    <w:rsid w:val="007027C7"/>
    <w:rsid w:val="0070280E"/>
    <w:rsid w:val="00702885"/>
    <w:rsid w:val="007028FF"/>
    <w:rsid w:val="00702992"/>
    <w:rsid w:val="007029A8"/>
    <w:rsid w:val="00702C11"/>
    <w:rsid w:val="00702C1D"/>
    <w:rsid w:val="00702F95"/>
    <w:rsid w:val="007031D8"/>
    <w:rsid w:val="00703283"/>
    <w:rsid w:val="007033AF"/>
    <w:rsid w:val="00703511"/>
    <w:rsid w:val="0070364B"/>
    <w:rsid w:val="007036B2"/>
    <w:rsid w:val="007036E5"/>
    <w:rsid w:val="00703908"/>
    <w:rsid w:val="00703A6B"/>
    <w:rsid w:val="00703E7A"/>
    <w:rsid w:val="00703EAE"/>
    <w:rsid w:val="00704315"/>
    <w:rsid w:val="00704414"/>
    <w:rsid w:val="0070455B"/>
    <w:rsid w:val="00704641"/>
    <w:rsid w:val="00704729"/>
    <w:rsid w:val="007048FF"/>
    <w:rsid w:val="00704910"/>
    <w:rsid w:val="00704B3D"/>
    <w:rsid w:val="00705086"/>
    <w:rsid w:val="007051A9"/>
    <w:rsid w:val="007053E9"/>
    <w:rsid w:val="00705489"/>
    <w:rsid w:val="0070562F"/>
    <w:rsid w:val="0070569B"/>
    <w:rsid w:val="007057C4"/>
    <w:rsid w:val="00705804"/>
    <w:rsid w:val="00705C93"/>
    <w:rsid w:val="00705CE9"/>
    <w:rsid w:val="00705F25"/>
    <w:rsid w:val="00706169"/>
    <w:rsid w:val="00706224"/>
    <w:rsid w:val="0070645F"/>
    <w:rsid w:val="00706547"/>
    <w:rsid w:val="007065A7"/>
    <w:rsid w:val="0070676A"/>
    <w:rsid w:val="007068F1"/>
    <w:rsid w:val="00706A85"/>
    <w:rsid w:val="00706AB6"/>
    <w:rsid w:val="00706AE5"/>
    <w:rsid w:val="00706BA6"/>
    <w:rsid w:val="00706DBD"/>
    <w:rsid w:val="00706F57"/>
    <w:rsid w:val="00706FC1"/>
    <w:rsid w:val="0070717D"/>
    <w:rsid w:val="0070719E"/>
    <w:rsid w:val="00707254"/>
    <w:rsid w:val="00707484"/>
    <w:rsid w:val="00707546"/>
    <w:rsid w:val="0070777A"/>
    <w:rsid w:val="007078BA"/>
    <w:rsid w:val="00707A8E"/>
    <w:rsid w:val="00707BA8"/>
    <w:rsid w:val="00707C1F"/>
    <w:rsid w:val="00707C93"/>
    <w:rsid w:val="00707EA6"/>
    <w:rsid w:val="00710088"/>
    <w:rsid w:val="0071012B"/>
    <w:rsid w:val="00710416"/>
    <w:rsid w:val="0071063E"/>
    <w:rsid w:val="007106C3"/>
    <w:rsid w:val="0071089C"/>
    <w:rsid w:val="00710A4B"/>
    <w:rsid w:val="00710A7D"/>
    <w:rsid w:val="00710AB5"/>
    <w:rsid w:val="00710D72"/>
    <w:rsid w:val="00710DB5"/>
    <w:rsid w:val="00710E7A"/>
    <w:rsid w:val="00710ED7"/>
    <w:rsid w:val="00710F67"/>
    <w:rsid w:val="00711002"/>
    <w:rsid w:val="0071127D"/>
    <w:rsid w:val="007112D8"/>
    <w:rsid w:val="007113A3"/>
    <w:rsid w:val="007113B3"/>
    <w:rsid w:val="0071143F"/>
    <w:rsid w:val="007114CE"/>
    <w:rsid w:val="00711759"/>
    <w:rsid w:val="007118AD"/>
    <w:rsid w:val="00711938"/>
    <w:rsid w:val="00711956"/>
    <w:rsid w:val="00711C37"/>
    <w:rsid w:val="00711C3B"/>
    <w:rsid w:val="00711DD7"/>
    <w:rsid w:val="00711E72"/>
    <w:rsid w:val="00711EBA"/>
    <w:rsid w:val="00711EFB"/>
    <w:rsid w:val="007122BA"/>
    <w:rsid w:val="0071232F"/>
    <w:rsid w:val="0071235D"/>
    <w:rsid w:val="00712665"/>
    <w:rsid w:val="0071282A"/>
    <w:rsid w:val="00712889"/>
    <w:rsid w:val="00712A58"/>
    <w:rsid w:val="00712B59"/>
    <w:rsid w:val="00712CFF"/>
    <w:rsid w:val="00712EA2"/>
    <w:rsid w:val="00712FAE"/>
    <w:rsid w:val="0071311E"/>
    <w:rsid w:val="007131CE"/>
    <w:rsid w:val="00713208"/>
    <w:rsid w:val="007132FE"/>
    <w:rsid w:val="007133D1"/>
    <w:rsid w:val="007136AA"/>
    <w:rsid w:val="007138C6"/>
    <w:rsid w:val="0071399D"/>
    <w:rsid w:val="007139A2"/>
    <w:rsid w:val="007139EF"/>
    <w:rsid w:val="00713A6C"/>
    <w:rsid w:val="00713B48"/>
    <w:rsid w:val="00713C89"/>
    <w:rsid w:val="00713D09"/>
    <w:rsid w:val="00713E7B"/>
    <w:rsid w:val="00713EA1"/>
    <w:rsid w:val="00713EFD"/>
    <w:rsid w:val="00713F16"/>
    <w:rsid w:val="00713FDE"/>
    <w:rsid w:val="00714382"/>
    <w:rsid w:val="00714594"/>
    <w:rsid w:val="007145A8"/>
    <w:rsid w:val="007145C5"/>
    <w:rsid w:val="00714642"/>
    <w:rsid w:val="00714746"/>
    <w:rsid w:val="007147FA"/>
    <w:rsid w:val="0071490F"/>
    <w:rsid w:val="00714A00"/>
    <w:rsid w:val="00714CD5"/>
    <w:rsid w:val="00714D4B"/>
    <w:rsid w:val="00714DAC"/>
    <w:rsid w:val="00714E2C"/>
    <w:rsid w:val="00714F0C"/>
    <w:rsid w:val="00714F6F"/>
    <w:rsid w:val="00715160"/>
    <w:rsid w:val="007153AC"/>
    <w:rsid w:val="00715626"/>
    <w:rsid w:val="0071563F"/>
    <w:rsid w:val="007157F9"/>
    <w:rsid w:val="00715A49"/>
    <w:rsid w:val="00715B6A"/>
    <w:rsid w:val="00715C68"/>
    <w:rsid w:val="00715D52"/>
    <w:rsid w:val="00716141"/>
    <w:rsid w:val="00716574"/>
    <w:rsid w:val="00716867"/>
    <w:rsid w:val="00716949"/>
    <w:rsid w:val="00716AC1"/>
    <w:rsid w:val="00716BE2"/>
    <w:rsid w:val="00716DB9"/>
    <w:rsid w:val="00716DE8"/>
    <w:rsid w:val="00716F5B"/>
    <w:rsid w:val="00716FD1"/>
    <w:rsid w:val="0071702E"/>
    <w:rsid w:val="00717052"/>
    <w:rsid w:val="00717078"/>
    <w:rsid w:val="007170DB"/>
    <w:rsid w:val="007171D4"/>
    <w:rsid w:val="00717220"/>
    <w:rsid w:val="00717272"/>
    <w:rsid w:val="00717518"/>
    <w:rsid w:val="0071765D"/>
    <w:rsid w:val="00717710"/>
    <w:rsid w:val="0071779F"/>
    <w:rsid w:val="007177B4"/>
    <w:rsid w:val="00717854"/>
    <w:rsid w:val="00717AAC"/>
    <w:rsid w:val="00717BE0"/>
    <w:rsid w:val="00717D2B"/>
    <w:rsid w:val="00717F66"/>
    <w:rsid w:val="007202AE"/>
    <w:rsid w:val="007203C2"/>
    <w:rsid w:val="0072067C"/>
    <w:rsid w:val="00720796"/>
    <w:rsid w:val="00720A0C"/>
    <w:rsid w:val="00720A8F"/>
    <w:rsid w:val="00720CB3"/>
    <w:rsid w:val="00720D17"/>
    <w:rsid w:val="00720D30"/>
    <w:rsid w:val="00720EAB"/>
    <w:rsid w:val="00720F1E"/>
    <w:rsid w:val="0072100F"/>
    <w:rsid w:val="00721014"/>
    <w:rsid w:val="00721086"/>
    <w:rsid w:val="00721214"/>
    <w:rsid w:val="00721217"/>
    <w:rsid w:val="00721295"/>
    <w:rsid w:val="0072132B"/>
    <w:rsid w:val="00721397"/>
    <w:rsid w:val="007213F9"/>
    <w:rsid w:val="00721472"/>
    <w:rsid w:val="00721478"/>
    <w:rsid w:val="00721484"/>
    <w:rsid w:val="0072160E"/>
    <w:rsid w:val="00721799"/>
    <w:rsid w:val="007218E8"/>
    <w:rsid w:val="007218EF"/>
    <w:rsid w:val="00721AD7"/>
    <w:rsid w:val="00721B14"/>
    <w:rsid w:val="00721BDB"/>
    <w:rsid w:val="00721CB4"/>
    <w:rsid w:val="00721CC2"/>
    <w:rsid w:val="00721CE3"/>
    <w:rsid w:val="00721E87"/>
    <w:rsid w:val="00721F57"/>
    <w:rsid w:val="00722028"/>
    <w:rsid w:val="00722058"/>
    <w:rsid w:val="007220CB"/>
    <w:rsid w:val="00722202"/>
    <w:rsid w:val="007224D9"/>
    <w:rsid w:val="007225FE"/>
    <w:rsid w:val="00722AFA"/>
    <w:rsid w:val="00722B34"/>
    <w:rsid w:val="00722E50"/>
    <w:rsid w:val="00722F10"/>
    <w:rsid w:val="00722F2E"/>
    <w:rsid w:val="00723214"/>
    <w:rsid w:val="007232A5"/>
    <w:rsid w:val="007234B3"/>
    <w:rsid w:val="00723538"/>
    <w:rsid w:val="00723641"/>
    <w:rsid w:val="00723717"/>
    <w:rsid w:val="00723984"/>
    <w:rsid w:val="00723D26"/>
    <w:rsid w:val="00723D4F"/>
    <w:rsid w:val="00723EF8"/>
    <w:rsid w:val="00724027"/>
    <w:rsid w:val="00724107"/>
    <w:rsid w:val="00724303"/>
    <w:rsid w:val="00724347"/>
    <w:rsid w:val="00724540"/>
    <w:rsid w:val="00724565"/>
    <w:rsid w:val="00724652"/>
    <w:rsid w:val="00724802"/>
    <w:rsid w:val="00724816"/>
    <w:rsid w:val="0072491A"/>
    <w:rsid w:val="0072495A"/>
    <w:rsid w:val="007249AE"/>
    <w:rsid w:val="00724A66"/>
    <w:rsid w:val="00724D6A"/>
    <w:rsid w:val="00724D92"/>
    <w:rsid w:val="00724DFB"/>
    <w:rsid w:val="00724FA3"/>
    <w:rsid w:val="00725110"/>
    <w:rsid w:val="007252F5"/>
    <w:rsid w:val="007254BF"/>
    <w:rsid w:val="0072559A"/>
    <w:rsid w:val="0072586A"/>
    <w:rsid w:val="00725871"/>
    <w:rsid w:val="00725B6B"/>
    <w:rsid w:val="00725B96"/>
    <w:rsid w:val="00725D17"/>
    <w:rsid w:val="00726028"/>
    <w:rsid w:val="00726040"/>
    <w:rsid w:val="007260F4"/>
    <w:rsid w:val="0072613A"/>
    <w:rsid w:val="0072623A"/>
    <w:rsid w:val="0072652B"/>
    <w:rsid w:val="0072652D"/>
    <w:rsid w:val="007266CE"/>
    <w:rsid w:val="0072676A"/>
    <w:rsid w:val="00726859"/>
    <w:rsid w:val="00726BAF"/>
    <w:rsid w:val="00726C5E"/>
    <w:rsid w:val="00726CEF"/>
    <w:rsid w:val="00726FD3"/>
    <w:rsid w:val="00726FFD"/>
    <w:rsid w:val="00727127"/>
    <w:rsid w:val="00727270"/>
    <w:rsid w:val="0072748E"/>
    <w:rsid w:val="00727511"/>
    <w:rsid w:val="0072754F"/>
    <w:rsid w:val="00727690"/>
    <w:rsid w:val="007277AF"/>
    <w:rsid w:val="0072797F"/>
    <w:rsid w:val="007279B3"/>
    <w:rsid w:val="00727BA3"/>
    <w:rsid w:val="00727D33"/>
    <w:rsid w:val="00727DFE"/>
    <w:rsid w:val="00727FDD"/>
    <w:rsid w:val="00727FF9"/>
    <w:rsid w:val="0073000C"/>
    <w:rsid w:val="0073012B"/>
    <w:rsid w:val="0073015E"/>
    <w:rsid w:val="00730266"/>
    <w:rsid w:val="0073026E"/>
    <w:rsid w:val="00730291"/>
    <w:rsid w:val="007302FA"/>
    <w:rsid w:val="007304F6"/>
    <w:rsid w:val="00730504"/>
    <w:rsid w:val="0073059E"/>
    <w:rsid w:val="007305BD"/>
    <w:rsid w:val="007305CA"/>
    <w:rsid w:val="007306A1"/>
    <w:rsid w:val="00730841"/>
    <w:rsid w:val="00730872"/>
    <w:rsid w:val="00730928"/>
    <w:rsid w:val="00730B29"/>
    <w:rsid w:val="00730B9D"/>
    <w:rsid w:val="00730BA4"/>
    <w:rsid w:val="00730BFD"/>
    <w:rsid w:val="00730DE7"/>
    <w:rsid w:val="007314ED"/>
    <w:rsid w:val="00731524"/>
    <w:rsid w:val="00731700"/>
    <w:rsid w:val="00731754"/>
    <w:rsid w:val="00731956"/>
    <w:rsid w:val="00731AFC"/>
    <w:rsid w:val="00731D2C"/>
    <w:rsid w:val="00731D2F"/>
    <w:rsid w:val="00731DA6"/>
    <w:rsid w:val="00731FEC"/>
    <w:rsid w:val="00732067"/>
    <w:rsid w:val="0073215C"/>
    <w:rsid w:val="0073216B"/>
    <w:rsid w:val="0073217A"/>
    <w:rsid w:val="0073217E"/>
    <w:rsid w:val="007321EC"/>
    <w:rsid w:val="007322C1"/>
    <w:rsid w:val="007324C2"/>
    <w:rsid w:val="00732707"/>
    <w:rsid w:val="00732770"/>
    <w:rsid w:val="00732B2E"/>
    <w:rsid w:val="00732E57"/>
    <w:rsid w:val="007332D1"/>
    <w:rsid w:val="007333E4"/>
    <w:rsid w:val="00733AC8"/>
    <w:rsid w:val="00733B7C"/>
    <w:rsid w:val="00733BE6"/>
    <w:rsid w:val="00733CAE"/>
    <w:rsid w:val="00733CD3"/>
    <w:rsid w:val="00733D70"/>
    <w:rsid w:val="00734049"/>
    <w:rsid w:val="0073404D"/>
    <w:rsid w:val="00734286"/>
    <w:rsid w:val="007342A2"/>
    <w:rsid w:val="007342B4"/>
    <w:rsid w:val="007342FE"/>
    <w:rsid w:val="0073435F"/>
    <w:rsid w:val="00734421"/>
    <w:rsid w:val="007346CD"/>
    <w:rsid w:val="00734717"/>
    <w:rsid w:val="007347C8"/>
    <w:rsid w:val="00734D0C"/>
    <w:rsid w:val="00734E16"/>
    <w:rsid w:val="00734E56"/>
    <w:rsid w:val="00734FB3"/>
    <w:rsid w:val="00735115"/>
    <w:rsid w:val="00735353"/>
    <w:rsid w:val="007353D9"/>
    <w:rsid w:val="007355E1"/>
    <w:rsid w:val="00735856"/>
    <w:rsid w:val="007359FF"/>
    <w:rsid w:val="00735DEB"/>
    <w:rsid w:val="00735FCE"/>
    <w:rsid w:val="0073629E"/>
    <w:rsid w:val="007363D2"/>
    <w:rsid w:val="007363DA"/>
    <w:rsid w:val="007363E7"/>
    <w:rsid w:val="0073647A"/>
    <w:rsid w:val="007364DD"/>
    <w:rsid w:val="007366D4"/>
    <w:rsid w:val="00736AC9"/>
    <w:rsid w:val="00736ADF"/>
    <w:rsid w:val="00736E80"/>
    <w:rsid w:val="00736EED"/>
    <w:rsid w:val="00737050"/>
    <w:rsid w:val="007370A0"/>
    <w:rsid w:val="007370C7"/>
    <w:rsid w:val="00737102"/>
    <w:rsid w:val="0073712B"/>
    <w:rsid w:val="007376A5"/>
    <w:rsid w:val="00737701"/>
    <w:rsid w:val="00737A80"/>
    <w:rsid w:val="00737AEC"/>
    <w:rsid w:val="00737B49"/>
    <w:rsid w:val="00737C3E"/>
    <w:rsid w:val="007400B6"/>
    <w:rsid w:val="0074026C"/>
    <w:rsid w:val="007404A6"/>
    <w:rsid w:val="007404EB"/>
    <w:rsid w:val="00740973"/>
    <w:rsid w:val="00740A25"/>
    <w:rsid w:val="00740B4D"/>
    <w:rsid w:val="00740B9D"/>
    <w:rsid w:val="00740C7E"/>
    <w:rsid w:val="00740D4B"/>
    <w:rsid w:val="00740D59"/>
    <w:rsid w:val="00740EE2"/>
    <w:rsid w:val="00741216"/>
    <w:rsid w:val="00741283"/>
    <w:rsid w:val="0074132D"/>
    <w:rsid w:val="007413D0"/>
    <w:rsid w:val="00741401"/>
    <w:rsid w:val="0074143A"/>
    <w:rsid w:val="0074150C"/>
    <w:rsid w:val="00741701"/>
    <w:rsid w:val="00741A60"/>
    <w:rsid w:val="00741C95"/>
    <w:rsid w:val="00741D38"/>
    <w:rsid w:val="00742234"/>
    <w:rsid w:val="007423BD"/>
    <w:rsid w:val="0074243F"/>
    <w:rsid w:val="00742644"/>
    <w:rsid w:val="0074267D"/>
    <w:rsid w:val="007427E3"/>
    <w:rsid w:val="007429F0"/>
    <w:rsid w:val="00742AA2"/>
    <w:rsid w:val="00742C37"/>
    <w:rsid w:val="00742C5C"/>
    <w:rsid w:val="00742EB7"/>
    <w:rsid w:val="00743086"/>
    <w:rsid w:val="00743093"/>
    <w:rsid w:val="00743231"/>
    <w:rsid w:val="00743376"/>
    <w:rsid w:val="00743489"/>
    <w:rsid w:val="007434DB"/>
    <w:rsid w:val="00743681"/>
    <w:rsid w:val="0074375E"/>
    <w:rsid w:val="00743775"/>
    <w:rsid w:val="007439EB"/>
    <w:rsid w:val="00743F22"/>
    <w:rsid w:val="00743FC8"/>
    <w:rsid w:val="0074408D"/>
    <w:rsid w:val="00744580"/>
    <w:rsid w:val="0074466C"/>
    <w:rsid w:val="0074478E"/>
    <w:rsid w:val="00744945"/>
    <w:rsid w:val="00744993"/>
    <w:rsid w:val="00744AA6"/>
    <w:rsid w:val="00744DE4"/>
    <w:rsid w:val="00744E7C"/>
    <w:rsid w:val="00744EE7"/>
    <w:rsid w:val="007451F0"/>
    <w:rsid w:val="007452C8"/>
    <w:rsid w:val="00745361"/>
    <w:rsid w:val="007454A8"/>
    <w:rsid w:val="007454E9"/>
    <w:rsid w:val="007455D4"/>
    <w:rsid w:val="007456DA"/>
    <w:rsid w:val="007457B5"/>
    <w:rsid w:val="0074586C"/>
    <w:rsid w:val="007458EC"/>
    <w:rsid w:val="00745B74"/>
    <w:rsid w:val="00745D9F"/>
    <w:rsid w:val="00745DBC"/>
    <w:rsid w:val="0074618E"/>
    <w:rsid w:val="007461ED"/>
    <w:rsid w:val="00746413"/>
    <w:rsid w:val="0074670D"/>
    <w:rsid w:val="007467CD"/>
    <w:rsid w:val="00746815"/>
    <w:rsid w:val="007469BB"/>
    <w:rsid w:val="00746E9D"/>
    <w:rsid w:val="00746F7E"/>
    <w:rsid w:val="0074714E"/>
    <w:rsid w:val="0074737D"/>
    <w:rsid w:val="00747395"/>
    <w:rsid w:val="007473A1"/>
    <w:rsid w:val="007473AB"/>
    <w:rsid w:val="00747557"/>
    <w:rsid w:val="0074757F"/>
    <w:rsid w:val="007477CE"/>
    <w:rsid w:val="0074791E"/>
    <w:rsid w:val="00747999"/>
    <w:rsid w:val="00747AE0"/>
    <w:rsid w:val="00747AE3"/>
    <w:rsid w:val="00747B9E"/>
    <w:rsid w:val="00747E13"/>
    <w:rsid w:val="00747E69"/>
    <w:rsid w:val="00747ECD"/>
    <w:rsid w:val="007503E4"/>
    <w:rsid w:val="00750411"/>
    <w:rsid w:val="007506AA"/>
    <w:rsid w:val="007506F3"/>
    <w:rsid w:val="00750E99"/>
    <w:rsid w:val="00750F4A"/>
    <w:rsid w:val="00750FBE"/>
    <w:rsid w:val="007511C6"/>
    <w:rsid w:val="00751259"/>
    <w:rsid w:val="00751336"/>
    <w:rsid w:val="007513D7"/>
    <w:rsid w:val="0075152C"/>
    <w:rsid w:val="0075166D"/>
    <w:rsid w:val="00751789"/>
    <w:rsid w:val="007517D6"/>
    <w:rsid w:val="00751815"/>
    <w:rsid w:val="00751967"/>
    <w:rsid w:val="00751A40"/>
    <w:rsid w:val="00751AA2"/>
    <w:rsid w:val="00751AE1"/>
    <w:rsid w:val="00751AE9"/>
    <w:rsid w:val="00751D12"/>
    <w:rsid w:val="00751F07"/>
    <w:rsid w:val="00751F0F"/>
    <w:rsid w:val="00751F48"/>
    <w:rsid w:val="0075208A"/>
    <w:rsid w:val="007522FA"/>
    <w:rsid w:val="00752300"/>
    <w:rsid w:val="007523F8"/>
    <w:rsid w:val="00752423"/>
    <w:rsid w:val="0075254E"/>
    <w:rsid w:val="00752556"/>
    <w:rsid w:val="0075284A"/>
    <w:rsid w:val="00752B35"/>
    <w:rsid w:val="00752B55"/>
    <w:rsid w:val="00752C95"/>
    <w:rsid w:val="00752CE4"/>
    <w:rsid w:val="0075322F"/>
    <w:rsid w:val="00753430"/>
    <w:rsid w:val="0075344B"/>
    <w:rsid w:val="0075356A"/>
    <w:rsid w:val="007536ED"/>
    <w:rsid w:val="00753878"/>
    <w:rsid w:val="007539C8"/>
    <w:rsid w:val="00753BB0"/>
    <w:rsid w:val="00753D63"/>
    <w:rsid w:val="00753D6B"/>
    <w:rsid w:val="00753DA7"/>
    <w:rsid w:val="00753DD1"/>
    <w:rsid w:val="00753DE0"/>
    <w:rsid w:val="00753E09"/>
    <w:rsid w:val="00753F1A"/>
    <w:rsid w:val="00754158"/>
    <w:rsid w:val="0075416A"/>
    <w:rsid w:val="007543A3"/>
    <w:rsid w:val="007544AF"/>
    <w:rsid w:val="007545AC"/>
    <w:rsid w:val="00754804"/>
    <w:rsid w:val="00754B0A"/>
    <w:rsid w:val="00754E8C"/>
    <w:rsid w:val="00754F42"/>
    <w:rsid w:val="00754F8D"/>
    <w:rsid w:val="0075508C"/>
    <w:rsid w:val="0075508E"/>
    <w:rsid w:val="0075516A"/>
    <w:rsid w:val="00755376"/>
    <w:rsid w:val="007554D0"/>
    <w:rsid w:val="007555DA"/>
    <w:rsid w:val="007555EE"/>
    <w:rsid w:val="00755639"/>
    <w:rsid w:val="0075568F"/>
    <w:rsid w:val="00755782"/>
    <w:rsid w:val="007558A9"/>
    <w:rsid w:val="007558E7"/>
    <w:rsid w:val="007559FB"/>
    <w:rsid w:val="00755CC4"/>
    <w:rsid w:val="00755D1C"/>
    <w:rsid w:val="00755D46"/>
    <w:rsid w:val="00755E69"/>
    <w:rsid w:val="007562EB"/>
    <w:rsid w:val="007565D3"/>
    <w:rsid w:val="0075660B"/>
    <w:rsid w:val="00756889"/>
    <w:rsid w:val="00756AA7"/>
    <w:rsid w:val="00756CBE"/>
    <w:rsid w:val="00756F37"/>
    <w:rsid w:val="007570BE"/>
    <w:rsid w:val="007574CC"/>
    <w:rsid w:val="0075758F"/>
    <w:rsid w:val="00757660"/>
    <w:rsid w:val="00757691"/>
    <w:rsid w:val="00757721"/>
    <w:rsid w:val="00757766"/>
    <w:rsid w:val="00757C0A"/>
    <w:rsid w:val="00757C54"/>
    <w:rsid w:val="00757DCE"/>
    <w:rsid w:val="00757ED8"/>
    <w:rsid w:val="00757F8A"/>
    <w:rsid w:val="00760124"/>
    <w:rsid w:val="00760213"/>
    <w:rsid w:val="007603AF"/>
    <w:rsid w:val="007604A4"/>
    <w:rsid w:val="0076079B"/>
    <w:rsid w:val="007607E4"/>
    <w:rsid w:val="007607FA"/>
    <w:rsid w:val="007608E1"/>
    <w:rsid w:val="00760945"/>
    <w:rsid w:val="00760A9F"/>
    <w:rsid w:val="00760C13"/>
    <w:rsid w:val="00760C44"/>
    <w:rsid w:val="00760C45"/>
    <w:rsid w:val="00760CCD"/>
    <w:rsid w:val="00760CE9"/>
    <w:rsid w:val="00760FD0"/>
    <w:rsid w:val="00761034"/>
    <w:rsid w:val="00761065"/>
    <w:rsid w:val="0076108F"/>
    <w:rsid w:val="00761233"/>
    <w:rsid w:val="0076127D"/>
    <w:rsid w:val="007613A9"/>
    <w:rsid w:val="0076170A"/>
    <w:rsid w:val="007618BA"/>
    <w:rsid w:val="0076199B"/>
    <w:rsid w:val="00761E74"/>
    <w:rsid w:val="00761FFA"/>
    <w:rsid w:val="00762048"/>
    <w:rsid w:val="00762087"/>
    <w:rsid w:val="007622AC"/>
    <w:rsid w:val="0076235A"/>
    <w:rsid w:val="007624AA"/>
    <w:rsid w:val="007626EA"/>
    <w:rsid w:val="007628AF"/>
    <w:rsid w:val="007629E2"/>
    <w:rsid w:val="00762A5D"/>
    <w:rsid w:val="00762B7F"/>
    <w:rsid w:val="00762E2E"/>
    <w:rsid w:val="00762E88"/>
    <w:rsid w:val="00762E98"/>
    <w:rsid w:val="0076316C"/>
    <w:rsid w:val="00763194"/>
    <w:rsid w:val="007632CE"/>
    <w:rsid w:val="00763573"/>
    <w:rsid w:val="00763693"/>
    <w:rsid w:val="00763886"/>
    <w:rsid w:val="00763D03"/>
    <w:rsid w:val="007642E5"/>
    <w:rsid w:val="00764654"/>
    <w:rsid w:val="007647AA"/>
    <w:rsid w:val="007647AE"/>
    <w:rsid w:val="00764856"/>
    <w:rsid w:val="007648A9"/>
    <w:rsid w:val="00764AF6"/>
    <w:rsid w:val="00764B55"/>
    <w:rsid w:val="00764BE9"/>
    <w:rsid w:val="0076529A"/>
    <w:rsid w:val="007656E5"/>
    <w:rsid w:val="00765A11"/>
    <w:rsid w:val="00765A1C"/>
    <w:rsid w:val="00765B02"/>
    <w:rsid w:val="00765B56"/>
    <w:rsid w:val="00765B5A"/>
    <w:rsid w:val="00765D29"/>
    <w:rsid w:val="00765ED1"/>
    <w:rsid w:val="00765EFD"/>
    <w:rsid w:val="0076613F"/>
    <w:rsid w:val="007662DB"/>
    <w:rsid w:val="0076650C"/>
    <w:rsid w:val="007665D2"/>
    <w:rsid w:val="00766854"/>
    <w:rsid w:val="00766BBB"/>
    <w:rsid w:val="00766BC2"/>
    <w:rsid w:val="00766D70"/>
    <w:rsid w:val="00766E1B"/>
    <w:rsid w:val="00766E87"/>
    <w:rsid w:val="00766F04"/>
    <w:rsid w:val="00766F13"/>
    <w:rsid w:val="00767017"/>
    <w:rsid w:val="007671C4"/>
    <w:rsid w:val="00767376"/>
    <w:rsid w:val="0076737E"/>
    <w:rsid w:val="00767608"/>
    <w:rsid w:val="00767719"/>
    <w:rsid w:val="0076776C"/>
    <w:rsid w:val="007677C6"/>
    <w:rsid w:val="0076781E"/>
    <w:rsid w:val="007678AD"/>
    <w:rsid w:val="00767941"/>
    <w:rsid w:val="0076798F"/>
    <w:rsid w:val="00767B1F"/>
    <w:rsid w:val="00767BA1"/>
    <w:rsid w:val="00767BA8"/>
    <w:rsid w:val="00767DA9"/>
    <w:rsid w:val="00767E62"/>
    <w:rsid w:val="00767F5E"/>
    <w:rsid w:val="00767FA3"/>
    <w:rsid w:val="0077001B"/>
    <w:rsid w:val="00770379"/>
    <w:rsid w:val="00770587"/>
    <w:rsid w:val="00770920"/>
    <w:rsid w:val="00770E40"/>
    <w:rsid w:val="007710D0"/>
    <w:rsid w:val="0077140C"/>
    <w:rsid w:val="00771602"/>
    <w:rsid w:val="00771899"/>
    <w:rsid w:val="00771A48"/>
    <w:rsid w:val="00771CD9"/>
    <w:rsid w:val="00771E0B"/>
    <w:rsid w:val="00771E24"/>
    <w:rsid w:val="00771E8F"/>
    <w:rsid w:val="00771EF4"/>
    <w:rsid w:val="0077211E"/>
    <w:rsid w:val="00772308"/>
    <w:rsid w:val="00772333"/>
    <w:rsid w:val="0077234F"/>
    <w:rsid w:val="007723CC"/>
    <w:rsid w:val="007725F1"/>
    <w:rsid w:val="00772648"/>
    <w:rsid w:val="00772728"/>
    <w:rsid w:val="007729ED"/>
    <w:rsid w:val="00772A6F"/>
    <w:rsid w:val="00772C39"/>
    <w:rsid w:val="00772CAF"/>
    <w:rsid w:val="00772D31"/>
    <w:rsid w:val="00772FD2"/>
    <w:rsid w:val="00773255"/>
    <w:rsid w:val="007732FF"/>
    <w:rsid w:val="0077363C"/>
    <w:rsid w:val="00773AA8"/>
    <w:rsid w:val="00773AF7"/>
    <w:rsid w:val="00773B58"/>
    <w:rsid w:val="00773CD9"/>
    <w:rsid w:val="00773E41"/>
    <w:rsid w:val="00773F73"/>
    <w:rsid w:val="00774165"/>
    <w:rsid w:val="00774322"/>
    <w:rsid w:val="007744B7"/>
    <w:rsid w:val="007746C5"/>
    <w:rsid w:val="0077470F"/>
    <w:rsid w:val="00774A2F"/>
    <w:rsid w:val="00774C35"/>
    <w:rsid w:val="00774C84"/>
    <w:rsid w:val="0077507C"/>
    <w:rsid w:val="00775090"/>
    <w:rsid w:val="00775377"/>
    <w:rsid w:val="00775930"/>
    <w:rsid w:val="00775BC2"/>
    <w:rsid w:val="00775C49"/>
    <w:rsid w:val="00775C6C"/>
    <w:rsid w:val="00775C82"/>
    <w:rsid w:val="00775D5B"/>
    <w:rsid w:val="00775DF7"/>
    <w:rsid w:val="00775F1C"/>
    <w:rsid w:val="00775FF0"/>
    <w:rsid w:val="00776115"/>
    <w:rsid w:val="007761AE"/>
    <w:rsid w:val="0077643C"/>
    <w:rsid w:val="0077673D"/>
    <w:rsid w:val="00776786"/>
    <w:rsid w:val="00776992"/>
    <w:rsid w:val="00776999"/>
    <w:rsid w:val="007769BA"/>
    <w:rsid w:val="00776AC6"/>
    <w:rsid w:val="00776C79"/>
    <w:rsid w:val="00776E9A"/>
    <w:rsid w:val="0077716C"/>
    <w:rsid w:val="007771E1"/>
    <w:rsid w:val="007773E0"/>
    <w:rsid w:val="00777431"/>
    <w:rsid w:val="00777506"/>
    <w:rsid w:val="007776CB"/>
    <w:rsid w:val="007776EC"/>
    <w:rsid w:val="00777767"/>
    <w:rsid w:val="00777958"/>
    <w:rsid w:val="00777C22"/>
    <w:rsid w:val="00777C23"/>
    <w:rsid w:val="00777D63"/>
    <w:rsid w:val="00777E71"/>
    <w:rsid w:val="00777F78"/>
    <w:rsid w:val="0078007E"/>
    <w:rsid w:val="0078008F"/>
    <w:rsid w:val="00780295"/>
    <w:rsid w:val="007802EF"/>
    <w:rsid w:val="00780469"/>
    <w:rsid w:val="0078049A"/>
    <w:rsid w:val="0078051B"/>
    <w:rsid w:val="00780525"/>
    <w:rsid w:val="0078091B"/>
    <w:rsid w:val="00780BFF"/>
    <w:rsid w:val="00780E5A"/>
    <w:rsid w:val="0078107D"/>
    <w:rsid w:val="0078113F"/>
    <w:rsid w:val="0078115E"/>
    <w:rsid w:val="00781220"/>
    <w:rsid w:val="00781244"/>
    <w:rsid w:val="00781448"/>
    <w:rsid w:val="0078145A"/>
    <w:rsid w:val="00781679"/>
    <w:rsid w:val="00781AEF"/>
    <w:rsid w:val="00781CF7"/>
    <w:rsid w:val="00781E3D"/>
    <w:rsid w:val="00781E5B"/>
    <w:rsid w:val="00782037"/>
    <w:rsid w:val="00782153"/>
    <w:rsid w:val="00782166"/>
    <w:rsid w:val="007822B4"/>
    <w:rsid w:val="00782ACB"/>
    <w:rsid w:val="00782EEE"/>
    <w:rsid w:val="00782F16"/>
    <w:rsid w:val="00782F18"/>
    <w:rsid w:val="007830A6"/>
    <w:rsid w:val="00783163"/>
    <w:rsid w:val="007832C6"/>
    <w:rsid w:val="007832F9"/>
    <w:rsid w:val="0078330F"/>
    <w:rsid w:val="00783425"/>
    <w:rsid w:val="0078360E"/>
    <w:rsid w:val="00783D56"/>
    <w:rsid w:val="00783F45"/>
    <w:rsid w:val="007840E1"/>
    <w:rsid w:val="00784348"/>
    <w:rsid w:val="00784455"/>
    <w:rsid w:val="0078447E"/>
    <w:rsid w:val="00784945"/>
    <w:rsid w:val="00784B78"/>
    <w:rsid w:val="00784EFE"/>
    <w:rsid w:val="00784FD0"/>
    <w:rsid w:val="007852E8"/>
    <w:rsid w:val="00785421"/>
    <w:rsid w:val="00785626"/>
    <w:rsid w:val="007858CE"/>
    <w:rsid w:val="00785A71"/>
    <w:rsid w:val="00785AF4"/>
    <w:rsid w:val="00785B88"/>
    <w:rsid w:val="00785C81"/>
    <w:rsid w:val="00785E8B"/>
    <w:rsid w:val="00786089"/>
    <w:rsid w:val="00786243"/>
    <w:rsid w:val="007863E4"/>
    <w:rsid w:val="0078661B"/>
    <w:rsid w:val="0078682C"/>
    <w:rsid w:val="00786840"/>
    <w:rsid w:val="00786996"/>
    <w:rsid w:val="00786A12"/>
    <w:rsid w:val="00786A9B"/>
    <w:rsid w:val="00786CE1"/>
    <w:rsid w:val="007870E6"/>
    <w:rsid w:val="0078727C"/>
    <w:rsid w:val="00787386"/>
    <w:rsid w:val="00787422"/>
    <w:rsid w:val="007875B2"/>
    <w:rsid w:val="0078775C"/>
    <w:rsid w:val="0078788A"/>
    <w:rsid w:val="00787BD0"/>
    <w:rsid w:val="00787C05"/>
    <w:rsid w:val="00787CE8"/>
    <w:rsid w:val="00787D6F"/>
    <w:rsid w:val="00787F99"/>
    <w:rsid w:val="007904BF"/>
    <w:rsid w:val="00790574"/>
    <w:rsid w:val="007905D0"/>
    <w:rsid w:val="00790647"/>
    <w:rsid w:val="00790687"/>
    <w:rsid w:val="00790A5C"/>
    <w:rsid w:val="00790B86"/>
    <w:rsid w:val="00790D56"/>
    <w:rsid w:val="00790D5E"/>
    <w:rsid w:val="00790EE8"/>
    <w:rsid w:val="00791034"/>
    <w:rsid w:val="00791173"/>
    <w:rsid w:val="007911FD"/>
    <w:rsid w:val="0079126E"/>
    <w:rsid w:val="007912A3"/>
    <w:rsid w:val="00791371"/>
    <w:rsid w:val="007913AE"/>
    <w:rsid w:val="00791447"/>
    <w:rsid w:val="0079161E"/>
    <w:rsid w:val="00791718"/>
    <w:rsid w:val="00791791"/>
    <w:rsid w:val="007917B4"/>
    <w:rsid w:val="007917BC"/>
    <w:rsid w:val="0079180E"/>
    <w:rsid w:val="0079195F"/>
    <w:rsid w:val="00791B9B"/>
    <w:rsid w:val="00791BC3"/>
    <w:rsid w:val="00791C6C"/>
    <w:rsid w:val="00791C85"/>
    <w:rsid w:val="00791D15"/>
    <w:rsid w:val="007920D4"/>
    <w:rsid w:val="007920D5"/>
    <w:rsid w:val="00792772"/>
    <w:rsid w:val="0079291B"/>
    <w:rsid w:val="00792A74"/>
    <w:rsid w:val="00792B41"/>
    <w:rsid w:val="00792BE2"/>
    <w:rsid w:val="00792BEF"/>
    <w:rsid w:val="00792C54"/>
    <w:rsid w:val="00792C98"/>
    <w:rsid w:val="00792FFD"/>
    <w:rsid w:val="00793020"/>
    <w:rsid w:val="0079302C"/>
    <w:rsid w:val="0079303F"/>
    <w:rsid w:val="0079349D"/>
    <w:rsid w:val="007935EE"/>
    <w:rsid w:val="0079369D"/>
    <w:rsid w:val="007937C5"/>
    <w:rsid w:val="00793812"/>
    <w:rsid w:val="007938BB"/>
    <w:rsid w:val="007939B5"/>
    <w:rsid w:val="00793AEA"/>
    <w:rsid w:val="00793AFD"/>
    <w:rsid w:val="0079440E"/>
    <w:rsid w:val="0079462D"/>
    <w:rsid w:val="00794770"/>
    <w:rsid w:val="00794EC7"/>
    <w:rsid w:val="00794F25"/>
    <w:rsid w:val="00795099"/>
    <w:rsid w:val="00795131"/>
    <w:rsid w:val="00795208"/>
    <w:rsid w:val="007953C9"/>
    <w:rsid w:val="0079541B"/>
    <w:rsid w:val="007954F7"/>
    <w:rsid w:val="00795542"/>
    <w:rsid w:val="0079572B"/>
    <w:rsid w:val="00795730"/>
    <w:rsid w:val="0079573D"/>
    <w:rsid w:val="00795B2A"/>
    <w:rsid w:val="00795B5E"/>
    <w:rsid w:val="00795D51"/>
    <w:rsid w:val="00795E77"/>
    <w:rsid w:val="00796134"/>
    <w:rsid w:val="00796373"/>
    <w:rsid w:val="007963B8"/>
    <w:rsid w:val="00796462"/>
    <w:rsid w:val="007964FD"/>
    <w:rsid w:val="00796613"/>
    <w:rsid w:val="0079663C"/>
    <w:rsid w:val="00796643"/>
    <w:rsid w:val="007966F5"/>
    <w:rsid w:val="00796B91"/>
    <w:rsid w:val="00796C37"/>
    <w:rsid w:val="00796C3A"/>
    <w:rsid w:val="00796D32"/>
    <w:rsid w:val="00796E0D"/>
    <w:rsid w:val="00796E28"/>
    <w:rsid w:val="00796E2D"/>
    <w:rsid w:val="00796EFC"/>
    <w:rsid w:val="00797219"/>
    <w:rsid w:val="00797336"/>
    <w:rsid w:val="00797679"/>
    <w:rsid w:val="00797772"/>
    <w:rsid w:val="007977C8"/>
    <w:rsid w:val="00797BB1"/>
    <w:rsid w:val="00797E3B"/>
    <w:rsid w:val="007A0338"/>
    <w:rsid w:val="007A0354"/>
    <w:rsid w:val="007A0494"/>
    <w:rsid w:val="007A0549"/>
    <w:rsid w:val="007A0716"/>
    <w:rsid w:val="007A0733"/>
    <w:rsid w:val="007A0909"/>
    <w:rsid w:val="007A0952"/>
    <w:rsid w:val="007A0E2C"/>
    <w:rsid w:val="007A10A1"/>
    <w:rsid w:val="007A1140"/>
    <w:rsid w:val="007A1217"/>
    <w:rsid w:val="007A140E"/>
    <w:rsid w:val="007A1496"/>
    <w:rsid w:val="007A16C6"/>
    <w:rsid w:val="007A16ED"/>
    <w:rsid w:val="007A1788"/>
    <w:rsid w:val="007A1ECD"/>
    <w:rsid w:val="007A1F6F"/>
    <w:rsid w:val="007A24C1"/>
    <w:rsid w:val="007A26D7"/>
    <w:rsid w:val="007A2949"/>
    <w:rsid w:val="007A29CD"/>
    <w:rsid w:val="007A2B4D"/>
    <w:rsid w:val="007A2D38"/>
    <w:rsid w:val="007A2F6C"/>
    <w:rsid w:val="007A3035"/>
    <w:rsid w:val="007A33C4"/>
    <w:rsid w:val="007A3602"/>
    <w:rsid w:val="007A36A2"/>
    <w:rsid w:val="007A384A"/>
    <w:rsid w:val="007A384C"/>
    <w:rsid w:val="007A39EC"/>
    <w:rsid w:val="007A3A75"/>
    <w:rsid w:val="007A3CF1"/>
    <w:rsid w:val="007A3D84"/>
    <w:rsid w:val="007A3E15"/>
    <w:rsid w:val="007A3F03"/>
    <w:rsid w:val="007A41E7"/>
    <w:rsid w:val="007A4325"/>
    <w:rsid w:val="007A43A3"/>
    <w:rsid w:val="007A43B8"/>
    <w:rsid w:val="007A456D"/>
    <w:rsid w:val="007A4675"/>
    <w:rsid w:val="007A4AB1"/>
    <w:rsid w:val="007A4B18"/>
    <w:rsid w:val="007A4D14"/>
    <w:rsid w:val="007A4F91"/>
    <w:rsid w:val="007A501C"/>
    <w:rsid w:val="007A50E0"/>
    <w:rsid w:val="007A5226"/>
    <w:rsid w:val="007A53B1"/>
    <w:rsid w:val="007A5500"/>
    <w:rsid w:val="007A5585"/>
    <w:rsid w:val="007A55D2"/>
    <w:rsid w:val="007A571E"/>
    <w:rsid w:val="007A5956"/>
    <w:rsid w:val="007A5BD1"/>
    <w:rsid w:val="007A5CBC"/>
    <w:rsid w:val="007A5EF5"/>
    <w:rsid w:val="007A6054"/>
    <w:rsid w:val="007A61EE"/>
    <w:rsid w:val="007A6283"/>
    <w:rsid w:val="007A63AE"/>
    <w:rsid w:val="007A63B8"/>
    <w:rsid w:val="007A6426"/>
    <w:rsid w:val="007A6689"/>
    <w:rsid w:val="007A690E"/>
    <w:rsid w:val="007A6A4C"/>
    <w:rsid w:val="007A6B04"/>
    <w:rsid w:val="007A6B47"/>
    <w:rsid w:val="007A6C0F"/>
    <w:rsid w:val="007A6CA5"/>
    <w:rsid w:val="007A6DF8"/>
    <w:rsid w:val="007A6F8E"/>
    <w:rsid w:val="007A7026"/>
    <w:rsid w:val="007A70C4"/>
    <w:rsid w:val="007A71FE"/>
    <w:rsid w:val="007A74BA"/>
    <w:rsid w:val="007A7582"/>
    <w:rsid w:val="007A7750"/>
    <w:rsid w:val="007A77E2"/>
    <w:rsid w:val="007A78E4"/>
    <w:rsid w:val="007A7DB0"/>
    <w:rsid w:val="007B01C6"/>
    <w:rsid w:val="007B034B"/>
    <w:rsid w:val="007B05B5"/>
    <w:rsid w:val="007B073C"/>
    <w:rsid w:val="007B07BE"/>
    <w:rsid w:val="007B0A46"/>
    <w:rsid w:val="007B0C0B"/>
    <w:rsid w:val="007B0CCE"/>
    <w:rsid w:val="007B0DB2"/>
    <w:rsid w:val="007B0E96"/>
    <w:rsid w:val="007B0FE5"/>
    <w:rsid w:val="007B10EF"/>
    <w:rsid w:val="007B1108"/>
    <w:rsid w:val="007B1281"/>
    <w:rsid w:val="007B1289"/>
    <w:rsid w:val="007B12CE"/>
    <w:rsid w:val="007B13A6"/>
    <w:rsid w:val="007B144C"/>
    <w:rsid w:val="007B1972"/>
    <w:rsid w:val="007B1A93"/>
    <w:rsid w:val="007B1C19"/>
    <w:rsid w:val="007B1EA6"/>
    <w:rsid w:val="007B1EF9"/>
    <w:rsid w:val="007B1FF3"/>
    <w:rsid w:val="007B2047"/>
    <w:rsid w:val="007B2203"/>
    <w:rsid w:val="007B2246"/>
    <w:rsid w:val="007B22DE"/>
    <w:rsid w:val="007B2362"/>
    <w:rsid w:val="007B238B"/>
    <w:rsid w:val="007B23E8"/>
    <w:rsid w:val="007B25DA"/>
    <w:rsid w:val="007B25E7"/>
    <w:rsid w:val="007B29DE"/>
    <w:rsid w:val="007B2A5E"/>
    <w:rsid w:val="007B2FCE"/>
    <w:rsid w:val="007B307A"/>
    <w:rsid w:val="007B30F4"/>
    <w:rsid w:val="007B3106"/>
    <w:rsid w:val="007B32D0"/>
    <w:rsid w:val="007B32E6"/>
    <w:rsid w:val="007B3347"/>
    <w:rsid w:val="007B344B"/>
    <w:rsid w:val="007B3577"/>
    <w:rsid w:val="007B36FE"/>
    <w:rsid w:val="007B387E"/>
    <w:rsid w:val="007B38F4"/>
    <w:rsid w:val="007B3B92"/>
    <w:rsid w:val="007B3C8E"/>
    <w:rsid w:val="007B3D45"/>
    <w:rsid w:val="007B3DD6"/>
    <w:rsid w:val="007B3E3A"/>
    <w:rsid w:val="007B3E59"/>
    <w:rsid w:val="007B4100"/>
    <w:rsid w:val="007B4299"/>
    <w:rsid w:val="007B4393"/>
    <w:rsid w:val="007B43A0"/>
    <w:rsid w:val="007B44A3"/>
    <w:rsid w:val="007B44A9"/>
    <w:rsid w:val="007B45A4"/>
    <w:rsid w:val="007B4709"/>
    <w:rsid w:val="007B47BD"/>
    <w:rsid w:val="007B489E"/>
    <w:rsid w:val="007B4BCD"/>
    <w:rsid w:val="007B4F31"/>
    <w:rsid w:val="007B5055"/>
    <w:rsid w:val="007B53C9"/>
    <w:rsid w:val="007B5514"/>
    <w:rsid w:val="007B55A4"/>
    <w:rsid w:val="007B55F1"/>
    <w:rsid w:val="007B5645"/>
    <w:rsid w:val="007B56DA"/>
    <w:rsid w:val="007B59A5"/>
    <w:rsid w:val="007B5CF5"/>
    <w:rsid w:val="007B5D82"/>
    <w:rsid w:val="007B5F34"/>
    <w:rsid w:val="007B63BA"/>
    <w:rsid w:val="007B63E9"/>
    <w:rsid w:val="007B65CF"/>
    <w:rsid w:val="007B66CD"/>
    <w:rsid w:val="007B6752"/>
    <w:rsid w:val="007B6A84"/>
    <w:rsid w:val="007B6B70"/>
    <w:rsid w:val="007B6BAB"/>
    <w:rsid w:val="007B6EEB"/>
    <w:rsid w:val="007B7211"/>
    <w:rsid w:val="007B7255"/>
    <w:rsid w:val="007B7269"/>
    <w:rsid w:val="007B73A8"/>
    <w:rsid w:val="007B7408"/>
    <w:rsid w:val="007B742A"/>
    <w:rsid w:val="007B744E"/>
    <w:rsid w:val="007B75F1"/>
    <w:rsid w:val="007B7633"/>
    <w:rsid w:val="007B7634"/>
    <w:rsid w:val="007B789E"/>
    <w:rsid w:val="007B78CD"/>
    <w:rsid w:val="007B799A"/>
    <w:rsid w:val="007B7BE0"/>
    <w:rsid w:val="007B7E6D"/>
    <w:rsid w:val="007B7F48"/>
    <w:rsid w:val="007C01CB"/>
    <w:rsid w:val="007C02ED"/>
    <w:rsid w:val="007C0472"/>
    <w:rsid w:val="007C06D2"/>
    <w:rsid w:val="007C0760"/>
    <w:rsid w:val="007C080B"/>
    <w:rsid w:val="007C087A"/>
    <w:rsid w:val="007C0960"/>
    <w:rsid w:val="007C0C42"/>
    <w:rsid w:val="007C0D72"/>
    <w:rsid w:val="007C10EA"/>
    <w:rsid w:val="007C1296"/>
    <w:rsid w:val="007C1330"/>
    <w:rsid w:val="007C14F6"/>
    <w:rsid w:val="007C191E"/>
    <w:rsid w:val="007C19B9"/>
    <w:rsid w:val="007C1C96"/>
    <w:rsid w:val="007C1E8C"/>
    <w:rsid w:val="007C2279"/>
    <w:rsid w:val="007C22DA"/>
    <w:rsid w:val="007C2348"/>
    <w:rsid w:val="007C23BF"/>
    <w:rsid w:val="007C24CA"/>
    <w:rsid w:val="007C27B2"/>
    <w:rsid w:val="007C2968"/>
    <w:rsid w:val="007C29AB"/>
    <w:rsid w:val="007C2DC5"/>
    <w:rsid w:val="007C3383"/>
    <w:rsid w:val="007C3AE8"/>
    <w:rsid w:val="007C3C56"/>
    <w:rsid w:val="007C3CE7"/>
    <w:rsid w:val="007C3CEF"/>
    <w:rsid w:val="007C3D72"/>
    <w:rsid w:val="007C3E3B"/>
    <w:rsid w:val="007C3F50"/>
    <w:rsid w:val="007C4085"/>
    <w:rsid w:val="007C444F"/>
    <w:rsid w:val="007C4560"/>
    <w:rsid w:val="007C46CD"/>
    <w:rsid w:val="007C4941"/>
    <w:rsid w:val="007C4A66"/>
    <w:rsid w:val="007C4C2B"/>
    <w:rsid w:val="007C4E4E"/>
    <w:rsid w:val="007C4FD7"/>
    <w:rsid w:val="007C503A"/>
    <w:rsid w:val="007C509C"/>
    <w:rsid w:val="007C52F1"/>
    <w:rsid w:val="007C548F"/>
    <w:rsid w:val="007C56E9"/>
    <w:rsid w:val="007C595C"/>
    <w:rsid w:val="007C5B6E"/>
    <w:rsid w:val="007C60E8"/>
    <w:rsid w:val="007C6293"/>
    <w:rsid w:val="007C63AC"/>
    <w:rsid w:val="007C64E5"/>
    <w:rsid w:val="007C65E9"/>
    <w:rsid w:val="007C6658"/>
    <w:rsid w:val="007C66EA"/>
    <w:rsid w:val="007C6758"/>
    <w:rsid w:val="007C6A0E"/>
    <w:rsid w:val="007C6DBC"/>
    <w:rsid w:val="007C6DC4"/>
    <w:rsid w:val="007C6EDE"/>
    <w:rsid w:val="007C6FE7"/>
    <w:rsid w:val="007C74DE"/>
    <w:rsid w:val="007C77CD"/>
    <w:rsid w:val="007C7FE3"/>
    <w:rsid w:val="007D0019"/>
    <w:rsid w:val="007D035E"/>
    <w:rsid w:val="007D06C0"/>
    <w:rsid w:val="007D06FE"/>
    <w:rsid w:val="007D08CE"/>
    <w:rsid w:val="007D0B79"/>
    <w:rsid w:val="007D0E0C"/>
    <w:rsid w:val="007D1237"/>
    <w:rsid w:val="007D124E"/>
    <w:rsid w:val="007D12AF"/>
    <w:rsid w:val="007D165B"/>
    <w:rsid w:val="007D17C2"/>
    <w:rsid w:val="007D1C82"/>
    <w:rsid w:val="007D1DEB"/>
    <w:rsid w:val="007D1E88"/>
    <w:rsid w:val="007D1F54"/>
    <w:rsid w:val="007D1FB5"/>
    <w:rsid w:val="007D2014"/>
    <w:rsid w:val="007D202C"/>
    <w:rsid w:val="007D242C"/>
    <w:rsid w:val="007D29B2"/>
    <w:rsid w:val="007D29C7"/>
    <w:rsid w:val="007D2DBA"/>
    <w:rsid w:val="007D2E9B"/>
    <w:rsid w:val="007D30BB"/>
    <w:rsid w:val="007D35CD"/>
    <w:rsid w:val="007D35F0"/>
    <w:rsid w:val="007D35F4"/>
    <w:rsid w:val="007D3650"/>
    <w:rsid w:val="007D3703"/>
    <w:rsid w:val="007D374A"/>
    <w:rsid w:val="007D3888"/>
    <w:rsid w:val="007D38A9"/>
    <w:rsid w:val="007D3AAC"/>
    <w:rsid w:val="007D3DB6"/>
    <w:rsid w:val="007D3E9D"/>
    <w:rsid w:val="007D3FA2"/>
    <w:rsid w:val="007D43AC"/>
    <w:rsid w:val="007D43C6"/>
    <w:rsid w:val="007D469E"/>
    <w:rsid w:val="007D46C1"/>
    <w:rsid w:val="007D46E2"/>
    <w:rsid w:val="007D47CC"/>
    <w:rsid w:val="007D47D2"/>
    <w:rsid w:val="007D4919"/>
    <w:rsid w:val="007D4A54"/>
    <w:rsid w:val="007D4B97"/>
    <w:rsid w:val="007D4C93"/>
    <w:rsid w:val="007D4EAC"/>
    <w:rsid w:val="007D5471"/>
    <w:rsid w:val="007D54EB"/>
    <w:rsid w:val="007D554F"/>
    <w:rsid w:val="007D5AE4"/>
    <w:rsid w:val="007D5B89"/>
    <w:rsid w:val="007D5BDB"/>
    <w:rsid w:val="007D5D52"/>
    <w:rsid w:val="007D5E1F"/>
    <w:rsid w:val="007D5E55"/>
    <w:rsid w:val="007D62EC"/>
    <w:rsid w:val="007D6342"/>
    <w:rsid w:val="007D659E"/>
    <w:rsid w:val="007D671F"/>
    <w:rsid w:val="007D6B2D"/>
    <w:rsid w:val="007D6B5A"/>
    <w:rsid w:val="007D6C9D"/>
    <w:rsid w:val="007D6D47"/>
    <w:rsid w:val="007D6E00"/>
    <w:rsid w:val="007D6F0C"/>
    <w:rsid w:val="007D6F73"/>
    <w:rsid w:val="007D7079"/>
    <w:rsid w:val="007D7337"/>
    <w:rsid w:val="007D73FE"/>
    <w:rsid w:val="007D74AA"/>
    <w:rsid w:val="007D75DC"/>
    <w:rsid w:val="007D7ACA"/>
    <w:rsid w:val="007D7EF0"/>
    <w:rsid w:val="007E016C"/>
    <w:rsid w:val="007E0188"/>
    <w:rsid w:val="007E0295"/>
    <w:rsid w:val="007E0558"/>
    <w:rsid w:val="007E0585"/>
    <w:rsid w:val="007E05BE"/>
    <w:rsid w:val="007E0641"/>
    <w:rsid w:val="007E068E"/>
    <w:rsid w:val="007E06A0"/>
    <w:rsid w:val="007E0712"/>
    <w:rsid w:val="007E0799"/>
    <w:rsid w:val="007E0ADD"/>
    <w:rsid w:val="007E0CC6"/>
    <w:rsid w:val="007E1076"/>
    <w:rsid w:val="007E194A"/>
    <w:rsid w:val="007E1C41"/>
    <w:rsid w:val="007E1C70"/>
    <w:rsid w:val="007E1F7B"/>
    <w:rsid w:val="007E1F9C"/>
    <w:rsid w:val="007E208D"/>
    <w:rsid w:val="007E220E"/>
    <w:rsid w:val="007E2292"/>
    <w:rsid w:val="007E2433"/>
    <w:rsid w:val="007E272F"/>
    <w:rsid w:val="007E28D9"/>
    <w:rsid w:val="007E2A22"/>
    <w:rsid w:val="007E2B2D"/>
    <w:rsid w:val="007E2C49"/>
    <w:rsid w:val="007E2CE3"/>
    <w:rsid w:val="007E2D53"/>
    <w:rsid w:val="007E2ECF"/>
    <w:rsid w:val="007E3219"/>
    <w:rsid w:val="007E3281"/>
    <w:rsid w:val="007E33C0"/>
    <w:rsid w:val="007E34F9"/>
    <w:rsid w:val="007E3520"/>
    <w:rsid w:val="007E36E8"/>
    <w:rsid w:val="007E3800"/>
    <w:rsid w:val="007E38B4"/>
    <w:rsid w:val="007E399E"/>
    <w:rsid w:val="007E3C35"/>
    <w:rsid w:val="007E3C96"/>
    <w:rsid w:val="007E3DC0"/>
    <w:rsid w:val="007E3E2D"/>
    <w:rsid w:val="007E3F63"/>
    <w:rsid w:val="007E403F"/>
    <w:rsid w:val="007E429C"/>
    <w:rsid w:val="007E448D"/>
    <w:rsid w:val="007E44DE"/>
    <w:rsid w:val="007E4589"/>
    <w:rsid w:val="007E469B"/>
    <w:rsid w:val="007E476F"/>
    <w:rsid w:val="007E481D"/>
    <w:rsid w:val="007E484C"/>
    <w:rsid w:val="007E4D47"/>
    <w:rsid w:val="007E4EF4"/>
    <w:rsid w:val="007E4FDD"/>
    <w:rsid w:val="007E512D"/>
    <w:rsid w:val="007E5277"/>
    <w:rsid w:val="007E53C3"/>
    <w:rsid w:val="007E5993"/>
    <w:rsid w:val="007E5D10"/>
    <w:rsid w:val="007E5DCB"/>
    <w:rsid w:val="007E629B"/>
    <w:rsid w:val="007E62FE"/>
    <w:rsid w:val="007E652F"/>
    <w:rsid w:val="007E6978"/>
    <w:rsid w:val="007E697A"/>
    <w:rsid w:val="007E6A0A"/>
    <w:rsid w:val="007E6A81"/>
    <w:rsid w:val="007E6B70"/>
    <w:rsid w:val="007E6E59"/>
    <w:rsid w:val="007E6EDB"/>
    <w:rsid w:val="007E6F4C"/>
    <w:rsid w:val="007E6F53"/>
    <w:rsid w:val="007E6FD4"/>
    <w:rsid w:val="007E74D6"/>
    <w:rsid w:val="007E7557"/>
    <w:rsid w:val="007E75C4"/>
    <w:rsid w:val="007E75E5"/>
    <w:rsid w:val="007E7820"/>
    <w:rsid w:val="007E7875"/>
    <w:rsid w:val="007E78B3"/>
    <w:rsid w:val="007E798E"/>
    <w:rsid w:val="007E79A6"/>
    <w:rsid w:val="007E7AC8"/>
    <w:rsid w:val="007E7BFF"/>
    <w:rsid w:val="007E7C50"/>
    <w:rsid w:val="007E7CC0"/>
    <w:rsid w:val="007E7CDE"/>
    <w:rsid w:val="007E7D37"/>
    <w:rsid w:val="007E7E7A"/>
    <w:rsid w:val="007E7F1D"/>
    <w:rsid w:val="007E7F8A"/>
    <w:rsid w:val="007E7FEE"/>
    <w:rsid w:val="007F0148"/>
    <w:rsid w:val="007F0253"/>
    <w:rsid w:val="007F0487"/>
    <w:rsid w:val="007F0591"/>
    <w:rsid w:val="007F0592"/>
    <w:rsid w:val="007F05B5"/>
    <w:rsid w:val="007F0610"/>
    <w:rsid w:val="007F061B"/>
    <w:rsid w:val="007F0801"/>
    <w:rsid w:val="007F0B83"/>
    <w:rsid w:val="007F0E18"/>
    <w:rsid w:val="007F1137"/>
    <w:rsid w:val="007F13B1"/>
    <w:rsid w:val="007F1497"/>
    <w:rsid w:val="007F17E2"/>
    <w:rsid w:val="007F1825"/>
    <w:rsid w:val="007F183A"/>
    <w:rsid w:val="007F189E"/>
    <w:rsid w:val="007F1F0B"/>
    <w:rsid w:val="007F1F72"/>
    <w:rsid w:val="007F1FDA"/>
    <w:rsid w:val="007F2021"/>
    <w:rsid w:val="007F2069"/>
    <w:rsid w:val="007F2451"/>
    <w:rsid w:val="007F24C8"/>
    <w:rsid w:val="007F273F"/>
    <w:rsid w:val="007F2970"/>
    <w:rsid w:val="007F29CA"/>
    <w:rsid w:val="007F2A7F"/>
    <w:rsid w:val="007F2B45"/>
    <w:rsid w:val="007F2C26"/>
    <w:rsid w:val="007F2CD7"/>
    <w:rsid w:val="007F2D1C"/>
    <w:rsid w:val="007F2DC3"/>
    <w:rsid w:val="007F2E47"/>
    <w:rsid w:val="007F2E67"/>
    <w:rsid w:val="007F3052"/>
    <w:rsid w:val="007F30F2"/>
    <w:rsid w:val="007F3299"/>
    <w:rsid w:val="007F32D1"/>
    <w:rsid w:val="007F34C0"/>
    <w:rsid w:val="007F34CC"/>
    <w:rsid w:val="007F3830"/>
    <w:rsid w:val="007F38DB"/>
    <w:rsid w:val="007F39D5"/>
    <w:rsid w:val="007F39E1"/>
    <w:rsid w:val="007F3A2C"/>
    <w:rsid w:val="007F3A2F"/>
    <w:rsid w:val="007F3B7A"/>
    <w:rsid w:val="007F3CED"/>
    <w:rsid w:val="007F3F31"/>
    <w:rsid w:val="007F3F68"/>
    <w:rsid w:val="007F4394"/>
    <w:rsid w:val="007F4909"/>
    <w:rsid w:val="007F49A0"/>
    <w:rsid w:val="007F4A2B"/>
    <w:rsid w:val="007F4AD5"/>
    <w:rsid w:val="007F4C1C"/>
    <w:rsid w:val="007F4C6F"/>
    <w:rsid w:val="007F4C97"/>
    <w:rsid w:val="007F4CC7"/>
    <w:rsid w:val="007F4D52"/>
    <w:rsid w:val="007F5127"/>
    <w:rsid w:val="007F5131"/>
    <w:rsid w:val="007F51DC"/>
    <w:rsid w:val="007F58C3"/>
    <w:rsid w:val="007F5BB7"/>
    <w:rsid w:val="007F5C7A"/>
    <w:rsid w:val="007F6146"/>
    <w:rsid w:val="007F6156"/>
    <w:rsid w:val="007F62CE"/>
    <w:rsid w:val="007F642B"/>
    <w:rsid w:val="007F642D"/>
    <w:rsid w:val="007F64CE"/>
    <w:rsid w:val="007F6A3B"/>
    <w:rsid w:val="007F6B24"/>
    <w:rsid w:val="007F6B43"/>
    <w:rsid w:val="007F6BE9"/>
    <w:rsid w:val="007F6DBB"/>
    <w:rsid w:val="007F6DF7"/>
    <w:rsid w:val="007F6FA4"/>
    <w:rsid w:val="007F70EC"/>
    <w:rsid w:val="007F72C2"/>
    <w:rsid w:val="007F788A"/>
    <w:rsid w:val="007F78E3"/>
    <w:rsid w:val="007F7947"/>
    <w:rsid w:val="007F7992"/>
    <w:rsid w:val="007F79CC"/>
    <w:rsid w:val="007F79DE"/>
    <w:rsid w:val="007F7B1E"/>
    <w:rsid w:val="007F7D92"/>
    <w:rsid w:val="007F7EB7"/>
    <w:rsid w:val="007F7F3E"/>
    <w:rsid w:val="0080007F"/>
    <w:rsid w:val="00800127"/>
    <w:rsid w:val="00800256"/>
    <w:rsid w:val="00800393"/>
    <w:rsid w:val="008003AA"/>
    <w:rsid w:val="0080089D"/>
    <w:rsid w:val="008008E4"/>
    <w:rsid w:val="00800995"/>
    <w:rsid w:val="008009A6"/>
    <w:rsid w:val="00800AC8"/>
    <w:rsid w:val="00800C92"/>
    <w:rsid w:val="00800D12"/>
    <w:rsid w:val="00800EAD"/>
    <w:rsid w:val="00800F04"/>
    <w:rsid w:val="00800F3E"/>
    <w:rsid w:val="008011FA"/>
    <w:rsid w:val="00801279"/>
    <w:rsid w:val="0080139C"/>
    <w:rsid w:val="008015F2"/>
    <w:rsid w:val="00801663"/>
    <w:rsid w:val="008016AA"/>
    <w:rsid w:val="0080194E"/>
    <w:rsid w:val="00801954"/>
    <w:rsid w:val="008019DD"/>
    <w:rsid w:val="008019EF"/>
    <w:rsid w:val="00801B04"/>
    <w:rsid w:val="00801CB0"/>
    <w:rsid w:val="00801D44"/>
    <w:rsid w:val="00801DDF"/>
    <w:rsid w:val="00802041"/>
    <w:rsid w:val="0080219C"/>
    <w:rsid w:val="0080260E"/>
    <w:rsid w:val="008028C7"/>
    <w:rsid w:val="00802ADF"/>
    <w:rsid w:val="00802AFB"/>
    <w:rsid w:val="00802BF2"/>
    <w:rsid w:val="00802C2B"/>
    <w:rsid w:val="00802C3D"/>
    <w:rsid w:val="00802D60"/>
    <w:rsid w:val="00802D6A"/>
    <w:rsid w:val="00802DB7"/>
    <w:rsid w:val="00802F44"/>
    <w:rsid w:val="0080308E"/>
    <w:rsid w:val="008030ED"/>
    <w:rsid w:val="008031A6"/>
    <w:rsid w:val="008031ED"/>
    <w:rsid w:val="0080358A"/>
    <w:rsid w:val="0080358E"/>
    <w:rsid w:val="00803641"/>
    <w:rsid w:val="0080376F"/>
    <w:rsid w:val="00803A15"/>
    <w:rsid w:val="00803C95"/>
    <w:rsid w:val="00803DD6"/>
    <w:rsid w:val="00803E13"/>
    <w:rsid w:val="00803EA4"/>
    <w:rsid w:val="00803EB9"/>
    <w:rsid w:val="00803F1C"/>
    <w:rsid w:val="00803F89"/>
    <w:rsid w:val="00804032"/>
    <w:rsid w:val="00804069"/>
    <w:rsid w:val="00804433"/>
    <w:rsid w:val="008044E4"/>
    <w:rsid w:val="00804A4F"/>
    <w:rsid w:val="00804A55"/>
    <w:rsid w:val="00804B2C"/>
    <w:rsid w:val="00804C62"/>
    <w:rsid w:val="00804D68"/>
    <w:rsid w:val="00804D71"/>
    <w:rsid w:val="00804F36"/>
    <w:rsid w:val="00805045"/>
    <w:rsid w:val="0080506D"/>
    <w:rsid w:val="0080515E"/>
    <w:rsid w:val="00805307"/>
    <w:rsid w:val="00805595"/>
    <w:rsid w:val="0080579C"/>
    <w:rsid w:val="00805855"/>
    <w:rsid w:val="00805C16"/>
    <w:rsid w:val="00805C1D"/>
    <w:rsid w:val="00805EAE"/>
    <w:rsid w:val="00805F2C"/>
    <w:rsid w:val="00805F45"/>
    <w:rsid w:val="00806035"/>
    <w:rsid w:val="00806594"/>
    <w:rsid w:val="00806680"/>
    <w:rsid w:val="0080673A"/>
    <w:rsid w:val="00806750"/>
    <w:rsid w:val="00806A53"/>
    <w:rsid w:val="00806B3B"/>
    <w:rsid w:val="00806C96"/>
    <w:rsid w:val="00806CAF"/>
    <w:rsid w:val="00806DAC"/>
    <w:rsid w:val="00806F48"/>
    <w:rsid w:val="008071D7"/>
    <w:rsid w:val="00807321"/>
    <w:rsid w:val="00807339"/>
    <w:rsid w:val="008073F3"/>
    <w:rsid w:val="00807C35"/>
    <w:rsid w:val="00807E71"/>
    <w:rsid w:val="00807FB1"/>
    <w:rsid w:val="008100D8"/>
    <w:rsid w:val="008102F0"/>
    <w:rsid w:val="008104C9"/>
    <w:rsid w:val="008106A3"/>
    <w:rsid w:val="00810767"/>
    <w:rsid w:val="00810824"/>
    <w:rsid w:val="00810C6B"/>
    <w:rsid w:val="00810D2B"/>
    <w:rsid w:val="00810DCE"/>
    <w:rsid w:val="00810F20"/>
    <w:rsid w:val="00810F62"/>
    <w:rsid w:val="00811042"/>
    <w:rsid w:val="0081106B"/>
    <w:rsid w:val="008112AF"/>
    <w:rsid w:val="008112B0"/>
    <w:rsid w:val="008112FB"/>
    <w:rsid w:val="00811763"/>
    <w:rsid w:val="00811796"/>
    <w:rsid w:val="008119A0"/>
    <w:rsid w:val="008119A5"/>
    <w:rsid w:val="008119BC"/>
    <w:rsid w:val="00811C85"/>
    <w:rsid w:val="00811DB6"/>
    <w:rsid w:val="00811FB7"/>
    <w:rsid w:val="008120DA"/>
    <w:rsid w:val="008120EF"/>
    <w:rsid w:val="0081221E"/>
    <w:rsid w:val="00812252"/>
    <w:rsid w:val="00812478"/>
    <w:rsid w:val="008127C4"/>
    <w:rsid w:val="00812A20"/>
    <w:rsid w:val="00812D00"/>
    <w:rsid w:val="00812EF2"/>
    <w:rsid w:val="0081305E"/>
    <w:rsid w:val="0081316E"/>
    <w:rsid w:val="00813177"/>
    <w:rsid w:val="008132DA"/>
    <w:rsid w:val="00813326"/>
    <w:rsid w:val="00813344"/>
    <w:rsid w:val="00813505"/>
    <w:rsid w:val="00813749"/>
    <w:rsid w:val="008139D6"/>
    <w:rsid w:val="00813C43"/>
    <w:rsid w:val="00813E3B"/>
    <w:rsid w:val="00813EAF"/>
    <w:rsid w:val="00813F63"/>
    <w:rsid w:val="00813F80"/>
    <w:rsid w:val="0081412C"/>
    <w:rsid w:val="00814240"/>
    <w:rsid w:val="00814336"/>
    <w:rsid w:val="00814337"/>
    <w:rsid w:val="0081447E"/>
    <w:rsid w:val="0081458E"/>
    <w:rsid w:val="00814650"/>
    <w:rsid w:val="0081474A"/>
    <w:rsid w:val="0081498D"/>
    <w:rsid w:val="00814AAA"/>
    <w:rsid w:val="00814CBB"/>
    <w:rsid w:val="00814FF1"/>
    <w:rsid w:val="00815039"/>
    <w:rsid w:val="00815059"/>
    <w:rsid w:val="00815140"/>
    <w:rsid w:val="008153D6"/>
    <w:rsid w:val="008156CA"/>
    <w:rsid w:val="0081583B"/>
    <w:rsid w:val="00815AC0"/>
    <w:rsid w:val="00815AFF"/>
    <w:rsid w:val="00815B6A"/>
    <w:rsid w:val="00815B86"/>
    <w:rsid w:val="00815C12"/>
    <w:rsid w:val="00815C1F"/>
    <w:rsid w:val="00815D13"/>
    <w:rsid w:val="00815EBE"/>
    <w:rsid w:val="00816119"/>
    <w:rsid w:val="008161FB"/>
    <w:rsid w:val="008162DD"/>
    <w:rsid w:val="008162FE"/>
    <w:rsid w:val="00816317"/>
    <w:rsid w:val="00816553"/>
    <w:rsid w:val="008167E1"/>
    <w:rsid w:val="00816928"/>
    <w:rsid w:val="00816B0C"/>
    <w:rsid w:val="00816E37"/>
    <w:rsid w:val="00816EA2"/>
    <w:rsid w:val="008171B5"/>
    <w:rsid w:val="00817890"/>
    <w:rsid w:val="00817BCF"/>
    <w:rsid w:val="00817D4B"/>
    <w:rsid w:val="00817E57"/>
    <w:rsid w:val="00817EF8"/>
    <w:rsid w:val="00820081"/>
    <w:rsid w:val="008201C9"/>
    <w:rsid w:val="0082023C"/>
    <w:rsid w:val="0082025E"/>
    <w:rsid w:val="00820521"/>
    <w:rsid w:val="00820551"/>
    <w:rsid w:val="0082059B"/>
    <w:rsid w:val="0082071E"/>
    <w:rsid w:val="008207B5"/>
    <w:rsid w:val="00820806"/>
    <w:rsid w:val="00820A66"/>
    <w:rsid w:val="00820C05"/>
    <w:rsid w:val="00820C1B"/>
    <w:rsid w:val="00820DB7"/>
    <w:rsid w:val="00820E41"/>
    <w:rsid w:val="00820E69"/>
    <w:rsid w:val="0082111A"/>
    <w:rsid w:val="00821146"/>
    <w:rsid w:val="00821266"/>
    <w:rsid w:val="00821462"/>
    <w:rsid w:val="008217F1"/>
    <w:rsid w:val="00821A32"/>
    <w:rsid w:val="00821A69"/>
    <w:rsid w:val="00821A6A"/>
    <w:rsid w:val="00821BA3"/>
    <w:rsid w:val="00821BE6"/>
    <w:rsid w:val="00821C42"/>
    <w:rsid w:val="00821D64"/>
    <w:rsid w:val="008223D4"/>
    <w:rsid w:val="0082256C"/>
    <w:rsid w:val="008225CD"/>
    <w:rsid w:val="008229D3"/>
    <w:rsid w:val="00822A03"/>
    <w:rsid w:val="00822A8F"/>
    <w:rsid w:val="00823052"/>
    <w:rsid w:val="00823059"/>
    <w:rsid w:val="0082307B"/>
    <w:rsid w:val="00823113"/>
    <w:rsid w:val="0082321F"/>
    <w:rsid w:val="008232BA"/>
    <w:rsid w:val="008232FB"/>
    <w:rsid w:val="00823416"/>
    <w:rsid w:val="0082344C"/>
    <w:rsid w:val="008235CE"/>
    <w:rsid w:val="00823707"/>
    <w:rsid w:val="00823AFB"/>
    <w:rsid w:val="00823F3C"/>
    <w:rsid w:val="008243A3"/>
    <w:rsid w:val="0082454F"/>
    <w:rsid w:val="00824573"/>
    <w:rsid w:val="008245E3"/>
    <w:rsid w:val="0082464E"/>
    <w:rsid w:val="00824690"/>
    <w:rsid w:val="008247D9"/>
    <w:rsid w:val="008248C8"/>
    <w:rsid w:val="00824B0E"/>
    <w:rsid w:val="00824B55"/>
    <w:rsid w:val="00824C53"/>
    <w:rsid w:val="00824C85"/>
    <w:rsid w:val="00824DC9"/>
    <w:rsid w:val="00824F3C"/>
    <w:rsid w:val="00824FD1"/>
    <w:rsid w:val="008251A0"/>
    <w:rsid w:val="008251B2"/>
    <w:rsid w:val="00825349"/>
    <w:rsid w:val="00825575"/>
    <w:rsid w:val="008256E0"/>
    <w:rsid w:val="00825765"/>
    <w:rsid w:val="00825797"/>
    <w:rsid w:val="008258F3"/>
    <w:rsid w:val="0082595F"/>
    <w:rsid w:val="00825AF7"/>
    <w:rsid w:val="00825B03"/>
    <w:rsid w:val="00825B4D"/>
    <w:rsid w:val="00825D66"/>
    <w:rsid w:val="00825D77"/>
    <w:rsid w:val="00825D9C"/>
    <w:rsid w:val="00825DFA"/>
    <w:rsid w:val="00825E66"/>
    <w:rsid w:val="00825EA6"/>
    <w:rsid w:val="00826018"/>
    <w:rsid w:val="00826071"/>
    <w:rsid w:val="00826133"/>
    <w:rsid w:val="00826236"/>
    <w:rsid w:val="008262A7"/>
    <w:rsid w:val="0082631D"/>
    <w:rsid w:val="0082651E"/>
    <w:rsid w:val="00826590"/>
    <w:rsid w:val="00826714"/>
    <w:rsid w:val="00826777"/>
    <w:rsid w:val="00826797"/>
    <w:rsid w:val="008268AF"/>
    <w:rsid w:val="00826A97"/>
    <w:rsid w:val="00826BB6"/>
    <w:rsid w:val="00826D83"/>
    <w:rsid w:val="00826D84"/>
    <w:rsid w:val="00826DB0"/>
    <w:rsid w:val="00826DE4"/>
    <w:rsid w:val="00826E0B"/>
    <w:rsid w:val="00826E32"/>
    <w:rsid w:val="00826EB5"/>
    <w:rsid w:val="00826F7C"/>
    <w:rsid w:val="00826FB4"/>
    <w:rsid w:val="00827065"/>
    <w:rsid w:val="0082719D"/>
    <w:rsid w:val="00827370"/>
    <w:rsid w:val="0082758F"/>
    <w:rsid w:val="0082777A"/>
    <w:rsid w:val="00827850"/>
    <w:rsid w:val="00827A05"/>
    <w:rsid w:val="00827AAF"/>
    <w:rsid w:val="00827B53"/>
    <w:rsid w:val="00827BED"/>
    <w:rsid w:val="00827F6A"/>
    <w:rsid w:val="00827FA3"/>
    <w:rsid w:val="008300E9"/>
    <w:rsid w:val="0083058A"/>
    <w:rsid w:val="008305BE"/>
    <w:rsid w:val="008307A5"/>
    <w:rsid w:val="0083085C"/>
    <w:rsid w:val="00830919"/>
    <w:rsid w:val="0083095D"/>
    <w:rsid w:val="008309A6"/>
    <w:rsid w:val="00830ACC"/>
    <w:rsid w:val="00830B7E"/>
    <w:rsid w:val="00830CC8"/>
    <w:rsid w:val="00830EC7"/>
    <w:rsid w:val="00830EF7"/>
    <w:rsid w:val="00830F64"/>
    <w:rsid w:val="00831093"/>
    <w:rsid w:val="00831452"/>
    <w:rsid w:val="00831541"/>
    <w:rsid w:val="008316E0"/>
    <w:rsid w:val="0083172A"/>
    <w:rsid w:val="0083185F"/>
    <w:rsid w:val="008318FC"/>
    <w:rsid w:val="0083197E"/>
    <w:rsid w:val="00831BBA"/>
    <w:rsid w:val="00831CB7"/>
    <w:rsid w:val="00831D6B"/>
    <w:rsid w:val="00831E09"/>
    <w:rsid w:val="008323BF"/>
    <w:rsid w:val="00832495"/>
    <w:rsid w:val="0083261C"/>
    <w:rsid w:val="00832918"/>
    <w:rsid w:val="00832A8B"/>
    <w:rsid w:val="00832B23"/>
    <w:rsid w:val="00832B81"/>
    <w:rsid w:val="00832B98"/>
    <w:rsid w:val="00832BF5"/>
    <w:rsid w:val="00832E52"/>
    <w:rsid w:val="00832EC6"/>
    <w:rsid w:val="008333D2"/>
    <w:rsid w:val="008334D0"/>
    <w:rsid w:val="0083356C"/>
    <w:rsid w:val="00833602"/>
    <w:rsid w:val="00833D98"/>
    <w:rsid w:val="00833EEF"/>
    <w:rsid w:val="00833FDE"/>
    <w:rsid w:val="00834318"/>
    <w:rsid w:val="00834411"/>
    <w:rsid w:val="00834507"/>
    <w:rsid w:val="00834608"/>
    <w:rsid w:val="0083463A"/>
    <w:rsid w:val="00834687"/>
    <w:rsid w:val="00834859"/>
    <w:rsid w:val="008348EB"/>
    <w:rsid w:val="00834A55"/>
    <w:rsid w:val="00834A77"/>
    <w:rsid w:val="00834C3B"/>
    <w:rsid w:val="00834D20"/>
    <w:rsid w:val="00834DE2"/>
    <w:rsid w:val="00834E42"/>
    <w:rsid w:val="00834EC3"/>
    <w:rsid w:val="00834F22"/>
    <w:rsid w:val="00834FB5"/>
    <w:rsid w:val="00835394"/>
    <w:rsid w:val="00835CFC"/>
    <w:rsid w:val="00835FB8"/>
    <w:rsid w:val="00835FC0"/>
    <w:rsid w:val="008360E4"/>
    <w:rsid w:val="008361DF"/>
    <w:rsid w:val="008361FC"/>
    <w:rsid w:val="00836315"/>
    <w:rsid w:val="00836484"/>
    <w:rsid w:val="0083653E"/>
    <w:rsid w:val="00836724"/>
    <w:rsid w:val="00836868"/>
    <w:rsid w:val="00836999"/>
    <w:rsid w:val="00836A1C"/>
    <w:rsid w:val="00836C25"/>
    <w:rsid w:val="00837138"/>
    <w:rsid w:val="00837241"/>
    <w:rsid w:val="008372BC"/>
    <w:rsid w:val="0083731E"/>
    <w:rsid w:val="00837345"/>
    <w:rsid w:val="008373A8"/>
    <w:rsid w:val="00837433"/>
    <w:rsid w:val="008374D6"/>
    <w:rsid w:val="00837541"/>
    <w:rsid w:val="00837572"/>
    <w:rsid w:val="0083758C"/>
    <w:rsid w:val="00837743"/>
    <w:rsid w:val="00837965"/>
    <w:rsid w:val="00837A8A"/>
    <w:rsid w:val="00837B51"/>
    <w:rsid w:val="00837BB8"/>
    <w:rsid w:val="00840277"/>
    <w:rsid w:val="00840453"/>
    <w:rsid w:val="00840617"/>
    <w:rsid w:val="00840698"/>
    <w:rsid w:val="00840763"/>
    <w:rsid w:val="00840796"/>
    <w:rsid w:val="008407CF"/>
    <w:rsid w:val="00840CC0"/>
    <w:rsid w:val="00840E78"/>
    <w:rsid w:val="00840EA3"/>
    <w:rsid w:val="00840FF1"/>
    <w:rsid w:val="00841007"/>
    <w:rsid w:val="00841187"/>
    <w:rsid w:val="008411E5"/>
    <w:rsid w:val="008412F6"/>
    <w:rsid w:val="008413BB"/>
    <w:rsid w:val="008418FA"/>
    <w:rsid w:val="00841959"/>
    <w:rsid w:val="00841A38"/>
    <w:rsid w:val="00841BFC"/>
    <w:rsid w:val="00841E40"/>
    <w:rsid w:val="00842016"/>
    <w:rsid w:val="00842095"/>
    <w:rsid w:val="008420EC"/>
    <w:rsid w:val="0084218E"/>
    <w:rsid w:val="00842385"/>
    <w:rsid w:val="008423DB"/>
    <w:rsid w:val="008424DA"/>
    <w:rsid w:val="00842561"/>
    <w:rsid w:val="008425A7"/>
    <w:rsid w:val="008427F3"/>
    <w:rsid w:val="0084282D"/>
    <w:rsid w:val="00842858"/>
    <w:rsid w:val="0084285D"/>
    <w:rsid w:val="00842DBB"/>
    <w:rsid w:val="00842DDB"/>
    <w:rsid w:val="00842ECC"/>
    <w:rsid w:val="00842F84"/>
    <w:rsid w:val="00843125"/>
    <w:rsid w:val="00843223"/>
    <w:rsid w:val="00843757"/>
    <w:rsid w:val="008439CB"/>
    <w:rsid w:val="00843B8B"/>
    <w:rsid w:val="00843CC5"/>
    <w:rsid w:val="00843FCB"/>
    <w:rsid w:val="00844213"/>
    <w:rsid w:val="00844292"/>
    <w:rsid w:val="008443F2"/>
    <w:rsid w:val="0084448F"/>
    <w:rsid w:val="00844620"/>
    <w:rsid w:val="008446CB"/>
    <w:rsid w:val="0084484E"/>
    <w:rsid w:val="008449BD"/>
    <w:rsid w:val="00844AF7"/>
    <w:rsid w:val="00844C13"/>
    <w:rsid w:val="008452CA"/>
    <w:rsid w:val="0084532F"/>
    <w:rsid w:val="008453F0"/>
    <w:rsid w:val="00845547"/>
    <w:rsid w:val="008456B6"/>
    <w:rsid w:val="0084585B"/>
    <w:rsid w:val="0084590F"/>
    <w:rsid w:val="00845A6E"/>
    <w:rsid w:val="00845B78"/>
    <w:rsid w:val="00845DF9"/>
    <w:rsid w:val="00845E81"/>
    <w:rsid w:val="0084605F"/>
    <w:rsid w:val="00846134"/>
    <w:rsid w:val="008461D2"/>
    <w:rsid w:val="0084640E"/>
    <w:rsid w:val="00846564"/>
    <w:rsid w:val="008465A4"/>
    <w:rsid w:val="0084663A"/>
    <w:rsid w:val="008466DA"/>
    <w:rsid w:val="008467F3"/>
    <w:rsid w:val="00846943"/>
    <w:rsid w:val="008469C4"/>
    <w:rsid w:val="008469D8"/>
    <w:rsid w:val="00846BB4"/>
    <w:rsid w:val="00846C11"/>
    <w:rsid w:val="00846C1D"/>
    <w:rsid w:val="00846EE5"/>
    <w:rsid w:val="00846F39"/>
    <w:rsid w:val="0084707F"/>
    <w:rsid w:val="00847217"/>
    <w:rsid w:val="008472CA"/>
    <w:rsid w:val="00847371"/>
    <w:rsid w:val="008473CA"/>
    <w:rsid w:val="0084743E"/>
    <w:rsid w:val="00847453"/>
    <w:rsid w:val="0084745A"/>
    <w:rsid w:val="008474D5"/>
    <w:rsid w:val="0084752B"/>
    <w:rsid w:val="0084755B"/>
    <w:rsid w:val="0084761F"/>
    <w:rsid w:val="008476BB"/>
    <w:rsid w:val="00847829"/>
    <w:rsid w:val="0084782B"/>
    <w:rsid w:val="008478D6"/>
    <w:rsid w:val="00847B04"/>
    <w:rsid w:val="00847BC5"/>
    <w:rsid w:val="00847D23"/>
    <w:rsid w:val="00847D88"/>
    <w:rsid w:val="00847F18"/>
    <w:rsid w:val="00847F3D"/>
    <w:rsid w:val="00850098"/>
    <w:rsid w:val="00850294"/>
    <w:rsid w:val="008502CB"/>
    <w:rsid w:val="00850447"/>
    <w:rsid w:val="008506AB"/>
    <w:rsid w:val="00850844"/>
    <w:rsid w:val="008509FC"/>
    <w:rsid w:val="00850A18"/>
    <w:rsid w:val="00850B4F"/>
    <w:rsid w:val="00850B86"/>
    <w:rsid w:val="00850D8E"/>
    <w:rsid w:val="00850F95"/>
    <w:rsid w:val="00851126"/>
    <w:rsid w:val="00851141"/>
    <w:rsid w:val="00851242"/>
    <w:rsid w:val="0085134F"/>
    <w:rsid w:val="008514AA"/>
    <w:rsid w:val="008515EC"/>
    <w:rsid w:val="00851648"/>
    <w:rsid w:val="00851719"/>
    <w:rsid w:val="00851771"/>
    <w:rsid w:val="0085180F"/>
    <w:rsid w:val="008518D0"/>
    <w:rsid w:val="00851937"/>
    <w:rsid w:val="00851961"/>
    <w:rsid w:val="00851AB7"/>
    <w:rsid w:val="00851C6B"/>
    <w:rsid w:val="00851C93"/>
    <w:rsid w:val="00851E44"/>
    <w:rsid w:val="00851EF8"/>
    <w:rsid w:val="00851F22"/>
    <w:rsid w:val="0085203F"/>
    <w:rsid w:val="00852094"/>
    <w:rsid w:val="0085226A"/>
    <w:rsid w:val="0085227A"/>
    <w:rsid w:val="008522BC"/>
    <w:rsid w:val="0085246C"/>
    <w:rsid w:val="008524F5"/>
    <w:rsid w:val="008527F8"/>
    <w:rsid w:val="0085280A"/>
    <w:rsid w:val="008528AB"/>
    <w:rsid w:val="00852A75"/>
    <w:rsid w:val="00852B59"/>
    <w:rsid w:val="00852F5B"/>
    <w:rsid w:val="00852F63"/>
    <w:rsid w:val="0085300B"/>
    <w:rsid w:val="008530AB"/>
    <w:rsid w:val="00853197"/>
    <w:rsid w:val="00853440"/>
    <w:rsid w:val="00853486"/>
    <w:rsid w:val="008536D8"/>
    <w:rsid w:val="00853746"/>
    <w:rsid w:val="00853852"/>
    <w:rsid w:val="008538F6"/>
    <w:rsid w:val="00853979"/>
    <w:rsid w:val="008539CB"/>
    <w:rsid w:val="008539DF"/>
    <w:rsid w:val="00853A31"/>
    <w:rsid w:val="00853C3F"/>
    <w:rsid w:val="00853EE6"/>
    <w:rsid w:val="00853FA9"/>
    <w:rsid w:val="008540E6"/>
    <w:rsid w:val="008545FE"/>
    <w:rsid w:val="008548B9"/>
    <w:rsid w:val="0085493F"/>
    <w:rsid w:val="00854AA1"/>
    <w:rsid w:val="00854AE0"/>
    <w:rsid w:val="00854B84"/>
    <w:rsid w:val="00854B86"/>
    <w:rsid w:val="00854BDD"/>
    <w:rsid w:val="00854F99"/>
    <w:rsid w:val="00855178"/>
    <w:rsid w:val="0085528E"/>
    <w:rsid w:val="00855498"/>
    <w:rsid w:val="0085549F"/>
    <w:rsid w:val="00855500"/>
    <w:rsid w:val="008555B7"/>
    <w:rsid w:val="0085581B"/>
    <w:rsid w:val="00855B4B"/>
    <w:rsid w:val="00855D20"/>
    <w:rsid w:val="00855F48"/>
    <w:rsid w:val="0085625B"/>
    <w:rsid w:val="008562B4"/>
    <w:rsid w:val="008564A6"/>
    <w:rsid w:val="00856542"/>
    <w:rsid w:val="00856604"/>
    <w:rsid w:val="00856677"/>
    <w:rsid w:val="00856696"/>
    <w:rsid w:val="00856703"/>
    <w:rsid w:val="00856736"/>
    <w:rsid w:val="00856787"/>
    <w:rsid w:val="00856871"/>
    <w:rsid w:val="00856896"/>
    <w:rsid w:val="00856983"/>
    <w:rsid w:val="0085699D"/>
    <w:rsid w:val="00856A77"/>
    <w:rsid w:val="00856B1C"/>
    <w:rsid w:val="00856BFF"/>
    <w:rsid w:val="00856C35"/>
    <w:rsid w:val="00856C6A"/>
    <w:rsid w:val="00856DA7"/>
    <w:rsid w:val="00856E61"/>
    <w:rsid w:val="00857372"/>
    <w:rsid w:val="008573E8"/>
    <w:rsid w:val="008576EA"/>
    <w:rsid w:val="00857867"/>
    <w:rsid w:val="00857906"/>
    <w:rsid w:val="00857962"/>
    <w:rsid w:val="00857BEF"/>
    <w:rsid w:val="00857EC5"/>
    <w:rsid w:val="00860058"/>
    <w:rsid w:val="00860062"/>
    <w:rsid w:val="00860225"/>
    <w:rsid w:val="00860289"/>
    <w:rsid w:val="008602EA"/>
    <w:rsid w:val="00860429"/>
    <w:rsid w:val="008605FD"/>
    <w:rsid w:val="008606BA"/>
    <w:rsid w:val="00860A39"/>
    <w:rsid w:val="00860A7C"/>
    <w:rsid w:val="00860B88"/>
    <w:rsid w:val="00860CD8"/>
    <w:rsid w:val="00860E9C"/>
    <w:rsid w:val="00860FDB"/>
    <w:rsid w:val="00860FEC"/>
    <w:rsid w:val="008611B4"/>
    <w:rsid w:val="008613A4"/>
    <w:rsid w:val="00861413"/>
    <w:rsid w:val="00861806"/>
    <w:rsid w:val="008618CC"/>
    <w:rsid w:val="0086191F"/>
    <w:rsid w:val="00861968"/>
    <w:rsid w:val="00861A4B"/>
    <w:rsid w:val="00861B0D"/>
    <w:rsid w:val="00861C20"/>
    <w:rsid w:val="00861D59"/>
    <w:rsid w:val="00861D78"/>
    <w:rsid w:val="00862282"/>
    <w:rsid w:val="00862567"/>
    <w:rsid w:val="008625A4"/>
    <w:rsid w:val="008625F0"/>
    <w:rsid w:val="00862A01"/>
    <w:rsid w:val="00862A37"/>
    <w:rsid w:val="00862A59"/>
    <w:rsid w:val="00862B97"/>
    <w:rsid w:val="00862C0D"/>
    <w:rsid w:val="00862CDA"/>
    <w:rsid w:val="00862CDB"/>
    <w:rsid w:val="00862D4C"/>
    <w:rsid w:val="00862DF8"/>
    <w:rsid w:val="00862E0C"/>
    <w:rsid w:val="00862FFD"/>
    <w:rsid w:val="00863447"/>
    <w:rsid w:val="00863675"/>
    <w:rsid w:val="008637AB"/>
    <w:rsid w:val="008637C8"/>
    <w:rsid w:val="00863CDB"/>
    <w:rsid w:val="00863D21"/>
    <w:rsid w:val="00863D62"/>
    <w:rsid w:val="008640A0"/>
    <w:rsid w:val="00864193"/>
    <w:rsid w:val="0086441F"/>
    <w:rsid w:val="0086448C"/>
    <w:rsid w:val="00864498"/>
    <w:rsid w:val="0086454D"/>
    <w:rsid w:val="00864587"/>
    <w:rsid w:val="008646FB"/>
    <w:rsid w:val="008648D0"/>
    <w:rsid w:val="0086491B"/>
    <w:rsid w:val="008649F2"/>
    <w:rsid w:val="00864AE2"/>
    <w:rsid w:val="00864BB5"/>
    <w:rsid w:val="00864EDC"/>
    <w:rsid w:val="00864F20"/>
    <w:rsid w:val="00864FC1"/>
    <w:rsid w:val="00865294"/>
    <w:rsid w:val="008653E9"/>
    <w:rsid w:val="00865422"/>
    <w:rsid w:val="00865464"/>
    <w:rsid w:val="00865497"/>
    <w:rsid w:val="008654C2"/>
    <w:rsid w:val="008658D1"/>
    <w:rsid w:val="00865A17"/>
    <w:rsid w:val="00865A8B"/>
    <w:rsid w:val="00865B85"/>
    <w:rsid w:val="00865BB1"/>
    <w:rsid w:val="00865E61"/>
    <w:rsid w:val="00865EFB"/>
    <w:rsid w:val="00865F89"/>
    <w:rsid w:val="00865F94"/>
    <w:rsid w:val="0086610D"/>
    <w:rsid w:val="00866137"/>
    <w:rsid w:val="0086677D"/>
    <w:rsid w:val="008667C9"/>
    <w:rsid w:val="0086691C"/>
    <w:rsid w:val="00866A62"/>
    <w:rsid w:val="00866B07"/>
    <w:rsid w:val="00866C15"/>
    <w:rsid w:val="00866DD2"/>
    <w:rsid w:val="00866E27"/>
    <w:rsid w:val="00866FB6"/>
    <w:rsid w:val="00867080"/>
    <w:rsid w:val="00867270"/>
    <w:rsid w:val="008672D6"/>
    <w:rsid w:val="008672F0"/>
    <w:rsid w:val="008673D3"/>
    <w:rsid w:val="00867504"/>
    <w:rsid w:val="008679F4"/>
    <w:rsid w:val="00867C98"/>
    <w:rsid w:val="00867CC2"/>
    <w:rsid w:val="00867CD8"/>
    <w:rsid w:val="00867D1A"/>
    <w:rsid w:val="0087012C"/>
    <w:rsid w:val="00870360"/>
    <w:rsid w:val="008703F3"/>
    <w:rsid w:val="008705D9"/>
    <w:rsid w:val="008706C3"/>
    <w:rsid w:val="00870711"/>
    <w:rsid w:val="008707B5"/>
    <w:rsid w:val="008707CB"/>
    <w:rsid w:val="008708D5"/>
    <w:rsid w:val="00870A01"/>
    <w:rsid w:val="00870AEE"/>
    <w:rsid w:val="00870B3A"/>
    <w:rsid w:val="00870B8B"/>
    <w:rsid w:val="00870DB9"/>
    <w:rsid w:val="00870DE2"/>
    <w:rsid w:val="00870E1B"/>
    <w:rsid w:val="00870E31"/>
    <w:rsid w:val="00871085"/>
    <w:rsid w:val="008711A6"/>
    <w:rsid w:val="008711D7"/>
    <w:rsid w:val="0087146A"/>
    <w:rsid w:val="0087149D"/>
    <w:rsid w:val="00871505"/>
    <w:rsid w:val="008718BF"/>
    <w:rsid w:val="008718D6"/>
    <w:rsid w:val="008719A4"/>
    <w:rsid w:val="00871E75"/>
    <w:rsid w:val="00871EF4"/>
    <w:rsid w:val="00871F30"/>
    <w:rsid w:val="00871F58"/>
    <w:rsid w:val="008720A3"/>
    <w:rsid w:val="008720AE"/>
    <w:rsid w:val="0087211C"/>
    <w:rsid w:val="008721AE"/>
    <w:rsid w:val="0087221C"/>
    <w:rsid w:val="0087237F"/>
    <w:rsid w:val="00872490"/>
    <w:rsid w:val="00872682"/>
    <w:rsid w:val="008728D1"/>
    <w:rsid w:val="00872A4C"/>
    <w:rsid w:val="00872E81"/>
    <w:rsid w:val="0087318A"/>
    <w:rsid w:val="0087320C"/>
    <w:rsid w:val="008732E6"/>
    <w:rsid w:val="00873320"/>
    <w:rsid w:val="00873365"/>
    <w:rsid w:val="00873656"/>
    <w:rsid w:val="00873A12"/>
    <w:rsid w:val="00873ACF"/>
    <w:rsid w:val="00873C0B"/>
    <w:rsid w:val="00873C63"/>
    <w:rsid w:val="00873DA0"/>
    <w:rsid w:val="00873EA1"/>
    <w:rsid w:val="00873F63"/>
    <w:rsid w:val="0087415E"/>
    <w:rsid w:val="00874702"/>
    <w:rsid w:val="00874742"/>
    <w:rsid w:val="0087483C"/>
    <w:rsid w:val="008748E6"/>
    <w:rsid w:val="0087495D"/>
    <w:rsid w:val="00874B1F"/>
    <w:rsid w:val="00874B4B"/>
    <w:rsid w:val="00874D12"/>
    <w:rsid w:val="00874D5A"/>
    <w:rsid w:val="00874EA5"/>
    <w:rsid w:val="00875176"/>
    <w:rsid w:val="00875330"/>
    <w:rsid w:val="0087542A"/>
    <w:rsid w:val="0087544C"/>
    <w:rsid w:val="00875544"/>
    <w:rsid w:val="00875777"/>
    <w:rsid w:val="00875F42"/>
    <w:rsid w:val="00876166"/>
    <w:rsid w:val="00876335"/>
    <w:rsid w:val="00876665"/>
    <w:rsid w:val="00876A2B"/>
    <w:rsid w:val="00876AA7"/>
    <w:rsid w:val="00876D38"/>
    <w:rsid w:val="00876EA9"/>
    <w:rsid w:val="00876FC5"/>
    <w:rsid w:val="00877092"/>
    <w:rsid w:val="0087723F"/>
    <w:rsid w:val="0087730F"/>
    <w:rsid w:val="00877345"/>
    <w:rsid w:val="008774C6"/>
    <w:rsid w:val="008777A0"/>
    <w:rsid w:val="008777DE"/>
    <w:rsid w:val="0087780D"/>
    <w:rsid w:val="00877847"/>
    <w:rsid w:val="008778DC"/>
    <w:rsid w:val="008779FA"/>
    <w:rsid w:val="00877A9D"/>
    <w:rsid w:val="00877BD3"/>
    <w:rsid w:val="00877C03"/>
    <w:rsid w:val="00877C1F"/>
    <w:rsid w:val="00877C47"/>
    <w:rsid w:val="00877CEE"/>
    <w:rsid w:val="00877DC9"/>
    <w:rsid w:val="00877DEF"/>
    <w:rsid w:val="00877E7F"/>
    <w:rsid w:val="008804D4"/>
    <w:rsid w:val="008805FD"/>
    <w:rsid w:val="008806D9"/>
    <w:rsid w:val="0088073D"/>
    <w:rsid w:val="00880BDE"/>
    <w:rsid w:val="00880CBF"/>
    <w:rsid w:val="00880EDA"/>
    <w:rsid w:val="00880F1E"/>
    <w:rsid w:val="0088118C"/>
    <w:rsid w:val="008811D0"/>
    <w:rsid w:val="00881217"/>
    <w:rsid w:val="008812CE"/>
    <w:rsid w:val="008813B6"/>
    <w:rsid w:val="008814A0"/>
    <w:rsid w:val="008815EE"/>
    <w:rsid w:val="00881633"/>
    <w:rsid w:val="00881744"/>
    <w:rsid w:val="00881A81"/>
    <w:rsid w:val="00881B0B"/>
    <w:rsid w:val="00881B18"/>
    <w:rsid w:val="00881B1F"/>
    <w:rsid w:val="00881FAD"/>
    <w:rsid w:val="00881FE0"/>
    <w:rsid w:val="0088204D"/>
    <w:rsid w:val="00882270"/>
    <w:rsid w:val="008822C2"/>
    <w:rsid w:val="008824F4"/>
    <w:rsid w:val="008826F4"/>
    <w:rsid w:val="00882A64"/>
    <w:rsid w:val="00882AC2"/>
    <w:rsid w:val="00882C7B"/>
    <w:rsid w:val="00882EDE"/>
    <w:rsid w:val="00882EF7"/>
    <w:rsid w:val="00882FBB"/>
    <w:rsid w:val="0088305D"/>
    <w:rsid w:val="0088319D"/>
    <w:rsid w:val="008834CC"/>
    <w:rsid w:val="00883510"/>
    <w:rsid w:val="008836C1"/>
    <w:rsid w:val="00883854"/>
    <w:rsid w:val="00883A93"/>
    <w:rsid w:val="00883B6E"/>
    <w:rsid w:val="00883B70"/>
    <w:rsid w:val="00883BD6"/>
    <w:rsid w:val="00883C1C"/>
    <w:rsid w:val="00883D45"/>
    <w:rsid w:val="00883E62"/>
    <w:rsid w:val="00883E85"/>
    <w:rsid w:val="008840BE"/>
    <w:rsid w:val="0088411F"/>
    <w:rsid w:val="008842D6"/>
    <w:rsid w:val="008843F4"/>
    <w:rsid w:val="00884779"/>
    <w:rsid w:val="00884838"/>
    <w:rsid w:val="008848B0"/>
    <w:rsid w:val="00884CC5"/>
    <w:rsid w:val="00884DCB"/>
    <w:rsid w:val="00884EFE"/>
    <w:rsid w:val="00884F9D"/>
    <w:rsid w:val="00885027"/>
    <w:rsid w:val="0088502F"/>
    <w:rsid w:val="00885468"/>
    <w:rsid w:val="0088549E"/>
    <w:rsid w:val="008856F7"/>
    <w:rsid w:val="00885717"/>
    <w:rsid w:val="008859A4"/>
    <w:rsid w:val="00885A81"/>
    <w:rsid w:val="00885C93"/>
    <w:rsid w:val="00886286"/>
    <w:rsid w:val="0088632A"/>
    <w:rsid w:val="008866CD"/>
    <w:rsid w:val="00886783"/>
    <w:rsid w:val="0088682C"/>
    <w:rsid w:val="0088690A"/>
    <w:rsid w:val="008869B3"/>
    <w:rsid w:val="00886A5E"/>
    <w:rsid w:val="00886BD4"/>
    <w:rsid w:val="00886DE8"/>
    <w:rsid w:val="00886E69"/>
    <w:rsid w:val="008870B3"/>
    <w:rsid w:val="00887219"/>
    <w:rsid w:val="0088735E"/>
    <w:rsid w:val="008873ED"/>
    <w:rsid w:val="0088746B"/>
    <w:rsid w:val="00887587"/>
    <w:rsid w:val="008876F4"/>
    <w:rsid w:val="00887894"/>
    <w:rsid w:val="00887976"/>
    <w:rsid w:val="00887B0A"/>
    <w:rsid w:val="00887BA8"/>
    <w:rsid w:val="00887C69"/>
    <w:rsid w:val="00887D80"/>
    <w:rsid w:val="00887F7E"/>
    <w:rsid w:val="0089060A"/>
    <w:rsid w:val="0089061E"/>
    <w:rsid w:val="008906F7"/>
    <w:rsid w:val="008907AE"/>
    <w:rsid w:val="00890C41"/>
    <w:rsid w:val="00890F9E"/>
    <w:rsid w:val="008911C7"/>
    <w:rsid w:val="008913D6"/>
    <w:rsid w:val="008914E7"/>
    <w:rsid w:val="008916C0"/>
    <w:rsid w:val="00891982"/>
    <w:rsid w:val="00891D20"/>
    <w:rsid w:val="00891D3C"/>
    <w:rsid w:val="00891DAA"/>
    <w:rsid w:val="00892024"/>
    <w:rsid w:val="008922CD"/>
    <w:rsid w:val="008922DD"/>
    <w:rsid w:val="0089252C"/>
    <w:rsid w:val="0089257C"/>
    <w:rsid w:val="008925A8"/>
    <w:rsid w:val="00892802"/>
    <w:rsid w:val="0089290D"/>
    <w:rsid w:val="00892AC3"/>
    <w:rsid w:val="00892C83"/>
    <w:rsid w:val="00892D03"/>
    <w:rsid w:val="00892DA5"/>
    <w:rsid w:val="00892F9D"/>
    <w:rsid w:val="00893095"/>
    <w:rsid w:val="008930F4"/>
    <w:rsid w:val="00893156"/>
    <w:rsid w:val="0089316D"/>
    <w:rsid w:val="008934E8"/>
    <w:rsid w:val="00893671"/>
    <w:rsid w:val="00893847"/>
    <w:rsid w:val="00893AFE"/>
    <w:rsid w:val="00893D84"/>
    <w:rsid w:val="00893E36"/>
    <w:rsid w:val="00893EA8"/>
    <w:rsid w:val="00893EAF"/>
    <w:rsid w:val="00894018"/>
    <w:rsid w:val="00894037"/>
    <w:rsid w:val="008941C3"/>
    <w:rsid w:val="008944FD"/>
    <w:rsid w:val="008945C1"/>
    <w:rsid w:val="008946D7"/>
    <w:rsid w:val="00894716"/>
    <w:rsid w:val="0089479F"/>
    <w:rsid w:val="00894822"/>
    <w:rsid w:val="00894BFA"/>
    <w:rsid w:val="00894C4B"/>
    <w:rsid w:val="00894E3F"/>
    <w:rsid w:val="00894F1A"/>
    <w:rsid w:val="00894F73"/>
    <w:rsid w:val="008950F4"/>
    <w:rsid w:val="008951B2"/>
    <w:rsid w:val="0089532C"/>
    <w:rsid w:val="00895335"/>
    <w:rsid w:val="00895469"/>
    <w:rsid w:val="00895521"/>
    <w:rsid w:val="008956C6"/>
    <w:rsid w:val="00895808"/>
    <w:rsid w:val="0089580A"/>
    <w:rsid w:val="0089581A"/>
    <w:rsid w:val="00895CA3"/>
    <w:rsid w:val="00895DBE"/>
    <w:rsid w:val="00895DC9"/>
    <w:rsid w:val="00895DD4"/>
    <w:rsid w:val="00895EF8"/>
    <w:rsid w:val="00895FCC"/>
    <w:rsid w:val="00896399"/>
    <w:rsid w:val="0089689B"/>
    <w:rsid w:val="00896932"/>
    <w:rsid w:val="00896C64"/>
    <w:rsid w:val="00896C6F"/>
    <w:rsid w:val="0089702C"/>
    <w:rsid w:val="00897314"/>
    <w:rsid w:val="0089754E"/>
    <w:rsid w:val="008975CF"/>
    <w:rsid w:val="0089766C"/>
    <w:rsid w:val="008976EC"/>
    <w:rsid w:val="008977A2"/>
    <w:rsid w:val="008977FD"/>
    <w:rsid w:val="008978DE"/>
    <w:rsid w:val="00897C2A"/>
    <w:rsid w:val="00897C81"/>
    <w:rsid w:val="00897D4A"/>
    <w:rsid w:val="00897D4E"/>
    <w:rsid w:val="008A03D6"/>
    <w:rsid w:val="008A05BF"/>
    <w:rsid w:val="008A0635"/>
    <w:rsid w:val="008A0725"/>
    <w:rsid w:val="008A0781"/>
    <w:rsid w:val="008A08F6"/>
    <w:rsid w:val="008A091E"/>
    <w:rsid w:val="008A0B9C"/>
    <w:rsid w:val="008A0C53"/>
    <w:rsid w:val="008A0E6D"/>
    <w:rsid w:val="008A0F06"/>
    <w:rsid w:val="008A1070"/>
    <w:rsid w:val="008A1166"/>
    <w:rsid w:val="008A11F0"/>
    <w:rsid w:val="008A12C1"/>
    <w:rsid w:val="008A15B4"/>
    <w:rsid w:val="008A15C3"/>
    <w:rsid w:val="008A168F"/>
    <w:rsid w:val="008A173C"/>
    <w:rsid w:val="008A1812"/>
    <w:rsid w:val="008A19C1"/>
    <w:rsid w:val="008A19C7"/>
    <w:rsid w:val="008A1C50"/>
    <w:rsid w:val="008A1C82"/>
    <w:rsid w:val="008A1CCB"/>
    <w:rsid w:val="008A1CE2"/>
    <w:rsid w:val="008A1E6A"/>
    <w:rsid w:val="008A2003"/>
    <w:rsid w:val="008A2120"/>
    <w:rsid w:val="008A24EE"/>
    <w:rsid w:val="008A26AB"/>
    <w:rsid w:val="008A2BF6"/>
    <w:rsid w:val="008A2C16"/>
    <w:rsid w:val="008A2E68"/>
    <w:rsid w:val="008A2E89"/>
    <w:rsid w:val="008A2F11"/>
    <w:rsid w:val="008A2FB7"/>
    <w:rsid w:val="008A3093"/>
    <w:rsid w:val="008A321F"/>
    <w:rsid w:val="008A32DC"/>
    <w:rsid w:val="008A3442"/>
    <w:rsid w:val="008A35B2"/>
    <w:rsid w:val="008A3651"/>
    <w:rsid w:val="008A379C"/>
    <w:rsid w:val="008A3941"/>
    <w:rsid w:val="008A39C1"/>
    <w:rsid w:val="008A3AB1"/>
    <w:rsid w:val="008A3B69"/>
    <w:rsid w:val="008A3DED"/>
    <w:rsid w:val="008A3F4C"/>
    <w:rsid w:val="008A3FF3"/>
    <w:rsid w:val="008A402A"/>
    <w:rsid w:val="008A45D0"/>
    <w:rsid w:val="008A4637"/>
    <w:rsid w:val="008A4758"/>
    <w:rsid w:val="008A47BC"/>
    <w:rsid w:val="008A490E"/>
    <w:rsid w:val="008A4B9E"/>
    <w:rsid w:val="008A4BE2"/>
    <w:rsid w:val="008A4CE1"/>
    <w:rsid w:val="008A4D0D"/>
    <w:rsid w:val="008A4D78"/>
    <w:rsid w:val="008A4D9A"/>
    <w:rsid w:val="008A4DCD"/>
    <w:rsid w:val="008A4DF6"/>
    <w:rsid w:val="008A5216"/>
    <w:rsid w:val="008A5229"/>
    <w:rsid w:val="008A526D"/>
    <w:rsid w:val="008A5290"/>
    <w:rsid w:val="008A54E1"/>
    <w:rsid w:val="008A5514"/>
    <w:rsid w:val="008A55EA"/>
    <w:rsid w:val="008A591B"/>
    <w:rsid w:val="008A5A93"/>
    <w:rsid w:val="008A5C17"/>
    <w:rsid w:val="008A606D"/>
    <w:rsid w:val="008A6202"/>
    <w:rsid w:val="008A639D"/>
    <w:rsid w:val="008A658F"/>
    <w:rsid w:val="008A65BA"/>
    <w:rsid w:val="008A6745"/>
    <w:rsid w:val="008A67B2"/>
    <w:rsid w:val="008A68B0"/>
    <w:rsid w:val="008A6BDB"/>
    <w:rsid w:val="008A6BDD"/>
    <w:rsid w:val="008A6DBA"/>
    <w:rsid w:val="008A7301"/>
    <w:rsid w:val="008A75E7"/>
    <w:rsid w:val="008A77A4"/>
    <w:rsid w:val="008A7876"/>
    <w:rsid w:val="008A7A03"/>
    <w:rsid w:val="008A7A4A"/>
    <w:rsid w:val="008A7B05"/>
    <w:rsid w:val="008A7B54"/>
    <w:rsid w:val="008A7B66"/>
    <w:rsid w:val="008A7BC4"/>
    <w:rsid w:val="008A7CA8"/>
    <w:rsid w:val="008A7F39"/>
    <w:rsid w:val="008B015B"/>
    <w:rsid w:val="008B0266"/>
    <w:rsid w:val="008B02DA"/>
    <w:rsid w:val="008B0517"/>
    <w:rsid w:val="008B0534"/>
    <w:rsid w:val="008B06D5"/>
    <w:rsid w:val="008B07A3"/>
    <w:rsid w:val="008B0A47"/>
    <w:rsid w:val="008B0BA2"/>
    <w:rsid w:val="008B0CAE"/>
    <w:rsid w:val="008B0DD5"/>
    <w:rsid w:val="008B10D9"/>
    <w:rsid w:val="008B124E"/>
    <w:rsid w:val="008B12BB"/>
    <w:rsid w:val="008B1495"/>
    <w:rsid w:val="008B1575"/>
    <w:rsid w:val="008B15AE"/>
    <w:rsid w:val="008B15E8"/>
    <w:rsid w:val="008B17C4"/>
    <w:rsid w:val="008B184C"/>
    <w:rsid w:val="008B1EB2"/>
    <w:rsid w:val="008B205A"/>
    <w:rsid w:val="008B21F9"/>
    <w:rsid w:val="008B2344"/>
    <w:rsid w:val="008B2393"/>
    <w:rsid w:val="008B250D"/>
    <w:rsid w:val="008B252A"/>
    <w:rsid w:val="008B2616"/>
    <w:rsid w:val="008B2712"/>
    <w:rsid w:val="008B2AFD"/>
    <w:rsid w:val="008B2CE5"/>
    <w:rsid w:val="008B2EDF"/>
    <w:rsid w:val="008B30CA"/>
    <w:rsid w:val="008B31DA"/>
    <w:rsid w:val="008B320B"/>
    <w:rsid w:val="008B3721"/>
    <w:rsid w:val="008B3760"/>
    <w:rsid w:val="008B37C7"/>
    <w:rsid w:val="008B3884"/>
    <w:rsid w:val="008B3885"/>
    <w:rsid w:val="008B3979"/>
    <w:rsid w:val="008B39A2"/>
    <w:rsid w:val="008B39BE"/>
    <w:rsid w:val="008B3C2A"/>
    <w:rsid w:val="008B3C39"/>
    <w:rsid w:val="008B3D1C"/>
    <w:rsid w:val="008B3EA5"/>
    <w:rsid w:val="008B3EC9"/>
    <w:rsid w:val="008B3EE4"/>
    <w:rsid w:val="008B3F23"/>
    <w:rsid w:val="008B3F50"/>
    <w:rsid w:val="008B4019"/>
    <w:rsid w:val="008B40B1"/>
    <w:rsid w:val="008B42FD"/>
    <w:rsid w:val="008B4356"/>
    <w:rsid w:val="008B4924"/>
    <w:rsid w:val="008B4A34"/>
    <w:rsid w:val="008B4C4C"/>
    <w:rsid w:val="008B4C82"/>
    <w:rsid w:val="008B4CFA"/>
    <w:rsid w:val="008B4E96"/>
    <w:rsid w:val="008B4E97"/>
    <w:rsid w:val="008B4F2B"/>
    <w:rsid w:val="008B4FDF"/>
    <w:rsid w:val="008B52F0"/>
    <w:rsid w:val="008B5392"/>
    <w:rsid w:val="008B58FC"/>
    <w:rsid w:val="008B5A4F"/>
    <w:rsid w:val="008B5BC2"/>
    <w:rsid w:val="008B5C77"/>
    <w:rsid w:val="008B5CF9"/>
    <w:rsid w:val="008B5D37"/>
    <w:rsid w:val="008B5F19"/>
    <w:rsid w:val="008B600E"/>
    <w:rsid w:val="008B6234"/>
    <w:rsid w:val="008B635B"/>
    <w:rsid w:val="008B63B9"/>
    <w:rsid w:val="008B651A"/>
    <w:rsid w:val="008B6542"/>
    <w:rsid w:val="008B6620"/>
    <w:rsid w:val="008B6818"/>
    <w:rsid w:val="008B6823"/>
    <w:rsid w:val="008B6836"/>
    <w:rsid w:val="008B69FE"/>
    <w:rsid w:val="008B6AA6"/>
    <w:rsid w:val="008B6B0E"/>
    <w:rsid w:val="008B6DD1"/>
    <w:rsid w:val="008B6E82"/>
    <w:rsid w:val="008B71CE"/>
    <w:rsid w:val="008B748D"/>
    <w:rsid w:val="008B74D1"/>
    <w:rsid w:val="008B7747"/>
    <w:rsid w:val="008B77BC"/>
    <w:rsid w:val="008B77D4"/>
    <w:rsid w:val="008B788B"/>
    <w:rsid w:val="008B78F9"/>
    <w:rsid w:val="008B79A7"/>
    <w:rsid w:val="008B7BA9"/>
    <w:rsid w:val="008B7BC4"/>
    <w:rsid w:val="008B7EDE"/>
    <w:rsid w:val="008B7F1B"/>
    <w:rsid w:val="008C0196"/>
    <w:rsid w:val="008C04E9"/>
    <w:rsid w:val="008C04F2"/>
    <w:rsid w:val="008C05CC"/>
    <w:rsid w:val="008C0697"/>
    <w:rsid w:val="008C06DC"/>
    <w:rsid w:val="008C0753"/>
    <w:rsid w:val="008C0764"/>
    <w:rsid w:val="008C077A"/>
    <w:rsid w:val="008C07B2"/>
    <w:rsid w:val="008C098F"/>
    <w:rsid w:val="008C0E2B"/>
    <w:rsid w:val="008C0EA8"/>
    <w:rsid w:val="008C0FAE"/>
    <w:rsid w:val="008C1087"/>
    <w:rsid w:val="008C10B7"/>
    <w:rsid w:val="008C1334"/>
    <w:rsid w:val="008C14EC"/>
    <w:rsid w:val="008C15A6"/>
    <w:rsid w:val="008C17BF"/>
    <w:rsid w:val="008C17C2"/>
    <w:rsid w:val="008C1BC3"/>
    <w:rsid w:val="008C1D83"/>
    <w:rsid w:val="008C1FD8"/>
    <w:rsid w:val="008C1FF0"/>
    <w:rsid w:val="008C2029"/>
    <w:rsid w:val="008C216E"/>
    <w:rsid w:val="008C218F"/>
    <w:rsid w:val="008C21AE"/>
    <w:rsid w:val="008C248A"/>
    <w:rsid w:val="008C24C2"/>
    <w:rsid w:val="008C26D4"/>
    <w:rsid w:val="008C29A0"/>
    <w:rsid w:val="008C2B28"/>
    <w:rsid w:val="008C2BFC"/>
    <w:rsid w:val="008C2D9C"/>
    <w:rsid w:val="008C2DC3"/>
    <w:rsid w:val="008C2DC8"/>
    <w:rsid w:val="008C2EB8"/>
    <w:rsid w:val="008C2EFA"/>
    <w:rsid w:val="008C2FB3"/>
    <w:rsid w:val="008C3132"/>
    <w:rsid w:val="008C3174"/>
    <w:rsid w:val="008C31CC"/>
    <w:rsid w:val="008C32D6"/>
    <w:rsid w:val="008C32E1"/>
    <w:rsid w:val="008C33F2"/>
    <w:rsid w:val="008C37C1"/>
    <w:rsid w:val="008C39AB"/>
    <w:rsid w:val="008C39F1"/>
    <w:rsid w:val="008C3BF8"/>
    <w:rsid w:val="008C3C61"/>
    <w:rsid w:val="008C3C9E"/>
    <w:rsid w:val="008C3D7E"/>
    <w:rsid w:val="008C3FEB"/>
    <w:rsid w:val="008C4181"/>
    <w:rsid w:val="008C41A5"/>
    <w:rsid w:val="008C422E"/>
    <w:rsid w:val="008C491E"/>
    <w:rsid w:val="008C49FC"/>
    <w:rsid w:val="008C4E21"/>
    <w:rsid w:val="008C4E58"/>
    <w:rsid w:val="008C4E91"/>
    <w:rsid w:val="008C4FE9"/>
    <w:rsid w:val="008C503C"/>
    <w:rsid w:val="008C51D5"/>
    <w:rsid w:val="008C51D7"/>
    <w:rsid w:val="008C5292"/>
    <w:rsid w:val="008C536C"/>
    <w:rsid w:val="008C537D"/>
    <w:rsid w:val="008C54A8"/>
    <w:rsid w:val="008C551A"/>
    <w:rsid w:val="008C5608"/>
    <w:rsid w:val="008C563D"/>
    <w:rsid w:val="008C5724"/>
    <w:rsid w:val="008C591B"/>
    <w:rsid w:val="008C5B2D"/>
    <w:rsid w:val="008C5CB3"/>
    <w:rsid w:val="008C5D7D"/>
    <w:rsid w:val="008C6136"/>
    <w:rsid w:val="008C6250"/>
    <w:rsid w:val="008C62DB"/>
    <w:rsid w:val="008C63A5"/>
    <w:rsid w:val="008C63AE"/>
    <w:rsid w:val="008C63F1"/>
    <w:rsid w:val="008C651E"/>
    <w:rsid w:val="008C6538"/>
    <w:rsid w:val="008C66F9"/>
    <w:rsid w:val="008C672B"/>
    <w:rsid w:val="008C6C14"/>
    <w:rsid w:val="008C6CD2"/>
    <w:rsid w:val="008C6F3D"/>
    <w:rsid w:val="008C6F65"/>
    <w:rsid w:val="008C70EE"/>
    <w:rsid w:val="008C7298"/>
    <w:rsid w:val="008C7337"/>
    <w:rsid w:val="008C7424"/>
    <w:rsid w:val="008C75D0"/>
    <w:rsid w:val="008C774F"/>
    <w:rsid w:val="008C7987"/>
    <w:rsid w:val="008C7A07"/>
    <w:rsid w:val="008C7A49"/>
    <w:rsid w:val="008C7B00"/>
    <w:rsid w:val="008C7B46"/>
    <w:rsid w:val="008C7B77"/>
    <w:rsid w:val="008C7B95"/>
    <w:rsid w:val="008C7BD1"/>
    <w:rsid w:val="008C7D3F"/>
    <w:rsid w:val="008C7E70"/>
    <w:rsid w:val="008C7EB2"/>
    <w:rsid w:val="008C7F50"/>
    <w:rsid w:val="008C7FE8"/>
    <w:rsid w:val="008D020A"/>
    <w:rsid w:val="008D0535"/>
    <w:rsid w:val="008D055A"/>
    <w:rsid w:val="008D05C8"/>
    <w:rsid w:val="008D06D0"/>
    <w:rsid w:val="008D0815"/>
    <w:rsid w:val="008D0CD6"/>
    <w:rsid w:val="008D109C"/>
    <w:rsid w:val="008D11D9"/>
    <w:rsid w:val="008D11F5"/>
    <w:rsid w:val="008D12B0"/>
    <w:rsid w:val="008D1596"/>
    <w:rsid w:val="008D15E4"/>
    <w:rsid w:val="008D1899"/>
    <w:rsid w:val="008D18B8"/>
    <w:rsid w:val="008D20B9"/>
    <w:rsid w:val="008D2235"/>
    <w:rsid w:val="008D2275"/>
    <w:rsid w:val="008D22A7"/>
    <w:rsid w:val="008D22C9"/>
    <w:rsid w:val="008D2584"/>
    <w:rsid w:val="008D26DE"/>
    <w:rsid w:val="008D2808"/>
    <w:rsid w:val="008D28AD"/>
    <w:rsid w:val="008D2A19"/>
    <w:rsid w:val="008D2D13"/>
    <w:rsid w:val="008D2E09"/>
    <w:rsid w:val="008D2EA2"/>
    <w:rsid w:val="008D2F25"/>
    <w:rsid w:val="008D31AE"/>
    <w:rsid w:val="008D31B5"/>
    <w:rsid w:val="008D32DC"/>
    <w:rsid w:val="008D3743"/>
    <w:rsid w:val="008D3751"/>
    <w:rsid w:val="008D3B3A"/>
    <w:rsid w:val="008D3DB9"/>
    <w:rsid w:val="008D3E66"/>
    <w:rsid w:val="008D3E7D"/>
    <w:rsid w:val="008D3EC6"/>
    <w:rsid w:val="008D41E8"/>
    <w:rsid w:val="008D4204"/>
    <w:rsid w:val="008D421F"/>
    <w:rsid w:val="008D4248"/>
    <w:rsid w:val="008D43B9"/>
    <w:rsid w:val="008D44F2"/>
    <w:rsid w:val="008D4508"/>
    <w:rsid w:val="008D455C"/>
    <w:rsid w:val="008D467D"/>
    <w:rsid w:val="008D4973"/>
    <w:rsid w:val="008D4C3C"/>
    <w:rsid w:val="008D4C8C"/>
    <w:rsid w:val="008D4FC8"/>
    <w:rsid w:val="008D51B3"/>
    <w:rsid w:val="008D54C2"/>
    <w:rsid w:val="008D5545"/>
    <w:rsid w:val="008D58C6"/>
    <w:rsid w:val="008D59BE"/>
    <w:rsid w:val="008D59EF"/>
    <w:rsid w:val="008D5BAB"/>
    <w:rsid w:val="008D5BBC"/>
    <w:rsid w:val="008D5C2A"/>
    <w:rsid w:val="008D5FB9"/>
    <w:rsid w:val="008D608A"/>
    <w:rsid w:val="008D6787"/>
    <w:rsid w:val="008D67C0"/>
    <w:rsid w:val="008D6B5F"/>
    <w:rsid w:val="008D6C68"/>
    <w:rsid w:val="008D705E"/>
    <w:rsid w:val="008D70DB"/>
    <w:rsid w:val="008D7212"/>
    <w:rsid w:val="008D7526"/>
    <w:rsid w:val="008D76FB"/>
    <w:rsid w:val="008D7702"/>
    <w:rsid w:val="008D7739"/>
    <w:rsid w:val="008D78A4"/>
    <w:rsid w:val="008D79BD"/>
    <w:rsid w:val="008D79C3"/>
    <w:rsid w:val="008D79DE"/>
    <w:rsid w:val="008D7B56"/>
    <w:rsid w:val="008D7C6B"/>
    <w:rsid w:val="008D7D93"/>
    <w:rsid w:val="008D7E01"/>
    <w:rsid w:val="008E02A4"/>
    <w:rsid w:val="008E030B"/>
    <w:rsid w:val="008E0327"/>
    <w:rsid w:val="008E0595"/>
    <w:rsid w:val="008E07C6"/>
    <w:rsid w:val="008E09AA"/>
    <w:rsid w:val="008E0A4F"/>
    <w:rsid w:val="008E0C6C"/>
    <w:rsid w:val="008E0CB8"/>
    <w:rsid w:val="008E0E63"/>
    <w:rsid w:val="008E0EA4"/>
    <w:rsid w:val="008E1222"/>
    <w:rsid w:val="008E1361"/>
    <w:rsid w:val="008E14D3"/>
    <w:rsid w:val="008E1874"/>
    <w:rsid w:val="008E1E96"/>
    <w:rsid w:val="008E1F0A"/>
    <w:rsid w:val="008E201A"/>
    <w:rsid w:val="008E20BF"/>
    <w:rsid w:val="008E2304"/>
    <w:rsid w:val="008E251D"/>
    <w:rsid w:val="008E25FD"/>
    <w:rsid w:val="008E26DF"/>
    <w:rsid w:val="008E294B"/>
    <w:rsid w:val="008E2B10"/>
    <w:rsid w:val="008E2B48"/>
    <w:rsid w:val="008E2CA0"/>
    <w:rsid w:val="008E2FCE"/>
    <w:rsid w:val="008E317F"/>
    <w:rsid w:val="008E3239"/>
    <w:rsid w:val="008E3265"/>
    <w:rsid w:val="008E328D"/>
    <w:rsid w:val="008E345B"/>
    <w:rsid w:val="008E35CE"/>
    <w:rsid w:val="008E3674"/>
    <w:rsid w:val="008E36A9"/>
    <w:rsid w:val="008E382C"/>
    <w:rsid w:val="008E383B"/>
    <w:rsid w:val="008E3D16"/>
    <w:rsid w:val="008E3D3A"/>
    <w:rsid w:val="008E3E2F"/>
    <w:rsid w:val="008E3F23"/>
    <w:rsid w:val="008E4060"/>
    <w:rsid w:val="008E409E"/>
    <w:rsid w:val="008E42BF"/>
    <w:rsid w:val="008E43AE"/>
    <w:rsid w:val="008E4475"/>
    <w:rsid w:val="008E44D3"/>
    <w:rsid w:val="008E46FE"/>
    <w:rsid w:val="008E470B"/>
    <w:rsid w:val="008E477E"/>
    <w:rsid w:val="008E4836"/>
    <w:rsid w:val="008E4C6C"/>
    <w:rsid w:val="008E4E6B"/>
    <w:rsid w:val="008E504D"/>
    <w:rsid w:val="008E5158"/>
    <w:rsid w:val="008E5345"/>
    <w:rsid w:val="008E5880"/>
    <w:rsid w:val="008E5AA8"/>
    <w:rsid w:val="008E5B28"/>
    <w:rsid w:val="008E5BEA"/>
    <w:rsid w:val="008E5F8A"/>
    <w:rsid w:val="008E608A"/>
    <w:rsid w:val="008E60E2"/>
    <w:rsid w:val="008E6344"/>
    <w:rsid w:val="008E6591"/>
    <w:rsid w:val="008E6690"/>
    <w:rsid w:val="008E674A"/>
    <w:rsid w:val="008E674D"/>
    <w:rsid w:val="008E6951"/>
    <w:rsid w:val="008E6AAD"/>
    <w:rsid w:val="008E6C47"/>
    <w:rsid w:val="008E6CED"/>
    <w:rsid w:val="008E6D6D"/>
    <w:rsid w:val="008E6FE4"/>
    <w:rsid w:val="008E7005"/>
    <w:rsid w:val="008E72F9"/>
    <w:rsid w:val="008E7324"/>
    <w:rsid w:val="008E7445"/>
    <w:rsid w:val="008E76F8"/>
    <w:rsid w:val="008E785F"/>
    <w:rsid w:val="008E78F9"/>
    <w:rsid w:val="008E791E"/>
    <w:rsid w:val="008E7A4D"/>
    <w:rsid w:val="008E7AB7"/>
    <w:rsid w:val="008E7E1C"/>
    <w:rsid w:val="008F01A6"/>
    <w:rsid w:val="008F01AD"/>
    <w:rsid w:val="008F01BB"/>
    <w:rsid w:val="008F0463"/>
    <w:rsid w:val="008F13FE"/>
    <w:rsid w:val="008F1602"/>
    <w:rsid w:val="008F1752"/>
    <w:rsid w:val="008F18A0"/>
    <w:rsid w:val="008F1CDB"/>
    <w:rsid w:val="008F1D67"/>
    <w:rsid w:val="008F2329"/>
    <w:rsid w:val="008F240C"/>
    <w:rsid w:val="008F252F"/>
    <w:rsid w:val="008F253F"/>
    <w:rsid w:val="008F26D6"/>
    <w:rsid w:val="008F2704"/>
    <w:rsid w:val="008F2A73"/>
    <w:rsid w:val="008F2C1D"/>
    <w:rsid w:val="008F2D42"/>
    <w:rsid w:val="008F2F8B"/>
    <w:rsid w:val="008F3052"/>
    <w:rsid w:val="008F317E"/>
    <w:rsid w:val="008F318C"/>
    <w:rsid w:val="008F34B9"/>
    <w:rsid w:val="008F3587"/>
    <w:rsid w:val="008F37AA"/>
    <w:rsid w:val="008F380C"/>
    <w:rsid w:val="008F38CD"/>
    <w:rsid w:val="008F3E25"/>
    <w:rsid w:val="008F3E2F"/>
    <w:rsid w:val="008F3E87"/>
    <w:rsid w:val="008F3F2A"/>
    <w:rsid w:val="008F3F81"/>
    <w:rsid w:val="008F4029"/>
    <w:rsid w:val="008F4052"/>
    <w:rsid w:val="008F4056"/>
    <w:rsid w:val="008F4240"/>
    <w:rsid w:val="008F456C"/>
    <w:rsid w:val="008F45E1"/>
    <w:rsid w:val="008F46CD"/>
    <w:rsid w:val="008F4814"/>
    <w:rsid w:val="008F4A11"/>
    <w:rsid w:val="008F4AC1"/>
    <w:rsid w:val="008F4BB3"/>
    <w:rsid w:val="008F4C05"/>
    <w:rsid w:val="008F4C86"/>
    <w:rsid w:val="008F4D23"/>
    <w:rsid w:val="008F4E20"/>
    <w:rsid w:val="008F515B"/>
    <w:rsid w:val="008F5219"/>
    <w:rsid w:val="008F525E"/>
    <w:rsid w:val="008F56A6"/>
    <w:rsid w:val="008F56BD"/>
    <w:rsid w:val="008F5712"/>
    <w:rsid w:val="008F57AE"/>
    <w:rsid w:val="008F57D8"/>
    <w:rsid w:val="008F58C3"/>
    <w:rsid w:val="008F5934"/>
    <w:rsid w:val="008F5B51"/>
    <w:rsid w:val="008F5D93"/>
    <w:rsid w:val="008F5DB2"/>
    <w:rsid w:val="008F6087"/>
    <w:rsid w:val="008F60D6"/>
    <w:rsid w:val="008F61E7"/>
    <w:rsid w:val="008F62B1"/>
    <w:rsid w:val="008F69CF"/>
    <w:rsid w:val="008F6C59"/>
    <w:rsid w:val="008F6E3D"/>
    <w:rsid w:val="008F6E46"/>
    <w:rsid w:val="008F6E80"/>
    <w:rsid w:val="008F6E96"/>
    <w:rsid w:val="008F727C"/>
    <w:rsid w:val="008F76DC"/>
    <w:rsid w:val="008F76E3"/>
    <w:rsid w:val="008F7880"/>
    <w:rsid w:val="008F795F"/>
    <w:rsid w:val="008F7988"/>
    <w:rsid w:val="008F7B40"/>
    <w:rsid w:val="008F7E40"/>
    <w:rsid w:val="008F7E53"/>
    <w:rsid w:val="00900168"/>
    <w:rsid w:val="00900189"/>
    <w:rsid w:val="00900764"/>
    <w:rsid w:val="00900A0E"/>
    <w:rsid w:val="00900A35"/>
    <w:rsid w:val="00900C0B"/>
    <w:rsid w:val="00900D30"/>
    <w:rsid w:val="00900EEA"/>
    <w:rsid w:val="009010A0"/>
    <w:rsid w:val="009010A7"/>
    <w:rsid w:val="00901151"/>
    <w:rsid w:val="009011FA"/>
    <w:rsid w:val="0090135F"/>
    <w:rsid w:val="00901526"/>
    <w:rsid w:val="00901555"/>
    <w:rsid w:val="0090167E"/>
    <w:rsid w:val="00901782"/>
    <w:rsid w:val="0090191D"/>
    <w:rsid w:val="00901B24"/>
    <w:rsid w:val="00901CAC"/>
    <w:rsid w:val="00901D06"/>
    <w:rsid w:val="00901F39"/>
    <w:rsid w:val="00901FA1"/>
    <w:rsid w:val="00902023"/>
    <w:rsid w:val="0090209D"/>
    <w:rsid w:val="009021D7"/>
    <w:rsid w:val="009022A4"/>
    <w:rsid w:val="0090236A"/>
    <w:rsid w:val="00902453"/>
    <w:rsid w:val="0090251F"/>
    <w:rsid w:val="00902525"/>
    <w:rsid w:val="00902674"/>
    <w:rsid w:val="00902736"/>
    <w:rsid w:val="00902760"/>
    <w:rsid w:val="009028C7"/>
    <w:rsid w:val="00902917"/>
    <w:rsid w:val="00902998"/>
    <w:rsid w:val="00902D1E"/>
    <w:rsid w:val="00902F82"/>
    <w:rsid w:val="00903049"/>
    <w:rsid w:val="00903262"/>
    <w:rsid w:val="00903466"/>
    <w:rsid w:val="009034D8"/>
    <w:rsid w:val="0090353F"/>
    <w:rsid w:val="0090354F"/>
    <w:rsid w:val="009035DA"/>
    <w:rsid w:val="0090374D"/>
    <w:rsid w:val="009039DB"/>
    <w:rsid w:val="009039FA"/>
    <w:rsid w:val="00903A64"/>
    <w:rsid w:val="00903EC9"/>
    <w:rsid w:val="00903F34"/>
    <w:rsid w:val="00903F54"/>
    <w:rsid w:val="00903FEF"/>
    <w:rsid w:val="00904072"/>
    <w:rsid w:val="00904420"/>
    <w:rsid w:val="00904683"/>
    <w:rsid w:val="009046B6"/>
    <w:rsid w:val="0090472B"/>
    <w:rsid w:val="009048F9"/>
    <w:rsid w:val="0090494F"/>
    <w:rsid w:val="00904C6F"/>
    <w:rsid w:val="00904CF1"/>
    <w:rsid w:val="00904D31"/>
    <w:rsid w:val="00904E42"/>
    <w:rsid w:val="00904E80"/>
    <w:rsid w:val="00905073"/>
    <w:rsid w:val="00905232"/>
    <w:rsid w:val="009056FC"/>
    <w:rsid w:val="0090575A"/>
    <w:rsid w:val="009058CE"/>
    <w:rsid w:val="00905937"/>
    <w:rsid w:val="00905A1B"/>
    <w:rsid w:val="00905B79"/>
    <w:rsid w:val="00905BAF"/>
    <w:rsid w:val="009063E4"/>
    <w:rsid w:val="0090645E"/>
    <w:rsid w:val="009069B1"/>
    <w:rsid w:val="00906A8C"/>
    <w:rsid w:val="00906AFC"/>
    <w:rsid w:val="00906B5B"/>
    <w:rsid w:val="00906E62"/>
    <w:rsid w:val="00906E8F"/>
    <w:rsid w:val="00906EE7"/>
    <w:rsid w:val="00907043"/>
    <w:rsid w:val="00907405"/>
    <w:rsid w:val="009075BC"/>
    <w:rsid w:val="00907857"/>
    <w:rsid w:val="00907AFF"/>
    <w:rsid w:val="00907B16"/>
    <w:rsid w:val="00907BFE"/>
    <w:rsid w:val="00907C27"/>
    <w:rsid w:val="00907D62"/>
    <w:rsid w:val="00907DB8"/>
    <w:rsid w:val="00907FB0"/>
    <w:rsid w:val="00910289"/>
    <w:rsid w:val="00910464"/>
    <w:rsid w:val="00910614"/>
    <w:rsid w:val="009107EA"/>
    <w:rsid w:val="00910A51"/>
    <w:rsid w:val="00910B34"/>
    <w:rsid w:val="00910B3E"/>
    <w:rsid w:val="00910C42"/>
    <w:rsid w:val="00910E93"/>
    <w:rsid w:val="0091103B"/>
    <w:rsid w:val="0091121D"/>
    <w:rsid w:val="009112EC"/>
    <w:rsid w:val="0091136A"/>
    <w:rsid w:val="009113A9"/>
    <w:rsid w:val="009113C4"/>
    <w:rsid w:val="00911443"/>
    <w:rsid w:val="00911AF2"/>
    <w:rsid w:val="00911B32"/>
    <w:rsid w:val="00911C8B"/>
    <w:rsid w:val="00911DB1"/>
    <w:rsid w:val="00911DB6"/>
    <w:rsid w:val="00911E4B"/>
    <w:rsid w:val="00911E9D"/>
    <w:rsid w:val="00912313"/>
    <w:rsid w:val="00912341"/>
    <w:rsid w:val="0091274E"/>
    <w:rsid w:val="0091290C"/>
    <w:rsid w:val="00912BE6"/>
    <w:rsid w:val="00912BF9"/>
    <w:rsid w:val="00912CF0"/>
    <w:rsid w:val="00912CFE"/>
    <w:rsid w:val="00912F6F"/>
    <w:rsid w:val="009131C6"/>
    <w:rsid w:val="0091327B"/>
    <w:rsid w:val="0091331A"/>
    <w:rsid w:val="00913567"/>
    <w:rsid w:val="009135A6"/>
    <w:rsid w:val="00913608"/>
    <w:rsid w:val="00913609"/>
    <w:rsid w:val="009137AB"/>
    <w:rsid w:val="00913844"/>
    <w:rsid w:val="0091386D"/>
    <w:rsid w:val="00913970"/>
    <w:rsid w:val="009139D0"/>
    <w:rsid w:val="00913A20"/>
    <w:rsid w:val="00913A5D"/>
    <w:rsid w:val="00913F61"/>
    <w:rsid w:val="00913F7A"/>
    <w:rsid w:val="00913FD6"/>
    <w:rsid w:val="00914270"/>
    <w:rsid w:val="0091438C"/>
    <w:rsid w:val="009143DB"/>
    <w:rsid w:val="0091450D"/>
    <w:rsid w:val="009146AB"/>
    <w:rsid w:val="00914ACF"/>
    <w:rsid w:val="00914B9C"/>
    <w:rsid w:val="00914D3C"/>
    <w:rsid w:val="00914D4D"/>
    <w:rsid w:val="00914E92"/>
    <w:rsid w:val="00914F25"/>
    <w:rsid w:val="00914F3E"/>
    <w:rsid w:val="00915371"/>
    <w:rsid w:val="00915445"/>
    <w:rsid w:val="00915471"/>
    <w:rsid w:val="00915656"/>
    <w:rsid w:val="00915AED"/>
    <w:rsid w:val="00915CC7"/>
    <w:rsid w:val="00915D34"/>
    <w:rsid w:val="00916005"/>
    <w:rsid w:val="0091619A"/>
    <w:rsid w:val="009162D0"/>
    <w:rsid w:val="009164F3"/>
    <w:rsid w:val="00916512"/>
    <w:rsid w:val="009165B9"/>
    <w:rsid w:val="0091667B"/>
    <w:rsid w:val="0091677E"/>
    <w:rsid w:val="00916948"/>
    <w:rsid w:val="00916985"/>
    <w:rsid w:val="00916D27"/>
    <w:rsid w:val="00916F69"/>
    <w:rsid w:val="009170FF"/>
    <w:rsid w:val="00917147"/>
    <w:rsid w:val="0091714C"/>
    <w:rsid w:val="0091719F"/>
    <w:rsid w:val="00917544"/>
    <w:rsid w:val="0091792E"/>
    <w:rsid w:val="00917C14"/>
    <w:rsid w:val="00917D9A"/>
    <w:rsid w:val="00917EE5"/>
    <w:rsid w:val="00917EF6"/>
    <w:rsid w:val="00917F7C"/>
    <w:rsid w:val="009200AB"/>
    <w:rsid w:val="009202D6"/>
    <w:rsid w:val="009205FA"/>
    <w:rsid w:val="009206B4"/>
    <w:rsid w:val="009207AA"/>
    <w:rsid w:val="009208F1"/>
    <w:rsid w:val="00920A05"/>
    <w:rsid w:val="00920B8C"/>
    <w:rsid w:val="00920BED"/>
    <w:rsid w:val="00920D24"/>
    <w:rsid w:val="00920DCD"/>
    <w:rsid w:val="0092106E"/>
    <w:rsid w:val="00921181"/>
    <w:rsid w:val="009211AC"/>
    <w:rsid w:val="009212AD"/>
    <w:rsid w:val="0092159F"/>
    <w:rsid w:val="00921B14"/>
    <w:rsid w:val="00921D35"/>
    <w:rsid w:val="00921E5F"/>
    <w:rsid w:val="00921E88"/>
    <w:rsid w:val="00921FC3"/>
    <w:rsid w:val="00922031"/>
    <w:rsid w:val="009222E1"/>
    <w:rsid w:val="00922991"/>
    <w:rsid w:val="009229C2"/>
    <w:rsid w:val="00922DA9"/>
    <w:rsid w:val="00922FAE"/>
    <w:rsid w:val="00923047"/>
    <w:rsid w:val="009230F5"/>
    <w:rsid w:val="00923127"/>
    <w:rsid w:val="0092318E"/>
    <w:rsid w:val="0092320E"/>
    <w:rsid w:val="00923314"/>
    <w:rsid w:val="00923434"/>
    <w:rsid w:val="0092345E"/>
    <w:rsid w:val="009235DF"/>
    <w:rsid w:val="009237DC"/>
    <w:rsid w:val="00923933"/>
    <w:rsid w:val="00923A56"/>
    <w:rsid w:val="00923C9D"/>
    <w:rsid w:val="00923DBC"/>
    <w:rsid w:val="00923DC7"/>
    <w:rsid w:val="00924127"/>
    <w:rsid w:val="00924163"/>
    <w:rsid w:val="009241BA"/>
    <w:rsid w:val="009244FF"/>
    <w:rsid w:val="00924506"/>
    <w:rsid w:val="00924636"/>
    <w:rsid w:val="0092478B"/>
    <w:rsid w:val="00924878"/>
    <w:rsid w:val="0092487E"/>
    <w:rsid w:val="00924A69"/>
    <w:rsid w:val="00924AED"/>
    <w:rsid w:val="00924CB4"/>
    <w:rsid w:val="00924D60"/>
    <w:rsid w:val="00924DD7"/>
    <w:rsid w:val="009250AA"/>
    <w:rsid w:val="009250AD"/>
    <w:rsid w:val="00925251"/>
    <w:rsid w:val="00925447"/>
    <w:rsid w:val="00925814"/>
    <w:rsid w:val="009258F5"/>
    <w:rsid w:val="00925B37"/>
    <w:rsid w:val="00925C55"/>
    <w:rsid w:val="009260C7"/>
    <w:rsid w:val="00926112"/>
    <w:rsid w:val="00926200"/>
    <w:rsid w:val="009262D4"/>
    <w:rsid w:val="00926804"/>
    <w:rsid w:val="009268B3"/>
    <w:rsid w:val="0092694F"/>
    <w:rsid w:val="00926A79"/>
    <w:rsid w:val="00926E53"/>
    <w:rsid w:val="00926F6C"/>
    <w:rsid w:val="0092701F"/>
    <w:rsid w:val="00927503"/>
    <w:rsid w:val="00927545"/>
    <w:rsid w:val="00927616"/>
    <w:rsid w:val="00927798"/>
    <w:rsid w:val="009277AD"/>
    <w:rsid w:val="009277D9"/>
    <w:rsid w:val="00927820"/>
    <w:rsid w:val="00927949"/>
    <w:rsid w:val="0092796E"/>
    <w:rsid w:val="00927991"/>
    <w:rsid w:val="00927AD6"/>
    <w:rsid w:val="00927B62"/>
    <w:rsid w:val="00927C82"/>
    <w:rsid w:val="00927CA9"/>
    <w:rsid w:val="0093003B"/>
    <w:rsid w:val="00930085"/>
    <w:rsid w:val="009301EA"/>
    <w:rsid w:val="00930309"/>
    <w:rsid w:val="0093036D"/>
    <w:rsid w:val="009303BB"/>
    <w:rsid w:val="00930459"/>
    <w:rsid w:val="00930509"/>
    <w:rsid w:val="00930634"/>
    <w:rsid w:val="00930722"/>
    <w:rsid w:val="009307FB"/>
    <w:rsid w:val="0093081E"/>
    <w:rsid w:val="009308DB"/>
    <w:rsid w:val="00930ABF"/>
    <w:rsid w:val="00930C3F"/>
    <w:rsid w:val="00930C5A"/>
    <w:rsid w:val="00930D1C"/>
    <w:rsid w:val="00930E30"/>
    <w:rsid w:val="00930E98"/>
    <w:rsid w:val="00930F96"/>
    <w:rsid w:val="00931061"/>
    <w:rsid w:val="009310C5"/>
    <w:rsid w:val="0093112C"/>
    <w:rsid w:val="00931162"/>
    <w:rsid w:val="009312A5"/>
    <w:rsid w:val="009312F2"/>
    <w:rsid w:val="00931335"/>
    <w:rsid w:val="0093140C"/>
    <w:rsid w:val="0093153B"/>
    <w:rsid w:val="009318A6"/>
    <w:rsid w:val="0093196F"/>
    <w:rsid w:val="00931981"/>
    <w:rsid w:val="00931F73"/>
    <w:rsid w:val="009320EB"/>
    <w:rsid w:val="0093212A"/>
    <w:rsid w:val="0093224D"/>
    <w:rsid w:val="00932372"/>
    <w:rsid w:val="00932518"/>
    <w:rsid w:val="00932551"/>
    <w:rsid w:val="00932552"/>
    <w:rsid w:val="009326AA"/>
    <w:rsid w:val="0093285A"/>
    <w:rsid w:val="00932C5C"/>
    <w:rsid w:val="00932EB2"/>
    <w:rsid w:val="0093315E"/>
    <w:rsid w:val="0093319C"/>
    <w:rsid w:val="0093324F"/>
    <w:rsid w:val="00933264"/>
    <w:rsid w:val="0093332A"/>
    <w:rsid w:val="00933722"/>
    <w:rsid w:val="009337C3"/>
    <w:rsid w:val="009338DE"/>
    <w:rsid w:val="00933915"/>
    <w:rsid w:val="00933936"/>
    <w:rsid w:val="00933965"/>
    <w:rsid w:val="009339A2"/>
    <w:rsid w:val="009342EC"/>
    <w:rsid w:val="009344AC"/>
    <w:rsid w:val="009344C3"/>
    <w:rsid w:val="0093462F"/>
    <w:rsid w:val="00934819"/>
    <w:rsid w:val="00934A06"/>
    <w:rsid w:val="00934A8E"/>
    <w:rsid w:val="00934A93"/>
    <w:rsid w:val="00934BD3"/>
    <w:rsid w:val="00934FCE"/>
    <w:rsid w:val="00935087"/>
    <w:rsid w:val="009350EF"/>
    <w:rsid w:val="009352C6"/>
    <w:rsid w:val="00935495"/>
    <w:rsid w:val="00935AB8"/>
    <w:rsid w:val="00935C9D"/>
    <w:rsid w:val="00935CF6"/>
    <w:rsid w:val="00935EFF"/>
    <w:rsid w:val="00936250"/>
    <w:rsid w:val="0093651B"/>
    <w:rsid w:val="009367CF"/>
    <w:rsid w:val="009368E9"/>
    <w:rsid w:val="00936965"/>
    <w:rsid w:val="009369FE"/>
    <w:rsid w:val="00936BFA"/>
    <w:rsid w:val="00936C15"/>
    <w:rsid w:val="00936DF7"/>
    <w:rsid w:val="00936E44"/>
    <w:rsid w:val="00936FC5"/>
    <w:rsid w:val="00937030"/>
    <w:rsid w:val="009370E4"/>
    <w:rsid w:val="009370FD"/>
    <w:rsid w:val="0093716D"/>
    <w:rsid w:val="009371E4"/>
    <w:rsid w:val="0093739C"/>
    <w:rsid w:val="009373E7"/>
    <w:rsid w:val="009374E9"/>
    <w:rsid w:val="0093786F"/>
    <w:rsid w:val="00937965"/>
    <w:rsid w:val="009379A9"/>
    <w:rsid w:val="00937A38"/>
    <w:rsid w:val="00937B8C"/>
    <w:rsid w:val="00937E95"/>
    <w:rsid w:val="0094005D"/>
    <w:rsid w:val="00940198"/>
    <w:rsid w:val="009402F8"/>
    <w:rsid w:val="009403DD"/>
    <w:rsid w:val="0094041E"/>
    <w:rsid w:val="009404CA"/>
    <w:rsid w:val="0094090C"/>
    <w:rsid w:val="00940944"/>
    <w:rsid w:val="009409C0"/>
    <w:rsid w:val="009410A8"/>
    <w:rsid w:val="0094111D"/>
    <w:rsid w:val="009411DD"/>
    <w:rsid w:val="00941383"/>
    <w:rsid w:val="00941985"/>
    <w:rsid w:val="00941ACA"/>
    <w:rsid w:val="00941B91"/>
    <w:rsid w:val="00941BB5"/>
    <w:rsid w:val="00941BC0"/>
    <w:rsid w:val="00941D71"/>
    <w:rsid w:val="00941E19"/>
    <w:rsid w:val="00941FA2"/>
    <w:rsid w:val="00941FD5"/>
    <w:rsid w:val="009420F8"/>
    <w:rsid w:val="009424B0"/>
    <w:rsid w:val="009427CC"/>
    <w:rsid w:val="00942808"/>
    <w:rsid w:val="00942863"/>
    <w:rsid w:val="009428DE"/>
    <w:rsid w:val="009428E3"/>
    <w:rsid w:val="00942A26"/>
    <w:rsid w:val="00942A6E"/>
    <w:rsid w:val="00942A87"/>
    <w:rsid w:val="00942AAF"/>
    <w:rsid w:val="00942BDA"/>
    <w:rsid w:val="00942C5D"/>
    <w:rsid w:val="00942E80"/>
    <w:rsid w:val="00942E88"/>
    <w:rsid w:val="00942EBE"/>
    <w:rsid w:val="00942EE2"/>
    <w:rsid w:val="00942FAA"/>
    <w:rsid w:val="00943075"/>
    <w:rsid w:val="00943191"/>
    <w:rsid w:val="00943384"/>
    <w:rsid w:val="00943453"/>
    <w:rsid w:val="009434A0"/>
    <w:rsid w:val="00943612"/>
    <w:rsid w:val="00943643"/>
    <w:rsid w:val="00943895"/>
    <w:rsid w:val="00943A3D"/>
    <w:rsid w:val="00943B34"/>
    <w:rsid w:val="00943B36"/>
    <w:rsid w:val="00943B38"/>
    <w:rsid w:val="00943C17"/>
    <w:rsid w:val="00943C45"/>
    <w:rsid w:val="00943CB7"/>
    <w:rsid w:val="00943D2A"/>
    <w:rsid w:val="00943D76"/>
    <w:rsid w:val="00943EEB"/>
    <w:rsid w:val="00943F26"/>
    <w:rsid w:val="00943F8F"/>
    <w:rsid w:val="009440FC"/>
    <w:rsid w:val="009442A7"/>
    <w:rsid w:val="009443CE"/>
    <w:rsid w:val="009446DB"/>
    <w:rsid w:val="0094477E"/>
    <w:rsid w:val="009447F8"/>
    <w:rsid w:val="00944858"/>
    <w:rsid w:val="009450A6"/>
    <w:rsid w:val="0094521C"/>
    <w:rsid w:val="0094525F"/>
    <w:rsid w:val="00945326"/>
    <w:rsid w:val="00945733"/>
    <w:rsid w:val="00945742"/>
    <w:rsid w:val="0094587C"/>
    <w:rsid w:val="009458A3"/>
    <w:rsid w:val="00945957"/>
    <w:rsid w:val="00945FD4"/>
    <w:rsid w:val="009460A8"/>
    <w:rsid w:val="009463E4"/>
    <w:rsid w:val="00946517"/>
    <w:rsid w:val="00946594"/>
    <w:rsid w:val="009467D5"/>
    <w:rsid w:val="009467E8"/>
    <w:rsid w:val="009467EA"/>
    <w:rsid w:val="00946905"/>
    <w:rsid w:val="00946A08"/>
    <w:rsid w:val="00946AC9"/>
    <w:rsid w:val="00946B89"/>
    <w:rsid w:val="00946B91"/>
    <w:rsid w:val="00946CE1"/>
    <w:rsid w:val="00946DF5"/>
    <w:rsid w:val="00946E8B"/>
    <w:rsid w:val="00946F2E"/>
    <w:rsid w:val="00947036"/>
    <w:rsid w:val="009471A5"/>
    <w:rsid w:val="009471A7"/>
    <w:rsid w:val="009471F1"/>
    <w:rsid w:val="009472B6"/>
    <w:rsid w:val="00947360"/>
    <w:rsid w:val="00947719"/>
    <w:rsid w:val="0094790A"/>
    <w:rsid w:val="00947A0E"/>
    <w:rsid w:val="00947EA0"/>
    <w:rsid w:val="0095007C"/>
    <w:rsid w:val="00950117"/>
    <w:rsid w:val="0095029F"/>
    <w:rsid w:val="00950432"/>
    <w:rsid w:val="009507DC"/>
    <w:rsid w:val="009508BB"/>
    <w:rsid w:val="00950A73"/>
    <w:rsid w:val="00950AF2"/>
    <w:rsid w:val="00950F05"/>
    <w:rsid w:val="00951231"/>
    <w:rsid w:val="009516AA"/>
    <w:rsid w:val="009517D0"/>
    <w:rsid w:val="009517D6"/>
    <w:rsid w:val="00951894"/>
    <w:rsid w:val="00951990"/>
    <w:rsid w:val="00951D1B"/>
    <w:rsid w:val="00951F28"/>
    <w:rsid w:val="00951F6E"/>
    <w:rsid w:val="0095211D"/>
    <w:rsid w:val="0095219C"/>
    <w:rsid w:val="009521BF"/>
    <w:rsid w:val="00952379"/>
    <w:rsid w:val="0095243E"/>
    <w:rsid w:val="0095256D"/>
    <w:rsid w:val="009525A6"/>
    <w:rsid w:val="009525E7"/>
    <w:rsid w:val="0095281B"/>
    <w:rsid w:val="00952912"/>
    <w:rsid w:val="00952B93"/>
    <w:rsid w:val="00952C84"/>
    <w:rsid w:val="00953115"/>
    <w:rsid w:val="009532C7"/>
    <w:rsid w:val="009532F6"/>
    <w:rsid w:val="00953301"/>
    <w:rsid w:val="009533F7"/>
    <w:rsid w:val="009535CE"/>
    <w:rsid w:val="0095385F"/>
    <w:rsid w:val="009539F0"/>
    <w:rsid w:val="00953A49"/>
    <w:rsid w:val="00953AE6"/>
    <w:rsid w:val="00953C43"/>
    <w:rsid w:val="00954237"/>
    <w:rsid w:val="009544AC"/>
    <w:rsid w:val="009544EB"/>
    <w:rsid w:val="00954589"/>
    <w:rsid w:val="009546E3"/>
    <w:rsid w:val="0095490A"/>
    <w:rsid w:val="009549ED"/>
    <w:rsid w:val="00954A1E"/>
    <w:rsid w:val="00954B3C"/>
    <w:rsid w:val="00954BE1"/>
    <w:rsid w:val="00954D9F"/>
    <w:rsid w:val="00954E09"/>
    <w:rsid w:val="00954F21"/>
    <w:rsid w:val="00954FB6"/>
    <w:rsid w:val="0095525E"/>
    <w:rsid w:val="009555D0"/>
    <w:rsid w:val="00955646"/>
    <w:rsid w:val="00955931"/>
    <w:rsid w:val="0095593D"/>
    <w:rsid w:val="00955A93"/>
    <w:rsid w:val="00955B2C"/>
    <w:rsid w:val="00955BD4"/>
    <w:rsid w:val="00955F51"/>
    <w:rsid w:val="009564EA"/>
    <w:rsid w:val="00956544"/>
    <w:rsid w:val="00956803"/>
    <w:rsid w:val="0095696E"/>
    <w:rsid w:val="00956E3B"/>
    <w:rsid w:val="00956FB5"/>
    <w:rsid w:val="00957033"/>
    <w:rsid w:val="00957068"/>
    <w:rsid w:val="00957174"/>
    <w:rsid w:val="00957383"/>
    <w:rsid w:val="00957695"/>
    <w:rsid w:val="009576A7"/>
    <w:rsid w:val="009577F6"/>
    <w:rsid w:val="00957DC0"/>
    <w:rsid w:val="00957DD1"/>
    <w:rsid w:val="00957E87"/>
    <w:rsid w:val="00957EBC"/>
    <w:rsid w:val="00957ECF"/>
    <w:rsid w:val="00957F21"/>
    <w:rsid w:val="00960386"/>
    <w:rsid w:val="00960445"/>
    <w:rsid w:val="009609BE"/>
    <w:rsid w:val="009609C0"/>
    <w:rsid w:val="00960A07"/>
    <w:rsid w:val="00960BAA"/>
    <w:rsid w:val="00960D60"/>
    <w:rsid w:val="00960E9E"/>
    <w:rsid w:val="00960F8B"/>
    <w:rsid w:val="009611D6"/>
    <w:rsid w:val="00961669"/>
    <w:rsid w:val="009617CC"/>
    <w:rsid w:val="00961876"/>
    <w:rsid w:val="009618F4"/>
    <w:rsid w:val="00961998"/>
    <w:rsid w:val="00961D99"/>
    <w:rsid w:val="00962004"/>
    <w:rsid w:val="00962212"/>
    <w:rsid w:val="00962235"/>
    <w:rsid w:val="009622B2"/>
    <w:rsid w:val="009623A3"/>
    <w:rsid w:val="009625FE"/>
    <w:rsid w:val="00962839"/>
    <w:rsid w:val="00962946"/>
    <w:rsid w:val="00962A98"/>
    <w:rsid w:val="00962AFA"/>
    <w:rsid w:val="00962CCC"/>
    <w:rsid w:val="00962DC3"/>
    <w:rsid w:val="00962E2F"/>
    <w:rsid w:val="00963309"/>
    <w:rsid w:val="009635EE"/>
    <w:rsid w:val="00963646"/>
    <w:rsid w:val="00963810"/>
    <w:rsid w:val="00963927"/>
    <w:rsid w:val="00963AEA"/>
    <w:rsid w:val="00963B2C"/>
    <w:rsid w:val="00963C13"/>
    <w:rsid w:val="00963C90"/>
    <w:rsid w:val="00963CC0"/>
    <w:rsid w:val="0096411B"/>
    <w:rsid w:val="00964329"/>
    <w:rsid w:val="0096439C"/>
    <w:rsid w:val="0096450B"/>
    <w:rsid w:val="0096452D"/>
    <w:rsid w:val="009648C9"/>
    <w:rsid w:val="009648D8"/>
    <w:rsid w:val="00964D24"/>
    <w:rsid w:val="009650E3"/>
    <w:rsid w:val="00965324"/>
    <w:rsid w:val="0096572A"/>
    <w:rsid w:val="00965743"/>
    <w:rsid w:val="009657BC"/>
    <w:rsid w:val="009657E4"/>
    <w:rsid w:val="00965C71"/>
    <w:rsid w:val="00965F37"/>
    <w:rsid w:val="0096657D"/>
    <w:rsid w:val="00966580"/>
    <w:rsid w:val="009665D5"/>
    <w:rsid w:val="009666CB"/>
    <w:rsid w:val="00966AD6"/>
    <w:rsid w:val="00966B58"/>
    <w:rsid w:val="00966BA1"/>
    <w:rsid w:val="00966BAA"/>
    <w:rsid w:val="00966DAA"/>
    <w:rsid w:val="00966F7A"/>
    <w:rsid w:val="00967308"/>
    <w:rsid w:val="009673A7"/>
    <w:rsid w:val="009673B7"/>
    <w:rsid w:val="009675E7"/>
    <w:rsid w:val="00967608"/>
    <w:rsid w:val="009678A5"/>
    <w:rsid w:val="00967B6E"/>
    <w:rsid w:val="00967D4A"/>
    <w:rsid w:val="00967E44"/>
    <w:rsid w:val="00967FBB"/>
    <w:rsid w:val="00967FF5"/>
    <w:rsid w:val="00970278"/>
    <w:rsid w:val="009702F3"/>
    <w:rsid w:val="0097065F"/>
    <w:rsid w:val="009708A4"/>
    <w:rsid w:val="00970A24"/>
    <w:rsid w:val="00970CC5"/>
    <w:rsid w:val="00970EDF"/>
    <w:rsid w:val="0097112E"/>
    <w:rsid w:val="00971606"/>
    <w:rsid w:val="009716B8"/>
    <w:rsid w:val="009717C9"/>
    <w:rsid w:val="009718FB"/>
    <w:rsid w:val="009719D4"/>
    <w:rsid w:val="00971A15"/>
    <w:rsid w:val="00971B13"/>
    <w:rsid w:val="00971BB7"/>
    <w:rsid w:val="00971D2D"/>
    <w:rsid w:val="00972131"/>
    <w:rsid w:val="00972188"/>
    <w:rsid w:val="00972213"/>
    <w:rsid w:val="0097237C"/>
    <w:rsid w:val="0097252B"/>
    <w:rsid w:val="009725DE"/>
    <w:rsid w:val="009729BC"/>
    <w:rsid w:val="00972A58"/>
    <w:rsid w:val="00972EC3"/>
    <w:rsid w:val="00973176"/>
    <w:rsid w:val="009731C5"/>
    <w:rsid w:val="009733C4"/>
    <w:rsid w:val="0097343F"/>
    <w:rsid w:val="0097353A"/>
    <w:rsid w:val="009737A6"/>
    <w:rsid w:val="00973855"/>
    <w:rsid w:val="009738A3"/>
    <w:rsid w:val="0097394D"/>
    <w:rsid w:val="009739CB"/>
    <w:rsid w:val="00973B80"/>
    <w:rsid w:val="00973DC8"/>
    <w:rsid w:val="00973E08"/>
    <w:rsid w:val="00973E35"/>
    <w:rsid w:val="00973EB1"/>
    <w:rsid w:val="00973EDC"/>
    <w:rsid w:val="009743C6"/>
    <w:rsid w:val="00974404"/>
    <w:rsid w:val="00974456"/>
    <w:rsid w:val="00974598"/>
    <w:rsid w:val="00974D33"/>
    <w:rsid w:val="00974D8B"/>
    <w:rsid w:val="00974DBC"/>
    <w:rsid w:val="00974E44"/>
    <w:rsid w:val="00974E80"/>
    <w:rsid w:val="00974E96"/>
    <w:rsid w:val="0097504B"/>
    <w:rsid w:val="00975079"/>
    <w:rsid w:val="009751E2"/>
    <w:rsid w:val="009751F4"/>
    <w:rsid w:val="0097520A"/>
    <w:rsid w:val="0097539D"/>
    <w:rsid w:val="009754E3"/>
    <w:rsid w:val="009756F8"/>
    <w:rsid w:val="0097580F"/>
    <w:rsid w:val="00975837"/>
    <w:rsid w:val="00975876"/>
    <w:rsid w:val="0097599D"/>
    <w:rsid w:val="00975CAD"/>
    <w:rsid w:val="00975D8F"/>
    <w:rsid w:val="00975DB5"/>
    <w:rsid w:val="00975DC6"/>
    <w:rsid w:val="00975E1F"/>
    <w:rsid w:val="00975ECA"/>
    <w:rsid w:val="009761A1"/>
    <w:rsid w:val="009761CB"/>
    <w:rsid w:val="00976356"/>
    <w:rsid w:val="0097685E"/>
    <w:rsid w:val="00976967"/>
    <w:rsid w:val="00976B52"/>
    <w:rsid w:val="00976C3B"/>
    <w:rsid w:val="00976C97"/>
    <w:rsid w:val="00976D0F"/>
    <w:rsid w:val="00976DB1"/>
    <w:rsid w:val="00976E60"/>
    <w:rsid w:val="00977231"/>
    <w:rsid w:val="00977357"/>
    <w:rsid w:val="009773BF"/>
    <w:rsid w:val="009773F1"/>
    <w:rsid w:val="0097749D"/>
    <w:rsid w:val="00977516"/>
    <w:rsid w:val="00977877"/>
    <w:rsid w:val="00977AF4"/>
    <w:rsid w:val="00977C58"/>
    <w:rsid w:val="00980208"/>
    <w:rsid w:val="0098037B"/>
    <w:rsid w:val="00980486"/>
    <w:rsid w:val="00980619"/>
    <w:rsid w:val="009806FA"/>
    <w:rsid w:val="009808AE"/>
    <w:rsid w:val="009808F8"/>
    <w:rsid w:val="00980A64"/>
    <w:rsid w:val="00980A7A"/>
    <w:rsid w:val="00980AAB"/>
    <w:rsid w:val="00980AC6"/>
    <w:rsid w:val="00980B24"/>
    <w:rsid w:val="00980B5A"/>
    <w:rsid w:val="00980B9C"/>
    <w:rsid w:val="00980C0D"/>
    <w:rsid w:val="00980E07"/>
    <w:rsid w:val="0098102C"/>
    <w:rsid w:val="0098108C"/>
    <w:rsid w:val="009812E0"/>
    <w:rsid w:val="0098159D"/>
    <w:rsid w:val="009815EB"/>
    <w:rsid w:val="009816BC"/>
    <w:rsid w:val="00981A30"/>
    <w:rsid w:val="00981B25"/>
    <w:rsid w:val="00981B84"/>
    <w:rsid w:val="00981C92"/>
    <w:rsid w:val="00981EA9"/>
    <w:rsid w:val="00981EEF"/>
    <w:rsid w:val="009820C6"/>
    <w:rsid w:val="00982122"/>
    <w:rsid w:val="00982334"/>
    <w:rsid w:val="00982426"/>
    <w:rsid w:val="00982788"/>
    <w:rsid w:val="009827BF"/>
    <w:rsid w:val="0098290B"/>
    <w:rsid w:val="00982C7A"/>
    <w:rsid w:val="00982CAD"/>
    <w:rsid w:val="00982EE8"/>
    <w:rsid w:val="00982FA0"/>
    <w:rsid w:val="00983376"/>
    <w:rsid w:val="009833AF"/>
    <w:rsid w:val="009833E6"/>
    <w:rsid w:val="009834DA"/>
    <w:rsid w:val="009834E0"/>
    <w:rsid w:val="009834E3"/>
    <w:rsid w:val="009836A9"/>
    <w:rsid w:val="009837C2"/>
    <w:rsid w:val="00983A1A"/>
    <w:rsid w:val="00983A4F"/>
    <w:rsid w:val="00983B27"/>
    <w:rsid w:val="00983CB8"/>
    <w:rsid w:val="00983ECC"/>
    <w:rsid w:val="00983EE8"/>
    <w:rsid w:val="00984226"/>
    <w:rsid w:val="009842F9"/>
    <w:rsid w:val="00984406"/>
    <w:rsid w:val="0098477B"/>
    <w:rsid w:val="00984785"/>
    <w:rsid w:val="009847E7"/>
    <w:rsid w:val="009848F7"/>
    <w:rsid w:val="009849C1"/>
    <w:rsid w:val="00984CA3"/>
    <w:rsid w:val="00984EBE"/>
    <w:rsid w:val="00984EEB"/>
    <w:rsid w:val="00984FB8"/>
    <w:rsid w:val="00985108"/>
    <w:rsid w:val="0098532D"/>
    <w:rsid w:val="009853D9"/>
    <w:rsid w:val="00985509"/>
    <w:rsid w:val="009856B4"/>
    <w:rsid w:val="009856FB"/>
    <w:rsid w:val="009857B6"/>
    <w:rsid w:val="00985A47"/>
    <w:rsid w:val="00985A95"/>
    <w:rsid w:val="00985B08"/>
    <w:rsid w:val="00985C28"/>
    <w:rsid w:val="00985DBF"/>
    <w:rsid w:val="00985F5A"/>
    <w:rsid w:val="00985FC9"/>
    <w:rsid w:val="0098609B"/>
    <w:rsid w:val="00986156"/>
    <w:rsid w:val="009861D7"/>
    <w:rsid w:val="0098647E"/>
    <w:rsid w:val="0098692E"/>
    <w:rsid w:val="00986AA6"/>
    <w:rsid w:val="00986C4E"/>
    <w:rsid w:val="00986D5D"/>
    <w:rsid w:val="00986E72"/>
    <w:rsid w:val="009872B1"/>
    <w:rsid w:val="009873C2"/>
    <w:rsid w:val="009873F1"/>
    <w:rsid w:val="0098744A"/>
    <w:rsid w:val="0098772E"/>
    <w:rsid w:val="00987754"/>
    <w:rsid w:val="0098782C"/>
    <w:rsid w:val="009878F2"/>
    <w:rsid w:val="00987AB5"/>
    <w:rsid w:val="00987BB5"/>
    <w:rsid w:val="00987ED3"/>
    <w:rsid w:val="00987EEE"/>
    <w:rsid w:val="00987FB1"/>
    <w:rsid w:val="00987FBF"/>
    <w:rsid w:val="00987FD1"/>
    <w:rsid w:val="00990029"/>
    <w:rsid w:val="00990036"/>
    <w:rsid w:val="009900CD"/>
    <w:rsid w:val="00990221"/>
    <w:rsid w:val="0099022E"/>
    <w:rsid w:val="0099025A"/>
    <w:rsid w:val="009903C6"/>
    <w:rsid w:val="009903CD"/>
    <w:rsid w:val="009905B8"/>
    <w:rsid w:val="00990734"/>
    <w:rsid w:val="00990AA0"/>
    <w:rsid w:val="00990B85"/>
    <w:rsid w:val="00990C6A"/>
    <w:rsid w:val="00990D7C"/>
    <w:rsid w:val="00990F74"/>
    <w:rsid w:val="009914C9"/>
    <w:rsid w:val="009914F1"/>
    <w:rsid w:val="0099162B"/>
    <w:rsid w:val="00991923"/>
    <w:rsid w:val="009919DC"/>
    <w:rsid w:val="00991B71"/>
    <w:rsid w:val="00991B91"/>
    <w:rsid w:val="00991BD5"/>
    <w:rsid w:val="00991C06"/>
    <w:rsid w:val="00991EB2"/>
    <w:rsid w:val="00991FDB"/>
    <w:rsid w:val="00992111"/>
    <w:rsid w:val="00992251"/>
    <w:rsid w:val="00992283"/>
    <w:rsid w:val="009926E6"/>
    <w:rsid w:val="00992829"/>
    <w:rsid w:val="009928BD"/>
    <w:rsid w:val="00992A28"/>
    <w:rsid w:val="00992B43"/>
    <w:rsid w:val="00992BCF"/>
    <w:rsid w:val="00992BE9"/>
    <w:rsid w:val="00992D8E"/>
    <w:rsid w:val="00992DDA"/>
    <w:rsid w:val="00992E19"/>
    <w:rsid w:val="00992F20"/>
    <w:rsid w:val="00992FBE"/>
    <w:rsid w:val="0099301B"/>
    <w:rsid w:val="00993819"/>
    <w:rsid w:val="00993913"/>
    <w:rsid w:val="009939A3"/>
    <w:rsid w:val="009939D0"/>
    <w:rsid w:val="00993C09"/>
    <w:rsid w:val="00993CAD"/>
    <w:rsid w:val="00993E88"/>
    <w:rsid w:val="00993EDF"/>
    <w:rsid w:val="0099407B"/>
    <w:rsid w:val="0099448B"/>
    <w:rsid w:val="009944EE"/>
    <w:rsid w:val="009944F3"/>
    <w:rsid w:val="0099450D"/>
    <w:rsid w:val="009946DD"/>
    <w:rsid w:val="0099479A"/>
    <w:rsid w:val="009948CD"/>
    <w:rsid w:val="009949B9"/>
    <w:rsid w:val="00994DFE"/>
    <w:rsid w:val="00994F4F"/>
    <w:rsid w:val="0099513F"/>
    <w:rsid w:val="00995227"/>
    <w:rsid w:val="009954A5"/>
    <w:rsid w:val="0099561F"/>
    <w:rsid w:val="0099568A"/>
    <w:rsid w:val="0099595C"/>
    <w:rsid w:val="009959FB"/>
    <w:rsid w:val="00995A94"/>
    <w:rsid w:val="00995E6C"/>
    <w:rsid w:val="00995EF3"/>
    <w:rsid w:val="00996072"/>
    <w:rsid w:val="0099612E"/>
    <w:rsid w:val="00996341"/>
    <w:rsid w:val="009967AA"/>
    <w:rsid w:val="009968D5"/>
    <w:rsid w:val="00996B7C"/>
    <w:rsid w:val="00996BD0"/>
    <w:rsid w:val="00996BE1"/>
    <w:rsid w:val="00996F10"/>
    <w:rsid w:val="0099723F"/>
    <w:rsid w:val="009972E7"/>
    <w:rsid w:val="0099739D"/>
    <w:rsid w:val="00997504"/>
    <w:rsid w:val="0099767F"/>
    <w:rsid w:val="009976D9"/>
    <w:rsid w:val="009976FF"/>
    <w:rsid w:val="009977A4"/>
    <w:rsid w:val="009979D2"/>
    <w:rsid w:val="00997F86"/>
    <w:rsid w:val="009A0055"/>
    <w:rsid w:val="009A014A"/>
    <w:rsid w:val="009A018D"/>
    <w:rsid w:val="009A0363"/>
    <w:rsid w:val="009A052E"/>
    <w:rsid w:val="009A0571"/>
    <w:rsid w:val="009A058D"/>
    <w:rsid w:val="009A05C1"/>
    <w:rsid w:val="009A0615"/>
    <w:rsid w:val="009A07B7"/>
    <w:rsid w:val="009A0A01"/>
    <w:rsid w:val="009A0ABF"/>
    <w:rsid w:val="009A0E5A"/>
    <w:rsid w:val="009A10AF"/>
    <w:rsid w:val="009A112B"/>
    <w:rsid w:val="009A11A3"/>
    <w:rsid w:val="009A125E"/>
    <w:rsid w:val="009A129F"/>
    <w:rsid w:val="009A1362"/>
    <w:rsid w:val="009A141E"/>
    <w:rsid w:val="009A1430"/>
    <w:rsid w:val="009A1454"/>
    <w:rsid w:val="009A147A"/>
    <w:rsid w:val="009A15C7"/>
    <w:rsid w:val="009A1961"/>
    <w:rsid w:val="009A1B42"/>
    <w:rsid w:val="009A1BB1"/>
    <w:rsid w:val="009A1C37"/>
    <w:rsid w:val="009A1CBC"/>
    <w:rsid w:val="009A1D1B"/>
    <w:rsid w:val="009A245A"/>
    <w:rsid w:val="009A252C"/>
    <w:rsid w:val="009A25E4"/>
    <w:rsid w:val="009A2765"/>
    <w:rsid w:val="009A28B7"/>
    <w:rsid w:val="009A2999"/>
    <w:rsid w:val="009A2AAB"/>
    <w:rsid w:val="009A2B42"/>
    <w:rsid w:val="009A2DDC"/>
    <w:rsid w:val="009A2E00"/>
    <w:rsid w:val="009A2E11"/>
    <w:rsid w:val="009A2EF2"/>
    <w:rsid w:val="009A301E"/>
    <w:rsid w:val="009A303E"/>
    <w:rsid w:val="009A316B"/>
    <w:rsid w:val="009A3176"/>
    <w:rsid w:val="009A319E"/>
    <w:rsid w:val="009A3253"/>
    <w:rsid w:val="009A3928"/>
    <w:rsid w:val="009A3BDA"/>
    <w:rsid w:val="009A3CB0"/>
    <w:rsid w:val="009A3DA1"/>
    <w:rsid w:val="009A3ED6"/>
    <w:rsid w:val="009A4244"/>
    <w:rsid w:val="009A42D0"/>
    <w:rsid w:val="009A4343"/>
    <w:rsid w:val="009A43F3"/>
    <w:rsid w:val="009A4441"/>
    <w:rsid w:val="009A4508"/>
    <w:rsid w:val="009A453C"/>
    <w:rsid w:val="009A45D6"/>
    <w:rsid w:val="009A46D4"/>
    <w:rsid w:val="009A470C"/>
    <w:rsid w:val="009A4979"/>
    <w:rsid w:val="009A4A30"/>
    <w:rsid w:val="009A4F94"/>
    <w:rsid w:val="009A502F"/>
    <w:rsid w:val="009A52BD"/>
    <w:rsid w:val="009A543B"/>
    <w:rsid w:val="009A57FE"/>
    <w:rsid w:val="009A58A1"/>
    <w:rsid w:val="009A5A1E"/>
    <w:rsid w:val="009A5A5D"/>
    <w:rsid w:val="009A5B9A"/>
    <w:rsid w:val="009A5BDD"/>
    <w:rsid w:val="009A609D"/>
    <w:rsid w:val="009A60C1"/>
    <w:rsid w:val="009A60DF"/>
    <w:rsid w:val="009A612D"/>
    <w:rsid w:val="009A614D"/>
    <w:rsid w:val="009A6269"/>
    <w:rsid w:val="009A6464"/>
    <w:rsid w:val="009A6587"/>
    <w:rsid w:val="009A67E4"/>
    <w:rsid w:val="009A6863"/>
    <w:rsid w:val="009A6A34"/>
    <w:rsid w:val="009A6A84"/>
    <w:rsid w:val="009A6BC3"/>
    <w:rsid w:val="009A6C22"/>
    <w:rsid w:val="009A6CD6"/>
    <w:rsid w:val="009A6E33"/>
    <w:rsid w:val="009A6E9B"/>
    <w:rsid w:val="009A6EA9"/>
    <w:rsid w:val="009A6F04"/>
    <w:rsid w:val="009A7537"/>
    <w:rsid w:val="009A76C6"/>
    <w:rsid w:val="009A784E"/>
    <w:rsid w:val="009A7864"/>
    <w:rsid w:val="009A7871"/>
    <w:rsid w:val="009A788B"/>
    <w:rsid w:val="009A7B5C"/>
    <w:rsid w:val="009A7CCC"/>
    <w:rsid w:val="009A7F77"/>
    <w:rsid w:val="009B0084"/>
    <w:rsid w:val="009B0290"/>
    <w:rsid w:val="009B0295"/>
    <w:rsid w:val="009B045A"/>
    <w:rsid w:val="009B046E"/>
    <w:rsid w:val="009B0491"/>
    <w:rsid w:val="009B04F7"/>
    <w:rsid w:val="009B053B"/>
    <w:rsid w:val="009B08C1"/>
    <w:rsid w:val="009B090E"/>
    <w:rsid w:val="009B0A47"/>
    <w:rsid w:val="009B0AE3"/>
    <w:rsid w:val="009B0CA4"/>
    <w:rsid w:val="009B0D7F"/>
    <w:rsid w:val="009B0F3C"/>
    <w:rsid w:val="009B1275"/>
    <w:rsid w:val="009B12F6"/>
    <w:rsid w:val="009B1387"/>
    <w:rsid w:val="009B182B"/>
    <w:rsid w:val="009B1848"/>
    <w:rsid w:val="009B1AC0"/>
    <w:rsid w:val="009B1AF7"/>
    <w:rsid w:val="009B1B1D"/>
    <w:rsid w:val="009B1D2E"/>
    <w:rsid w:val="009B1E1D"/>
    <w:rsid w:val="009B1E42"/>
    <w:rsid w:val="009B1EDC"/>
    <w:rsid w:val="009B224A"/>
    <w:rsid w:val="009B26C4"/>
    <w:rsid w:val="009B2946"/>
    <w:rsid w:val="009B29AA"/>
    <w:rsid w:val="009B29D3"/>
    <w:rsid w:val="009B2E38"/>
    <w:rsid w:val="009B2F27"/>
    <w:rsid w:val="009B30FE"/>
    <w:rsid w:val="009B3267"/>
    <w:rsid w:val="009B333E"/>
    <w:rsid w:val="009B3364"/>
    <w:rsid w:val="009B337E"/>
    <w:rsid w:val="009B3438"/>
    <w:rsid w:val="009B37F1"/>
    <w:rsid w:val="009B3866"/>
    <w:rsid w:val="009B38C4"/>
    <w:rsid w:val="009B3B45"/>
    <w:rsid w:val="009B3BEA"/>
    <w:rsid w:val="009B3E09"/>
    <w:rsid w:val="009B44AC"/>
    <w:rsid w:val="009B4592"/>
    <w:rsid w:val="009B473E"/>
    <w:rsid w:val="009B491F"/>
    <w:rsid w:val="009B4B93"/>
    <w:rsid w:val="009B4BB7"/>
    <w:rsid w:val="009B4CE6"/>
    <w:rsid w:val="009B4D4A"/>
    <w:rsid w:val="009B4DBA"/>
    <w:rsid w:val="009B4FAA"/>
    <w:rsid w:val="009B540C"/>
    <w:rsid w:val="009B54FF"/>
    <w:rsid w:val="009B55B8"/>
    <w:rsid w:val="009B566F"/>
    <w:rsid w:val="009B5729"/>
    <w:rsid w:val="009B57C1"/>
    <w:rsid w:val="009B59FD"/>
    <w:rsid w:val="009B5B84"/>
    <w:rsid w:val="009B5D4B"/>
    <w:rsid w:val="009B5E21"/>
    <w:rsid w:val="009B5F2F"/>
    <w:rsid w:val="009B5F81"/>
    <w:rsid w:val="009B6021"/>
    <w:rsid w:val="009B6060"/>
    <w:rsid w:val="009B60D0"/>
    <w:rsid w:val="009B62C0"/>
    <w:rsid w:val="009B634D"/>
    <w:rsid w:val="009B6418"/>
    <w:rsid w:val="009B66B6"/>
    <w:rsid w:val="009B67F9"/>
    <w:rsid w:val="009B68E9"/>
    <w:rsid w:val="009B68EA"/>
    <w:rsid w:val="009B69C9"/>
    <w:rsid w:val="009B6C63"/>
    <w:rsid w:val="009B6E92"/>
    <w:rsid w:val="009B6ED3"/>
    <w:rsid w:val="009B6ED5"/>
    <w:rsid w:val="009B705B"/>
    <w:rsid w:val="009B708D"/>
    <w:rsid w:val="009B7193"/>
    <w:rsid w:val="009B71CA"/>
    <w:rsid w:val="009B72DB"/>
    <w:rsid w:val="009B730C"/>
    <w:rsid w:val="009B73DF"/>
    <w:rsid w:val="009B7403"/>
    <w:rsid w:val="009B758E"/>
    <w:rsid w:val="009B7739"/>
    <w:rsid w:val="009B7833"/>
    <w:rsid w:val="009B791C"/>
    <w:rsid w:val="009B791F"/>
    <w:rsid w:val="009B793F"/>
    <w:rsid w:val="009B7975"/>
    <w:rsid w:val="009B79A8"/>
    <w:rsid w:val="009B7AAE"/>
    <w:rsid w:val="009B7AC6"/>
    <w:rsid w:val="009B7CED"/>
    <w:rsid w:val="009B7D6E"/>
    <w:rsid w:val="009B7D92"/>
    <w:rsid w:val="009B7FCF"/>
    <w:rsid w:val="009B7FEF"/>
    <w:rsid w:val="009B7FF8"/>
    <w:rsid w:val="009C00DC"/>
    <w:rsid w:val="009C0344"/>
    <w:rsid w:val="009C037D"/>
    <w:rsid w:val="009C040E"/>
    <w:rsid w:val="009C0644"/>
    <w:rsid w:val="009C07E7"/>
    <w:rsid w:val="009C09D5"/>
    <w:rsid w:val="009C0C60"/>
    <w:rsid w:val="009C0C67"/>
    <w:rsid w:val="009C0D29"/>
    <w:rsid w:val="009C0D71"/>
    <w:rsid w:val="009C0E20"/>
    <w:rsid w:val="009C0E57"/>
    <w:rsid w:val="009C0FE9"/>
    <w:rsid w:val="009C111C"/>
    <w:rsid w:val="009C11A1"/>
    <w:rsid w:val="009C1220"/>
    <w:rsid w:val="009C1453"/>
    <w:rsid w:val="009C16CA"/>
    <w:rsid w:val="009C1858"/>
    <w:rsid w:val="009C19CC"/>
    <w:rsid w:val="009C1A4D"/>
    <w:rsid w:val="009C1B62"/>
    <w:rsid w:val="009C1D9F"/>
    <w:rsid w:val="009C1FAC"/>
    <w:rsid w:val="009C1FE6"/>
    <w:rsid w:val="009C2169"/>
    <w:rsid w:val="009C229C"/>
    <w:rsid w:val="009C22BB"/>
    <w:rsid w:val="009C247E"/>
    <w:rsid w:val="009C25C2"/>
    <w:rsid w:val="009C2657"/>
    <w:rsid w:val="009C26D3"/>
    <w:rsid w:val="009C2791"/>
    <w:rsid w:val="009C2827"/>
    <w:rsid w:val="009C29C9"/>
    <w:rsid w:val="009C29F6"/>
    <w:rsid w:val="009C2A4F"/>
    <w:rsid w:val="009C2A82"/>
    <w:rsid w:val="009C2E77"/>
    <w:rsid w:val="009C2ED9"/>
    <w:rsid w:val="009C2F44"/>
    <w:rsid w:val="009C32FE"/>
    <w:rsid w:val="009C3422"/>
    <w:rsid w:val="009C34E5"/>
    <w:rsid w:val="009C3682"/>
    <w:rsid w:val="009C38ED"/>
    <w:rsid w:val="009C3998"/>
    <w:rsid w:val="009C39F2"/>
    <w:rsid w:val="009C3B67"/>
    <w:rsid w:val="009C3B82"/>
    <w:rsid w:val="009C3BE4"/>
    <w:rsid w:val="009C3BF5"/>
    <w:rsid w:val="009C3D4B"/>
    <w:rsid w:val="009C3D85"/>
    <w:rsid w:val="009C3E2E"/>
    <w:rsid w:val="009C3E6C"/>
    <w:rsid w:val="009C3EC4"/>
    <w:rsid w:val="009C3EEF"/>
    <w:rsid w:val="009C4352"/>
    <w:rsid w:val="009C43A3"/>
    <w:rsid w:val="009C43B1"/>
    <w:rsid w:val="009C449C"/>
    <w:rsid w:val="009C44D7"/>
    <w:rsid w:val="009C4538"/>
    <w:rsid w:val="009C4628"/>
    <w:rsid w:val="009C476E"/>
    <w:rsid w:val="009C4773"/>
    <w:rsid w:val="009C47C5"/>
    <w:rsid w:val="009C492D"/>
    <w:rsid w:val="009C49F0"/>
    <w:rsid w:val="009C49F3"/>
    <w:rsid w:val="009C4B1B"/>
    <w:rsid w:val="009C4B24"/>
    <w:rsid w:val="009C4B7C"/>
    <w:rsid w:val="009C4C63"/>
    <w:rsid w:val="009C4C6E"/>
    <w:rsid w:val="009C4CFC"/>
    <w:rsid w:val="009C4D85"/>
    <w:rsid w:val="009C4EA4"/>
    <w:rsid w:val="009C4FC1"/>
    <w:rsid w:val="009C5070"/>
    <w:rsid w:val="009C50AC"/>
    <w:rsid w:val="009C5515"/>
    <w:rsid w:val="009C5819"/>
    <w:rsid w:val="009C5872"/>
    <w:rsid w:val="009C5976"/>
    <w:rsid w:val="009C5A67"/>
    <w:rsid w:val="009C5E48"/>
    <w:rsid w:val="009C5EDB"/>
    <w:rsid w:val="009C6190"/>
    <w:rsid w:val="009C61C5"/>
    <w:rsid w:val="009C61F1"/>
    <w:rsid w:val="009C6431"/>
    <w:rsid w:val="009C64EE"/>
    <w:rsid w:val="009C651A"/>
    <w:rsid w:val="009C6702"/>
    <w:rsid w:val="009C692C"/>
    <w:rsid w:val="009C6A33"/>
    <w:rsid w:val="009C6BCB"/>
    <w:rsid w:val="009C6DBD"/>
    <w:rsid w:val="009C6E1E"/>
    <w:rsid w:val="009C7093"/>
    <w:rsid w:val="009C7477"/>
    <w:rsid w:val="009C77B7"/>
    <w:rsid w:val="009C795C"/>
    <w:rsid w:val="009C7A16"/>
    <w:rsid w:val="009C7D1C"/>
    <w:rsid w:val="009C7EA7"/>
    <w:rsid w:val="009C7EBD"/>
    <w:rsid w:val="009D00B1"/>
    <w:rsid w:val="009D0118"/>
    <w:rsid w:val="009D01ED"/>
    <w:rsid w:val="009D01FB"/>
    <w:rsid w:val="009D028D"/>
    <w:rsid w:val="009D02EB"/>
    <w:rsid w:val="009D0368"/>
    <w:rsid w:val="009D0395"/>
    <w:rsid w:val="009D03FB"/>
    <w:rsid w:val="009D065C"/>
    <w:rsid w:val="009D0721"/>
    <w:rsid w:val="009D0836"/>
    <w:rsid w:val="009D086C"/>
    <w:rsid w:val="009D0974"/>
    <w:rsid w:val="009D09BF"/>
    <w:rsid w:val="009D0A08"/>
    <w:rsid w:val="009D0BE6"/>
    <w:rsid w:val="009D0C8E"/>
    <w:rsid w:val="009D0C92"/>
    <w:rsid w:val="009D0FAD"/>
    <w:rsid w:val="009D1532"/>
    <w:rsid w:val="009D160A"/>
    <w:rsid w:val="009D1C68"/>
    <w:rsid w:val="009D1FF0"/>
    <w:rsid w:val="009D2041"/>
    <w:rsid w:val="009D2094"/>
    <w:rsid w:val="009D2113"/>
    <w:rsid w:val="009D22BD"/>
    <w:rsid w:val="009D22FF"/>
    <w:rsid w:val="009D2341"/>
    <w:rsid w:val="009D247C"/>
    <w:rsid w:val="009D272B"/>
    <w:rsid w:val="009D2B5B"/>
    <w:rsid w:val="009D2B80"/>
    <w:rsid w:val="009D2E0E"/>
    <w:rsid w:val="009D2EA7"/>
    <w:rsid w:val="009D2EB6"/>
    <w:rsid w:val="009D2EC7"/>
    <w:rsid w:val="009D3069"/>
    <w:rsid w:val="009D309F"/>
    <w:rsid w:val="009D3209"/>
    <w:rsid w:val="009D32A1"/>
    <w:rsid w:val="009D34D9"/>
    <w:rsid w:val="009D3597"/>
    <w:rsid w:val="009D3669"/>
    <w:rsid w:val="009D37DF"/>
    <w:rsid w:val="009D3809"/>
    <w:rsid w:val="009D3846"/>
    <w:rsid w:val="009D38A7"/>
    <w:rsid w:val="009D3A48"/>
    <w:rsid w:val="009D3A79"/>
    <w:rsid w:val="009D3BDD"/>
    <w:rsid w:val="009D3D5E"/>
    <w:rsid w:val="009D3F8E"/>
    <w:rsid w:val="009D4036"/>
    <w:rsid w:val="009D4177"/>
    <w:rsid w:val="009D433C"/>
    <w:rsid w:val="009D434E"/>
    <w:rsid w:val="009D44A5"/>
    <w:rsid w:val="009D4619"/>
    <w:rsid w:val="009D4747"/>
    <w:rsid w:val="009D4A28"/>
    <w:rsid w:val="009D4BD9"/>
    <w:rsid w:val="009D4CB0"/>
    <w:rsid w:val="009D4E51"/>
    <w:rsid w:val="009D5260"/>
    <w:rsid w:val="009D52E9"/>
    <w:rsid w:val="009D53AA"/>
    <w:rsid w:val="009D54DD"/>
    <w:rsid w:val="009D56B4"/>
    <w:rsid w:val="009D5854"/>
    <w:rsid w:val="009D5875"/>
    <w:rsid w:val="009D59AC"/>
    <w:rsid w:val="009D5C31"/>
    <w:rsid w:val="009D5F1C"/>
    <w:rsid w:val="009D6031"/>
    <w:rsid w:val="009D610D"/>
    <w:rsid w:val="009D6195"/>
    <w:rsid w:val="009D6246"/>
    <w:rsid w:val="009D62A2"/>
    <w:rsid w:val="009D668D"/>
    <w:rsid w:val="009D673E"/>
    <w:rsid w:val="009D6911"/>
    <w:rsid w:val="009D693D"/>
    <w:rsid w:val="009D6E58"/>
    <w:rsid w:val="009D6F4B"/>
    <w:rsid w:val="009D6F50"/>
    <w:rsid w:val="009D6FFC"/>
    <w:rsid w:val="009D701F"/>
    <w:rsid w:val="009D7086"/>
    <w:rsid w:val="009D724C"/>
    <w:rsid w:val="009D7383"/>
    <w:rsid w:val="009D738C"/>
    <w:rsid w:val="009D73CF"/>
    <w:rsid w:val="009D74A7"/>
    <w:rsid w:val="009D74DD"/>
    <w:rsid w:val="009D7888"/>
    <w:rsid w:val="009D7970"/>
    <w:rsid w:val="009D7A66"/>
    <w:rsid w:val="009D7B14"/>
    <w:rsid w:val="009D7D11"/>
    <w:rsid w:val="009E007D"/>
    <w:rsid w:val="009E036D"/>
    <w:rsid w:val="009E03D6"/>
    <w:rsid w:val="009E05BF"/>
    <w:rsid w:val="009E0675"/>
    <w:rsid w:val="009E086E"/>
    <w:rsid w:val="009E0C7B"/>
    <w:rsid w:val="009E0D5E"/>
    <w:rsid w:val="009E112E"/>
    <w:rsid w:val="009E1337"/>
    <w:rsid w:val="009E136E"/>
    <w:rsid w:val="009E151A"/>
    <w:rsid w:val="009E188F"/>
    <w:rsid w:val="009E1939"/>
    <w:rsid w:val="009E1A25"/>
    <w:rsid w:val="009E1C7A"/>
    <w:rsid w:val="009E1E66"/>
    <w:rsid w:val="009E1E90"/>
    <w:rsid w:val="009E2235"/>
    <w:rsid w:val="009E225A"/>
    <w:rsid w:val="009E2429"/>
    <w:rsid w:val="009E2505"/>
    <w:rsid w:val="009E253E"/>
    <w:rsid w:val="009E25E1"/>
    <w:rsid w:val="009E25FF"/>
    <w:rsid w:val="009E28E8"/>
    <w:rsid w:val="009E2A0E"/>
    <w:rsid w:val="009E2BDA"/>
    <w:rsid w:val="009E2D4E"/>
    <w:rsid w:val="009E2E5A"/>
    <w:rsid w:val="009E3113"/>
    <w:rsid w:val="009E311A"/>
    <w:rsid w:val="009E3738"/>
    <w:rsid w:val="009E3B12"/>
    <w:rsid w:val="009E3BCD"/>
    <w:rsid w:val="009E3C40"/>
    <w:rsid w:val="009E3FE2"/>
    <w:rsid w:val="009E41D6"/>
    <w:rsid w:val="009E4216"/>
    <w:rsid w:val="009E4249"/>
    <w:rsid w:val="009E42E7"/>
    <w:rsid w:val="009E44FE"/>
    <w:rsid w:val="009E4756"/>
    <w:rsid w:val="009E477C"/>
    <w:rsid w:val="009E47E8"/>
    <w:rsid w:val="009E4D69"/>
    <w:rsid w:val="009E4DC5"/>
    <w:rsid w:val="009E4E2F"/>
    <w:rsid w:val="009E4F47"/>
    <w:rsid w:val="009E5205"/>
    <w:rsid w:val="009E523D"/>
    <w:rsid w:val="009E5309"/>
    <w:rsid w:val="009E53BC"/>
    <w:rsid w:val="009E5438"/>
    <w:rsid w:val="009E5478"/>
    <w:rsid w:val="009E5485"/>
    <w:rsid w:val="009E5689"/>
    <w:rsid w:val="009E57B8"/>
    <w:rsid w:val="009E5801"/>
    <w:rsid w:val="009E5806"/>
    <w:rsid w:val="009E58BD"/>
    <w:rsid w:val="009E5AAC"/>
    <w:rsid w:val="009E5ACB"/>
    <w:rsid w:val="009E5F76"/>
    <w:rsid w:val="009E6051"/>
    <w:rsid w:val="009E6400"/>
    <w:rsid w:val="009E64E1"/>
    <w:rsid w:val="009E66B7"/>
    <w:rsid w:val="009E66C4"/>
    <w:rsid w:val="009E66E5"/>
    <w:rsid w:val="009E677E"/>
    <w:rsid w:val="009E67AC"/>
    <w:rsid w:val="009E6978"/>
    <w:rsid w:val="009E6D47"/>
    <w:rsid w:val="009E6D8D"/>
    <w:rsid w:val="009E6DE9"/>
    <w:rsid w:val="009E6EF2"/>
    <w:rsid w:val="009E6FCA"/>
    <w:rsid w:val="009E701D"/>
    <w:rsid w:val="009E7095"/>
    <w:rsid w:val="009E71DA"/>
    <w:rsid w:val="009E740E"/>
    <w:rsid w:val="009E7649"/>
    <w:rsid w:val="009E77CC"/>
    <w:rsid w:val="009E783B"/>
    <w:rsid w:val="009E7853"/>
    <w:rsid w:val="009E7951"/>
    <w:rsid w:val="009E7B49"/>
    <w:rsid w:val="009E7E9D"/>
    <w:rsid w:val="009F035D"/>
    <w:rsid w:val="009F0393"/>
    <w:rsid w:val="009F072F"/>
    <w:rsid w:val="009F0818"/>
    <w:rsid w:val="009F0845"/>
    <w:rsid w:val="009F0B26"/>
    <w:rsid w:val="009F121B"/>
    <w:rsid w:val="009F133E"/>
    <w:rsid w:val="009F162A"/>
    <w:rsid w:val="009F170F"/>
    <w:rsid w:val="009F178B"/>
    <w:rsid w:val="009F17A8"/>
    <w:rsid w:val="009F1A6A"/>
    <w:rsid w:val="009F1C41"/>
    <w:rsid w:val="009F1E26"/>
    <w:rsid w:val="009F202E"/>
    <w:rsid w:val="009F20C3"/>
    <w:rsid w:val="009F2264"/>
    <w:rsid w:val="009F24A1"/>
    <w:rsid w:val="009F2602"/>
    <w:rsid w:val="009F2835"/>
    <w:rsid w:val="009F286D"/>
    <w:rsid w:val="009F28D9"/>
    <w:rsid w:val="009F2C23"/>
    <w:rsid w:val="009F2CB6"/>
    <w:rsid w:val="009F2EED"/>
    <w:rsid w:val="009F3366"/>
    <w:rsid w:val="009F34EB"/>
    <w:rsid w:val="009F3520"/>
    <w:rsid w:val="009F35B3"/>
    <w:rsid w:val="009F365D"/>
    <w:rsid w:val="009F3666"/>
    <w:rsid w:val="009F37D3"/>
    <w:rsid w:val="009F392A"/>
    <w:rsid w:val="009F39A9"/>
    <w:rsid w:val="009F39C0"/>
    <w:rsid w:val="009F3B81"/>
    <w:rsid w:val="009F3C78"/>
    <w:rsid w:val="009F3DAE"/>
    <w:rsid w:val="009F3F1A"/>
    <w:rsid w:val="009F4049"/>
    <w:rsid w:val="009F40D9"/>
    <w:rsid w:val="009F411C"/>
    <w:rsid w:val="009F4162"/>
    <w:rsid w:val="009F41A1"/>
    <w:rsid w:val="009F437D"/>
    <w:rsid w:val="009F47A2"/>
    <w:rsid w:val="009F47F7"/>
    <w:rsid w:val="009F49DA"/>
    <w:rsid w:val="009F4C84"/>
    <w:rsid w:val="009F4D3E"/>
    <w:rsid w:val="009F4E2C"/>
    <w:rsid w:val="009F5115"/>
    <w:rsid w:val="009F5413"/>
    <w:rsid w:val="009F549F"/>
    <w:rsid w:val="009F5672"/>
    <w:rsid w:val="009F587A"/>
    <w:rsid w:val="009F5937"/>
    <w:rsid w:val="009F593F"/>
    <w:rsid w:val="009F5BA5"/>
    <w:rsid w:val="009F5CE6"/>
    <w:rsid w:val="009F5DE2"/>
    <w:rsid w:val="009F5F98"/>
    <w:rsid w:val="009F603D"/>
    <w:rsid w:val="009F610C"/>
    <w:rsid w:val="009F629A"/>
    <w:rsid w:val="009F6473"/>
    <w:rsid w:val="009F666C"/>
    <w:rsid w:val="009F673C"/>
    <w:rsid w:val="009F674E"/>
    <w:rsid w:val="009F67C0"/>
    <w:rsid w:val="009F6A01"/>
    <w:rsid w:val="009F6BFE"/>
    <w:rsid w:val="009F6C06"/>
    <w:rsid w:val="009F6F88"/>
    <w:rsid w:val="009F7271"/>
    <w:rsid w:val="009F734D"/>
    <w:rsid w:val="009F743F"/>
    <w:rsid w:val="009F7707"/>
    <w:rsid w:val="009F77FB"/>
    <w:rsid w:val="009F7816"/>
    <w:rsid w:val="009F7837"/>
    <w:rsid w:val="009F786B"/>
    <w:rsid w:val="009F7994"/>
    <w:rsid w:val="009F7AD9"/>
    <w:rsid w:val="009F7BAE"/>
    <w:rsid w:val="009F7D76"/>
    <w:rsid w:val="009F7F7E"/>
    <w:rsid w:val="00A000A7"/>
    <w:rsid w:val="00A000B1"/>
    <w:rsid w:val="00A001D8"/>
    <w:rsid w:val="00A00209"/>
    <w:rsid w:val="00A00234"/>
    <w:rsid w:val="00A00323"/>
    <w:rsid w:val="00A003EA"/>
    <w:rsid w:val="00A00416"/>
    <w:rsid w:val="00A007FC"/>
    <w:rsid w:val="00A00A15"/>
    <w:rsid w:val="00A00A7D"/>
    <w:rsid w:val="00A00B1C"/>
    <w:rsid w:val="00A00C93"/>
    <w:rsid w:val="00A00D26"/>
    <w:rsid w:val="00A00F8F"/>
    <w:rsid w:val="00A0120D"/>
    <w:rsid w:val="00A013A9"/>
    <w:rsid w:val="00A01643"/>
    <w:rsid w:val="00A017D5"/>
    <w:rsid w:val="00A01825"/>
    <w:rsid w:val="00A01FC6"/>
    <w:rsid w:val="00A022BF"/>
    <w:rsid w:val="00A022DC"/>
    <w:rsid w:val="00A024E9"/>
    <w:rsid w:val="00A0283F"/>
    <w:rsid w:val="00A02914"/>
    <w:rsid w:val="00A02938"/>
    <w:rsid w:val="00A02BAD"/>
    <w:rsid w:val="00A02C04"/>
    <w:rsid w:val="00A02D87"/>
    <w:rsid w:val="00A02E7A"/>
    <w:rsid w:val="00A02EF0"/>
    <w:rsid w:val="00A032DD"/>
    <w:rsid w:val="00A0332B"/>
    <w:rsid w:val="00A033C9"/>
    <w:rsid w:val="00A03748"/>
    <w:rsid w:val="00A038E2"/>
    <w:rsid w:val="00A03BAF"/>
    <w:rsid w:val="00A03CF8"/>
    <w:rsid w:val="00A03E6C"/>
    <w:rsid w:val="00A0406F"/>
    <w:rsid w:val="00A040B0"/>
    <w:rsid w:val="00A041E2"/>
    <w:rsid w:val="00A04439"/>
    <w:rsid w:val="00A0448B"/>
    <w:rsid w:val="00A04649"/>
    <w:rsid w:val="00A046F2"/>
    <w:rsid w:val="00A04780"/>
    <w:rsid w:val="00A049A1"/>
    <w:rsid w:val="00A04B42"/>
    <w:rsid w:val="00A04D81"/>
    <w:rsid w:val="00A04ED2"/>
    <w:rsid w:val="00A05154"/>
    <w:rsid w:val="00A051AC"/>
    <w:rsid w:val="00A05259"/>
    <w:rsid w:val="00A0545E"/>
    <w:rsid w:val="00A0546B"/>
    <w:rsid w:val="00A054A7"/>
    <w:rsid w:val="00A05543"/>
    <w:rsid w:val="00A0554D"/>
    <w:rsid w:val="00A057A7"/>
    <w:rsid w:val="00A05939"/>
    <w:rsid w:val="00A059A5"/>
    <w:rsid w:val="00A05A8C"/>
    <w:rsid w:val="00A05A8E"/>
    <w:rsid w:val="00A05C7F"/>
    <w:rsid w:val="00A05DD8"/>
    <w:rsid w:val="00A05FD0"/>
    <w:rsid w:val="00A06169"/>
    <w:rsid w:val="00A06201"/>
    <w:rsid w:val="00A0636F"/>
    <w:rsid w:val="00A064B6"/>
    <w:rsid w:val="00A067A6"/>
    <w:rsid w:val="00A067B3"/>
    <w:rsid w:val="00A068AA"/>
    <w:rsid w:val="00A06A86"/>
    <w:rsid w:val="00A06C97"/>
    <w:rsid w:val="00A06EC6"/>
    <w:rsid w:val="00A0730D"/>
    <w:rsid w:val="00A0734D"/>
    <w:rsid w:val="00A0735B"/>
    <w:rsid w:val="00A073C5"/>
    <w:rsid w:val="00A0755D"/>
    <w:rsid w:val="00A075C3"/>
    <w:rsid w:val="00A0760B"/>
    <w:rsid w:val="00A077FA"/>
    <w:rsid w:val="00A0785E"/>
    <w:rsid w:val="00A07A1F"/>
    <w:rsid w:val="00A07AC4"/>
    <w:rsid w:val="00A07B81"/>
    <w:rsid w:val="00A07C0B"/>
    <w:rsid w:val="00A07D31"/>
    <w:rsid w:val="00A07E76"/>
    <w:rsid w:val="00A07F31"/>
    <w:rsid w:val="00A1014C"/>
    <w:rsid w:val="00A101E9"/>
    <w:rsid w:val="00A10324"/>
    <w:rsid w:val="00A10509"/>
    <w:rsid w:val="00A106E6"/>
    <w:rsid w:val="00A109EA"/>
    <w:rsid w:val="00A10E10"/>
    <w:rsid w:val="00A11369"/>
    <w:rsid w:val="00A11458"/>
    <w:rsid w:val="00A11495"/>
    <w:rsid w:val="00A11499"/>
    <w:rsid w:val="00A1162A"/>
    <w:rsid w:val="00A1170A"/>
    <w:rsid w:val="00A11A43"/>
    <w:rsid w:val="00A11ADD"/>
    <w:rsid w:val="00A11EF1"/>
    <w:rsid w:val="00A1204E"/>
    <w:rsid w:val="00A1237A"/>
    <w:rsid w:val="00A123F4"/>
    <w:rsid w:val="00A124B2"/>
    <w:rsid w:val="00A12555"/>
    <w:rsid w:val="00A12604"/>
    <w:rsid w:val="00A127D2"/>
    <w:rsid w:val="00A1286C"/>
    <w:rsid w:val="00A12906"/>
    <w:rsid w:val="00A12952"/>
    <w:rsid w:val="00A12AFC"/>
    <w:rsid w:val="00A12C07"/>
    <w:rsid w:val="00A12CD9"/>
    <w:rsid w:val="00A12D1C"/>
    <w:rsid w:val="00A12FE6"/>
    <w:rsid w:val="00A131E2"/>
    <w:rsid w:val="00A131F7"/>
    <w:rsid w:val="00A132DD"/>
    <w:rsid w:val="00A13308"/>
    <w:rsid w:val="00A133C3"/>
    <w:rsid w:val="00A13650"/>
    <w:rsid w:val="00A136AF"/>
    <w:rsid w:val="00A13840"/>
    <w:rsid w:val="00A1399D"/>
    <w:rsid w:val="00A13A6B"/>
    <w:rsid w:val="00A13CF8"/>
    <w:rsid w:val="00A13D4F"/>
    <w:rsid w:val="00A13E44"/>
    <w:rsid w:val="00A13E5D"/>
    <w:rsid w:val="00A14032"/>
    <w:rsid w:val="00A142E9"/>
    <w:rsid w:val="00A14475"/>
    <w:rsid w:val="00A144A6"/>
    <w:rsid w:val="00A145BA"/>
    <w:rsid w:val="00A1474B"/>
    <w:rsid w:val="00A149A9"/>
    <w:rsid w:val="00A14BB3"/>
    <w:rsid w:val="00A14C0C"/>
    <w:rsid w:val="00A14C12"/>
    <w:rsid w:val="00A14C3E"/>
    <w:rsid w:val="00A14E93"/>
    <w:rsid w:val="00A150BD"/>
    <w:rsid w:val="00A150FF"/>
    <w:rsid w:val="00A15156"/>
    <w:rsid w:val="00A1524D"/>
    <w:rsid w:val="00A15487"/>
    <w:rsid w:val="00A156D1"/>
    <w:rsid w:val="00A1599A"/>
    <w:rsid w:val="00A15B70"/>
    <w:rsid w:val="00A15C1E"/>
    <w:rsid w:val="00A15CB7"/>
    <w:rsid w:val="00A15D66"/>
    <w:rsid w:val="00A15DF1"/>
    <w:rsid w:val="00A16273"/>
    <w:rsid w:val="00A16292"/>
    <w:rsid w:val="00A162BA"/>
    <w:rsid w:val="00A163A7"/>
    <w:rsid w:val="00A16555"/>
    <w:rsid w:val="00A1660A"/>
    <w:rsid w:val="00A1660E"/>
    <w:rsid w:val="00A16714"/>
    <w:rsid w:val="00A1685E"/>
    <w:rsid w:val="00A16869"/>
    <w:rsid w:val="00A16B3A"/>
    <w:rsid w:val="00A16B8D"/>
    <w:rsid w:val="00A170A8"/>
    <w:rsid w:val="00A17109"/>
    <w:rsid w:val="00A1712A"/>
    <w:rsid w:val="00A17226"/>
    <w:rsid w:val="00A17345"/>
    <w:rsid w:val="00A17601"/>
    <w:rsid w:val="00A17686"/>
    <w:rsid w:val="00A179A7"/>
    <w:rsid w:val="00A179B8"/>
    <w:rsid w:val="00A17BBF"/>
    <w:rsid w:val="00A17C2E"/>
    <w:rsid w:val="00A17D16"/>
    <w:rsid w:val="00A17FD7"/>
    <w:rsid w:val="00A2014A"/>
    <w:rsid w:val="00A201D7"/>
    <w:rsid w:val="00A201DE"/>
    <w:rsid w:val="00A2051B"/>
    <w:rsid w:val="00A20781"/>
    <w:rsid w:val="00A20786"/>
    <w:rsid w:val="00A20798"/>
    <w:rsid w:val="00A20C76"/>
    <w:rsid w:val="00A20D9D"/>
    <w:rsid w:val="00A20E72"/>
    <w:rsid w:val="00A20EDD"/>
    <w:rsid w:val="00A2130E"/>
    <w:rsid w:val="00A213DC"/>
    <w:rsid w:val="00A216B4"/>
    <w:rsid w:val="00A217E0"/>
    <w:rsid w:val="00A218C6"/>
    <w:rsid w:val="00A218DA"/>
    <w:rsid w:val="00A21964"/>
    <w:rsid w:val="00A21997"/>
    <w:rsid w:val="00A21B7A"/>
    <w:rsid w:val="00A21BDE"/>
    <w:rsid w:val="00A21BFD"/>
    <w:rsid w:val="00A21C91"/>
    <w:rsid w:val="00A21DC9"/>
    <w:rsid w:val="00A21EB8"/>
    <w:rsid w:val="00A21FBE"/>
    <w:rsid w:val="00A21FEA"/>
    <w:rsid w:val="00A222CD"/>
    <w:rsid w:val="00A22A8C"/>
    <w:rsid w:val="00A22C4E"/>
    <w:rsid w:val="00A22CC9"/>
    <w:rsid w:val="00A22E57"/>
    <w:rsid w:val="00A22EB9"/>
    <w:rsid w:val="00A22F94"/>
    <w:rsid w:val="00A22F98"/>
    <w:rsid w:val="00A233CC"/>
    <w:rsid w:val="00A239AC"/>
    <w:rsid w:val="00A23B31"/>
    <w:rsid w:val="00A23BDB"/>
    <w:rsid w:val="00A24065"/>
    <w:rsid w:val="00A24077"/>
    <w:rsid w:val="00A24262"/>
    <w:rsid w:val="00A243D9"/>
    <w:rsid w:val="00A24617"/>
    <w:rsid w:val="00A24725"/>
    <w:rsid w:val="00A2477D"/>
    <w:rsid w:val="00A247A5"/>
    <w:rsid w:val="00A24886"/>
    <w:rsid w:val="00A2488A"/>
    <w:rsid w:val="00A24A75"/>
    <w:rsid w:val="00A24CF3"/>
    <w:rsid w:val="00A24E07"/>
    <w:rsid w:val="00A24E7A"/>
    <w:rsid w:val="00A24F6F"/>
    <w:rsid w:val="00A2503D"/>
    <w:rsid w:val="00A250FB"/>
    <w:rsid w:val="00A2540A"/>
    <w:rsid w:val="00A2541B"/>
    <w:rsid w:val="00A256E1"/>
    <w:rsid w:val="00A2571D"/>
    <w:rsid w:val="00A25743"/>
    <w:rsid w:val="00A25863"/>
    <w:rsid w:val="00A25909"/>
    <w:rsid w:val="00A259AD"/>
    <w:rsid w:val="00A25AAA"/>
    <w:rsid w:val="00A25AFA"/>
    <w:rsid w:val="00A25BC0"/>
    <w:rsid w:val="00A266A3"/>
    <w:rsid w:val="00A267E5"/>
    <w:rsid w:val="00A2688E"/>
    <w:rsid w:val="00A268EA"/>
    <w:rsid w:val="00A26940"/>
    <w:rsid w:val="00A26C5E"/>
    <w:rsid w:val="00A26D9C"/>
    <w:rsid w:val="00A270EF"/>
    <w:rsid w:val="00A27638"/>
    <w:rsid w:val="00A27A15"/>
    <w:rsid w:val="00A27CE8"/>
    <w:rsid w:val="00A27D04"/>
    <w:rsid w:val="00A27DC7"/>
    <w:rsid w:val="00A27EF0"/>
    <w:rsid w:val="00A27F62"/>
    <w:rsid w:val="00A27F7A"/>
    <w:rsid w:val="00A305A2"/>
    <w:rsid w:val="00A306C2"/>
    <w:rsid w:val="00A308C1"/>
    <w:rsid w:val="00A30A54"/>
    <w:rsid w:val="00A30D04"/>
    <w:rsid w:val="00A30D11"/>
    <w:rsid w:val="00A31165"/>
    <w:rsid w:val="00A31220"/>
    <w:rsid w:val="00A31359"/>
    <w:rsid w:val="00A3140A"/>
    <w:rsid w:val="00A31428"/>
    <w:rsid w:val="00A3154A"/>
    <w:rsid w:val="00A315B8"/>
    <w:rsid w:val="00A315DE"/>
    <w:rsid w:val="00A31729"/>
    <w:rsid w:val="00A3195C"/>
    <w:rsid w:val="00A31B2D"/>
    <w:rsid w:val="00A31DFC"/>
    <w:rsid w:val="00A31FFA"/>
    <w:rsid w:val="00A32060"/>
    <w:rsid w:val="00A320B0"/>
    <w:rsid w:val="00A32212"/>
    <w:rsid w:val="00A324A3"/>
    <w:rsid w:val="00A32687"/>
    <w:rsid w:val="00A3286F"/>
    <w:rsid w:val="00A32887"/>
    <w:rsid w:val="00A329BA"/>
    <w:rsid w:val="00A32AF6"/>
    <w:rsid w:val="00A32B46"/>
    <w:rsid w:val="00A32CC9"/>
    <w:rsid w:val="00A32D7E"/>
    <w:rsid w:val="00A32F3F"/>
    <w:rsid w:val="00A330C5"/>
    <w:rsid w:val="00A33200"/>
    <w:rsid w:val="00A332B9"/>
    <w:rsid w:val="00A332FE"/>
    <w:rsid w:val="00A33390"/>
    <w:rsid w:val="00A3344A"/>
    <w:rsid w:val="00A3347C"/>
    <w:rsid w:val="00A33683"/>
    <w:rsid w:val="00A33749"/>
    <w:rsid w:val="00A337C9"/>
    <w:rsid w:val="00A3381D"/>
    <w:rsid w:val="00A33868"/>
    <w:rsid w:val="00A33D9A"/>
    <w:rsid w:val="00A33DF3"/>
    <w:rsid w:val="00A34040"/>
    <w:rsid w:val="00A340B8"/>
    <w:rsid w:val="00A342F8"/>
    <w:rsid w:val="00A34A4B"/>
    <w:rsid w:val="00A34ACA"/>
    <w:rsid w:val="00A34ACF"/>
    <w:rsid w:val="00A34BE2"/>
    <w:rsid w:val="00A35488"/>
    <w:rsid w:val="00A354A7"/>
    <w:rsid w:val="00A35698"/>
    <w:rsid w:val="00A3574D"/>
    <w:rsid w:val="00A35899"/>
    <w:rsid w:val="00A359C5"/>
    <w:rsid w:val="00A35A4C"/>
    <w:rsid w:val="00A35DE7"/>
    <w:rsid w:val="00A35E11"/>
    <w:rsid w:val="00A35F1D"/>
    <w:rsid w:val="00A3613D"/>
    <w:rsid w:val="00A36154"/>
    <w:rsid w:val="00A361EE"/>
    <w:rsid w:val="00A366F1"/>
    <w:rsid w:val="00A36774"/>
    <w:rsid w:val="00A36791"/>
    <w:rsid w:val="00A36940"/>
    <w:rsid w:val="00A36AAD"/>
    <w:rsid w:val="00A36B39"/>
    <w:rsid w:val="00A36D46"/>
    <w:rsid w:val="00A36E61"/>
    <w:rsid w:val="00A36FED"/>
    <w:rsid w:val="00A3713B"/>
    <w:rsid w:val="00A37406"/>
    <w:rsid w:val="00A376E6"/>
    <w:rsid w:val="00A37729"/>
    <w:rsid w:val="00A3798C"/>
    <w:rsid w:val="00A37A74"/>
    <w:rsid w:val="00A37A7E"/>
    <w:rsid w:val="00A37C29"/>
    <w:rsid w:val="00A37CE5"/>
    <w:rsid w:val="00A37DF1"/>
    <w:rsid w:val="00A37E0B"/>
    <w:rsid w:val="00A37E7A"/>
    <w:rsid w:val="00A37FFA"/>
    <w:rsid w:val="00A400E6"/>
    <w:rsid w:val="00A402CB"/>
    <w:rsid w:val="00A4031D"/>
    <w:rsid w:val="00A40352"/>
    <w:rsid w:val="00A40799"/>
    <w:rsid w:val="00A409B1"/>
    <w:rsid w:val="00A40A76"/>
    <w:rsid w:val="00A40DD4"/>
    <w:rsid w:val="00A40E6F"/>
    <w:rsid w:val="00A40FBB"/>
    <w:rsid w:val="00A410B6"/>
    <w:rsid w:val="00A412B3"/>
    <w:rsid w:val="00A41408"/>
    <w:rsid w:val="00A4141B"/>
    <w:rsid w:val="00A4157E"/>
    <w:rsid w:val="00A41658"/>
    <w:rsid w:val="00A41ED4"/>
    <w:rsid w:val="00A41EE1"/>
    <w:rsid w:val="00A42131"/>
    <w:rsid w:val="00A421F2"/>
    <w:rsid w:val="00A42245"/>
    <w:rsid w:val="00A42412"/>
    <w:rsid w:val="00A42689"/>
    <w:rsid w:val="00A429FA"/>
    <w:rsid w:val="00A42A74"/>
    <w:rsid w:val="00A42AEF"/>
    <w:rsid w:val="00A430AC"/>
    <w:rsid w:val="00A43159"/>
    <w:rsid w:val="00A43192"/>
    <w:rsid w:val="00A4322E"/>
    <w:rsid w:val="00A4342D"/>
    <w:rsid w:val="00A435AC"/>
    <w:rsid w:val="00A437A4"/>
    <w:rsid w:val="00A43A6C"/>
    <w:rsid w:val="00A43A92"/>
    <w:rsid w:val="00A43AA8"/>
    <w:rsid w:val="00A43B39"/>
    <w:rsid w:val="00A43E3E"/>
    <w:rsid w:val="00A43EC2"/>
    <w:rsid w:val="00A4418D"/>
    <w:rsid w:val="00A441CE"/>
    <w:rsid w:val="00A443A2"/>
    <w:rsid w:val="00A444FB"/>
    <w:rsid w:val="00A44546"/>
    <w:rsid w:val="00A445D9"/>
    <w:rsid w:val="00A44688"/>
    <w:rsid w:val="00A4468A"/>
    <w:rsid w:val="00A446AB"/>
    <w:rsid w:val="00A447AD"/>
    <w:rsid w:val="00A448C7"/>
    <w:rsid w:val="00A44983"/>
    <w:rsid w:val="00A449E4"/>
    <w:rsid w:val="00A44A63"/>
    <w:rsid w:val="00A44A81"/>
    <w:rsid w:val="00A44CFE"/>
    <w:rsid w:val="00A44E71"/>
    <w:rsid w:val="00A44FEC"/>
    <w:rsid w:val="00A4533C"/>
    <w:rsid w:val="00A4559F"/>
    <w:rsid w:val="00A456EC"/>
    <w:rsid w:val="00A45738"/>
    <w:rsid w:val="00A459D2"/>
    <w:rsid w:val="00A45D15"/>
    <w:rsid w:val="00A45FF3"/>
    <w:rsid w:val="00A4619A"/>
    <w:rsid w:val="00A461E6"/>
    <w:rsid w:val="00A4628B"/>
    <w:rsid w:val="00A46371"/>
    <w:rsid w:val="00A464DD"/>
    <w:rsid w:val="00A465D5"/>
    <w:rsid w:val="00A46737"/>
    <w:rsid w:val="00A4693D"/>
    <w:rsid w:val="00A46B7D"/>
    <w:rsid w:val="00A46D08"/>
    <w:rsid w:val="00A46D3D"/>
    <w:rsid w:val="00A46DFC"/>
    <w:rsid w:val="00A46E7A"/>
    <w:rsid w:val="00A46F05"/>
    <w:rsid w:val="00A47005"/>
    <w:rsid w:val="00A47127"/>
    <w:rsid w:val="00A47196"/>
    <w:rsid w:val="00A4721C"/>
    <w:rsid w:val="00A47478"/>
    <w:rsid w:val="00A47637"/>
    <w:rsid w:val="00A47673"/>
    <w:rsid w:val="00A476A8"/>
    <w:rsid w:val="00A477FB"/>
    <w:rsid w:val="00A4794E"/>
    <w:rsid w:val="00A47A1D"/>
    <w:rsid w:val="00A47A5D"/>
    <w:rsid w:val="00A47B09"/>
    <w:rsid w:val="00A47B1C"/>
    <w:rsid w:val="00A47FAC"/>
    <w:rsid w:val="00A5025D"/>
    <w:rsid w:val="00A503CD"/>
    <w:rsid w:val="00A50462"/>
    <w:rsid w:val="00A506E4"/>
    <w:rsid w:val="00A5078B"/>
    <w:rsid w:val="00A507B4"/>
    <w:rsid w:val="00A50B31"/>
    <w:rsid w:val="00A50B4D"/>
    <w:rsid w:val="00A50B90"/>
    <w:rsid w:val="00A50BA8"/>
    <w:rsid w:val="00A50E13"/>
    <w:rsid w:val="00A51403"/>
    <w:rsid w:val="00A51419"/>
    <w:rsid w:val="00A514D4"/>
    <w:rsid w:val="00A5187A"/>
    <w:rsid w:val="00A51D41"/>
    <w:rsid w:val="00A51FE3"/>
    <w:rsid w:val="00A52012"/>
    <w:rsid w:val="00A520FD"/>
    <w:rsid w:val="00A5211C"/>
    <w:rsid w:val="00A521FF"/>
    <w:rsid w:val="00A52694"/>
    <w:rsid w:val="00A52843"/>
    <w:rsid w:val="00A528EF"/>
    <w:rsid w:val="00A52942"/>
    <w:rsid w:val="00A52993"/>
    <w:rsid w:val="00A52FE3"/>
    <w:rsid w:val="00A531D1"/>
    <w:rsid w:val="00A534F2"/>
    <w:rsid w:val="00A53721"/>
    <w:rsid w:val="00A53795"/>
    <w:rsid w:val="00A53AEF"/>
    <w:rsid w:val="00A53C0C"/>
    <w:rsid w:val="00A53D6F"/>
    <w:rsid w:val="00A53D7E"/>
    <w:rsid w:val="00A53EF2"/>
    <w:rsid w:val="00A54071"/>
    <w:rsid w:val="00A540A0"/>
    <w:rsid w:val="00A540EF"/>
    <w:rsid w:val="00A540FD"/>
    <w:rsid w:val="00A541CB"/>
    <w:rsid w:val="00A5420C"/>
    <w:rsid w:val="00A5443C"/>
    <w:rsid w:val="00A54560"/>
    <w:rsid w:val="00A54582"/>
    <w:rsid w:val="00A54635"/>
    <w:rsid w:val="00A54692"/>
    <w:rsid w:val="00A54756"/>
    <w:rsid w:val="00A54832"/>
    <w:rsid w:val="00A548ED"/>
    <w:rsid w:val="00A549A8"/>
    <w:rsid w:val="00A54CA1"/>
    <w:rsid w:val="00A54EEE"/>
    <w:rsid w:val="00A54EFA"/>
    <w:rsid w:val="00A5504A"/>
    <w:rsid w:val="00A5507C"/>
    <w:rsid w:val="00A55A18"/>
    <w:rsid w:val="00A55A93"/>
    <w:rsid w:val="00A55AC8"/>
    <w:rsid w:val="00A55C1F"/>
    <w:rsid w:val="00A55C3F"/>
    <w:rsid w:val="00A55D44"/>
    <w:rsid w:val="00A55F09"/>
    <w:rsid w:val="00A55F57"/>
    <w:rsid w:val="00A55FC8"/>
    <w:rsid w:val="00A5600D"/>
    <w:rsid w:val="00A56019"/>
    <w:rsid w:val="00A560B5"/>
    <w:rsid w:val="00A5623A"/>
    <w:rsid w:val="00A5623E"/>
    <w:rsid w:val="00A562EF"/>
    <w:rsid w:val="00A56567"/>
    <w:rsid w:val="00A566EB"/>
    <w:rsid w:val="00A5677A"/>
    <w:rsid w:val="00A568A0"/>
    <w:rsid w:val="00A568D3"/>
    <w:rsid w:val="00A56A20"/>
    <w:rsid w:val="00A56A71"/>
    <w:rsid w:val="00A56BF6"/>
    <w:rsid w:val="00A56CEB"/>
    <w:rsid w:val="00A56D83"/>
    <w:rsid w:val="00A56E16"/>
    <w:rsid w:val="00A56E4B"/>
    <w:rsid w:val="00A56FEF"/>
    <w:rsid w:val="00A5706B"/>
    <w:rsid w:val="00A5707E"/>
    <w:rsid w:val="00A571D4"/>
    <w:rsid w:val="00A57310"/>
    <w:rsid w:val="00A573CE"/>
    <w:rsid w:val="00A575E2"/>
    <w:rsid w:val="00A575F6"/>
    <w:rsid w:val="00A577D5"/>
    <w:rsid w:val="00A5795B"/>
    <w:rsid w:val="00A579F9"/>
    <w:rsid w:val="00A57CA7"/>
    <w:rsid w:val="00A57DF4"/>
    <w:rsid w:val="00A601CE"/>
    <w:rsid w:val="00A601DD"/>
    <w:rsid w:val="00A602F7"/>
    <w:rsid w:val="00A606ED"/>
    <w:rsid w:val="00A607BE"/>
    <w:rsid w:val="00A608A3"/>
    <w:rsid w:val="00A60954"/>
    <w:rsid w:val="00A60A43"/>
    <w:rsid w:val="00A60DF2"/>
    <w:rsid w:val="00A60E78"/>
    <w:rsid w:val="00A60FB7"/>
    <w:rsid w:val="00A610D0"/>
    <w:rsid w:val="00A611EB"/>
    <w:rsid w:val="00A612B4"/>
    <w:rsid w:val="00A613C5"/>
    <w:rsid w:val="00A6151A"/>
    <w:rsid w:val="00A61558"/>
    <w:rsid w:val="00A615D0"/>
    <w:rsid w:val="00A615D9"/>
    <w:rsid w:val="00A615E9"/>
    <w:rsid w:val="00A61752"/>
    <w:rsid w:val="00A6197D"/>
    <w:rsid w:val="00A61A25"/>
    <w:rsid w:val="00A61AFA"/>
    <w:rsid w:val="00A61AFE"/>
    <w:rsid w:val="00A61D56"/>
    <w:rsid w:val="00A61E16"/>
    <w:rsid w:val="00A61EDC"/>
    <w:rsid w:val="00A61F27"/>
    <w:rsid w:val="00A62047"/>
    <w:rsid w:val="00A620F0"/>
    <w:rsid w:val="00A62149"/>
    <w:rsid w:val="00A6223E"/>
    <w:rsid w:val="00A622E7"/>
    <w:rsid w:val="00A62466"/>
    <w:rsid w:val="00A625F4"/>
    <w:rsid w:val="00A62705"/>
    <w:rsid w:val="00A6276C"/>
    <w:rsid w:val="00A62873"/>
    <w:rsid w:val="00A6288B"/>
    <w:rsid w:val="00A628DB"/>
    <w:rsid w:val="00A62BC8"/>
    <w:rsid w:val="00A62ED9"/>
    <w:rsid w:val="00A62F67"/>
    <w:rsid w:val="00A636CE"/>
    <w:rsid w:val="00A63740"/>
    <w:rsid w:val="00A637FE"/>
    <w:rsid w:val="00A638A2"/>
    <w:rsid w:val="00A6398C"/>
    <w:rsid w:val="00A639A3"/>
    <w:rsid w:val="00A63A61"/>
    <w:rsid w:val="00A63CB9"/>
    <w:rsid w:val="00A63CE2"/>
    <w:rsid w:val="00A63D36"/>
    <w:rsid w:val="00A63EA4"/>
    <w:rsid w:val="00A63FF0"/>
    <w:rsid w:val="00A64049"/>
    <w:rsid w:val="00A64348"/>
    <w:rsid w:val="00A6488B"/>
    <w:rsid w:val="00A648E5"/>
    <w:rsid w:val="00A64A68"/>
    <w:rsid w:val="00A64AD5"/>
    <w:rsid w:val="00A64B5F"/>
    <w:rsid w:val="00A64B96"/>
    <w:rsid w:val="00A64C8F"/>
    <w:rsid w:val="00A64E61"/>
    <w:rsid w:val="00A64EAD"/>
    <w:rsid w:val="00A64EB3"/>
    <w:rsid w:val="00A64F0D"/>
    <w:rsid w:val="00A650EF"/>
    <w:rsid w:val="00A6541F"/>
    <w:rsid w:val="00A65524"/>
    <w:rsid w:val="00A65947"/>
    <w:rsid w:val="00A659B1"/>
    <w:rsid w:val="00A65A34"/>
    <w:rsid w:val="00A65B5B"/>
    <w:rsid w:val="00A65B7B"/>
    <w:rsid w:val="00A65D4C"/>
    <w:rsid w:val="00A65E33"/>
    <w:rsid w:val="00A65E9D"/>
    <w:rsid w:val="00A65EB1"/>
    <w:rsid w:val="00A65F57"/>
    <w:rsid w:val="00A65FBE"/>
    <w:rsid w:val="00A66010"/>
    <w:rsid w:val="00A6614E"/>
    <w:rsid w:val="00A6615A"/>
    <w:rsid w:val="00A66211"/>
    <w:rsid w:val="00A662F6"/>
    <w:rsid w:val="00A6661A"/>
    <w:rsid w:val="00A66701"/>
    <w:rsid w:val="00A6671E"/>
    <w:rsid w:val="00A668C9"/>
    <w:rsid w:val="00A668FF"/>
    <w:rsid w:val="00A6690C"/>
    <w:rsid w:val="00A6695A"/>
    <w:rsid w:val="00A66A2D"/>
    <w:rsid w:val="00A66AC3"/>
    <w:rsid w:val="00A66AD2"/>
    <w:rsid w:val="00A66F94"/>
    <w:rsid w:val="00A67349"/>
    <w:rsid w:val="00A67551"/>
    <w:rsid w:val="00A677E2"/>
    <w:rsid w:val="00A677FA"/>
    <w:rsid w:val="00A67ABD"/>
    <w:rsid w:val="00A67AF5"/>
    <w:rsid w:val="00A67B37"/>
    <w:rsid w:val="00A67B73"/>
    <w:rsid w:val="00A701A2"/>
    <w:rsid w:val="00A70250"/>
    <w:rsid w:val="00A7028F"/>
    <w:rsid w:val="00A703FD"/>
    <w:rsid w:val="00A7052A"/>
    <w:rsid w:val="00A705EB"/>
    <w:rsid w:val="00A70663"/>
    <w:rsid w:val="00A70688"/>
    <w:rsid w:val="00A706C8"/>
    <w:rsid w:val="00A70B36"/>
    <w:rsid w:val="00A70B77"/>
    <w:rsid w:val="00A70C4D"/>
    <w:rsid w:val="00A70C5A"/>
    <w:rsid w:val="00A70D0F"/>
    <w:rsid w:val="00A70DCC"/>
    <w:rsid w:val="00A70FE3"/>
    <w:rsid w:val="00A710E9"/>
    <w:rsid w:val="00A71110"/>
    <w:rsid w:val="00A71268"/>
    <w:rsid w:val="00A719C6"/>
    <w:rsid w:val="00A71B6E"/>
    <w:rsid w:val="00A71BE6"/>
    <w:rsid w:val="00A71C99"/>
    <w:rsid w:val="00A71D2E"/>
    <w:rsid w:val="00A71F10"/>
    <w:rsid w:val="00A723F8"/>
    <w:rsid w:val="00A725A3"/>
    <w:rsid w:val="00A725C9"/>
    <w:rsid w:val="00A72768"/>
    <w:rsid w:val="00A727BD"/>
    <w:rsid w:val="00A7280E"/>
    <w:rsid w:val="00A7288D"/>
    <w:rsid w:val="00A728F4"/>
    <w:rsid w:val="00A72B07"/>
    <w:rsid w:val="00A72BFB"/>
    <w:rsid w:val="00A72C2E"/>
    <w:rsid w:val="00A7302D"/>
    <w:rsid w:val="00A73051"/>
    <w:rsid w:val="00A730E4"/>
    <w:rsid w:val="00A732BB"/>
    <w:rsid w:val="00A73338"/>
    <w:rsid w:val="00A7347D"/>
    <w:rsid w:val="00A73839"/>
    <w:rsid w:val="00A73ABF"/>
    <w:rsid w:val="00A73C2A"/>
    <w:rsid w:val="00A73E33"/>
    <w:rsid w:val="00A7428F"/>
    <w:rsid w:val="00A744E0"/>
    <w:rsid w:val="00A745D8"/>
    <w:rsid w:val="00A74865"/>
    <w:rsid w:val="00A748B3"/>
    <w:rsid w:val="00A74981"/>
    <w:rsid w:val="00A74ABE"/>
    <w:rsid w:val="00A74BB2"/>
    <w:rsid w:val="00A74D80"/>
    <w:rsid w:val="00A74FB6"/>
    <w:rsid w:val="00A7502E"/>
    <w:rsid w:val="00A753BE"/>
    <w:rsid w:val="00A753F7"/>
    <w:rsid w:val="00A754C4"/>
    <w:rsid w:val="00A7550E"/>
    <w:rsid w:val="00A75520"/>
    <w:rsid w:val="00A75592"/>
    <w:rsid w:val="00A75865"/>
    <w:rsid w:val="00A75A00"/>
    <w:rsid w:val="00A75ACB"/>
    <w:rsid w:val="00A75D6F"/>
    <w:rsid w:val="00A75EB1"/>
    <w:rsid w:val="00A75FEC"/>
    <w:rsid w:val="00A76352"/>
    <w:rsid w:val="00A763C8"/>
    <w:rsid w:val="00A76B46"/>
    <w:rsid w:val="00A76B6A"/>
    <w:rsid w:val="00A76C2C"/>
    <w:rsid w:val="00A76FC2"/>
    <w:rsid w:val="00A77221"/>
    <w:rsid w:val="00A77249"/>
    <w:rsid w:val="00A772A0"/>
    <w:rsid w:val="00A77405"/>
    <w:rsid w:val="00A77509"/>
    <w:rsid w:val="00A775D5"/>
    <w:rsid w:val="00A776AB"/>
    <w:rsid w:val="00A77756"/>
    <w:rsid w:val="00A778B1"/>
    <w:rsid w:val="00A779CF"/>
    <w:rsid w:val="00A77A6D"/>
    <w:rsid w:val="00A77CC2"/>
    <w:rsid w:val="00A803F3"/>
    <w:rsid w:val="00A80421"/>
    <w:rsid w:val="00A80529"/>
    <w:rsid w:val="00A80864"/>
    <w:rsid w:val="00A80867"/>
    <w:rsid w:val="00A80A45"/>
    <w:rsid w:val="00A80ADD"/>
    <w:rsid w:val="00A817CA"/>
    <w:rsid w:val="00A819BC"/>
    <w:rsid w:val="00A819E5"/>
    <w:rsid w:val="00A81A98"/>
    <w:rsid w:val="00A81C96"/>
    <w:rsid w:val="00A820A6"/>
    <w:rsid w:val="00A82109"/>
    <w:rsid w:val="00A821F4"/>
    <w:rsid w:val="00A82202"/>
    <w:rsid w:val="00A82228"/>
    <w:rsid w:val="00A823EB"/>
    <w:rsid w:val="00A82448"/>
    <w:rsid w:val="00A8258E"/>
    <w:rsid w:val="00A82772"/>
    <w:rsid w:val="00A827FD"/>
    <w:rsid w:val="00A8288C"/>
    <w:rsid w:val="00A82911"/>
    <w:rsid w:val="00A82966"/>
    <w:rsid w:val="00A82CDD"/>
    <w:rsid w:val="00A830D9"/>
    <w:rsid w:val="00A8370A"/>
    <w:rsid w:val="00A837F6"/>
    <w:rsid w:val="00A8388E"/>
    <w:rsid w:val="00A83945"/>
    <w:rsid w:val="00A83DF5"/>
    <w:rsid w:val="00A83DFC"/>
    <w:rsid w:val="00A83E8A"/>
    <w:rsid w:val="00A84107"/>
    <w:rsid w:val="00A8416F"/>
    <w:rsid w:val="00A84170"/>
    <w:rsid w:val="00A843D5"/>
    <w:rsid w:val="00A84400"/>
    <w:rsid w:val="00A846BF"/>
    <w:rsid w:val="00A847FC"/>
    <w:rsid w:val="00A84AD3"/>
    <w:rsid w:val="00A84CC5"/>
    <w:rsid w:val="00A84CCF"/>
    <w:rsid w:val="00A84E84"/>
    <w:rsid w:val="00A84ED4"/>
    <w:rsid w:val="00A84EF7"/>
    <w:rsid w:val="00A84F48"/>
    <w:rsid w:val="00A8501C"/>
    <w:rsid w:val="00A851F9"/>
    <w:rsid w:val="00A85322"/>
    <w:rsid w:val="00A8549D"/>
    <w:rsid w:val="00A85504"/>
    <w:rsid w:val="00A8556A"/>
    <w:rsid w:val="00A8559A"/>
    <w:rsid w:val="00A85651"/>
    <w:rsid w:val="00A85661"/>
    <w:rsid w:val="00A8572B"/>
    <w:rsid w:val="00A85804"/>
    <w:rsid w:val="00A85A3F"/>
    <w:rsid w:val="00A85CA6"/>
    <w:rsid w:val="00A85EEB"/>
    <w:rsid w:val="00A86046"/>
    <w:rsid w:val="00A8608E"/>
    <w:rsid w:val="00A861D4"/>
    <w:rsid w:val="00A86285"/>
    <w:rsid w:val="00A862CE"/>
    <w:rsid w:val="00A8634D"/>
    <w:rsid w:val="00A86639"/>
    <w:rsid w:val="00A866A5"/>
    <w:rsid w:val="00A86AE2"/>
    <w:rsid w:val="00A86CD7"/>
    <w:rsid w:val="00A86D4E"/>
    <w:rsid w:val="00A87012"/>
    <w:rsid w:val="00A8738F"/>
    <w:rsid w:val="00A875B8"/>
    <w:rsid w:val="00A875C5"/>
    <w:rsid w:val="00A8769F"/>
    <w:rsid w:val="00A876DE"/>
    <w:rsid w:val="00A87769"/>
    <w:rsid w:val="00A87A52"/>
    <w:rsid w:val="00A87C27"/>
    <w:rsid w:val="00A87E23"/>
    <w:rsid w:val="00A87E80"/>
    <w:rsid w:val="00A90068"/>
    <w:rsid w:val="00A901EC"/>
    <w:rsid w:val="00A906B6"/>
    <w:rsid w:val="00A90718"/>
    <w:rsid w:val="00A90A42"/>
    <w:rsid w:val="00A90B04"/>
    <w:rsid w:val="00A90C31"/>
    <w:rsid w:val="00A90C6D"/>
    <w:rsid w:val="00A90E18"/>
    <w:rsid w:val="00A90E79"/>
    <w:rsid w:val="00A90EF0"/>
    <w:rsid w:val="00A91079"/>
    <w:rsid w:val="00A91467"/>
    <w:rsid w:val="00A914A3"/>
    <w:rsid w:val="00A914F4"/>
    <w:rsid w:val="00A9170E"/>
    <w:rsid w:val="00A917A4"/>
    <w:rsid w:val="00A918E8"/>
    <w:rsid w:val="00A91AD2"/>
    <w:rsid w:val="00A91B6C"/>
    <w:rsid w:val="00A91FEE"/>
    <w:rsid w:val="00A921B7"/>
    <w:rsid w:val="00A92319"/>
    <w:rsid w:val="00A9231E"/>
    <w:rsid w:val="00A927F6"/>
    <w:rsid w:val="00A92836"/>
    <w:rsid w:val="00A931F8"/>
    <w:rsid w:val="00A9347D"/>
    <w:rsid w:val="00A936BA"/>
    <w:rsid w:val="00A93BDE"/>
    <w:rsid w:val="00A93E38"/>
    <w:rsid w:val="00A93E47"/>
    <w:rsid w:val="00A93E4F"/>
    <w:rsid w:val="00A93E93"/>
    <w:rsid w:val="00A93FC3"/>
    <w:rsid w:val="00A94164"/>
    <w:rsid w:val="00A94256"/>
    <w:rsid w:val="00A94422"/>
    <w:rsid w:val="00A944F3"/>
    <w:rsid w:val="00A9455C"/>
    <w:rsid w:val="00A945E1"/>
    <w:rsid w:val="00A945ED"/>
    <w:rsid w:val="00A946A8"/>
    <w:rsid w:val="00A946DC"/>
    <w:rsid w:val="00A947CE"/>
    <w:rsid w:val="00A94820"/>
    <w:rsid w:val="00A94C52"/>
    <w:rsid w:val="00A94DD3"/>
    <w:rsid w:val="00A94ECA"/>
    <w:rsid w:val="00A95067"/>
    <w:rsid w:val="00A9510F"/>
    <w:rsid w:val="00A951FB"/>
    <w:rsid w:val="00A95221"/>
    <w:rsid w:val="00A952EC"/>
    <w:rsid w:val="00A95343"/>
    <w:rsid w:val="00A955B5"/>
    <w:rsid w:val="00A95768"/>
    <w:rsid w:val="00A9590E"/>
    <w:rsid w:val="00A95966"/>
    <w:rsid w:val="00A959EF"/>
    <w:rsid w:val="00A95DBC"/>
    <w:rsid w:val="00A95FBB"/>
    <w:rsid w:val="00A96C57"/>
    <w:rsid w:val="00A96DEC"/>
    <w:rsid w:val="00A96E0A"/>
    <w:rsid w:val="00A9714D"/>
    <w:rsid w:val="00A97567"/>
    <w:rsid w:val="00A97588"/>
    <w:rsid w:val="00A9766F"/>
    <w:rsid w:val="00A9797C"/>
    <w:rsid w:val="00A97A47"/>
    <w:rsid w:val="00A97ABA"/>
    <w:rsid w:val="00A97B39"/>
    <w:rsid w:val="00A97BDF"/>
    <w:rsid w:val="00A97CC5"/>
    <w:rsid w:val="00A97EB2"/>
    <w:rsid w:val="00A97ECC"/>
    <w:rsid w:val="00AA029E"/>
    <w:rsid w:val="00AA02C4"/>
    <w:rsid w:val="00AA0351"/>
    <w:rsid w:val="00AA03CE"/>
    <w:rsid w:val="00AA04F4"/>
    <w:rsid w:val="00AA04F9"/>
    <w:rsid w:val="00AA05F8"/>
    <w:rsid w:val="00AA0817"/>
    <w:rsid w:val="00AA0A54"/>
    <w:rsid w:val="00AA0DA0"/>
    <w:rsid w:val="00AA0E0C"/>
    <w:rsid w:val="00AA0E93"/>
    <w:rsid w:val="00AA0EE8"/>
    <w:rsid w:val="00AA1048"/>
    <w:rsid w:val="00AA1253"/>
    <w:rsid w:val="00AA14EC"/>
    <w:rsid w:val="00AA1530"/>
    <w:rsid w:val="00AA1618"/>
    <w:rsid w:val="00AA162D"/>
    <w:rsid w:val="00AA17C7"/>
    <w:rsid w:val="00AA1866"/>
    <w:rsid w:val="00AA1889"/>
    <w:rsid w:val="00AA1BE2"/>
    <w:rsid w:val="00AA1C1F"/>
    <w:rsid w:val="00AA1C9E"/>
    <w:rsid w:val="00AA1D0F"/>
    <w:rsid w:val="00AA1F67"/>
    <w:rsid w:val="00AA1FED"/>
    <w:rsid w:val="00AA204A"/>
    <w:rsid w:val="00AA2193"/>
    <w:rsid w:val="00AA2390"/>
    <w:rsid w:val="00AA254E"/>
    <w:rsid w:val="00AA26B9"/>
    <w:rsid w:val="00AA29A0"/>
    <w:rsid w:val="00AA2B2C"/>
    <w:rsid w:val="00AA2C00"/>
    <w:rsid w:val="00AA2F50"/>
    <w:rsid w:val="00AA2F97"/>
    <w:rsid w:val="00AA3021"/>
    <w:rsid w:val="00AA30B6"/>
    <w:rsid w:val="00AA30EA"/>
    <w:rsid w:val="00AA3113"/>
    <w:rsid w:val="00AA3319"/>
    <w:rsid w:val="00AA349B"/>
    <w:rsid w:val="00AA34A5"/>
    <w:rsid w:val="00AA372D"/>
    <w:rsid w:val="00AA3732"/>
    <w:rsid w:val="00AA373A"/>
    <w:rsid w:val="00AA38D3"/>
    <w:rsid w:val="00AA396A"/>
    <w:rsid w:val="00AA3D27"/>
    <w:rsid w:val="00AA3D73"/>
    <w:rsid w:val="00AA4087"/>
    <w:rsid w:val="00AA411A"/>
    <w:rsid w:val="00AA4366"/>
    <w:rsid w:val="00AA46BF"/>
    <w:rsid w:val="00AA4BC4"/>
    <w:rsid w:val="00AA4F59"/>
    <w:rsid w:val="00AA50D4"/>
    <w:rsid w:val="00AA5204"/>
    <w:rsid w:val="00AA5211"/>
    <w:rsid w:val="00AA5265"/>
    <w:rsid w:val="00AA5295"/>
    <w:rsid w:val="00AA546E"/>
    <w:rsid w:val="00AA5493"/>
    <w:rsid w:val="00AA54C3"/>
    <w:rsid w:val="00AA57DD"/>
    <w:rsid w:val="00AA5812"/>
    <w:rsid w:val="00AA5885"/>
    <w:rsid w:val="00AA5C05"/>
    <w:rsid w:val="00AA5D77"/>
    <w:rsid w:val="00AA5E1A"/>
    <w:rsid w:val="00AA6025"/>
    <w:rsid w:val="00AA60A0"/>
    <w:rsid w:val="00AA6276"/>
    <w:rsid w:val="00AA62A6"/>
    <w:rsid w:val="00AA6635"/>
    <w:rsid w:val="00AA6680"/>
    <w:rsid w:val="00AA6888"/>
    <w:rsid w:val="00AA6AE1"/>
    <w:rsid w:val="00AA6BB1"/>
    <w:rsid w:val="00AA6CD9"/>
    <w:rsid w:val="00AA6D4C"/>
    <w:rsid w:val="00AA6DCC"/>
    <w:rsid w:val="00AA6E05"/>
    <w:rsid w:val="00AA6F2F"/>
    <w:rsid w:val="00AA6F64"/>
    <w:rsid w:val="00AA70F2"/>
    <w:rsid w:val="00AA72CC"/>
    <w:rsid w:val="00AA72F6"/>
    <w:rsid w:val="00AA7635"/>
    <w:rsid w:val="00AA766B"/>
    <w:rsid w:val="00AA768A"/>
    <w:rsid w:val="00AA784E"/>
    <w:rsid w:val="00AA7E7C"/>
    <w:rsid w:val="00AA7E8C"/>
    <w:rsid w:val="00AA7F38"/>
    <w:rsid w:val="00AB0477"/>
    <w:rsid w:val="00AB061D"/>
    <w:rsid w:val="00AB06DA"/>
    <w:rsid w:val="00AB091A"/>
    <w:rsid w:val="00AB09B3"/>
    <w:rsid w:val="00AB0A43"/>
    <w:rsid w:val="00AB0E74"/>
    <w:rsid w:val="00AB0F7A"/>
    <w:rsid w:val="00AB10A5"/>
    <w:rsid w:val="00AB11BE"/>
    <w:rsid w:val="00AB14CB"/>
    <w:rsid w:val="00AB15D7"/>
    <w:rsid w:val="00AB16C2"/>
    <w:rsid w:val="00AB16EE"/>
    <w:rsid w:val="00AB1745"/>
    <w:rsid w:val="00AB176A"/>
    <w:rsid w:val="00AB183A"/>
    <w:rsid w:val="00AB1859"/>
    <w:rsid w:val="00AB19EA"/>
    <w:rsid w:val="00AB1CCD"/>
    <w:rsid w:val="00AB1D89"/>
    <w:rsid w:val="00AB1DC4"/>
    <w:rsid w:val="00AB1E22"/>
    <w:rsid w:val="00AB2089"/>
    <w:rsid w:val="00AB218B"/>
    <w:rsid w:val="00AB2276"/>
    <w:rsid w:val="00AB230A"/>
    <w:rsid w:val="00AB2481"/>
    <w:rsid w:val="00AB2519"/>
    <w:rsid w:val="00AB251F"/>
    <w:rsid w:val="00AB261C"/>
    <w:rsid w:val="00AB269E"/>
    <w:rsid w:val="00AB26E1"/>
    <w:rsid w:val="00AB278B"/>
    <w:rsid w:val="00AB27E6"/>
    <w:rsid w:val="00AB27F1"/>
    <w:rsid w:val="00AB2928"/>
    <w:rsid w:val="00AB2AC6"/>
    <w:rsid w:val="00AB2DFB"/>
    <w:rsid w:val="00AB2EF2"/>
    <w:rsid w:val="00AB2EF3"/>
    <w:rsid w:val="00AB31B9"/>
    <w:rsid w:val="00AB32BD"/>
    <w:rsid w:val="00AB33FC"/>
    <w:rsid w:val="00AB3436"/>
    <w:rsid w:val="00AB3610"/>
    <w:rsid w:val="00AB39F4"/>
    <w:rsid w:val="00AB3A1A"/>
    <w:rsid w:val="00AB3C68"/>
    <w:rsid w:val="00AB3C9E"/>
    <w:rsid w:val="00AB3E1D"/>
    <w:rsid w:val="00AB3EDE"/>
    <w:rsid w:val="00AB3F5E"/>
    <w:rsid w:val="00AB4034"/>
    <w:rsid w:val="00AB40CD"/>
    <w:rsid w:val="00AB4122"/>
    <w:rsid w:val="00AB41BA"/>
    <w:rsid w:val="00AB4317"/>
    <w:rsid w:val="00AB43A7"/>
    <w:rsid w:val="00AB43FD"/>
    <w:rsid w:val="00AB4651"/>
    <w:rsid w:val="00AB4656"/>
    <w:rsid w:val="00AB47CE"/>
    <w:rsid w:val="00AB495D"/>
    <w:rsid w:val="00AB4B34"/>
    <w:rsid w:val="00AB4B85"/>
    <w:rsid w:val="00AB4D1C"/>
    <w:rsid w:val="00AB4F7E"/>
    <w:rsid w:val="00AB50C8"/>
    <w:rsid w:val="00AB58EB"/>
    <w:rsid w:val="00AB5997"/>
    <w:rsid w:val="00AB5A84"/>
    <w:rsid w:val="00AB5BAA"/>
    <w:rsid w:val="00AB5D9E"/>
    <w:rsid w:val="00AB5E52"/>
    <w:rsid w:val="00AB5E96"/>
    <w:rsid w:val="00AB5E9F"/>
    <w:rsid w:val="00AB5FF6"/>
    <w:rsid w:val="00AB606C"/>
    <w:rsid w:val="00AB6431"/>
    <w:rsid w:val="00AB6461"/>
    <w:rsid w:val="00AB6716"/>
    <w:rsid w:val="00AB6971"/>
    <w:rsid w:val="00AB6989"/>
    <w:rsid w:val="00AB6B4F"/>
    <w:rsid w:val="00AB6CD9"/>
    <w:rsid w:val="00AB72B5"/>
    <w:rsid w:val="00AB748D"/>
    <w:rsid w:val="00AB74F1"/>
    <w:rsid w:val="00AB781C"/>
    <w:rsid w:val="00AB7838"/>
    <w:rsid w:val="00AB7C17"/>
    <w:rsid w:val="00AB7C57"/>
    <w:rsid w:val="00AB7D1F"/>
    <w:rsid w:val="00AB7E26"/>
    <w:rsid w:val="00AC006B"/>
    <w:rsid w:val="00AC0093"/>
    <w:rsid w:val="00AC00A6"/>
    <w:rsid w:val="00AC00B3"/>
    <w:rsid w:val="00AC01D9"/>
    <w:rsid w:val="00AC022B"/>
    <w:rsid w:val="00AC0335"/>
    <w:rsid w:val="00AC0442"/>
    <w:rsid w:val="00AC04E5"/>
    <w:rsid w:val="00AC04ED"/>
    <w:rsid w:val="00AC0538"/>
    <w:rsid w:val="00AC06AE"/>
    <w:rsid w:val="00AC07C8"/>
    <w:rsid w:val="00AC07EF"/>
    <w:rsid w:val="00AC0C61"/>
    <w:rsid w:val="00AC0D39"/>
    <w:rsid w:val="00AC0EF3"/>
    <w:rsid w:val="00AC1152"/>
    <w:rsid w:val="00AC1255"/>
    <w:rsid w:val="00AC127D"/>
    <w:rsid w:val="00AC133B"/>
    <w:rsid w:val="00AC1343"/>
    <w:rsid w:val="00AC13C5"/>
    <w:rsid w:val="00AC1406"/>
    <w:rsid w:val="00AC1451"/>
    <w:rsid w:val="00AC156F"/>
    <w:rsid w:val="00AC19DA"/>
    <w:rsid w:val="00AC1B67"/>
    <w:rsid w:val="00AC1B7B"/>
    <w:rsid w:val="00AC1B92"/>
    <w:rsid w:val="00AC1C2D"/>
    <w:rsid w:val="00AC1DFA"/>
    <w:rsid w:val="00AC1EAE"/>
    <w:rsid w:val="00AC1F07"/>
    <w:rsid w:val="00AC1FDD"/>
    <w:rsid w:val="00AC2448"/>
    <w:rsid w:val="00AC268A"/>
    <w:rsid w:val="00AC2E39"/>
    <w:rsid w:val="00AC2E7F"/>
    <w:rsid w:val="00AC2F3E"/>
    <w:rsid w:val="00AC3007"/>
    <w:rsid w:val="00AC32C2"/>
    <w:rsid w:val="00AC32CF"/>
    <w:rsid w:val="00AC3361"/>
    <w:rsid w:val="00AC374D"/>
    <w:rsid w:val="00AC3798"/>
    <w:rsid w:val="00AC385E"/>
    <w:rsid w:val="00AC3A07"/>
    <w:rsid w:val="00AC3A7B"/>
    <w:rsid w:val="00AC3BB5"/>
    <w:rsid w:val="00AC3CB9"/>
    <w:rsid w:val="00AC3D2C"/>
    <w:rsid w:val="00AC3D58"/>
    <w:rsid w:val="00AC4001"/>
    <w:rsid w:val="00AC40EA"/>
    <w:rsid w:val="00AC41B8"/>
    <w:rsid w:val="00AC4381"/>
    <w:rsid w:val="00AC43D3"/>
    <w:rsid w:val="00AC4630"/>
    <w:rsid w:val="00AC4682"/>
    <w:rsid w:val="00AC46F6"/>
    <w:rsid w:val="00AC4CD2"/>
    <w:rsid w:val="00AC4D85"/>
    <w:rsid w:val="00AC4DDB"/>
    <w:rsid w:val="00AC4E94"/>
    <w:rsid w:val="00AC4ECE"/>
    <w:rsid w:val="00AC501E"/>
    <w:rsid w:val="00AC51F4"/>
    <w:rsid w:val="00AC5543"/>
    <w:rsid w:val="00AC5830"/>
    <w:rsid w:val="00AC58E3"/>
    <w:rsid w:val="00AC59A4"/>
    <w:rsid w:val="00AC5BC2"/>
    <w:rsid w:val="00AC5CAD"/>
    <w:rsid w:val="00AC5E1A"/>
    <w:rsid w:val="00AC6088"/>
    <w:rsid w:val="00AC61DD"/>
    <w:rsid w:val="00AC63F4"/>
    <w:rsid w:val="00AC64F1"/>
    <w:rsid w:val="00AC65F6"/>
    <w:rsid w:val="00AC677B"/>
    <w:rsid w:val="00AC6804"/>
    <w:rsid w:val="00AC684F"/>
    <w:rsid w:val="00AC6A58"/>
    <w:rsid w:val="00AC6C5E"/>
    <w:rsid w:val="00AC6E61"/>
    <w:rsid w:val="00AC70AD"/>
    <w:rsid w:val="00AC7103"/>
    <w:rsid w:val="00AC7152"/>
    <w:rsid w:val="00AC717A"/>
    <w:rsid w:val="00AC71D0"/>
    <w:rsid w:val="00AC73CD"/>
    <w:rsid w:val="00AC7578"/>
    <w:rsid w:val="00AC75FE"/>
    <w:rsid w:val="00AC76EA"/>
    <w:rsid w:val="00AC7BA2"/>
    <w:rsid w:val="00AC7D19"/>
    <w:rsid w:val="00AC7EDC"/>
    <w:rsid w:val="00AC7EE1"/>
    <w:rsid w:val="00AC7FB9"/>
    <w:rsid w:val="00AD00F4"/>
    <w:rsid w:val="00AD01D8"/>
    <w:rsid w:val="00AD0256"/>
    <w:rsid w:val="00AD02FD"/>
    <w:rsid w:val="00AD0755"/>
    <w:rsid w:val="00AD0900"/>
    <w:rsid w:val="00AD0915"/>
    <w:rsid w:val="00AD0943"/>
    <w:rsid w:val="00AD0AE1"/>
    <w:rsid w:val="00AD0B75"/>
    <w:rsid w:val="00AD0BD7"/>
    <w:rsid w:val="00AD101C"/>
    <w:rsid w:val="00AD112A"/>
    <w:rsid w:val="00AD11A6"/>
    <w:rsid w:val="00AD120C"/>
    <w:rsid w:val="00AD1446"/>
    <w:rsid w:val="00AD170F"/>
    <w:rsid w:val="00AD174A"/>
    <w:rsid w:val="00AD176D"/>
    <w:rsid w:val="00AD18D4"/>
    <w:rsid w:val="00AD1A38"/>
    <w:rsid w:val="00AD1BA7"/>
    <w:rsid w:val="00AD1C7C"/>
    <w:rsid w:val="00AD1E7C"/>
    <w:rsid w:val="00AD2017"/>
    <w:rsid w:val="00AD20A0"/>
    <w:rsid w:val="00AD21F3"/>
    <w:rsid w:val="00AD226B"/>
    <w:rsid w:val="00AD2378"/>
    <w:rsid w:val="00AD23CC"/>
    <w:rsid w:val="00AD273B"/>
    <w:rsid w:val="00AD284E"/>
    <w:rsid w:val="00AD28DC"/>
    <w:rsid w:val="00AD2905"/>
    <w:rsid w:val="00AD2A61"/>
    <w:rsid w:val="00AD2CC7"/>
    <w:rsid w:val="00AD2FBF"/>
    <w:rsid w:val="00AD300D"/>
    <w:rsid w:val="00AD3053"/>
    <w:rsid w:val="00AD30E3"/>
    <w:rsid w:val="00AD3315"/>
    <w:rsid w:val="00AD33B4"/>
    <w:rsid w:val="00AD3641"/>
    <w:rsid w:val="00AD3758"/>
    <w:rsid w:val="00AD3819"/>
    <w:rsid w:val="00AD396B"/>
    <w:rsid w:val="00AD3DB6"/>
    <w:rsid w:val="00AD3E2A"/>
    <w:rsid w:val="00AD3EE8"/>
    <w:rsid w:val="00AD4035"/>
    <w:rsid w:val="00AD432F"/>
    <w:rsid w:val="00AD4375"/>
    <w:rsid w:val="00AD4440"/>
    <w:rsid w:val="00AD460C"/>
    <w:rsid w:val="00AD4643"/>
    <w:rsid w:val="00AD4A41"/>
    <w:rsid w:val="00AD4A79"/>
    <w:rsid w:val="00AD4BBF"/>
    <w:rsid w:val="00AD4CB8"/>
    <w:rsid w:val="00AD4D19"/>
    <w:rsid w:val="00AD4D69"/>
    <w:rsid w:val="00AD5146"/>
    <w:rsid w:val="00AD5272"/>
    <w:rsid w:val="00AD5339"/>
    <w:rsid w:val="00AD53ED"/>
    <w:rsid w:val="00AD5430"/>
    <w:rsid w:val="00AD5508"/>
    <w:rsid w:val="00AD56DE"/>
    <w:rsid w:val="00AD58A3"/>
    <w:rsid w:val="00AD5A95"/>
    <w:rsid w:val="00AD5B01"/>
    <w:rsid w:val="00AD5B5F"/>
    <w:rsid w:val="00AD5BD3"/>
    <w:rsid w:val="00AD5C08"/>
    <w:rsid w:val="00AD5C51"/>
    <w:rsid w:val="00AD5EA6"/>
    <w:rsid w:val="00AD62D8"/>
    <w:rsid w:val="00AD64B5"/>
    <w:rsid w:val="00AD64D4"/>
    <w:rsid w:val="00AD67D8"/>
    <w:rsid w:val="00AD682D"/>
    <w:rsid w:val="00AD690F"/>
    <w:rsid w:val="00AD6952"/>
    <w:rsid w:val="00AD6B35"/>
    <w:rsid w:val="00AD6BE2"/>
    <w:rsid w:val="00AD6C4D"/>
    <w:rsid w:val="00AD6F0B"/>
    <w:rsid w:val="00AD6FC1"/>
    <w:rsid w:val="00AD70DC"/>
    <w:rsid w:val="00AD71FD"/>
    <w:rsid w:val="00AD7202"/>
    <w:rsid w:val="00AD7359"/>
    <w:rsid w:val="00AD7726"/>
    <w:rsid w:val="00AD779C"/>
    <w:rsid w:val="00AD77B3"/>
    <w:rsid w:val="00AD782F"/>
    <w:rsid w:val="00AD7872"/>
    <w:rsid w:val="00AD7905"/>
    <w:rsid w:val="00AD7AAF"/>
    <w:rsid w:val="00AD7AFB"/>
    <w:rsid w:val="00AD7B13"/>
    <w:rsid w:val="00AD7B85"/>
    <w:rsid w:val="00AD7C70"/>
    <w:rsid w:val="00AD7CE3"/>
    <w:rsid w:val="00AD7EA9"/>
    <w:rsid w:val="00AE0002"/>
    <w:rsid w:val="00AE0058"/>
    <w:rsid w:val="00AE0149"/>
    <w:rsid w:val="00AE017B"/>
    <w:rsid w:val="00AE054C"/>
    <w:rsid w:val="00AE0794"/>
    <w:rsid w:val="00AE0B36"/>
    <w:rsid w:val="00AE0B5E"/>
    <w:rsid w:val="00AE0B86"/>
    <w:rsid w:val="00AE0E1E"/>
    <w:rsid w:val="00AE0E49"/>
    <w:rsid w:val="00AE0E6D"/>
    <w:rsid w:val="00AE0FEA"/>
    <w:rsid w:val="00AE1014"/>
    <w:rsid w:val="00AE12B4"/>
    <w:rsid w:val="00AE145E"/>
    <w:rsid w:val="00AE158B"/>
    <w:rsid w:val="00AE177E"/>
    <w:rsid w:val="00AE17A8"/>
    <w:rsid w:val="00AE18E0"/>
    <w:rsid w:val="00AE1B90"/>
    <w:rsid w:val="00AE1BEF"/>
    <w:rsid w:val="00AE1C47"/>
    <w:rsid w:val="00AE1E59"/>
    <w:rsid w:val="00AE1F01"/>
    <w:rsid w:val="00AE1F1E"/>
    <w:rsid w:val="00AE1F46"/>
    <w:rsid w:val="00AE21E3"/>
    <w:rsid w:val="00AE2382"/>
    <w:rsid w:val="00AE2489"/>
    <w:rsid w:val="00AE2654"/>
    <w:rsid w:val="00AE2655"/>
    <w:rsid w:val="00AE2707"/>
    <w:rsid w:val="00AE275E"/>
    <w:rsid w:val="00AE278E"/>
    <w:rsid w:val="00AE27E3"/>
    <w:rsid w:val="00AE290A"/>
    <w:rsid w:val="00AE2A66"/>
    <w:rsid w:val="00AE2DB1"/>
    <w:rsid w:val="00AE2FB1"/>
    <w:rsid w:val="00AE3096"/>
    <w:rsid w:val="00AE3133"/>
    <w:rsid w:val="00AE3339"/>
    <w:rsid w:val="00AE336D"/>
    <w:rsid w:val="00AE3494"/>
    <w:rsid w:val="00AE38B0"/>
    <w:rsid w:val="00AE38D3"/>
    <w:rsid w:val="00AE39C8"/>
    <w:rsid w:val="00AE3A0B"/>
    <w:rsid w:val="00AE3B1E"/>
    <w:rsid w:val="00AE3E3A"/>
    <w:rsid w:val="00AE433B"/>
    <w:rsid w:val="00AE43D3"/>
    <w:rsid w:val="00AE4565"/>
    <w:rsid w:val="00AE4570"/>
    <w:rsid w:val="00AE4643"/>
    <w:rsid w:val="00AE4776"/>
    <w:rsid w:val="00AE4783"/>
    <w:rsid w:val="00AE4946"/>
    <w:rsid w:val="00AE4D00"/>
    <w:rsid w:val="00AE4E10"/>
    <w:rsid w:val="00AE4EFC"/>
    <w:rsid w:val="00AE4F4D"/>
    <w:rsid w:val="00AE4F68"/>
    <w:rsid w:val="00AE5157"/>
    <w:rsid w:val="00AE524A"/>
    <w:rsid w:val="00AE52AF"/>
    <w:rsid w:val="00AE5307"/>
    <w:rsid w:val="00AE53F8"/>
    <w:rsid w:val="00AE545A"/>
    <w:rsid w:val="00AE54DA"/>
    <w:rsid w:val="00AE56CC"/>
    <w:rsid w:val="00AE57E5"/>
    <w:rsid w:val="00AE5866"/>
    <w:rsid w:val="00AE5A26"/>
    <w:rsid w:val="00AE5A77"/>
    <w:rsid w:val="00AE5AC4"/>
    <w:rsid w:val="00AE5B0D"/>
    <w:rsid w:val="00AE5E8C"/>
    <w:rsid w:val="00AE5EB6"/>
    <w:rsid w:val="00AE5F64"/>
    <w:rsid w:val="00AE5F93"/>
    <w:rsid w:val="00AE610C"/>
    <w:rsid w:val="00AE6234"/>
    <w:rsid w:val="00AE62A7"/>
    <w:rsid w:val="00AE636C"/>
    <w:rsid w:val="00AE639C"/>
    <w:rsid w:val="00AE66D4"/>
    <w:rsid w:val="00AE68F9"/>
    <w:rsid w:val="00AE6940"/>
    <w:rsid w:val="00AE6B0A"/>
    <w:rsid w:val="00AE6BF2"/>
    <w:rsid w:val="00AE6D33"/>
    <w:rsid w:val="00AE6DF9"/>
    <w:rsid w:val="00AE6EB3"/>
    <w:rsid w:val="00AE7043"/>
    <w:rsid w:val="00AE71C9"/>
    <w:rsid w:val="00AE7505"/>
    <w:rsid w:val="00AE793A"/>
    <w:rsid w:val="00AE7BB4"/>
    <w:rsid w:val="00AE7D73"/>
    <w:rsid w:val="00AE7EE8"/>
    <w:rsid w:val="00AE7F56"/>
    <w:rsid w:val="00AF0157"/>
    <w:rsid w:val="00AF049C"/>
    <w:rsid w:val="00AF0932"/>
    <w:rsid w:val="00AF0B11"/>
    <w:rsid w:val="00AF0B76"/>
    <w:rsid w:val="00AF0C4A"/>
    <w:rsid w:val="00AF0E60"/>
    <w:rsid w:val="00AF0F6C"/>
    <w:rsid w:val="00AF13D1"/>
    <w:rsid w:val="00AF143E"/>
    <w:rsid w:val="00AF14A9"/>
    <w:rsid w:val="00AF1654"/>
    <w:rsid w:val="00AF176E"/>
    <w:rsid w:val="00AF1876"/>
    <w:rsid w:val="00AF19D8"/>
    <w:rsid w:val="00AF1AB5"/>
    <w:rsid w:val="00AF1C26"/>
    <w:rsid w:val="00AF1C7B"/>
    <w:rsid w:val="00AF1C99"/>
    <w:rsid w:val="00AF1FB4"/>
    <w:rsid w:val="00AF21C9"/>
    <w:rsid w:val="00AF22E1"/>
    <w:rsid w:val="00AF2374"/>
    <w:rsid w:val="00AF2413"/>
    <w:rsid w:val="00AF2426"/>
    <w:rsid w:val="00AF265C"/>
    <w:rsid w:val="00AF2724"/>
    <w:rsid w:val="00AF2730"/>
    <w:rsid w:val="00AF284B"/>
    <w:rsid w:val="00AF2860"/>
    <w:rsid w:val="00AF2928"/>
    <w:rsid w:val="00AF292E"/>
    <w:rsid w:val="00AF2A0E"/>
    <w:rsid w:val="00AF2A5B"/>
    <w:rsid w:val="00AF2D2F"/>
    <w:rsid w:val="00AF2DB7"/>
    <w:rsid w:val="00AF3047"/>
    <w:rsid w:val="00AF30B2"/>
    <w:rsid w:val="00AF316E"/>
    <w:rsid w:val="00AF31ED"/>
    <w:rsid w:val="00AF3253"/>
    <w:rsid w:val="00AF3315"/>
    <w:rsid w:val="00AF34A5"/>
    <w:rsid w:val="00AF34D2"/>
    <w:rsid w:val="00AF3706"/>
    <w:rsid w:val="00AF3786"/>
    <w:rsid w:val="00AF38C4"/>
    <w:rsid w:val="00AF3C37"/>
    <w:rsid w:val="00AF402B"/>
    <w:rsid w:val="00AF40C6"/>
    <w:rsid w:val="00AF4306"/>
    <w:rsid w:val="00AF43C0"/>
    <w:rsid w:val="00AF4445"/>
    <w:rsid w:val="00AF454B"/>
    <w:rsid w:val="00AF46F7"/>
    <w:rsid w:val="00AF4AD1"/>
    <w:rsid w:val="00AF4B0F"/>
    <w:rsid w:val="00AF4B86"/>
    <w:rsid w:val="00AF4BAC"/>
    <w:rsid w:val="00AF4BBD"/>
    <w:rsid w:val="00AF4C37"/>
    <w:rsid w:val="00AF4C68"/>
    <w:rsid w:val="00AF4CFC"/>
    <w:rsid w:val="00AF4E24"/>
    <w:rsid w:val="00AF5117"/>
    <w:rsid w:val="00AF512E"/>
    <w:rsid w:val="00AF5130"/>
    <w:rsid w:val="00AF548B"/>
    <w:rsid w:val="00AF5570"/>
    <w:rsid w:val="00AF589D"/>
    <w:rsid w:val="00AF5903"/>
    <w:rsid w:val="00AF5913"/>
    <w:rsid w:val="00AF5924"/>
    <w:rsid w:val="00AF5C6F"/>
    <w:rsid w:val="00AF5D1D"/>
    <w:rsid w:val="00AF615D"/>
    <w:rsid w:val="00AF6799"/>
    <w:rsid w:val="00AF6829"/>
    <w:rsid w:val="00AF685C"/>
    <w:rsid w:val="00AF688C"/>
    <w:rsid w:val="00AF6946"/>
    <w:rsid w:val="00AF6A3F"/>
    <w:rsid w:val="00AF6AC3"/>
    <w:rsid w:val="00AF6BAD"/>
    <w:rsid w:val="00AF6BBF"/>
    <w:rsid w:val="00AF6C9D"/>
    <w:rsid w:val="00AF6CEB"/>
    <w:rsid w:val="00AF6D99"/>
    <w:rsid w:val="00AF70DF"/>
    <w:rsid w:val="00AF7236"/>
    <w:rsid w:val="00AF7294"/>
    <w:rsid w:val="00AF73AF"/>
    <w:rsid w:val="00AF73F7"/>
    <w:rsid w:val="00AF7793"/>
    <w:rsid w:val="00AF784C"/>
    <w:rsid w:val="00AF790A"/>
    <w:rsid w:val="00AF7B6E"/>
    <w:rsid w:val="00AF7BAA"/>
    <w:rsid w:val="00AF7C8C"/>
    <w:rsid w:val="00AF7DB5"/>
    <w:rsid w:val="00AF7FBB"/>
    <w:rsid w:val="00B00095"/>
    <w:rsid w:val="00B000CE"/>
    <w:rsid w:val="00B003DE"/>
    <w:rsid w:val="00B00A4B"/>
    <w:rsid w:val="00B00CC9"/>
    <w:rsid w:val="00B00ECE"/>
    <w:rsid w:val="00B0127D"/>
    <w:rsid w:val="00B012BB"/>
    <w:rsid w:val="00B012BC"/>
    <w:rsid w:val="00B01306"/>
    <w:rsid w:val="00B014F9"/>
    <w:rsid w:val="00B0158A"/>
    <w:rsid w:val="00B0170F"/>
    <w:rsid w:val="00B01759"/>
    <w:rsid w:val="00B0179F"/>
    <w:rsid w:val="00B01806"/>
    <w:rsid w:val="00B01B05"/>
    <w:rsid w:val="00B01B32"/>
    <w:rsid w:val="00B01B7C"/>
    <w:rsid w:val="00B01BDB"/>
    <w:rsid w:val="00B01D02"/>
    <w:rsid w:val="00B01E5E"/>
    <w:rsid w:val="00B021C6"/>
    <w:rsid w:val="00B0238C"/>
    <w:rsid w:val="00B023E3"/>
    <w:rsid w:val="00B02473"/>
    <w:rsid w:val="00B025D0"/>
    <w:rsid w:val="00B0280C"/>
    <w:rsid w:val="00B02833"/>
    <w:rsid w:val="00B02A82"/>
    <w:rsid w:val="00B02C68"/>
    <w:rsid w:val="00B03075"/>
    <w:rsid w:val="00B030B1"/>
    <w:rsid w:val="00B0317F"/>
    <w:rsid w:val="00B03286"/>
    <w:rsid w:val="00B03728"/>
    <w:rsid w:val="00B037EC"/>
    <w:rsid w:val="00B0385F"/>
    <w:rsid w:val="00B038E0"/>
    <w:rsid w:val="00B03BA4"/>
    <w:rsid w:val="00B03C91"/>
    <w:rsid w:val="00B03D0D"/>
    <w:rsid w:val="00B03DFE"/>
    <w:rsid w:val="00B03E89"/>
    <w:rsid w:val="00B03F9F"/>
    <w:rsid w:val="00B03FF5"/>
    <w:rsid w:val="00B04229"/>
    <w:rsid w:val="00B0434F"/>
    <w:rsid w:val="00B043C0"/>
    <w:rsid w:val="00B045C9"/>
    <w:rsid w:val="00B0467C"/>
    <w:rsid w:val="00B04703"/>
    <w:rsid w:val="00B04878"/>
    <w:rsid w:val="00B04902"/>
    <w:rsid w:val="00B04ACC"/>
    <w:rsid w:val="00B04CC4"/>
    <w:rsid w:val="00B04D05"/>
    <w:rsid w:val="00B04EC8"/>
    <w:rsid w:val="00B0506E"/>
    <w:rsid w:val="00B0533E"/>
    <w:rsid w:val="00B05743"/>
    <w:rsid w:val="00B05837"/>
    <w:rsid w:val="00B05BFE"/>
    <w:rsid w:val="00B05C1B"/>
    <w:rsid w:val="00B05C32"/>
    <w:rsid w:val="00B05D42"/>
    <w:rsid w:val="00B05DA6"/>
    <w:rsid w:val="00B05EAE"/>
    <w:rsid w:val="00B05EC8"/>
    <w:rsid w:val="00B05F68"/>
    <w:rsid w:val="00B05FEF"/>
    <w:rsid w:val="00B06069"/>
    <w:rsid w:val="00B06091"/>
    <w:rsid w:val="00B060E3"/>
    <w:rsid w:val="00B06423"/>
    <w:rsid w:val="00B064AC"/>
    <w:rsid w:val="00B0662E"/>
    <w:rsid w:val="00B06A42"/>
    <w:rsid w:val="00B06B82"/>
    <w:rsid w:val="00B06BA1"/>
    <w:rsid w:val="00B070B9"/>
    <w:rsid w:val="00B07161"/>
    <w:rsid w:val="00B072EA"/>
    <w:rsid w:val="00B073B8"/>
    <w:rsid w:val="00B0751F"/>
    <w:rsid w:val="00B07552"/>
    <w:rsid w:val="00B078AD"/>
    <w:rsid w:val="00B079A8"/>
    <w:rsid w:val="00B07B77"/>
    <w:rsid w:val="00B07B99"/>
    <w:rsid w:val="00B07BD5"/>
    <w:rsid w:val="00B07C44"/>
    <w:rsid w:val="00B07C56"/>
    <w:rsid w:val="00B07D30"/>
    <w:rsid w:val="00B07ED5"/>
    <w:rsid w:val="00B07F15"/>
    <w:rsid w:val="00B07FD0"/>
    <w:rsid w:val="00B10200"/>
    <w:rsid w:val="00B10539"/>
    <w:rsid w:val="00B105F8"/>
    <w:rsid w:val="00B10727"/>
    <w:rsid w:val="00B10789"/>
    <w:rsid w:val="00B10838"/>
    <w:rsid w:val="00B109FA"/>
    <w:rsid w:val="00B11014"/>
    <w:rsid w:val="00B11113"/>
    <w:rsid w:val="00B11549"/>
    <w:rsid w:val="00B11656"/>
    <w:rsid w:val="00B11823"/>
    <w:rsid w:val="00B11A03"/>
    <w:rsid w:val="00B11ADD"/>
    <w:rsid w:val="00B120A6"/>
    <w:rsid w:val="00B121BF"/>
    <w:rsid w:val="00B12256"/>
    <w:rsid w:val="00B12536"/>
    <w:rsid w:val="00B12537"/>
    <w:rsid w:val="00B12619"/>
    <w:rsid w:val="00B126E2"/>
    <w:rsid w:val="00B126EA"/>
    <w:rsid w:val="00B127DE"/>
    <w:rsid w:val="00B1285C"/>
    <w:rsid w:val="00B12BB1"/>
    <w:rsid w:val="00B12C6A"/>
    <w:rsid w:val="00B12EF6"/>
    <w:rsid w:val="00B12F4A"/>
    <w:rsid w:val="00B13075"/>
    <w:rsid w:val="00B13403"/>
    <w:rsid w:val="00B134F0"/>
    <w:rsid w:val="00B13548"/>
    <w:rsid w:val="00B135A9"/>
    <w:rsid w:val="00B139A5"/>
    <w:rsid w:val="00B13DE4"/>
    <w:rsid w:val="00B13E69"/>
    <w:rsid w:val="00B13F77"/>
    <w:rsid w:val="00B140A1"/>
    <w:rsid w:val="00B14126"/>
    <w:rsid w:val="00B1421B"/>
    <w:rsid w:val="00B1436D"/>
    <w:rsid w:val="00B14378"/>
    <w:rsid w:val="00B146D7"/>
    <w:rsid w:val="00B14CA0"/>
    <w:rsid w:val="00B14CE5"/>
    <w:rsid w:val="00B14E33"/>
    <w:rsid w:val="00B14F31"/>
    <w:rsid w:val="00B15038"/>
    <w:rsid w:val="00B15357"/>
    <w:rsid w:val="00B1538F"/>
    <w:rsid w:val="00B153B4"/>
    <w:rsid w:val="00B15428"/>
    <w:rsid w:val="00B158A1"/>
    <w:rsid w:val="00B15DFA"/>
    <w:rsid w:val="00B15E74"/>
    <w:rsid w:val="00B15F23"/>
    <w:rsid w:val="00B16255"/>
    <w:rsid w:val="00B162DF"/>
    <w:rsid w:val="00B162FA"/>
    <w:rsid w:val="00B16442"/>
    <w:rsid w:val="00B164A9"/>
    <w:rsid w:val="00B164EC"/>
    <w:rsid w:val="00B16872"/>
    <w:rsid w:val="00B16A7F"/>
    <w:rsid w:val="00B16AB3"/>
    <w:rsid w:val="00B16B73"/>
    <w:rsid w:val="00B16DB4"/>
    <w:rsid w:val="00B16E23"/>
    <w:rsid w:val="00B16F4B"/>
    <w:rsid w:val="00B16F9C"/>
    <w:rsid w:val="00B17089"/>
    <w:rsid w:val="00B1717C"/>
    <w:rsid w:val="00B1728D"/>
    <w:rsid w:val="00B17394"/>
    <w:rsid w:val="00B17788"/>
    <w:rsid w:val="00B17B33"/>
    <w:rsid w:val="00B17BE6"/>
    <w:rsid w:val="00B17C7F"/>
    <w:rsid w:val="00B17D5A"/>
    <w:rsid w:val="00B17E30"/>
    <w:rsid w:val="00B17FD6"/>
    <w:rsid w:val="00B201FC"/>
    <w:rsid w:val="00B2055D"/>
    <w:rsid w:val="00B2061D"/>
    <w:rsid w:val="00B2069F"/>
    <w:rsid w:val="00B20951"/>
    <w:rsid w:val="00B20961"/>
    <w:rsid w:val="00B209DC"/>
    <w:rsid w:val="00B20D73"/>
    <w:rsid w:val="00B20E70"/>
    <w:rsid w:val="00B2106F"/>
    <w:rsid w:val="00B210FD"/>
    <w:rsid w:val="00B213ED"/>
    <w:rsid w:val="00B21440"/>
    <w:rsid w:val="00B2147B"/>
    <w:rsid w:val="00B21707"/>
    <w:rsid w:val="00B2179B"/>
    <w:rsid w:val="00B21910"/>
    <w:rsid w:val="00B21E2C"/>
    <w:rsid w:val="00B21E39"/>
    <w:rsid w:val="00B21F98"/>
    <w:rsid w:val="00B21FB4"/>
    <w:rsid w:val="00B221BD"/>
    <w:rsid w:val="00B22523"/>
    <w:rsid w:val="00B225AE"/>
    <w:rsid w:val="00B225B9"/>
    <w:rsid w:val="00B227CB"/>
    <w:rsid w:val="00B22C33"/>
    <w:rsid w:val="00B22D06"/>
    <w:rsid w:val="00B22F6A"/>
    <w:rsid w:val="00B2300F"/>
    <w:rsid w:val="00B23028"/>
    <w:rsid w:val="00B23053"/>
    <w:rsid w:val="00B2308A"/>
    <w:rsid w:val="00B230DC"/>
    <w:rsid w:val="00B23130"/>
    <w:rsid w:val="00B234CA"/>
    <w:rsid w:val="00B234D9"/>
    <w:rsid w:val="00B2357E"/>
    <w:rsid w:val="00B2369A"/>
    <w:rsid w:val="00B23851"/>
    <w:rsid w:val="00B2386F"/>
    <w:rsid w:val="00B238E5"/>
    <w:rsid w:val="00B23977"/>
    <w:rsid w:val="00B23B24"/>
    <w:rsid w:val="00B23BA4"/>
    <w:rsid w:val="00B23BE0"/>
    <w:rsid w:val="00B23DC5"/>
    <w:rsid w:val="00B23DC6"/>
    <w:rsid w:val="00B23FE9"/>
    <w:rsid w:val="00B24098"/>
    <w:rsid w:val="00B2410F"/>
    <w:rsid w:val="00B241A6"/>
    <w:rsid w:val="00B2428A"/>
    <w:rsid w:val="00B2429C"/>
    <w:rsid w:val="00B244E8"/>
    <w:rsid w:val="00B246B8"/>
    <w:rsid w:val="00B24957"/>
    <w:rsid w:val="00B24B35"/>
    <w:rsid w:val="00B24B8B"/>
    <w:rsid w:val="00B24C20"/>
    <w:rsid w:val="00B24EA8"/>
    <w:rsid w:val="00B250C2"/>
    <w:rsid w:val="00B25273"/>
    <w:rsid w:val="00B254C1"/>
    <w:rsid w:val="00B25534"/>
    <w:rsid w:val="00B2566C"/>
    <w:rsid w:val="00B256C7"/>
    <w:rsid w:val="00B259DC"/>
    <w:rsid w:val="00B25BFB"/>
    <w:rsid w:val="00B25CD1"/>
    <w:rsid w:val="00B2630F"/>
    <w:rsid w:val="00B263C2"/>
    <w:rsid w:val="00B266E4"/>
    <w:rsid w:val="00B267EA"/>
    <w:rsid w:val="00B2689B"/>
    <w:rsid w:val="00B26967"/>
    <w:rsid w:val="00B26978"/>
    <w:rsid w:val="00B26986"/>
    <w:rsid w:val="00B26988"/>
    <w:rsid w:val="00B26A87"/>
    <w:rsid w:val="00B26E2E"/>
    <w:rsid w:val="00B26E91"/>
    <w:rsid w:val="00B26EB2"/>
    <w:rsid w:val="00B2719F"/>
    <w:rsid w:val="00B271E1"/>
    <w:rsid w:val="00B274EA"/>
    <w:rsid w:val="00B2760A"/>
    <w:rsid w:val="00B2763B"/>
    <w:rsid w:val="00B276F9"/>
    <w:rsid w:val="00B27788"/>
    <w:rsid w:val="00B279FB"/>
    <w:rsid w:val="00B27AEA"/>
    <w:rsid w:val="00B27B22"/>
    <w:rsid w:val="00B27C4D"/>
    <w:rsid w:val="00B27D0F"/>
    <w:rsid w:val="00B27E20"/>
    <w:rsid w:val="00B3007A"/>
    <w:rsid w:val="00B3028C"/>
    <w:rsid w:val="00B3031B"/>
    <w:rsid w:val="00B304D0"/>
    <w:rsid w:val="00B30700"/>
    <w:rsid w:val="00B30738"/>
    <w:rsid w:val="00B30770"/>
    <w:rsid w:val="00B30872"/>
    <w:rsid w:val="00B30934"/>
    <w:rsid w:val="00B30B70"/>
    <w:rsid w:val="00B30C67"/>
    <w:rsid w:val="00B30CC5"/>
    <w:rsid w:val="00B30DF3"/>
    <w:rsid w:val="00B30EBB"/>
    <w:rsid w:val="00B30FBB"/>
    <w:rsid w:val="00B31218"/>
    <w:rsid w:val="00B31234"/>
    <w:rsid w:val="00B312E1"/>
    <w:rsid w:val="00B31519"/>
    <w:rsid w:val="00B31B97"/>
    <w:rsid w:val="00B31DA0"/>
    <w:rsid w:val="00B31E0D"/>
    <w:rsid w:val="00B31E58"/>
    <w:rsid w:val="00B31EA9"/>
    <w:rsid w:val="00B31FF5"/>
    <w:rsid w:val="00B320BB"/>
    <w:rsid w:val="00B32214"/>
    <w:rsid w:val="00B32341"/>
    <w:rsid w:val="00B3242F"/>
    <w:rsid w:val="00B32637"/>
    <w:rsid w:val="00B326A2"/>
    <w:rsid w:val="00B3288C"/>
    <w:rsid w:val="00B32AE8"/>
    <w:rsid w:val="00B32CB2"/>
    <w:rsid w:val="00B32CC0"/>
    <w:rsid w:val="00B32CD1"/>
    <w:rsid w:val="00B32D7C"/>
    <w:rsid w:val="00B32E2D"/>
    <w:rsid w:val="00B32F83"/>
    <w:rsid w:val="00B3312D"/>
    <w:rsid w:val="00B33387"/>
    <w:rsid w:val="00B33399"/>
    <w:rsid w:val="00B334D3"/>
    <w:rsid w:val="00B335D1"/>
    <w:rsid w:val="00B3360B"/>
    <w:rsid w:val="00B33757"/>
    <w:rsid w:val="00B33953"/>
    <w:rsid w:val="00B33BB0"/>
    <w:rsid w:val="00B33C20"/>
    <w:rsid w:val="00B33DB0"/>
    <w:rsid w:val="00B33FBF"/>
    <w:rsid w:val="00B341ED"/>
    <w:rsid w:val="00B3423B"/>
    <w:rsid w:val="00B34366"/>
    <w:rsid w:val="00B3452D"/>
    <w:rsid w:val="00B347B9"/>
    <w:rsid w:val="00B347F9"/>
    <w:rsid w:val="00B348E5"/>
    <w:rsid w:val="00B34912"/>
    <w:rsid w:val="00B349EC"/>
    <w:rsid w:val="00B34A7D"/>
    <w:rsid w:val="00B34A8C"/>
    <w:rsid w:val="00B34F04"/>
    <w:rsid w:val="00B34F39"/>
    <w:rsid w:val="00B351BB"/>
    <w:rsid w:val="00B3522A"/>
    <w:rsid w:val="00B35261"/>
    <w:rsid w:val="00B352A8"/>
    <w:rsid w:val="00B352F8"/>
    <w:rsid w:val="00B3534C"/>
    <w:rsid w:val="00B354BF"/>
    <w:rsid w:val="00B35613"/>
    <w:rsid w:val="00B3561C"/>
    <w:rsid w:val="00B35627"/>
    <w:rsid w:val="00B3577D"/>
    <w:rsid w:val="00B3584E"/>
    <w:rsid w:val="00B358EA"/>
    <w:rsid w:val="00B35983"/>
    <w:rsid w:val="00B35B25"/>
    <w:rsid w:val="00B35E2B"/>
    <w:rsid w:val="00B362E1"/>
    <w:rsid w:val="00B36397"/>
    <w:rsid w:val="00B3643B"/>
    <w:rsid w:val="00B36544"/>
    <w:rsid w:val="00B36681"/>
    <w:rsid w:val="00B36831"/>
    <w:rsid w:val="00B368F4"/>
    <w:rsid w:val="00B36908"/>
    <w:rsid w:val="00B36946"/>
    <w:rsid w:val="00B3694A"/>
    <w:rsid w:val="00B36ADF"/>
    <w:rsid w:val="00B36D10"/>
    <w:rsid w:val="00B36DAD"/>
    <w:rsid w:val="00B36E0B"/>
    <w:rsid w:val="00B37071"/>
    <w:rsid w:val="00B370EF"/>
    <w:rsid w:val="00B3711A"/>
    <w:rsid w:val="00B376A9"/>
    <w:rsid w:val="00B378FF"/>
    <w:rsid w:val="00B37B42"/>
    <w:rsid w:val="00B37C79"/>
    <w:rsid w:val="00B37DDB"/>
    <w:rsid w:val="00B40104"/>
    <w:rsid w:val="00B4029E"/>
    <w:rsid w:val="00B40798"/>
    <w:rsid w:val="00B407A5"/>
    <w:rsid w:val="00B40853"/>
    <w:rsid w:val="00B40947"/>
    <w:rsid w:val="00B409DC"/>
    <w:rsid w:val="00B40AE8"/>
    <w:rsid w:val="00B40BBF"/>
    <w:rsid w:val="00B40DCC"/>
    <w:rsid w:val="00B40E95"/>
    <w:rsid w:val="00B40F2F"/>
    <w:rsid w:val="00B41119"/>
    <w:rsid w:val="00B412E0"/>
    <w:rsid w:val="00B4143C"/>
    <w:rsid w:val="00B417E4"/>
    <w:rsid w:val="00B418E7"/>
    <w:rsid w:val="00B41B38"/>
    <w:rsid w:val="00B41CF3"/>
    <w:rsid w:val="00B41CF5"/>
    <w:rsid w:val="00B41CFE"/>
    <w:rsid w:val="00B41DF3"/>
    <w:rsid w:val="00B41F85"/>
    <w:rsid w:val="00B42103"/>
    <w:rsid w:val="00B421F0"/>
    <w:rsid w:val="00B42699"/>
    <w:rsid w:val="00B42728"/>
    <w:rsid w:val="00B427FA"/>
    <w:rsid w:val="00B429D0"/>
    <w:rsid w:val="00B429FE"/>
    <w:rsid w:val="00B42AD6"/>
    <w:rsid w:val="00B42F46"/>
    <w:rsid w:val="00B431FB"/>
    <w:rsid w:val="00B43487"/>
    <w:rsid w:val="00B4359D"/>
    <w:rsid w:val="00B43814"/>
    <w:rsid w:val="00B43E46"/>
    <w:rsid w:val="00B441A2"/>
    <w:rsid w:val="00B4445E"/>
    <w:rsid w:val="00B44576"/>
    <w:rsid w:val="00B446D8"/>
    <w:rsid w:val="00B44722"/>
    <w:rsid w:val="00B447A5"/>
    <w:rsid w:val="00B447E8"/>
    <w:rsid w:val="00B44800"/>
    <w:rsid w:val="00B44865"/>
    <w:rsid w:val="00B44930"/>
    <w:rsid w:val="00B44A02"/>
    <w:rsid w:val="00B44A0B"/>
    <w:rsid w:val="00B44AD1"/>
    <w:rsid w:val="00B44B9A"/>
    <w:rsid w:val="00B44C12"/>
    <w:rsid w:val="00B44F27"/>
    <w:rsid w:val="00B45127"/>
    <w:rsid w:val="00B454D5"/>
    <w:rsid w:val="00B45503"/>
    <w:rsid w:val="00B45511"/>
    <w:rsid w:val="00B456F0"/>
    <w:rsid w:val="00B457C7"/>
    <w:rsid w:val="00B457E3"/>
    <w:rsid w:val="00B45D73"/>
    <w:rsid w:val="00B45DC9"/>
    <w:rsid w:val="00B45EAD"/>
    <w:rsid w:val="00B45F02"/>
    <w:rsid w:val="00B45FFF"/>
    <w:rsid w:val="00B460B1"/>
    <w:rsid w:val="00B4639B"/>
    <w:rsid w:val="00B464AA"/>
    <w:rsid w:val="00B46602"/>
    <w:rsid w:val="00B4692B"/>
    <w:rsid w:val="00B4696B"/>
    <w:rsid w:val="00B469FE"/>
    <w:rsid w:val="00B4726E"/>
    <w:rsid w:val="00B47274"/>
    <w:rsid w:val="00B4752F"/>
    <w:rsid w:val="00B476C2"/>
    <w:rsid w:val="00B477DB"/>
    <w:rsid w:val="00B47BA6"/>
    <w:rsid w:val="00B47CBC"/>
    <w:rsid w:val="00B47F70"/>
    <w:rsid w:val="00B47F7B"/>
    <w:rsid w:val="00B50062"/>
    <w:rsid w:val="00B50098"/>
    <w:rsid w:val="00B500CC"/>
    <w:rsid w:val="00B501E1"/>
    <w:rsid w:val="00B50220"/>
    <w:rsid w:val="00B50462"/>
    <w:rsid w:val="00B50526"/>
    <w:rsid w:val="00B50558"/>
    <w:rsid w:val="00B5072A"/>
    <w:rsid w:val="00B50800"/>
    <w:rsid w:val="00B508CC"/>
    <w:rsid w:val="00B50A64"/>
    <w:rsid w:val="00B50AA7"/>
    <w:rsid w:val="00B50EAE"/>
    <w:rsid w:val="00B511EC"/>
    <w:rsid w:val="00B51394"/>
    <w:rsid w:val="00B513BC"/>
    <w:rsid w:val="00B51453"/>
    <w:rsid w:val="00B516DA"/>
    <w:rsid w:val="00B517C7"/>
    <w:rsid w:val="00B5190E"/>
    <w:rsid w:val="00B51C22"/>
    <w:rsid w:val="00B51C5C"/>
    <w:rsid w:val="00B51CC4"/>
    <w:rsid w:val="00B51DC4"/>
    <w:rsid w:val="00B51DF6"/>
    <w:rsid w:val="00B52149"/>
    <w:rsid w:val="00B522B7"/>
    <w:rsid w:val="00B52638"/>
    <w:rsid w:val="00B526A4"/>
    <w:rsid w:val="00B526F3"/>
    <w:rsid w:val="00B52A0C"/>
    <w:rsid w:val="00B52A38"/>
    <w:rsid w:val="00B52AE9"/>
    <w:rsid w:val="00B52B8C"/>
    <w:rsid w:val="00B52CB9"/>
    <w:rsid w:val="00B52DF6"/>
    <w:rsid w:val="00B52EC1"/>
    <w:rsid w:val="00B52F10"/>
    <w:rsid w:val="00B530CC"/>
    <w:rsid w:val="00B5320D"/>
    <w:rsid w:val="00B533C5"/>
    <w:rsid w:val="00B5344C"/>
    <w:rsid w:val="00B534E4"/>
    <w:rsid w:val="00B53634"/>
    <w:rsid w:val="00B53850"/>
    <w:rsid w:val="00B539B6"/>
    <w:rsid w:val="00B53B19"/>
    <w:rsid w:val="00B53BE5"/>
    <w:rsid w:val="00B53C0F"/>
    <w:rsid w:val="00B53D37"/>
    <w:rsid w:val="00B53D5E"/>
    <w:rsid w:val="00B53DAD"/>
    <w:rsid w:val="00B53F4C"/>
    <w:rsid w:val="00B5405A"/>
    <w:rsid w:val="00B54572"/>
    <w:rsid w:val="00B5470C"/>
    <w:rsid w:val="00B54CEC"/>
    <w:rsid w:val="00B54D5A"/>
    <w:rsid w:val="00B54D7D"/>
    <w:rsid w:val="00B54E0A"/>
    <w:rsid w:val="00B54EBD"/>
    <w:rsid w:val="00B54F35"/>
    <w:rsid w:val="00B54FBE"/>
    <w:rsid w:val="00B5503E"/>
    <w:rsid w:val="00B550DD"/>
    <w:rsid w:val="00B55235"/>
    <w:rsid w:val="00B5571E"/>
    <w:rsid w:val="00B557CE"/>
    <w:rsid w:val="00B558E0"/>
    <w:rsid w:val="00B559EE"/>
    <w:rsid w:val="00B55A3B"/>
    <w:rsid w:val="00B55C2D"/>
    <w:rsid w:val="00B55D46"/>
    <w:rsid w:val="00B55D5D"/>
    <w:rsid w:val="00B5611E"/>
    <w:rsid w:val="00B5624F"/>
    <w:rsid w:val="00B5629B"/>
    <w:rsid w:val="00B56450"/>
    <w:rsid w:val="00B56655"/>
    <w:rsid w:val="00B56772"/>
    <w:rsid w:val="00B56857"/>
    <w:rsid w:val="00B5697A"/>
    <w:rsid w:val="00B56BF8"/>
    <w:rsid w:val="00B56D5C"/>
    <w:rsid w:val="00B56D7A"/>
    <w:rsid w:val="00B56E79"/>
    <w:rsid w:val="00B56FE6"/>
    <w:rsid w:val="00B572C9"/>
    <w:rsid w:val="00B57382"/>
    <w:rsid w:val="00B5744F"/>
    <w:rsid w:val="00B57512"/>
    <w:rsid w:val="00B57583"/>
    <w:rsid w:val="00B57B6D"/>
    <w:rsid w:val="00B57D9A"/>
    <w:rsid w:val="00B57E7F"/>
    <w:rsid w:val="00B600B6"/>
    <w:rsid w:val="00B6022E"/>
    <w:rsid w:val="00B60290"/>
    <w:rsid w:val="00B603F3"/>
    <w:rsid w:val="00B6077C"/>
    <w:rsid w:val="00B607CF"/>
    <w:rsid w:val="00B607FE"/>
    <w:rsid w:val="00B609A9"/>
    <w:rsid w:val="00B60B0D"/>
    <w:rsid w:val="00B60BDD"/>
    <w:rsid w:val="00B60CF8"/>
    <w:rsid w:val="00B6102E"/>
    <w:rsid w:val="00B61613"/>
    <w:rsid w:val="00B6167C"/>
    <w:rsid w:val="00B617C5"/>
    <w:rsid w:val="00B61CD3"/>
    <w:rsid w:val="00B61D00"/>
    <w:rsid w:val="00B61D44"/>
    <w:rsid w:val="00B61F87"/>
    <w:rsid w:val="00B62144"/>
    <w:rsid w:val="00B621A3"/>
    <w:rsid w:val="00B6223E"/>
    <w:rsid w:val="00B62570"/>
    <w:rsid w:val="00B62655"/>
    <w:rsid w:val="00B629C6"/>
    <w:rsid w:val="00B62E4D"/>
    <w:rsid w:val="00B62E7E"/>
    <w:rsid w:val="00B62F86"/>
    <w:rsid w:val="00B63530"/>
    <w:rsid w:val="00B6358E"/>
    <w:rsid w:val="00B63711"/>
    <w:rsid w:val="00B63719"/>
    <w:rsid w:val="00B63DD8"/>
    <w:rsid w:val="00B63E23"/>
    <w:rsid w:val="00B63F22"/>
    <w:rsid w:val="00B63FB3"/>
    <w:rsid w:val="00B640A2"/>
    <w:rsid w:val="00B64528"/>
    <w:rsid w:val="00B645E1"/>
    <w:rsid w:val="00B6478A"/>
    <w:rsid w:val="00B649A3"/>
    <w:rsid w:val="00B64A3E"/>
    <w:rsid w:val="00B64B1C"/>
    <w:rsid w:val="00B64D6B"/>
    <w:rsid w:val="00B64DF6"/>
    <w:rsid w:val="00B65071"/>
    <w:rsid w:val="00B650C8"/>
    <w:rsid w:val="00B653D4"/>
    <w:rsid w:val="00B6564D"/>
    <w:rsid w:val="00B6568D"/>
    <w:rsid w:val="00B656D4"/>
    <w:rsid w:val="00B6582A"/>
    <w:rsid w:val="00B65B7A"/>
    <w:rsid w:val="00B65C37"/>
    <w:rsid w:val="00B65C6D"/>
    <w:rsid w:val="00B65D98"/>
    <w:rsid w:val="00B65D9A"/>
    <w:rsid w:val="00B65F2C"/>
    <w:rsid w:val="00B66073"/>
    <w:rsid w:val="00B66457"/>
    <w:rsid w:val="00B669E9"/>
    <w:rsid w:val="00B66B0B"/>
    <w:rsid w:val="00B66FBC"/>
    <w:rsid w:val="00B67070"/>
    <w:rsid w:val="00B67081"/>
    <w:rsid w:val="00B6727A"/>
    <w:rsid w:val="00B6736A"/>
    <w:rsid w:val="00B673BE"/>
    <w:rsid w:val="00B6741F"/>
    <w:rsid w:val="00B67558"/>
    <w:rsid w:val="00B675DE"/>
    <w:rsid w:val="00B67744"/>
    <w:rsid w:val="00B677BF"/>
    <w:rsid w:val="00B678AC"/>
    <w:rsid w:val="00B678E4"/>
    <w:rsid w:val="00B67901"/>
    <w:rsid w:val="00B67937"/>
    <w:rsid w:val="00B679D9"/>
    <w:rsid w:val="00B67C2A"/>
    <w:rsid w:val="00B67CAD"/>
    <w:rsid w:val="00B67D53"/>
    <w:rsid w:val="00B67D9A"/>
    <w:rsid w:val="00B70110"/>
    <w:rsid w:val="00B70341"/>
    <w:rsid w:val="00B708CB"/>
    <w:rsid w:val="00B70923"/>
    <w:rsid w:val="00B70964"/>
    <w:rsid w:val="00B70C42"/>
    <w:rsid w:val="00B70CB3"/>
    <w:rsid w:val="00B70E52"/>
    <w:rsid w:val="00B70ED5"/>
    <w:rsid w:val="00B70F34"/>
    <w:rsid w:val="00B70F80"/>
    <w:rsid w:val="00B7120C"/>
    <w:rsid w:val="00B71308"/>
    <w:rsid w:val="00B713CF"/>
    <w:rsid w:val="00B713F3"/>
    <w:rsid w:val="00B714BA"/>
    <w:rsid w:val="00B7152A"/>
    <w:rsid w:val="00B71657"/>
    <w:rsid w:val="00B716FC"/>
    <w:rsid w:val="00B71975"/>
    <w:rsid w:val="00B71AD0"/>
    <w:rsid w:val="00B71CB9"/>
    <w:rsid w:val="00B71CD1"/>
    <w:rsid w:val="00B71CE8"/>
    <w:rsid w:val="00B71E0B"/>
    <w:rsid w:val="00B720AD"/>
    <w:rsid w:val="00B72347"/>
    <w:rsid w:val="00B72349"/>
    <w:rsid w:val="00B723D6"/>
    <w:rsid w:val="00B725AB"/>
    <w:rsid w:val="00B725BD"/>
    <w:rsid w:val="00B7260B"/>
    <w:rsid w:val="00B7290A"/>
    <w:rsid w:val="00B72973"/>
    <w:rsid w:val="00B72B3F"/>
    <w:rsid w:val="00B72B96"/>
    <w:rsid w:val="00B72C66"/>
    <w:rsid w:val="00B72EBA"/>
    <w:rsid w:val="00B7333B"/>
    <w:rsid w:val="00B734F3"/>
    <w:rsid w:val="00B73706"/>
    <w:rsid w:val="00B739C2"/>
    <w:rsid w:val="00B73A0A"/>
    <w:rsid w:val="00B73D8C"/>
    <w:rsid w:val="00B7423F"/>
    <w:rsid w:val="00B742BD"/>
    <w:rsid w:val="00B74341"/>
    <w:rsid w:val="00B74595"/>
    <w:rsid w:val="00B74702"/>
    <w:rsid w:val="00B748BC"/>
    <w:rsid w:val="00B748E2"/>
    <w:rsid w:val="00B74994"/>
    <w:rsid w:val="00B7499F"/>
    <w:rsid w:val="00B74D6E"/>
    <w:rsid w:val="00B74E92"/>
    <w:rsid w:val="00B74F20"/>
    <w:rsid w:val="00B74FC8"/>
    <w:rsid w:val="00B750A8"/>
    <w:rsid w:val="00B750AE"/>
    <w:rsid w:val="00B75162"/>
    <w:rsid w:val="00B754E3"/>
    <w:rsid w:val="00B75561"/>
    <w:rsid w:val="00B756D7"/>
    <w:rsid w:val="00B75829"/>
    <w:rsid w:val="00B75C51"/>
    <w:rsid w:val="00B75CAD"/>
    <w:rsid w:val="00B75FEC"/>
    <w:rsid w:val="00B7604F"/>
    <w:rsid w:val="00B762A0"/>
    <w:rsid w:val="00B762FF"/>
    <w:rsid w:val="00B76604"/>
    <w:rsid w:val="00B76747"/>
    <w:rsid w:val="00B76852"/>
    <w:rsid w:val="00B76A82"/>
    <w:rsid w:val="00B76B63"/>
    <w:rsid w:val="00B76D6D"/>
    <w:rsid w:val="00B76E91"/>
    <w:rsid w:val="00B76F1E"/>
    <w:rsid w:val="00B76F26"/>
    <w:rsid w:val="00B771C6"/>
    <w:rsid w:val="00B775C9"/>
    <w:rsid w:val="00B7769D"/>
    <w:rsid w:val="00B77AB9"/>
    <w:rsid w:val="00B77ABE"/>
    <w:rsid w:val="00B77B17"/>
    <w:rsid w:val="00B77B65"/>
    <w:rsid w:val="00B77B88"/>
    <w:rsid w:val="00B77B8E"/>
    <w:rsid w:val="00B77E3E"/>
    <w:rsid w:val="00B77F58"/>
    <w:rsid w:val="00B77F63"/>
    <w:rsid w:val="00B800DC"/>
    <w:rsid w:val="00B800E5"/>
    <w:rsid w:val="00B80107"/>
    <w:rsid w:val="00B8013E"/>
    <w:rsid w:val="00B80174"/>
    <w:rsid w:val="00B80479"/>
    <w:rsid w:val="00B80577"/>
    <w:rsid w:val="00B80851"/>
    <w:rsid w:val="00B80B75"/>
    <w:rsid w:val="00B80E5C"/>
    <w:rsid w:val="00B8101E"/>
    <w:rsid w:val="00B81031"/>
    <w:rsid w:val="00B8153C"/>
    <w:rsid w:val="00B816A5"/>
    <w:rsid w:val="00B81952"/>
    <w:rsid w:val="00B81A03"/>
    <w:rsid w:val="00B81AF0"/>
    <w:rsid w:val="00B81B95"/>
    <w:rsid w:val="00B81C52"/>
    <w:rsid w:val="00B81D53"/>
    <w:rsid w:val="00B81FA6"/>
    <w:rsid w:val="00B81FF8"/>
    <w:rsid w:val="00B81FFE"/>
    <w:rsid w:val="00B8212B"/>
    <w:rsid w:val="00B822EC"/>
    <w:rsid w:val="00B823F5"/>
    <w:rsid w:val="00B82431"/>
    <w:rsid w:val="00B8244C"/>
    <w:rsid w:val="00B82578"/>
    <w:rsid w:val="00B82679"/>
    <w:rsid w:val="00B8279B"/>
    <w:rsid w:val="00B82882"/>
    <w:rsid w:val="00B82CF6"/>
    <w:rsid w:val="00B82D5E"/>
    <w:rsid w:val="00B82E86"/>
    <w:rsid w:val="00B82F19"/>
    <w:rsid w:val="00B82F51"/>
    <w:rsid w:val="00B8305B"/>
    <w:rsid w:val="00B830B5"/>
    <w:rsid w:val="00B833F8"/>
    <w:rsid w:val="00B83481"/>
    <w:rsid w:val="00B8358C"/>
    <w:rsid w:val="00B83759"/>
    <w:rsid w:val="00B83847"/>
    <w:rsid w:val="00B83897"/>
    <w:rsid w:val="00B83F34"/>
    <w:rsid w:val="00B83F43"/>
    <w:rsid w:val="00B84088"/>
    <w:rsid w:val="00B84148"/>
    <w:rsid w:val="00B841C8"/>
    <w:rsid w:val="00B84295"/>
    <w:rsid w:val="00B84296"/>
    <w:rsid w:val="00B8439F"/>
    <w:rsid w:val="00B84640"/>
    <w:rsid w:val="00B84755"/>
    <w:rsid w:val="00B847E3"/>
    <w:rsid w:val="00B84892"/>
    <w:rsid w:val="00B8490B"/>
    <w:rsid w:val="00B84BC7"/>
    <w:rsid w:val="00B84C45"/>
    <w:rsid w:val="00B84DE5"/>
    <w:rsid w:val="00B84F80"/>
    <w:rsid w:val="00B85173"/>
    <w:rsid w:val="00B853FF"/>
    <w:rsid w:val="00B854B2"/>
    <w:rsid w:val="00B8555F"/>
    <w:rsid w:val="00B856BF"/>
    <w:rsid w:val="00B85704"/>
    <w:rsid w:val="00B85718"/>
    <w:rsid w:val="00B85928"/>
    <w:rsid w:val="00B859D5"/>
    <w:rsid w:val="00B859E9"/>
    <w:rsid w:val="00B85A9E"/>
    <w:rsid w:val="00B85AF3"/>
    <w:rsid w:val="00B86126"/>
    <w:rsid w:val="00B86168"/>
    <w:rsid w:val="00B861BE"/>
    <w:rsid w:val="00B86502"/>
    <w:rsid w:val="00B86546"/>
    <w:rsid w:val="00B866E3"/>
    <w:rsid w:val="00B86887"/>
    <w:rsid w:val="00B868B1"/>
    <w:rsid w:val="00B86A5C"/>
    <w:rsid w:val="00B86A92"/>
    <w:rsid w:val="00B86DBD"/>
    <w:rsid w:val="00B86EAF"/>
    <w:rsid w:val="00B86ED7"/>
    <w:rsid w:val="00B86F0B"/>
    <w:rsid w:val="00B87296"/>
    <w:rsid w:val="00B874C0"/>
    <w:rsid w:val="00B87567"/>
    <w:rsid w:val="00B875A6"/>
    <w:rsid w:val="00B877BC"/>
    <w:rsid w:val="00B877D1"/>
    <w:rsid w:val="00B87B78"/>
    <w:rsid w:val="00B87B9B"/>
    <w:rsid w:val="00B87C1D"/>
    <w:rsid w:val="00B87D28"/>
    <w:rsid w:val="00B87DC8"/>
    <w:rsid w:val="00B87DF2"/>
    <w:rsid w:val="00B87DFF"/>
    <w:rsid w:val="00B87F27"/>
    <w:rsid w:val="00B87FA5"/>
    <w:rsid w:val="00B9001D"/>
    <w:rsid w:val="00B90063"/>
    <w:rsid w:val="00B90076"/>
    <w:rsid w:val="00B90414"/>
    <w:rsid w:val="00B9068C"/>
    <w:rsid w:val="00B9077D"/>
    <w:rsid w:val="00B90C2F"/>
    <w:rsid w:val="00B90D45"/>
    <w:rsid w:val="00B90D81"/>
    <w:rsid w:val="00B9100E"/>
    <w:rsid w:val="00B910BF"/>
    <w:rsid w:val="00B912AD"/>
    <w:rsid w:val="00B912BA"/>
    <w:rsid w:val="00B913C9"/>
    <w:rsid w:val="00B91552"/>
    <w:rsid w:val="00B9163A"/>
    <w:rsid w:val="00B9179D"/>
    <w:rsid w:val="00B917A8"/>
    <w:rsid w:val="00B91B85"/>
    <w:rsid w:val="00B91CA1"/>
    <w:rsid w:val="00B91CBE"/>
    <w:rsid w:val="00B91DA4"/>
    <w:rsid w:val="00B91E51"/>
    <w:rsid w:val="00B91FBE"/>
    <w:rsid w:val="00B91FE2"/>
    <w:rsid w:val="00B920DF"/>
    <w:rsid w:val="00B92241"/>
    <w:rsid w:val="00B92371"/>
    <w:rsid w:val="00B924DF"/>
    <w:rsid w:val="00B925A0"/>
    <w:rsid w:val="00B9283F"/>
    <w:rsid w:val="00B92967"/>
    <w:rsid w:val="00B929A1"/>
    <w:rsid w:val="00B929CC"/>
    <w:rsid w:val="00B92AE3"/>
    <w:rsid w:val="00B92EC7"/>
    <w:rsid w:val="00B92F5D"/>
    <w:rsid w:val="00B92F6B"/>
    <w:rsid w:val="00B92FAC"/>
    <w:rsid w:val="00B93102"/>
    <w:rsid w:val="00B931A2"/>
    <w:rsid w:val="00B93377"/>
    <w:rsid w:val="00B9350A"/>
    <w:rsid w:val="00B935E7"/>
    <w:rsid w:val="00B9365E"/>
    <w:rsid w:val="00B93725"/>
    <w:rsid w:val="00B93C6D"/>
    <w:rsid w:val="00B93C8D"/>
    <w:rsid w:val="00B93E02"/>
    <w:rsid w:val="00B93F38"/>
    <w:rsid w:val="00B93FF1"/>
    <w:rsid w:val="00B9401B"/>
    <w:rsid w:val="00B94131"/>
    <w:rsid w:val="00B94191"/>
    <w:rsid w:val="00B941EA"/>
    <w:rsid w:val="00B945A8"/>
    <w:rsid w:val="00B9478B"/>
    <w:rsid w:val="00B9499F"/>
    <w:rsid w:val="00B94E48"/>
    <w:rsid w:val="00B9537D"/>
    <w:rsid w:val="00B954DB"/>
    <w:rsid w:val="00B95514"/>
    <w:rsid w:val="00B9588B"/>
    <w:rsid w:val="00B95956"/>
    <w:rsid w:val="00B95B1B"/>
    <w:rsid w:val="00B95C98"/>
    <w:rsid w:val="00B95D28"/>
    <w:rsid w:val="00B95DE4"/>
    <w:rsid w:val="00B95DE9"/>
    <w:rsid w:val="00B95E2A"/>
    <w:rsid w:val="00B95F11"/>
    <w:rsid w:val="00B95F63"/>
    <w:rsid w:val="00B95FE2"/>
    <w:rsid w:val="00B960B4"/>
    <w:rsid w:val="00B960EE"/>
    <w:rsid w:val="00B9616B"/>
    <w:rsid w:val="00B962AD"/>
    <w:rsid w:val="00B964A3"/>
    <w:rsid w:val="00B9673B"/>
    <w:rsid w:val="00B96808"/>
    <w:rsid w:val="00B968B0"/>
    <w:rsid w:val="00B969FA"/>
    <w:rsid w:val="00B96A45"/>
    <w:rsid w:val="00B96A5D"/>
    <w:rsid w:val="00B96BD2"/>
    <w:rsid w:val="00B96C51"/>
    <w:rsid w:val="00B96C94"/>
    <w:rsid w:val="00B96CE2"/>
    <w:rsid w:val="00B96D48"/>
    <w:rsid w:val="00B96D87"/>
    <w:rsid w:val="00B96F3D"/>
    <w:rsid w:val="00B96F47"/>
    <w:rsid w:val="00B96F73"/>
    <w:rsid w:val="00B96FA1"/>
    <w:rsid w:val="00B96FBF"/>
    <w:rsid w:val="00B9713E"/>
    <w:rsid w:val="00B9757E"/>
    <w:rsid w:val="00B97791"/>
    <w:rsid w:val="00B97819"/>
    <w:rsid w:val="00B9785C"/>
    <w:rsid w:val="00B97972"/>
    <w:rsid w:val="00B9799D"/>
    <w:rsid w:val="00B97DB3"/>
    <w:rsid w:val="00B97ED4"/>
    <w:rsid w:val="00B97F6A"/>
    <w:rsid w:val="00BA00E1"/>
    <w:rsid w:val="00BA0195"/>
    <w:rsid w:val="00BA0761"/>
    <w:rsid w:val="00BA07EE"/>
    <w:rsid w:val="00BA0853"/>
    <w:rsid w:val="00BA09F0"/>
    <w:rsid w:val="00BA0A14"/>
    <w:rsid w:val="00BA0B44"/>
    <w:rsid w:val="00BA0BA0"/>
    <w:rsid w:val="00BA0C29"/>
    <w:rsid w:val="00BA0C98"/>
    <w:rsid w:val="00BA0CF1"/>
    <w:rsid w:val="00BA0E1C"/>
    <w:rsid w:val="00BA0F14"/>
    <w:rsid w:val="00BA13A5"/>
    <w:rsid w:val="00BA17E5"/>
    <w:rsid w:val="00BA1D1D"/>
    <w:rsid w:val="00BA1DEA"/>
    <w:rsid w:val="00BA1FFA"/>
    <w:rsid w:val="00BA2059"/>
    <w:rsid w:val="00BA2227"/>
    <w:rsid w:val="00BA224F"/>
    <w:rsid w:val="00BA229A"/>
    <w:rsid w:val="00BA229E"/>
    <w:rsid w:val="00BA280E"/>
    <w:rsid w:val="00BA283C"/>
    <w:rsid w:val="00BA29B7"/>
    <w:rsid w:val="00BA2A91"/>
    <w:rsid w:val="00BA2B64"/>
    <w:rsid w:val="00BA3077"/>
    <w:rsid w:val="00BA31DC"/>
    <w:rsid w:val="00BA33DF"/>
    <w:rsid w:val="00BA34A9"/>
    <w:rsid w:val="00BA34F3"/>
    <w:rsid w:val="00BA35C2"/>
    <w:rsid w:val="00BA37B8"/>
    <w:rsid w:val="00BA3994"/>
    <w:rsid w:val="00BA39E5"/>
    <w:rsid w:val="00BA3C6A"/>
    <w:rsid w:val="00BA3CD4"/>
    <w:rsid w:val="00BA3D81"/>
    <w:rsid w:val="00BA3F58"/>
    <w:rsid w:val="00BA4273"/>
    <w:rsid w:val="00BA4402"/>
    <w:rsid w:val="00BA442F"/>
    <w:rsid w:val="00BA447C"/>
    <w:rsid w:val="00BA44A0"/>
    <w:rsid w:val="00BA44B5"/>
    <w:rsid w:val="00BA47F1"/>
    <w:rsid w:val="00BA49FB"/>
    <w:rsid w:val="00BA4D92"/>
    <w:rsid w:val="00BA4EAA"/>
    <w:rsid w:val="00BA4FE3"/>
    <w:rsid w:val="00BA5097"/>
    <w:rsid w:val="00BA529A"/>
    <w:rsid w:val="00BA5465"/>
    <w:rsid w:val="00BA554A"/>
    <w:rsid w:val="00BA5A80"/>
    <w:rsid w:val="00BA5BDF"/>
    <w:rsid w:val="00BA5D5A"/>
    <w:rsid w:val="00BA5DFE"/>
    <w:rsid w:val="00BA5E07"/>
    <w:rsid w:val="00BA5E53"/>
    <w:rsid w:val="00BA5F26"/>
    <w:rsid w:val="00BA608B"/>
    <w:rsid w:val="00BA61C0"/>
    <w:rsid w:val="00BA61D0"/>
    <w:rsid w:val="00BA6233"/>
    <w:rsid w:val="00BA62A7"/>
    <w:rsid w:val="00BA6429"/>
    <w:rsid w:val="00BA653F"/>
    <w:rsid w:val="00BA65D8"/>
    <w:rsid w:val="00BA687B"/>
    <w:rsid w:val="00BA68CF"/>
    <w:rsid w:val="00BA6B9D"/>
    <w:rsid w:val="00BA6D44"/>
    <w:rsid w:val="00BA6D99"/>
    <w:rsid w:val="00BA6FC5"/>
    <w:rsid w:val="00BA701A"/>
    <w:rsid w:val="00BA7123"/>
    <w:rsid w:val="00BA71B9"/>
    <w:rsid w:val="00BA72B5"/>
    <w:rsid w:val="00BA7369"/>
    <w:rsid w:val="00BA7437"/>
    <w:rsid w:val="00BA7449"/>
    <w:rsid w:val="00BA74B7"/>
    <w:rsid w:val="00BA75EA"/>
    <w:rsid w:val="00BA7719"/>
    <w:rsid w:val="00BA78C4"/>
    <w:rsid w:val="00BA7AC0"/>
    <w:rsid w:val="00BA7E66"/>
    <w:rsid w:val="00BA7FBC"/>
    <w:rsid w:val="00BB0001"/>
    <w:rsid w:val="00BB05A1"/>
    <w:rsid w:val="00BB05EF"/>
    <w:rsid w:val="00BB068F"/>
    <w:rsid w:val="00BB0691"/>
    <w:rsid w:val="00BB0693"/>
    <w:rsid w:val="00BB0779"/>
    <w:rsid w:val="00BB07DE"/>
    <w:rsid w:val="00BB08CB"/>
    <w:rsid w:val="00BB08F5"/>
    <w:rsid w:val="00BB0962"/>
    <w:rsid w:val="00BB0985"/>
    <w:rsid w:val="00BB0AF0"/>
    <w:rsid w:val="00BB0B36"/>
    <w:rsid w:val="00BB0CC2"/>
    <w:rsid w:val="00BB0D2F"/>
    <w:rsid w:val="00BB0EB0"/>
    <w:rsid w:val="00BB1352"/>
    <w:rsid w:val="00BB138D"/>
    <w:rsid w:val="00BB13A0"/>
    <w:rsid w:val="00BB14AB"/>
    <w:rsid w:val="00BB171C"/>
    <w:rsid w:val="00BB1750"/>
    <w:rsid w:val="00BB1A97"/>
    <w:rsid w:val="00BB1BDA"/>
    <w:rsid w:val="00BB1CC4"/>
    <w:rsid w:val="00BB1D89"/>
    <w:rsid w:val="00BB1E6F"/>
    <w:rsid w:val="00BB1EF2"/>
    <w:rsid w:val="00BB1F6F"/>
    <w:rsid w:val="00BB2066"/>
    <w:rsid w:val="00BB22D5"/>
    <w:rsid w:val="00BB243F"/>
    <w:rsid w:val="00BB26C0"/>
    <w:rsid w:val="00BB27AB"/>
    <w:rsid w:val="00BB280D"/>
    <w:rsid w:val="00BB2865"/>
    <w:rsid w:val="00BB2992"/>
    <w:rsid w:val="00BB2B1A"/>
    <w:rsid w:val="00BB2E52"/>
    <w:rsid w:val="00BB319B"/>
    <w:rsid w:val="00BB32C9"/>
    <w:rsid w:val="00BB330F"/>
    <w:rsid w:val="00BB3439"/>
    <w:rsid w:val="00BB34DD"/>
    <w:rsid w:val="00BB34E1"/>
    <w:rsid w:val="00BB374B"/>
    <w:rsid w:val="00BB38D6"/>
    <w:rsid w:val="00BB39BB"/>
    <w:rsid w:val="00BB3FF1"/>
    <w:rsid w:val="00BB4057"/>
    <w:rsid w:val="00BB4300"/>
    <w:rsid w:val="00BB4591"/>
    <w:rsid w:val="00BB45CF"/>
    <w:rsid w:val="00BB481B"/>
    <w:rsid w:val="00BB4909"/>
    <w:rsid w:val="00BB4DA6"/>
    <w:rsid w:val="00BB4E23"/>
    <w:rsid w:val="00BB4F08"/>
    <w:rsid w:val="00BB50BA"/>
    <w:rsid w:val="00BB50EA"/>
    <w:rsid w:val="00BB5170"/>
    <w:rsid w:val="00BB51D2"/>
    <w:rsid w:val="00BB565C"/>
    <w:rsid w:val="00BB570F"/>
    <w:rsid w:val="00BB575F"/>
    <w:rsid w:val="00BB5797"/>
    <w:rsid w:val="00BB58D2"/>
    <w:rsid w:val="00BB59ED"/>
    <w:rsid w:val="00BB5B01"/>
    <w:rsid w:val="00BB5B15"/>
    <w:rsid w:val="00BB5D70"/>
    <w:rsid w:val="00BB5DC3"/>
    <w:rsid w:val="00BB5F2D"/>
    <w:rsid w:val="00BB5F31"/>
    <w:rsid w:val="00BB6036"/>
    <w:rsid w:val="00BB60AA"/>
    <w:rsid w:val="00BB613B"/>
    <w:rsid w:val="00BB61C1"/>
    <w:rsid w:val="00BB629C"/>
    <w:rsid w:val="00BB63C6"/>
    <w:rsid w:val="00BB649A"/>
    <w:rsid w:val="00BB64C7"/>
    <w:rsid w:val="00BB6562"/>
    <w:rsid w:val="00BB66A1"/>
    <w:rsid w:val="00BB6732"/>
    <w:rsid w:val="00BB67E4"/>
    <w:rsid w:val="00BB6A9C"/>
    <w:rsid w:val="00BB6B13"/>
    <w:rsid w:val="00BB6D02"/>
    <w:rsid w:val="00BB6D65"/>
    <w:rsid w:val="00BB6E12"/>
    <w:rsid w:val="00BB6FF2"/>
    <w:rsid w:val="00BB70D6"/>
    <w:rsid w:val="00BB713C"/>
    <w:rsid w:val="00BB71D0"/>
    <w:rsid w:val="00BB7219"/>
    <w:rsid w:val="00BB7842"/>
    <w:rsid w:val="00BB7A41"/>
    <w:rsid w:val="00BB7B1D"/>
    <w:rsid w:val="00BB7C91"/>
    <w:rsid w:val="00BB7CA3"/>
    <w:rsid w:val="00BB7D15"/>
    <w:rsid w:val="00BB7DFD"/>
    <w:rsid w:val="00BB7EA3"/>
    <w:rsid w:val="00BB7FC2"/>
    <w:rsid w:val="00BC012B"/>
    <w:rsid w:val="00BC0187"/>
    <w:rsid w:val="00BC029B"/>
    <w:rsid w:val="00BC0486"/>
    <w:rsid w:val="00BC071F"/>
    <w:rsid w:val="00BC08AD"/>
    <w:rsid w:val="00BC08F7"/>
    <w:rsid w:val="00BC0BE9"/>
    <w:rsid w:val="00BC0DAA"/>
    <w:rsid w:val="00BC0F69"/>
    <w:rsid w:val="00BC1036"/>
    <w:rsid w:val="00BC10A0"/>
    <w:rsid w:val="00BC110C"/>
    <w:rsid w:val="00BC1152"/>
    <w:rsid w:val="00BC118E"/>
    <w:rsid w:val="00BC11A5"/>
    <w:rsid w:val="00BC11D0"/>
    <w:rsid w:val="00BC1226"/>
    <w:rsid w:val="00BC127B"/>
    <w:rsid w:val="00BC1851"/>
    <w:rsid w:val="00BC191F"/>
    <w:rsid w:val="00BC19BB"/>
    <w:rsid w:val="00BC19CA"/>
    <w:rsid w:val="00BC1A84"/>
    <w:rsid w:val="00BC1B1C"/>
    <w:rsid w:val="00BC1D5F"/>
    <w:rsid w:val="00BC1F8F"/>
    <w:rsid w:val="00BC21EE"/>
    <w:rsid w:val="00BC24F6"/>
    <w:rsid w:val="00BC24F8"/>
    <w:rsid w:val="00BC26EE"/>
    <w:rsid w:val="00BC2736"/>
    <w:rsid w:val="00BC2775"/>
    <w:rsid w:val="00BC27A9"/>
    <w:rsid w:val="00BC2818"/>
    <w:rsid w:val="00BC2901"/>
    <w:rsid w:val="00BC2999"/>
    <w:rsid w:val="00BC2AA8"/>
    <w:rsid w:val="00BC2C1B"/>
    <w:rsid w:val="00BC2D6D"/>
    <w:rsid w:val="00BC2E6F"/>
    <w:rsid w:val="00BC2EC7"/>
    <w:rsid w:val="00BC30DB"/>
    <w:rsid w:val="00BC3177"/>
    <w:rsid w:val="00BC31DD"/>
    <w:rsid w:val="00BC32E5"/>
    <w:rsid w:val="00BC341A"/>
    <w:rsid w:val="00BC3631"/>
    <w:rsid w:val="00BC3684"/>
    <w:rsid w:val="00BC37DD"/>
    <w:rsid w:val="00BC3925"/>
    <w:rsid w:val="00BC3BAD"/>
    <w:rsid w:val="00BC3C6F"/>
    <w:rsid w:val="00BC3C7E"/>
    <w:rsid w:val="00BC3D4D"/>
    <w:rsid w:val="00BC3E05"/>
    <w:rsid w:val="00BC4049"/>
    <w:rsid w:val="00BC4206"/>
    <w:rsid w:val="00BC4243"/>
    <w:rsid w:val="00BC42D9"/>
    <w:rsid w:val="00BC43B8"/>
    <w:rsid w:val="00BC4498"/>
    <w:rsid w:val="00BC44B7"/>
    <w:rsid w:val="00BC4926"/>
    <w:rsid w:val="00BC49C2"/>
    <w:rsid w:val="00BC4B07"/>
    <w:rsid w:val="00BC4B51"/>
    <w:rsid w:val="00BC4C9B"/>
    <w:rsid w:val="00BC4CCC"/>
    <w:rsid w:val="00BC4D42"/>
    <w:rsid w:val="00BC4EA2"/>
    <w:rsid w:val="00BC4F73"/>
    <w:rsid w:val="00BC50A1"/>
    <w:rsid w:val="00BC531B"/>
    <w:rsid w:val="00BC5680"/>
    <w:rsid w:val="00BC5892"/>
    <w:rsid w:val="00BC58C0"/>
    <w:rsid w:val="00BC59FE"/>
    <w:rsid w:val="00BC5A89"/>
    <w:rsid w:val="00BC5BD8"/>
    <w:rsid w:val="00BC5CB1"/>
    <w:rsid w:val="00BC5F80"/>
    <w:rsid w:val="00BC603A"/>
    <w:rsid w:val="00BC64CB"/>
    <w:rsid w:val="00BC65D2"/>
    <w:rsid w:val="00BC68EF"/>
    <w:rsid w:val="00BC693E"/>
    <w:rsid w:val="00BC6948"/>
    <w:rsid w:val="00BC6A35"/>
    <w:rsid w:val="00BC6AA3"/>
    <w:rsid w:val="00BC6AC4"/>
    <w:rsid w:val="00BC6B70"/>
    <w:rsid w:val="00BC6C58"/>
    <w:rsid w:val="00BC6E57"/>
    <w:rsid w:val="00BC6EC7"/>
    <w:rsid w:val="00BC6EFA"/>
    <w:rsid w:val="00BC6FCF"/>
    <w:rsid w:val="00BC71E7"/>
    <w:rsid w:val="00BC7206"/>
    <w:rsid w:val="00BC723E"/>
    <w:rsid w:val="00BC73CE"/>
    <w:rsid w:val="00BC7412"/>
    <w:rsid w:val="00BC745F"/>
    <w:rsid w:val="00BC7851"/>
    <w:rsid w:val="00BC7CE0"/>
    <w:rsid w:val="00BC7D83"/>
    <w:rsid w:val="00BC7E1D"/>
    <w:rsid w:val="00BD0002"/>
    <w:rsid w:val="00BD0353"/>
    <w:rsid w:val="00BD045A"/>
    <w:rsid w:val="00BD061A"/>
    <w:rsid w:val="00BD0647"/>
    <w:rsid w:val="00BD08AB"/>
    <w:rsid w:val="00BD092A"/>
    <w:rsid w:val="00BD0AC8"/>
    <w:rsid w:val="00BD0D3C"/>
    <w:rsid w:val="00BD0E2A"/>
    <w:rsid w:val="00BD0F24"/>
    <w:rsid w:val="00BD0FAA"/>
    <w:rsid w:val="00BD115D"/>
    <w:rsid w:val="00BD12E4"/>
    <w:rsid w:val="00BD1313"/>
    <w:rsid w:val="00BD1357"/>
    <w:rsid w:val="00BD13D0"/>
    <w:rsid w:val="00BD13F2"/>
    <w:rsid w:val="00BD1442"/>
    <w:rsid w:val="00BD147D"/>
    <w:rsid w:val="00BD149A"/>
    <w:rsid w:val="00BD178E"/>
    <w:rsid w:val="00BD1929"/>
    <w:rsid w:val="00BD192B"/>
    <w:rsid w:val="00BD1A1B"/>
    <w:rsid w:val="00BD20B3"/>
    <w:rsid w:val="00BD243D"/>
    <w:rsid w:val="00BD2545"/>
    <w:rsid w:val="00BD265A"/>
    <w:rsid w:val="00BD26F9"/>
    <w:rsid w:val="00BD27BE"/>
    <w:rsid w:val="00BD2800"/>
    <w:rsid w:val="00BD2959"/>
    <w:rsid w:val="00BD2A38"/>
    <w:rsid w:val="00BD2AAF"/>
    <w:rsid w:val="00BD2B75"/>
    <w:rsid w:val="00BD2C53"/>
    <w:rsid w:val="00BD2DFD"/>
    <w:rsid w:val="00BD2F11"/>
    <w:rsid w:val="00BD3096"/>
    <w:rsid w:val="00BD30F0"/>
    <w:rsid w:val="00BD32AD"/>
    <w:rsid w:val="00BD32F2"/>
    <w:rsid w:val="00BD3322"/>
    <w:rsid w:val="00BD33CD"/>
    <w:rsid w:val="00BD34CD"/>
    <w:rsid w:val="00BD3509"/>
    <w:rsid w:val="00BD365E"/>
    <w:rsid w:val="00BD37C5"/>
    <w:rsid w:val="00BD3807"/>
    <w:rsid w:val="00BD3848"/>
    <w:rsid w:val="00BD39FA"/>
    <w:rsid w:val="00BD3A69"/>
    <w:rsid w:val="00BD3C7F"/>
    <w:rsid w:val="00BD3D40"/>
    <w:rsid w:val="00BD3F5E"/>
    <w:rsid w:val="00BD405D"/>
    <w:rsid w:val="00BD406C"/>
    <w:rsid w:val="00BD41AF"/>
    <w:rsid w:val="00BD4224"/>
    <w:rsid w:val="00BD43AB"/>
    <w:rsid w:val="00BD48F3"/>
    <w:rsid w:val="00BD4921"/>
    <w:rsid w:val="00BD4A6F"/>
    <w:rsid w:val="00BD4C10"/>
    <w:rsid w:val="00BD502A"/>
    <w:rsid w:val="00BD50A8"/>
    <w:rsid w:val="00BD510D"/>
    <w:rsid w:val="00BD529F"/>
    <w:rsid w:val="00BD532F"/>
    <w:rsid w:val="00BD5416"/>
    <w:rsid w:val="00BD5425"/>
    <w:rsid w:val="00BD56C4"/>
    <w:rsid w:val="00BD5A8F"/>
    <w:rsid w:val="00BD5AE7"/>
    <w:rsid w:val="00BD5C65"/>
    <w:rsid w:val="00BD5D1C"/>
    <w:rsid w:val="00BD5EC2"/>
    <w:rsid w:val="00BD5EF0"/>
    <w:rsid w:val="00BD606D"/>
    <w:rsid w:val="00BD6281"/>
    <w:rsid w:val="00BD64C2"/>
    <w:rsid w:val="00BD67B6"/>
    <w:rsid w:val="00BD67CE"/>
    <w:rsid w:val="00BD68C3"/>
    <w:rsid w:val="00BD69C0"/>
    <w:rsid w:val="00BD6A46"/>
    <w:rsid w:val="00BD6ABD"/>
    <w:rsid w:val="00BD6FC7"/>
    <w:rsid w:val="00BD72AC"/>
    <w:rsid w:val="00BD7312"/>
    <w:rsid w:val="00BD7404"/>
    <w:rsid w:val="00BD742C"/>
    <w:rsid w:val="00BD7436"/>
    <w:rsid w:val="00BD7584"/>
    <w:rsid w:val="00BD75E2"/>
    <w:rsid w:val="00BD7705"/>
    <w:rsid w:val="00BD78BA"/>
    <w:rsid w:val="00BD7922"/>
    <w:rsid w:val="00BD7AD1"/>
    <w:rsid w:val="00BD7B0E"/>
    <w:rsid w:val="00BD7F2A"/>
    <w:rsid w:val="00BD7FD2"/>
    <w:rsid w:val="00BE0012"/>
    <w:rsid w:val="00BE0013"/>
    <w:rsid w:val="00BE022B"/>
    <w:rsid w:val="00BE045B"/>
    <w:rsid w:val="00BE04A8"/>
    <w:rsid w:val="00BE065E"/>
    <w:rsid w:val="00BE06A2"/>
    <w:rsid w:val="00BE0996"/>
    <w:rsid w:val="00BE0C0C"/>
    <w:rsid w:val="00BE0CF4"/>
    <w:rsid w:val="00BE0DF8"/>
    <w:rsid w:val="00BE0E4C"/>
    <w:rsid w:val="00BE0FCC"/>
    <w:rsid w:val="00BE1074"/>
    <w:rsid w:val="00BE11D4"/>
    <w:rsid w:val="00BE1357"/>
    <w:rsid w:val="00BE141C"/>
    <w:rsid w:val="00BE1478"/>
    <w:rsid w:val="00BE1480"/>
    <w:rsid w:val="00BE14E3"/>
    <w:rsid w:val="00BE19D4"/>
    <w:rsid w:val="00BE1B62"/>
    <w:rsid w:val="00BE1B86"/>
    <w:rsid w:val="00BE1F0A"/>
    <w:rsid w:val="00BE2185"/>
    <w:rsid w:val="00BE2318"/>
    <w:rsid w:val="00BE241F"/>
    <w:rsid w:val="00BE2551"/>
    <w:rsid w:val="00BE275D"/>
    <w:rsid w:val="00BE294B"/>
    <w:rsid w:val="00BE2AD9"/>
    <w:rsid w:val="00BE2D98"/>
    <w:rsid w:val="00BE2EE8"/>
    <w:rsid w:val="00BE2F19"/>
    <w:rsid w:val="00BE2FE4"/>
    <w:rsid w:val="00BE3013"/>
    <w:rsid w:val="00BE30D5"/>
    <w:rsid w:val="00BE3164"/>
    <w:rsid w:val="00BE343C"/>
    <w:rsid w:val="00BE362D"/>
    <w:rsid w:val="00BE39CF"/>
    <w:rsid w:val="00BE3C3B"/>
    <w:rsid w:val="00BE3D42"/>
    <w:rsid w:val="00BE3FD1"/>
    <w:rsid w:val="00BE4013"/>
    <w:rsid w:val="00BE4301"/>
    <w:rsid w:val="00BE432F"/>
    <w:rsid w:val="00BE4581"/>
    <w:rsid w:val="00BE466A"/>
    <w:rsid w:val="00BE4897"/>
    <w:rsid w:val="00BE4B5F"/>
    <w:rsid w:val="00BE4BE1"/>
    <w:rsid w:val="00BE4DF6"/>
    <w:rsid w:val="00BE4E73"/>
    <w:rsid w:val="00BE5297"/>
    <w:rsid w:val="00BE53CC"/>
    <w:rsid w:val="00BE53EA"/>
    <w:rsid w:val="00BE55B3"/>
    <w:rsid w:val="00BE5677"/>
    <w:rsid w:val="00BE56B1"/>
    <w:rsid w:val="00BE58DF"/>
    <w:rsid w:val="00BE59B6"/>
    <w:rsid w:val="00BE5B43"/>
    <w:rsid w:val="00BE5B5A"/>
    <w:rsid w:val="00BE5E16"/>
    <w:rsid w:val="00BE6339"/>
    <w:rsid w:val="00BE63BF"/>
    <w:rsid w:val="00BE6421"/>
    <w:rsid w:val="00BE64E9"/>
    <w:rsid w:val="00BE6711"/>
    <w:rsid w:val="00BE6768"/>
    <w:rsid w:val="00BE6898"/>
    <w:rsid w:val="00BE6977"/>
    <w:rsid w:val="00BE69D9"/>
    <w:rsid w:val="00BE6A46"/>
    <w:rsid w:val="00BE6B74"/>
    <w:rsid w:val="00BE6D3B"/>
    <w:rsid w:val="00BE70BA"/>
    <w:rsid w:val="00BE70C0"/>
    <w:rsid w:val="00BE72AF"/>
    <w:rsid w:val="00BE740C"/>
    <w:rsid w:val="00BE746E"/>
    <w:rsid w:val="00BE74E1"/>
    <w:rsid w:val="00BE76A3"/>
    <w:rsid w:val="00BE7917"/>
    <w:rsid w:val="00BE7CC6"/>
    <w:rsid w:val="00BE7D16"/>
    <w:rsid w:val="00BE7EDC"/>
    <w:rsid w:val="00BE7FD9"/>
    <w:rsid w:val="00BF0355"/>
    <w:rsid w:val="00BF0445"/>
    <w:rsid w:val="00BF04A5"/>
    <w:rsid w:val="00BF04EA"/>
    <w:rsid w:val="00BF0573"/>
    <w:rsid w:val="00BF0661"/>
    <w:rsid w:val="00BF07BE"/>
    <w:rsid w:val="00BF07BF"/>
    <w:rsid w:val="00BF09B5"/>
    <w:rsid w:val="00BF0A4C"/>
    <w:rsid w:val="00BF0C07"/>
    <w:rsid w:val="00BF0FD8"/>
    <w:rsid w:val="00BF1053"/>
    <w:rsid w:val="00BF12EE"/>
    <w:rsid w:val="00BF136D"/>
    <w:rsid w:val="00BF15B3"/>
    <w:rsid w:val="00BF18C5"/>
    <w:rsid w:val="00BF1AE7"/>
    <w:rsid w:val="00BF1D86"/>
    <w:rsid w:val="00BF1FA2"/>
    <w:rsid w:val="00BF1FED"/>
    <w:rsid w:val="00BF2313"/>
    <w:rsid w:val="00BF23DA"/>
    <w:rsid w:val="00BF25DF"/>
    <w:rsid w:val="00BF2659"/>
    <w:rsid w:val="00BF2677"/>
    <w:rsid w:val="00BF27DC"/>
    <w:rsid w:val="00BF287C"/>
    <w:rsid w:val="00BF29FA"/>
    <w:rsid w:val="00BF2A25"/>
    <w:rsid w:val="00BF2B03"/>
    <w:rsid w:val="00BF2B82"/>
    <w:rsid w:val="00BF2D8A"/>
    <w:rsid w:val="00BF307C"/>
    <w:rsid w:val="00BF31C8"/>
    <w:rsid w:val="00BF3369"/>
    <w:rsid w:val="00BF33F8"/>
    <w:rsid w:val="00BF35DF"/>
    <w:rsid w:val="00BF3678"/>
    <w:rsid w:val="00BF36C0"/>
    <w:rsid w:val="00BF3A23"/>
    <w:rsid w:val="00BF3E6C"/>
    <w:rsid w:val="00BF3E7C"/>
    <w:rsid w:val="00BF3F40"/>
    <w:rsid w:val="00BF3F78"/>
    <w:rsid w:val="00BF4041"/>
    <w:rsid w:val="00BF40AD"/>
    <w:rsid w:val="00BF4261"/>
    <w:rsid w:val="00BF4514"/>
    <w:rsid w:val="00BF4706"/>
    <w:rsid w:val="00BF474B"/>
    <w:rsid w:val="00BF47D4"/>
    <w:rsid w:val="00BF486C"/>
    <w:rsid w:val="00BF4B66"/>
    <w:rsid w:val="00BF4CBF"/>
    <w:rsid w:val="00BF4CD0"/>
    <w:rsid w:val="00BF4ED4"/>
    <w:rsid w:val="00BF4F34"/>
    <w:rsid w:val="00BF5175"/>
    <w:rsid w:val="00BF53A4"/>
    <w:rsid w:val="00BF547D"/>
    <w:rsid w:val="00BF558C"/>
    <w:rsid w:val="00BF56AC"/>
    <w:rsid w:val="00BF5990"/>
    <w:rsid w:val="00BF5B1C"/>
    <w:rsid w:val="00BF5C48"/>
    <w:rsid w:val="00BF5C49"/>
    <w:rsid w:val="00BF5C8E"/>
    <w:rsid w:val="00BF5D21"/>
    <w:rsid w:val="00BF5E7C"/>
    <w:rsid w:val="00BF5F8D"/>
    <w:rsid w:val="00BF6003"/>
    <w:rsid w:val="00BF60E3"/>
    <w:rsid w:val="00BF6227"/>
    <w:rsid w:val="00BF6551"/>
    <w:rsid w:val="00BF6A39"/>
    <w:rsid w:val="00BF6B4E"/>
    <w:rsid w:val="00BF6D6B"/>
    <w:rsid w:val="00BF6F03"/>
    <w:rsid w:val="00BF6F0C"/>
    <w:rsid w:val="00BF6F27"/>
    <w:rsid w:val="00BF76DA"/>
    <w:rsid w:val="00BF797F"/>
    <w:rsid w:val="00BF799D"/>
    <w:rsid w:val="00BF7ADA"/>
    <w:rsid w:val="00BF7BED"/>
    <w:rsid w:val="00BF7C21"/>
    <w:rsid w:val="00BF7ECB"/>
    <w:rsid w:val="00BF7F97"/>
    <w:rsid w:val="00C00340"/>
    <w:rsid w:val="00C003CD"/>
    <w:rsid w:val="00C007C3"/>
    <w:rsid w:val="00C008EA"/>
    <w:rsid w:val="00C00A3D"/>
    <w:rsid w:val="00C00E59"/>
    <w:rsid w:val="00C00ED7"/>
    <w:rsid w:val="00C00F3B"/>
    <w:rsid w:val="00C00F3D"/>
    <w:rsid w:val="00C014EC"/>
    <w:rsid w:val="00C015FE"/>
    <w:rsid w:val="00C0160A"/>
    <w:rsid w:val="00C0170C"/>
    <w:rsid w:val="00C017D3"/>
    <w:rsid w:val="00C017E9"/>
    <w:rsid w:val="00C01B91"/>
    <w:rsid w:val="00C01CC1"/>
    <w:rsid w:val="00C01DC9"/>
    <w:rsid w:val="00C01F8A"/>
    <w:rsid w:val="00C01FAE"/>
    <w:rsid w:val="00C02107"/>
    <w:rsid w:val="00C02154"/>
    <w:rsid w:val="00C023E5"/>
    <w:rsid w:val="00C023FA"/>
    <w:rsid w:val="00C02418"/>
    <w:rsid w:val="00C02599"/>
    <w:rsid w:val="00C026A5"/>
    <w:rsid w:val="00C02743"/>
    <w:rsid w:val="00C0278A"/>
    <w:rsid w:val="00C02903"/>
    <w:rsid w:val="00C02910"/>
    <w:rsid w:val="00C02936"/>
    <w:rsid w:val="00C0295B"/>
    <w:rsid w:val="00C02A4C"/>
    <w:rsid w:val="00C02A96"/>
    <w:rsid w:val="00C02C67"/>
    <w:rsid w:val="00C02DDD"/>
    <w:rsid w:val="00C02F06"/>
    <w:rsid w:val="00C032A1"/>
    <w:rsid w:val="00C032AB"/>
    <w:rsid w:val="00C03389"/>
    <w:rsid w:val="00C033CA"/>
    <w:rsid w:val="00C033F6"/>
    <w:rsid w:val="00C03469"/>
    <w:rsid w:val="00C03818"/>
    <w:rsid w:val="00C039B3"/>
    <w:rsid w:val="00C03A6B"/>
    <w:rsid w:val="00C03AEB"/>
    <w:rsid w:val="00C03AFB"/>
    <w:rsid w:val="00C03DA3"/>
    <w:rsid w:val="00C03F30"/>
    <w:rsid w:val="00C03F63"/>
    <w:rsid w:val="00C0411D"/>
    <w:rsid w:val="00C044DE"/>
    <w:rsid w:val="00C04607"/>
    <w:rsid w:val="00C0467D"/>
    <w:rsid w:val="00C049DB"/>
    <w:rsid w:val="00C04EEE"/>
    <w:rsid w:val="00C04F65"/>
    <w:rsid w:val="00C050B5"/>
    <w:rsid w:val="00C052E0"/>
    <w:rsid w:val="00C05424"/>
    <w:rsid w:val="00C055E1"/>
    <w:rsid w:val="00C05936"/>
    <w:rsid w:val="00C05B5C"/>
    <w:rsid w:val="00C05DA2"/>
    <w:rsid w:val="00C05EF3"/>
    <w:rsid w:val="00C05FEA"/>
    <w:rsid w:val="00C06087"/>
    <w:rsid w:val="00C06152"/>
    <w:rsid w:val="00C06244"/>
    <w:rsid w:val="00C0650D"/>
    <w:rsid w:val="00C0653E"/>
    <w:rsid w:val="00C0655F"/>
    <w:rsid w:val="00C06571"/>
    <w:rsid w:val="00C065FE"/>
    <w:rsid w:val="00C06703"/>
    <w:rsid w:val="00C06842"/>
    <w:rsid w:val="00C0686B"/>
    <w:rsid w:val="00C06990"/>
    <w:rsid w:val="00C06B4D"/>
    <w:rsid w:val="00C06C02"/>
    <w:rsid w:val="00C06DB4"/>
    <w:rsid w:val="00C06E9A"/>
    <w:rsid w:val="00C06FD0"/>
    <w:rsid w:val="00C07069"/>
    <w:rsid w:val="00C070C1"/>
    <w:rsid w:val="00C07114"/>
    <w:rsid w:val="00C0719D"/>
    <w:rsid w:val="00C0734A"/>
    <w:rsid w:val="00C073EF"/>
    <w:rsid w:val="00C07502"/>
    <w:rsid w:val="00C07577"/>
    <w:rsid w:val="00C07713"/>
    <w:rsid w:val="00C078B7"/>
    <w:rsid w:val="00C07B5E"/>
    <w:rsid w:val="00C07BA3"/>
    <w:rsid w:val="00C07CC7"/>
    <w:rsid w:val="00C07E7C"/>
    <w:rsid w:val="00C07FD2"/>
    <w:rsid w:val="00C100BD"/>
    <w:rsid w:val="00C10116"/>
    <w:rsid w:val="00C101A4"/>
    <w:rsid w:val="00C103F8"/>
    <w:rsid w:val="00C10427"/>
    <w:rsid w:val="00C10439"/>
    <w:rsid w:val="00C10A60"/>
    <w:rsid w:val="00C10AA1"/>
    <w:rsid w:val="00C10AE8"/>
    <w:rsid w:val="00C10C71"/>
    <w:rsid w:val="00C11180"/>
    <w:rsid w:val="00C11509"/>
    <w:rsid w:val="00C1151F"/>
    <w:rsid w:val="00C1170A"/>
    <w:rsid w:val="00C117A1"/>
    <w:rsid w:val="00C1184F"/>
    <w:rsid w:val="00C118A0"/>
    <w:rsid w:val="00C11B62"/>
    <w:rsid w:val="00C11BA8"/>
    <w:rsid w:val="00C11D6B"/>
    <w:rsid w:val="00C11E33"/>
    <w:rsid w:val="00C11FD2"/>
    <w:rsid w:val="00C11FFE"/>
    <w:rsid w:val="00C1206B"/>
    <w:rsid w:val="00C120E9"/>
    <w:rsid w:val="00C1255B"/>
    <w:rsid w:val="00C127D7"/>
    <w:rsid w:val="00C1283E"/>
    <w:rsid w:val="00C128E4"/>
    <w:rsid w:val="00C12BCC"/>
    <w:rsid w:val="00C12D89"/>
    <w:rsid w:val="00C12E49"/>
    <w:rsid w:val="00C131A2"/>
    <w:rsid w:val="00C135A1"/>
    <w:rsid w:val="00C13602"/>
    <w:rsid w:val="00C13686"/>
    <w:rsid w:val="00C139EB"/>
    <w:rsid w:val="00C13A0C"/>
    <w:rsid w:val="00C13AD0"/>
    <w:rsid w:val="00C13DC2"/>
    <w:rsid w:val="00C13DC3"/>
    <w:rsid w:val="00C1416C"/>
    <w:rsid w:val="00C14247"/>
    <w:rsid w:val="00C142B0"/>
    <w:rsid w:val="00C1430B"/>
    <w:rsid w:val="00C143E9"/>
    <w:rsid w:val="00C143F5"/>
    <w:rsid w:val="00C144ED"/>
    <w:rsid w:val="00C1463B"/>
    <w:rsid w:val="00C146B9"/>
    <w:rsid w:val="00C147A4"/>
    <w:rsid w:val="00C14921"/>
    <w:rsid w:val="00C14951"/>
    <w:rsid w:val="00C14B72"/>
    <w:rsid w:val="00C14B8C"/>
    <w:rsid w:val="00C14C67"/>
    <w:rsid w:val="00C14CB7"/>
    <w:rsid w:val="00C14D44"/>
    <w:rsid w:val="00C14D4E"/>
    <w:rsid w:val="00C14FCF"/>
    <w:rsid w:val="00C153CE"/>
    <w:rsid w:val="00C154A9"/>
    <w:rsid w:val="00C159D2"/>
    <w:rsid w:val="00C159D8"/>
    <w:rsid w:val="00C15C2A"/>
    <w:rsid w:val="00C15DF7"/>
    <w:rsid w:val="00C15F6D"/>
    <w:rsid w:val="00C1640D"/>
    <w:rsid w:val="00C1641D"/>
    <w:rsid w:val="00C16687"/>
    <w:rsid w:val="00C1686C"/>
    <w:rsid w:val="00C1691F"/>
    <w:rsid w:val="00C16969"/>
    <w:rsid w:val="00C16A05"/>
    <w:rsid w:val="00C16F9D"/>
    <w:rsid w:val="00C1703A"/>
    <w:rsid w:val="00C17099"/>
    <w:rsid w:val="00C1711B"/>
    <w:rsid w:val="00C1712F"/>
    <w:rsid w:val="00C17158"/>
    <w:rsid w:val="00C176F2"/>
    <w:rsid w:val="00C17799"/>
    <w:rsid w:val="00C1779A"/>
    <w:rsid w:val="00C178B0"/>
    <w:rsid w:val="00C178C7"/>
    <w:rsid w:val="00C178F2"/>
    <w:rsid w:val="00C17A17"/>
    <w:rsid w:val="00C17BEE"/>
    <w:rsid w:val="00C17C2A"/>
    <w:rsid w:val="00C17C2C"/>
    <w:rsid w:val="00C17C52"/>
    <w:rsid w:val="00C17C69"/>
    <w:rsid w:val="00C17F55"/>
    <w:rsid w:val="00C20024"/>
    <w:rsid w:val="00C200C7"/>
    <w:rsid w:val="00C2036B"/>
    <w:rsid w:val="00C20451"/>
    <w:rsid w:val="00C20549"/>
    <w:rsid w:val="00C20698"/>
    <w:rsid w:val="00C2084E"/>
    <w:rsid w:val="00C208F3"/>
    <w:rsid w:val="00C20A2A"/>
    <w:rsid w:val="00C20B85"/>
    <w:rsid w:val="00C20C87"/>
    <w:rsid w:val="00C20D5F"/>
    <w:rsid w:val="00C20D8F"/>
    <w:rsid w:val="00C20FD8"/>
    <w:rsid w:val="00C210DA"/>
    <w:rsid w:val="00C211C9"/>
    <w:rsid w:val="00C215CE"/>
    <w:rsid w:val="00C216D1"/>
    <w:rsid w:val="00C21720"/>
    <w:rsid w:val="00C218A6"/>
    <w:rsid w:val="00C218E1"/>
    <w:rsid w:val="00C21A13"/>
    <w:rsid w:val="00C21B6C"/>
    <w:rsid w:val="00C21BB0"/>
    <w:rsid w:val="00C21C46"/>
    <w:rsid w:val="00C21CD0"/>
    <w:rsid w:val="00C21CEA"/>
    <w:rsid w:val="00C21DB7"/>
    <w:rsid w:val="00C21E75"/>
    <w:rsid w:val="00C21EAE"/>
    <w:rsid w:val="00C22111"/>
    <w:rsid w:val="00C2222D"/>
    <w:rsid w:val="00C2239E"/>
    <w:rsid w:val="00C2240D"/>
    <w:rsid w:val="00C22574"/>
    <w:rsid w:val="00C2272C"/>
    <w:rsid w:val="00C22B82"/>
    <w:rsid w:val="00C22BEC"/>
    <w:rsid w:val="00C22C1C"/>
    <w:rsid w:val="00C22E30"/>
    <w:rsid w:val="00C22E74"/>
    <w:rsid w:val="00C22F32"/>
    <w:rsid w:val="00C22F68"/>
    <w:rsid w:val="00C2301B"/>
    <w:rsid w:val="00C23041"/>
    <w:rsid w:val="00C230EF"/>
    <w:rsid w:val="00C23111"/>
    <w:rsid w:val="00C23150"/>
    <w:rsid w:val="00C231F5"/>
    <w:rsid w:val="00C232A7"/>
    <w:rsid w:val="00C23405"/>
    <w:rsid w:val="00C23422"/>
    <w:rsid w:val="00C234B3"/>
    <w:rsid w:val="00C23667"/>
    <w:rsid w:val="00C23A1C"/>
    <w:rsid w:val="00C23AA0"/>
    <w:rsid w:val="00C23AD8"/>
    <w:rsid w:val="00C23C6B"/>
    <w:rsid w:val="00C23D2B"/>
    <w:rsid w:val="00C23F0B"/>
    <w:rsid w:val="00C23F4C"/>
    <w:rsid w:val="00C23FD1"/>
    <w:rsid w:val="00C24099"/>
    <w:rsid w:val="00C24141"/>
    <w:rsid w:val="00C2436F"/>
    <w:rsid w:val="00C244A7"/>
    <w:rsid w:val="00C24606"/>
    <w:rsid w:val="00C24E80"/>
    <w:rsid w:val="00C24FAC"/>
    <w:rsid w:val="00C2514D"/>
    <w:rsid w:val="00C25216"/>
    <w:rsid w:val="00C2540C"/>
    <w:rsid w:val="00C25432"/>
    <w:rsid w:val="00C2561F"/>
    <w:rsid w:val="00C258E4"/>
    <w:rsid w:val="00C259BC"/>
    <w:rsid w:val="00C25B5C"/>
    <w:rsid w:val="00C25EAB"/>
    <w:rsid w:val="00C260A7"/>
    <w:rsid w:val="00C260D6"/>
    <w:rsid w:val="00C2615B"/>
    <w:rsid w:val="00C261AE"/>
    <w:rsid w:val="00C262D9"/>
    <w:rsid w:val="00C26338"/>
    <w:rsid w:val="00C263B8"/>
    <w:rsid w:val="00C263D0"/>
    <w:rsid w:val="00C26498"/>
    <w:rsid w:val="00C264E5"/>
    <w:rsid w:val="00C266E1"/>
    <w:rsid w:val="00C26738"/>
    <w:rsid w:val="00C26BB8"/>
    <w:rsid w:val="00C26DEA"/>
    <w:rsid w:val="00C26F71"/>
    <w:rsid w:val="00C2700F"/>
    <w:rsid w:val="00C2724D"/>
    <w:rsid w:val="00C27328"/>
    <w:rsid w:val="00C27395"/>
    <w:rsid w:val="00C27424"/>
    <w:rsid w:val="00C274AC"/>
    <w:rsid w:val="00C274AF"/>
    <w:rsid w:val="00C275F5"/>
    <w:rsid w:val="00C27830"/>
    <w:rsid w:val="00C27832"/>
    <w:rsid w:val="00C27901"/>
    <w:rsid w:val="00C27C76"/>
    <w:rsid w:val="00C27CFC"/>
    <w:rsid w:val="00C27DBF"/>
    <w:rsid w:val="00C27F68"/>
    <w:rsid w:val="00C305BE"/>
    <w:rsid w:val="00C305F6"/>
    <w:rsid w:val="00C30715"/>
    <w:rsid w:val="00C30861"/>
    <w:rsid w:val="00C30B57"/>
    <w:rsid w:val="00C30C3B"/>
    <w:rsid w:val="00C30EFF"/>
    <w:rsid w:val="00C30FE7"/>
    <w:rsid w:val="00C31162"/>
    <w:rsid w:val="00C314D9"/>
    <w:rsid w:val="00C3150C"/>
    <w:rsid w:val="00C31803"/>
    <w:rsid w:val="00C31880"/>
    <w:rsid w:val="00C31AEA"/>
    <w:rsid w:val="00C322B8"/>
    <w:rsid w:val="00C323C4"/>
    <w:rsid w:val="00C3265F"/>
    <w:rsid w:val="00C326DD"/>
    <w:rsid w:val="00C3293F"/>
    <w:rsid w:val="00C32B9E"/>
    <w:rsid w:val="00C32CF4"/>
    <w:rsid w:val="00C32E92"/>
    <w:rsid w:val="00C332F7"/>
    <w:rsid w:val="00C33315"/>
    <w:rsid w:val="00C3337F"/>
    <w:rsid w:val="00C3343C"/>
    <w:rsid w:val="00C33704"/>
    <w:rsid w:val="00C3382F"/>
    <w:rsid w:val="00C33A90"/>
    <w:rsid w:val="00C33AD4"/>
    <w:rsid w:val="00C33D94"/>
    <w:rsid w:val="00C33E3A"/>
    <w:rsid w:val="00C33EEB"/>
    <w:rsid w:val="00C33F22"/>
    <w:rsid w:val="00C34119"/>
    <w:rsid w:val="00C34202"/>
    <w:rsid w:val="00C343B8"/>
    <w:rsid w:val="00C345E6"/>
    <w:rsid w:val="00C3463C"/>
    <w:rsid w:val="00C348BE"/>
    <w:rsid w:val="00C34B76"/>
    <w:rsid w:val="00C34C3E"/>
    <w:rsid w:val="00C34C9F"/>
    <w:rsid w:val="00C34F75"/>
    <w:rsid w:val="00C35154"/>
    <w:rsid w:val="00C3542C"/>
    <w:rsid w:val="00C356EE"/>
    <w:rsid w:val="00C35A02"/>
    <w:rsid w:val="00C35E13"/>
    <w:rsid w:val="00C35FEB"/>
    <w:rsid w:val="00C36212"/>
    <w:rsid w:val="00C36314"/>
    <w:rsid w:val="00C36640"/>
    <w:rsid w:val="00C366C7"/>
    <w:rsid w:val="00C36945"/>
    <w:rsid w:val="00C369D2"/>
    <w:rsid w:val="00C369DB"/>
    <w:rsid w:val="00C36CC4"/>
    <w:rsid w:val="00C36D50"/>
    <w:rsid w:val="00C36DF1"/>
    <w:rsid w:val="00C36E56"/>
    <w:rsid w:val="00C36E59"/>
    <w:rsid w:val="00C36F61"/>
    <w:rsid w:val="00C370CF"/>
    <w:rsid w:val="00C371E2"/>
    <w:rsid w:val="00C37308"/>
    <w:rsid w:val="00C373B1"/>
    <w:rsid w:val="00C37561"/>
    <w:rsid w:val="00C37613"/>
    <w:rsid w:val="00C37660"/>
    <w:rsid w:val="00C37957"/>
    <w:rsid w:val="00C37AE4"/>
    <w:rsid w:val="00C37B5D"/>
    <w:rsid w:val="00C37BCA"/>
    <w:rsid w:val="00C37D79"/>
    <w:rsid w:val="00C40064"/>
    <w:rsid w:val="00C4015C"/>
    <w:rsid w:val="00C4025E"/>
    <w:rsid w:val="00C40672"/>
    <w:rsid w:val="00C4090C"/>
    <w:rsid w:val="00C409DB"/>
    <w:rsid w:val="00C40C8C"/>
    <w:rsid w:val="00C40DF8"/>
    <w:rsid w:val="00C41022"/>
    <w:rsid w:val="00C41061"/>
    <w:rsid w:val="00C41223"/>
    <w:rsid w:val="00C4123F"/>
    <w:rsid w:val="00C41250"/>
    <w:rsid w:val="00C4199B"/>
    <w:rsid w:val="00C419F4"/>
    <w:rsid w:val="00C41A11"/>
    <w:rsid w:val="00C41EAB"/>
    <w:rsid w:val="00C4200D"/>
    <w:rsid w:val="00C42607"/>
    <w:rsid w:val="00C428AD"/>
    <w:rsid w:val="00C42C21"/>
    <w:rsid w:val="00C42C9C"/>
    <w:rsid w:val="00C42CCB"/>
    <w:rsid w:val="00C42F4B"/>
    <w:rsid w:val="00C42F96"/>
    <w:rsid w:val="00C4300E"/>
    <w:rsid w:val="00C43793"/>
    <w:rsid w:val="00C4385F"/>
    <w:rsid w:val="00C438C1"/>
    <w:rsid w:val="00C438DF"/>
    <w:rsid w:val="00C43C2A"/>
    <w:rsid w:val="00C43C56"/>
    <w:rsid w:val="00C43C7C"/>
    <w:rsid w:val="00C43EA6"/>
    <w:rsid w:val="00C44073"/>
    <w:rsid w:val="00C441BB"/>
    <w:rsid w:val="00C441D5"/>
    <w:rsid w:val="00C44229"/>
    <w:rsid w:val="00C443F3"/>
    <w:rsid w:val="00C4469C"/>
    <w:rsid w:val="00C4480A"/>
    <w:rsid w:val="00C44842"/>
    <w:rsid w:val="00C44A6D"/>
    <w:rsid w:val="00C44A84"/>
    <w:rsid w:val="00C44AF8"/>
    <w:rsid w:val="00C44DDA"/>
    <w:rsid w:val="00C44F64"/>
    <w:rsid w:val="00C45074"/>
    <w:rsid w:val="00C4511B"/>
    <w:rsid w:val="00C45129"/>
    <w:rsid w:val="00C45455"/>
    <w:rsid w:val="00C455CF"/>
    <w:rsid w:val="00C45801"/>
    <w:rsid w:val="00C45824"/>
    <w:rsid w:val="00C45A11"/>
    <w:rsid w:val="00C45BB8"/>
    <w:rsid w:val="00C45C45"/>
    <w:rsid w:val="00C45CCD"/>
    <w:rsid w:val="00C462DE"/>
    <w:rsid w:val="00C46359"/>
    <w:rsid w:val="00C4676F"/>
    <w:rsid w:val="00C4684A"/>
    <w:rsid w:val="00C46893"/>
    <w:rsid w:val="00C4695E"/>
    <w:rsid w:val="00C46D9E"/>
    <w:rsid w:val="00C46F24"/>
    <w:rsid w:val="00C47373"/>
    <w:rsid w:val="00C47538"/>
    <w:rsid w:val="00C47602"/>
    <w:rsid w:val="00C4762C"/>
    <w:rsid w:val="00C47637"/>
    <w:rsid w:val="00C47931"/>
    <w:rsid w:val="00C47AED"/>
    <w:rsid w:val="00C47BE7"/>
    <w:rsid w:val="00C47C01"/>
    <w:rsid w:val="00C47C44"/>
    <w:rsid w:val="00C47E55"/>
    <w:rsid w:val="00C50115"/>
    <w:rsid w:val="00C50164"/>
    <w:rsid w:val="00C50178"/>
    <w:rsid w:val="00C50203"/>
    <w:rsid w:val="00C50371"/>
    <w:rsid w:val="00C50390"/>
    <w:rsid w:val="00C504B0"/>
    <w:rsid w:val="00C5050F"/>
    <w:rsid w:val="00C50665"/>
    <w:rsid w:val="00C5069F"/>
    <w:rsid w:val="00C506C3"/>
    <w:rsid w:val="00C509F6"/>
    <w:rsid w:val="00C50CC6"/>
    <w:rsid w:val="00C50CDC"/>
    <w:rsid w:val="00C50DA7"/>
    <w:rsid w:val="00C50E7C"/>
    <w:rsid w:val="00C5111F"/>
    <w:rsid w:val="00C5130F"/>
    <w:rsid w:val="00C514B6"/>
    <w:rsid w:val="00C51596"/>
    <w:rsid w:val="00C5159F"/>
    <w:rsid w:val="00C518EF"/>
    <w:rsid w:val="00C51950"/>
    <w:rsid w:val="00C519DB"/>
    <w:rsid w:val="00C51A45"/>
    <w:rsid w:val="00C51B03"/>
    <w:rsid w:val="00C51C43"/>
    <w:rsid w:val="00C51C87"/>
    <w:rsid w:val="00C51CE2"/>
    <w:rsid w:val="00C51D0E"/>
    <w:rsid w:val="00C51E17"/>
    <w:rsid w:val="00C51F48"/>
    <w:rsid w:val="00C520AF"/>
    <w:rsid w:val="00C520C0"/>
    <w:rsid w:val="00C52278"/>
    <w:rsid w:val="00C522BF"/>
    <w:rsid w:val="00C5245B"/>
    <w:rsid w:val="00C5258C"/>
    <w:rsid w:val="00C525DD"/>
    <w:rsid w:val="00C528AD"/>
    <w:rsid w:val="00C5290C"/>
    <w:rsid w:val="00C52917"/>
    <w:rsid w:val="00C52CEE"/>
    <w:rsid w:val="00C530BC"/>
    <w:rsid w:val="00C53139"/>
    <w:rsid w:val="00C53228"/>
    <w:rsid w:val="00C5335D"/>
    <w:rsid w:val="00C53398"/>
    <w:rsid w:val="00C53466"/>
    <w:rsid w:val="00C5372B"/>
    <w:rsid w:val="00C537D5"/>
    <w:rsid w:val="00C539C7"/>
    <w:rsid w:val="00C53AA6"/>
    <w:rsid w:val="00C53B8A"/>
    <w:rsid w:val="00C53F94"/>
    <w:rsid w:val="00C53FBD"/>
    <w:rsid w:val="00C5413A"/>
    <w:rsid w:val="00C54233"/>
    <w:rsid w:val="00C5428F"/>
    <w:rsid w:val="00C54477"/>
    <w:rsid w:val="00C54581"/>
    <w:rsid w:val="00C5481E"/>
    <w:rsid w:val="00C54D61"/>
    <w:rsid w:val="00C54E04"/>
    <w:rsid w:val="00C54FA7"/>
    <w:rsid w:val="00C550FF"/>
    <w:rsid w:val="00C5536B"/>
    <w:rsid w:val="00C553A3"/>
    <w:rsid w:val="00C555CC"/>
    <w:rsid w:val="00C55619"/>
    <w:rsid w:val="00C5564E"/>
    <w:rsid w:val="00C55670"/>
    <w:rsid w:val="00C556D6"/>
    <w:rsid w:val="00C55B65"/>
    <w:rsid w:val="00C55E73"/>
    <w:rsid w:val="00C55F9A"/>
    <w:rsid w:val="00C56196"/>
    <w:rsid w:val="00C5638C"/>
    <w:rsid w:val="00C563E5"/>
    <w:rsid w:val="00C56496"/>
    <w:rsid w:val="00C56507"/>
    <w:rsid w:val="00C5679A"/>
    <w:rsid w:val="00C56A77"/>
    <w:rsid w:val="00C56C85"/>
    <w:rsid w:val="00C56D6A"/>
    <w:rsid w:val="00C56FC7"/>
    <w:rsid w:val="00C56FC9"/>
    <w:rsid w:val="00C573F3"/>
    <w:rsid w:val="00C5746D"/>
    <w:rsid w:val="00C574D5"/>
    <w:rsid w:val="00C577FE"/>
    <w:rsid w:val="00C57812"/>
    <w:rsid w:val="00C57902"/>
    <w:rsid w:val="00C57A6F"/>
    <w:rsid w:val="00C57B8D"/>
    <w:rsid w:val="00C60356"/>
    <w:rsid w:val="00C60516"/>
    <w:rsid w:val="00C60518"/>
    <w:rsid w:val="00C6052E"/>
    <w:rsid w:val="00C60560"/>
    <w:rsid w:val="00C605B5"/>
    <w:rsid w:val="00C60730"/>
    <w:rsid w:val="00C60791"/>
    <w:rsid w:val="00C60869"/>
    <w:rsid w:val="00C6118E"/>
    <w:rsid w:val="00C6127C"/>
    <w:rsid w:val="00C6136C"/>
    <w:rsid w:val="00C616DB"/>
    <w:rsid w:val="00C61707"/>
    <w:rsid w:val="00C6171F"/>
    <w:rsid w:val="00C61799"/>
    <w:rsid w:val="00C62389"/>
    <w:rsid w:val="00C62604"/>
    <w:rsid w:val="00C627E1"/>
    <w:rsid w:val="00C62DB0"/>
    <w:rsid w:val="00C6300B"/>
    <w:rsid w:val="00C63071"/>
    <w:rsid w:val="00C63222"/>
    <w:rsid w:val="00C63315"/>
    <w:rsid w:val="00C63363"/>
    <w:rsid w:val="00C633F0"/>
    <w:rsid w:val="00C634AE"/>
    <w:rsid w:val="00C637A0"/>
    <w:rsid w:val="00C63887"/>
    <w:rsid w:val="00C63942"/>
    <w:rsid w:val="00C63A93"/>
    <w:rsid w:val="00C63D5E"/>
    <w:rsid w:val="00C63D63"/>
    <w:rsid w:val="00C64090"/>
    <w:rsid w:val="00C64158"/>
    <w:rsid w:val="00C6425A"/>
    <w:rsid w:val="00C646AB"/>
    <w:rsid w:val="00C646D3"/>
    <w:rsid w:val="00C648E3"/>
    <w:rsid w:val="00C64A8D"/>
    <w:rsid w:val="00C64B6E"/>
    <w:rsid w:val="00C64D50"/>
    <w:rsid w:val="00C64D5F"/>
    <w:rsid w:val="00C64E2E"/>
    <w:rsid w:val="00C64F6E"/>
    <w:rsid w:val="00C656B9"/>
    <w:rsid w:val="00C658F3"/>
    <w:rsid w:val="00C65CCD"/>
    <w:rsid w:val="00C65E04"/>
    <w:rsid w:val="00C65E3E"/>
    <w:rsid w:val="00C660A9"/>
    <w:rsid w:val="00C660F1"/>
    <w:rsid w:val="00C6633C"/>
    <w:rsid w:val="00C66351"/>
    <w:rsid w:val="00C66356"/>
    <w:rsid w:val="00C663D9"/>
    <w:rsid w:val="00C665BE"/>
    <w:rsid w:val="00C66B0A"/>
    <w:rsid w:val="00C66C7E"/>
    <w:rsid w:val="00C66E17"/>
    <w:rsid w:val="00C66F82"/>
    <w:rsid w:val="00C67077"/>
    <w:rsid w:val="00C670C1"/>
    <w:rsid w:val="00C671FA"/>
    <w:rsid w:val="00C67256"/>
    <w:rsid w:val="00C6750D"/>
    <w:rsid w:val="00C67563"/>
    <w:rsid w:val="00C67711"/>
    <w:rsid w:val="00C67959"/>
    <w:rsid w:val="00C67C18"/>
    <w:rsid w:val="00C67C94"/>
    <w:rsid w:val="00C7001D"/>
    <w:rsid w:val="00C7011E"/>
    <w:rsid w:val="00C701AE"/>
    <w:rsid w:val="00C7034F"/>
    <w:rsid w:val="00C7054B"/>
    <w:rsid w:val="00C70595"/>
    <w:rsid w:val="00C706E8"/>
    <w:rsid w:val="00C707B7"/>
    <w:rsid w:val="00C70809"/>
    <w:rsid w:val="00C70896"/>
    <w:rsid w:val="00C7099E"/>
    <w:rsid w:val="00C709E5"/>
    <w:rsid w:val="00C70F01"/>
    <w:rsid w:val="00C70F71"/>
    <w:rsid w:val="00C70FAD"/>
    <w:rsid w:val="00C7134A"/>
    <w:rsid w:val="00C7148B"/>
    <w:rsid w:val="00C71491"/>
    <w:rsid w:val="00C7149B"/>
    <w:rsid w:val="00C716C7"/>
    <w:rsid w:val="00C717D4"/>
    <w:rsid w:val="00C71866"/>
    <w:rsid w:val="00C71A50"/>
    <w:rsid w:val="00C71D4E"/>
    <w:rsid w:val="00C71D5B"/>
    <w:rsid w:val="00C71D93"/>
    <w:rsid w:val="00C71E9F"/>
    <w:rsid w:val="00C71F6F"/>
    <w:rsid w:val="00C720C9"/>
    <w:rsid w:val="00C721E0"/>
    <w:rsid w:val="00C7266C"/>
    <w:rsid w:val="00C7275B"/>
    <w:rsid w:val="00C727C7"/>
    <w:rsid w:val="00C72927"/>
    <w:rsid w:val="00C7292E"/>
    <w:rsid w:val="00C72A83"/>
    <w:rsid w:val="00C72C32"/>
    <w:rsid w:val="00C72C7A"/>
    <w:rsid w:val="00C72D98"/>
    <w:rsid w:val="00C72DE9"/>
    <w:rsid w:val="00C73079"/>
    <w:rsid w:val="00C73082"/>
    <w:rsid w:val="00C734DA"/>
    <w:rsid w:val="00C735E1"/>
    <w:rsid w:val="00C73898"/>
    <w:rsid w:val="00C738BF"/>
    <w:rsid w:val="00C73C6E"/>
    <w:rsid w:val="00C73CB7"/>
    <w:rsid w:val="00C73D0E"/>
    <w:rsid w:val="00C73DCF"/>
    <w:rsid w:val="00C73EE3"/>
    <w:rsid w:val="00C73F5E"/>
    <w:rsid w:val="00C7431A"/>
    <w:rsid w:val="00C7455F"/>
    <w:rsid w:val="00C746FC"/>
    <w:rsid w:val="00C74788"/>
    <w:rsid w:val="00C748DE"/>
    <w:rsid w:val="00C74969"/>
    <w:rsid w:val="00C74A40"/>
    <w:rsid w:val="00C74C4C"/>
    <w:rsid w:val="00C74E30"/>
    <w:rsid w:val="00C74EE5"/>
    <w:rsid w:val="00C74FD9"/>
    <w:rsid w:val="00C74FF7"/>
    <w:rsid w:val="00C75039"/>
    <w:rsid w:val="00C7511D"/>
    <w:rsid w:val="00C75182"/>
    <w:rsid w:val="00C752A9"/>
    <w:rsid w:val="00C75528"/>
    <w:rsid w:val="00C7552E"/>
    <w:rsid w:val="00C757F3"/>
    <w:rsid w:val="00C7582C"/>
    <w:rsid w:val="00C75834"/>
    <w:rsid w:val="00C75AE7"/>
    <w:rsid w:val="00C75B10"/>
    <w:rsid w:val="00C75E08"/>
    <w:rsid w:val="00C760A5"/>
    <w:rsid w:val="00C7626C"/>
    <w:rsid w:val="00C764D6"/>
    <w:rsid w:val="00C766F4"/>
    <w:rsid w:val="00C7685D"/>
    <w:rsid w:val="00C76863"/>
    <w:rsid w:val="00C76886"/>
    <w:rsid w:val="00C76A4A"/>
    <w:rsid w:val="00C76B67"/>
    <w:rsid w:val="00C76C40"/>
    <w:rsid w:val="00C76C8A"/>
    <w:rsid w:val="00C76D20"/>
    <w:rsid w:val="00C76D7A"/>
    <w:rsid w:val="00C76E1E"/>
    <w:rsid w:val="00C773F3"/>
    <w:rsid w:val="00C7740B"/>
    <w:rsid w:val="00C775A4"/>
    <w:rsid w:val="00C77808"/>
    <w:rsid w:val="00C778CD"/>
    <w:rsid w:val="00C77A44"/>
    <w:rsid w:val="00C77A5D"/>
    <w:rsid w:val="00C77A6F"/>
    <w:rsid w:val="00C77ADF"/>
    <w:rsid w:val="00C77B6F"/>
    <w:rsid w:val="00C77D4F"/>
    <w:rsid w:val="00C77D93"/>
    <w:rsid w:val="00C8012C"/>
    <w:rsid w:val="00C80136"/>
    <w:rsid w:val="00C80199"/>
    <w:rsid w:val="00C80301"/>
    <w:rsid w:val="00C80421"/>
    <w:rsid w:val="00C80774"/>
    <w:rsid w:val="00C80820"/>
    <w:rsid w:val="00C8083B"/>
    <w:rsid w:val="00C8084A"/>
    <w:rsid w:val="00C808E0"/>
    <w:rsid w:val="00C809AE"/>
    <w:rsid w:val="00C80B52"/>
    <w:rsid w:val="00C80D03"/>
    <w:rsid w:val="00C80E9B"/>
    <w:rsid w:val="00C80F7E"/>
    <w:rsid w:val="00C8121A"/>
    <w:rsid w:val="00C816F6"/>
    <w:rsid w:val="00C81797"/>
    <w:rsid w:val="00C81924"/>
    <w:rsid w:val="00C81A07"/>
    <w:rsid w:val="00C81B2E"/>
    <w:rsid w:val="00C81C98"/>
    <w:rsid w:val="00C81CCA"/>
    <w:rsid w:val="00C81CF9"/>
    <w:rsid w:val="00C81D62"/>
    <w:rsid w:val="00C81D6A"/>
    <w:rsid w:val="00C81EB4"/>
    <w:rsid w:val="00C820C1"/>
    <w:rsid w:val="00C822F1"/>
    <w:rsid w:val="00C8248B"/>
    <w:rsid w:val="00C824FB"/>
    <w:rsid w:val="00C82555"/>
    <w:rsid w:val="00C827AD"/>
    <w:rsid w:val="00C82894"/>
    <w:rsid w:val="00C82B70"/>
    <w:rsid w:val="00C82E4E"/>
    <w:rsid w:val="00C82EDD"/>
    <w:rsid w:val="00C82F05"/>
    <w:rsid w:val="00C82F43"/>
    <w:rsid w:val="00C8338A"/>
    <w:rsid w:val="00C833E3"/>
    <w:rsid w:val="00C83491"/>
    <w:rsid w:val="00C834D5"/>
    <w:rsid w:val="00C836EF"/>
    <w:rsid w:val="00C83745"/>
    <w:rsid w:val="00C83801"/>
    <w:rsid w:val="00C83874"/>
    <w:rsid w:val="00C838A8"/>
    <w:rsid w:val="00C83A6D"/>
    <w:rsid w:val="00C83ABD"/>
    <w:rsid w:val="00C83AFE"/>
    <w:rsid w:val="00C83CA1"/>
    <w:rsid w:val="00C83FB1"/>
    <w:rsid w:val="00C83FFD"/>
    <w:rsid w:val="00C840FC"/>
    <w:rsid w:val="00C842D8"/>
    <w:rsid w:val="00C8431B"/>
    <w:rsid w:val="00C8447B"/>
    <w:rsid w:val="00C844BD"/>
    <w:rsid w:val="00C844D8"/>
    <w:rsid w:val="00C844EC"/>
    <w:rsid w:val="00C84910"/>
    <w:rsid w:val="00C84A6B"/>
    <w:rsid w:val="00C84A93"/>
    <w:rsid w:val="00C84C0B"/>
    <w:rsid w:val="00C84CEC"/>
    <w:rsid w:val="00C84E4D"/>
    <w:rsid w:val="00C8506E"/>
    <w:rsid w:val="00C8524F"/>
    <w:rsid w:val="00C8557A"/>
    <w:rsid w:val="00C858A6"/>
    <w:rsid w:val="00C858D1"/>
    <w:rsid w:val="00C859DF"/>
    <w:rsid w:val="00C85A1E"/>
    <w:rsid w:val="00C85D0B"/>
    <w:rsid w:val="00C86319"/>
    <w:rsid w:val="00C86329"/>
    <w:rsid w:val="00C8657B"/>
    <w:rsid w:val="00C86674"/>
    <w:rsid w:val="00C867E0"/>
    <w:rsid w:val="00C86899"/>
    <w:rsid w:val="00C86951"/>
    <w:rsid w:val="00C86B69"/>
    <w:rsid w:val="00C86F8D"/>
    <w:rsid w:val="00C8706B"/>
    <w:rsid w:val="00C8725C"/>
    <w:rsid w:val="00C87387"/>
    <w:rsid w:val="00C8739C"/>
    <w:rsid w:val="00C878B1"/>
    <w:rsid w:val="00C8796B"/>
    <w:rsid w:val="00C87A1A"/>
    <w:rsid w:val="00C87A24"/>
    <w:rsid w:val="00C87B50"/>
    <w:rsid w:val="00C87B8C"/>
    <w:rsid w:val="00C87BFC"/>
    <w:rsid w:val="00C87E27"/>
    <w:rsid w:val="00C90132"/>
    <w:rsid w:val="00C9036D"/>
    <w:rsid w:val="00C9037D"/>
    <w:rsid w:val="00C9046F"/>
    <w:rsid w:val="00C904AF"/>
    <w:rsid w:val="00C904D5"/>
    <w:rsid w:val="00C90573"/>
    <w:rsid w:val="00C905DB"/>
    <w:rsid w:val="00C906A9"/>
    <w:rsid w:val="00C90962"/>
    <w:rsid w:val="00C90AEA"/>
    <w:rsid w:val="00C90CC3"/>
    <w:rsid w:val="00C90EBD"/>
    <w:rsid w:val="00C9107F"/>
    <w:rsid w:val="00C910C5"/>
    <w:rsid w:val="00C911AF"/>
    <w:rsid w:val="00C91A25"/>
    <w:rsid w:val="00C91D52"/>
    <w:rsid w:val="00C92132"/>
    <w:rsid w:val="00C9218B"/>
    <w:rsid w:val="00C9231F"/>
    <w:rsid w:val="00C92322"/>
    <w:rsid w:val="00C924DE"/>
    <w:rsid w:val="00C925D3"/>
    <w:rsid w:val="00C92661"/>
    <w:rsid w:val="00C9272D"/>
    <w:rsid w:val="00C92B57"/>
    <w:rsid w:val="00C92BC8"/>
    <w:rsid w:val="00C92C76"/>
    <w:rsid w:val="00C92C9C"/>
    <w:rsid w:val="00C92CB4"/>
    <w:rsid w:val="00C92CB5"/>
    <w:rsid w:val="00C92D47"/>
    <w:rsid w:val="00C92F93"/>
    <w:rsid w:val="00C930D3"/>
    <w:rsid w:val="00C932A4"/>
    <w:rsid w:val="00C9332B"/>
    <w:rsid w:val="00C933CF"/>
    <w:rsid w:val="00C935A9"/>
    <w:rsid w:val="00C9371C"/>
    <w:rsid w:val="00C937EC"/>
    <w:rsid w:val="00C93987"/>
    <w:rsid w:val="00C93BCD"/>
    <w:rsid w:val="00C93FD6"/>
    <w:rsid w:val="00C94082"/>
    <w:rsid w:val="00C9430F"/>
    <w:rsid w:val="00C943E9"/>
    <w:rsid w:val="00C947FE"/>
    <w:rsid w:val="00C9499E"/>
    <w:rsid w:val="00C94B6A"/>
    <w:rsid w:val="00C94DC6"/>
    <w:rsid w:val="00C9505E"/>
    <w:rsid w:val="00C9507A"/>
    <w:rsid w:val="00C95209"/>
    <w:rsid w:val="00C95251"/>
    <w:rsid w:val="00C953B7"/>
    <w:rsid w:val="00C953EC"/>
    <w:rsid w:val="00C95538"/>
    <w:rsid w:val="00C955E3"/>
    <w:rsid w:val="00C95689"/>
    <w:rsid w:val="00C9572F"/>
    <w:rsid w:val="00C95808"/>
    <w:rsid w:val="00C95A6B"/>
    <w:rsid w:val="00C95B72"/>
    <w:rsid w:val="00C95B84"/>
    <w:rsid w:val="00C95B9D"/>
    <w:rsid w:val="00C95B9F"/>
    <w:rsid w:val="00C95DC5"/>
    <w:rsid w:val="00C95EB3"/>
    <w:rsid w:val="00C95ECA"/>
    <w:rsid w:val="00C96350"/>
    <w:rsid w:val="00C963A8"/>
    <w:rsid w:val="00C9643C"/>
    <w:rsid w:val="00C96820"/>
    <w:rsid w:val="00C968CF"/>
    <w:rsid w:val="00C96B37"/>
    <w:rsid w:val="00C96C4F"/>
    <w:rsid w:val="00C96C96"/>
    <w:rsid w:val="00C96E12"/>
    <w:rsid w:val="00C96E47"/>
    <w:rsid w:val="00C96EAD"/>
    <w:rsid w:val="00C96F74"/>
    <w:rsid w:val="00C9718F"/>
    <w:rsid w:val="00C972E0"/>
    <w:rsid w:val="00C974BA"/>
    <w:rsid w:val="00C974D2"/>
    <w:rsid w:val="00C97509"/>
    <w:rsid w:val="00C97558"/>
    <w:rsid w:val="00C9766F"/>
    <w:rsid w:val="00C977D8"/>
    <w:rsid w:val="00C977E9"/>
    <w:rsid w:val="00C97A01"/>
    <w:rsid w:val="00C97D38"/>
    <w:rsid w:val="00C97D50"/>
    <w:rsid w:val="00C97DE3"/>
    <w:rsid w:val="00C97EC9"/>
    <w:rsid w:val="00CA00BE"/>
    <w:rsid w:val="00CA017B"/>
    <w:rsid w:val="00CA03FE"/>
    <w:rsid w:val="00CA04DB"/>
    <w:rsid w:val="00CA05AD"/>
    <w:rsid w:val="00CA05C9"/>
    <w:rsid w:val="00CA05CB"/>
    <w:rsid w:val="00CA0955"/>
    <w:rsid w:val="00CA096A"/>
    <w:rsid w:val="00CA0B33"/>
    <w:rsid w:val="00CA0BCE"/>
    <w:rsid w:val="00CA0D31"/>
    <w:rsid w:val="00CA0E2B"/>
    <w:rsid w:val="00CA101D"/>
    <w:rsid w:val="00CA1198"/>
    <w:rsid w:val="00CA1306"/>
    <w:rsid w:val="00CA13D8"/>
    <w:rsid w:val="00CA1446"/>
    <w:rsid w:val="00CA1773"/>
    <w:rsid w:val="00CA17B9"/>
    <w:rsid w:val="00CA18B5"/>
    <w:rsid w:val="00CA197A"/>
    <w:rsid w:val="00CA1A17"/>
    <w:rsid w:val="00CA1A6F"/>
    <w:rsid w:val="00CA1B0A"/>
    <w:rsid w:val="00CA1BF3"/>
    <w:rsid w:val="00CA1E52"/>
    <w:rsid w:val="00CA2063"/>
    <w:rsid w:val="00CA210E"/>
    <w:rsid w:val="00CA219F"/>
    <w:rsid w:val="00CA2460"/>
    <w:rsid w:val="00CA2474"/>
    <w:rsid w:val="00CA264C"/>
    <w:rsid w:val="00CA285D"/>
    <w:rsid w:val="00CA2904"/>
    <w:rsid w:val="00CA2AFE"/>
    <w:rsid w:val="00CA2E23"/>
    <w:rsid w:val="00CA2FF8"/>
    <w:rsid w:val="00CA34F3"/>
    <w:rsid w:val="00CA3545"/>
    <w:rsid w:val="00CA36AC"/>
    <w:rsid w:val="00CA3AD4"/>
    <w:rsid w:val="00CA3AF1"/>
    <w:rsid w:val="00CA3E02"/>
    <w:rsid w:val="00CA3F0A"/>
    <w:rsid w:val="00CA4055"/>
    <w:rsid w:val="00CA4288"/>
    <w:rsid w:val="00CA4383"/>
    <w:rsid w:val="00CA4576"/>
    <w:rsid w:val="00CA45A9"/>
    <w:rsid w:val="00CA45D3"/>
    <w:rsid w:val="00CA4729"/>
    <w:rsid w:val="00CA49B5"/>
    <w:rsid w:val="00CA4B09"/>
    <w:rsid w:val="00CA4B0F"/>
    <w:rsid w:val="00CA4BDF"/>
    <w:rsid w:val="00CA4C34"/>
    <w:rsid w:val="00CA4C5F"/>
    <w:rsid w:val="00CA50C8"/>
    <w:rsid w:val="00CA5249"/>
    <w:rsid w:val="00CA5344"/>
    <w:rsid w:val="00CA5355"/>
    <w:rsid w:val="00CA542B"/>
    <w:rsid w:val="00CA5474"/>
    <w:rsid w:val="00CA5556"/>
    <w:rsid w:val="00CA5593"/>
    <w:rsid w:val="00CA566D"/>
    <w:rsid w:val="00CA56D8"/>
    <w:rsid w:val="00CA5982"/>
    <w:rsid w:val="00CA59D5"/>
    <w:rsid w:val="00CA6018"/>
    <w:rsid w:val="00CA6053"/>
    <w:rsid w:val="00CA60DA"/>
    <w:rsid w:val="00CA60FD"/>
    <w:rsid w:val="00CA649C"/>
    <w:rsid w:val="00CA65C4"/>
    <w:rsid w:val="00CA68AE"/>
    <w:rsid w:val="00CA6A9F"/>
    <w:rsid w:val="00CA6AC5"/>
    <w:rsid w:val="00CA6B4D"/>
    <w:rsid w:val="00CA6D37"/>
    <w:rsid w:val="00CA6ECD"/>
    <w:rsid w:val="00CA709B"/>
    <w:rsid w:val="00CA719C"/>
    <w:rsid w:val="00CA7282"/>
    <w:rsid w:val="00CA73A1"/>
    <w:rsid w:val="00CA7527"/>
    <w:rsid w:val="00CA75CE"/>
    <w:rsid w:val="00CA77E6"/>
    <w:rsid w:val="00CA7A4D"/>
    <w:rsid w:val="00CA7AC7"/>
    <w:rsid w:val="00CA7B94"/>
    <w:rsid w:val="00CA7D50"/>
    <w:rsid w:val="00CA7D69"/>
    <w:rsid w:val="00CA7E21"/>
    <w:rsid w:val="00CA7EA1"/>
    <w:rsid w:val="00CA7F20"/>
    <w:rsid w:val="00CB02A7"/>
    <w:rsid w:val="00CB058C"/>
    <w:rsid w:val="00CB0618"/>
    <w:rsid w:val="00CB067C"/>
    <w:rsid w:val="00CB06E0"/>
    <w:rsid w:val="00CB08D5"/>
    <w:rsid w:val="00CB093E"/>
    <w:rsid w:val="00CB09F6"/>
    <w:rsid w:val="00CB0A5E"/>
    <w:rsid w:val="00CB0B25"/>
    <w:rsid w:val="00CB0B5A"/>
    <w:rsid w:val="00CB0F7D"/>
    <w:rsid w:val="00CB0F98"/>
    <w:rsid w:val="00CB1107"/>
    <w:rsid w:val="00CB114E"/>
    <w:rsid w:val="00CB14E1"/>
    <w:rsid w:val="00CB1A4A"/>
    <w:rsid w:val="00CB1AB9"/>
    <w:rsid w:val="00CB1B50"/>
    <w:rsid w:val="00CB1EF3"/>
    <w:rsid w:val="00CB2213"/>
    <w:rsid w:val="00CB23E0"/>
    <w:rsid w:val="00CB245F"/>
    <w:rsid w:val="00CB2497"/>
    <w:rsid w:val="00CB2582"/>
    <w:rsid w:val="00CB2648"/>
    <w:rsid w:val="00CB2849"/>
    <w:rsid w:val="00CB2912"/>
    <w:rsid w:val="00CB2958"/>
    <w:rsid w:val="00CB29F7"/>
    <w:rsid w:val="00CB2A29"/>
    <w:rsid w:val="00CB2AAE"/>
    <w:rsid w:val="00CB2AEA"/>
    <w:rsid w:val="00CB2C41"/>
    <w:rsid w:val="00CB2E65"/>
    <w:rsid w:val="00CB2FDF"/>
    <w:rsid w:val="00CB3271"/>
    <w:rsid w:val="00CB3354"/>
    <w:rsid w:val="00CB3565"/>
    <w:rsid w:val="00CB364D"/>
    <w:rsid w:val="00CB3742"/>
    <w:rsid w:val="00CB381F"/>
    <w:rsid w:val="00CB3873"/>
    <w:rsid w:val="00CB3BB4"/>
    <w:rsid w:val="00CB40C5"/>
    <w:rsid w:val="00CB41C5"/>
    <w:rsid w:val="00CB424E"/>
    <w:rsid w:val="00CB4480"/>
    <w:rsid w:val="00CB46BB"/>
    <w:rsid w:val="00CB47F2"/>
    <w:rsid w:val="00CB485C"/>
    <w:rsid w:val="00CB486F"/>
    <w:rsid w:val="00CB48A2"/>
    <w:rsid w:val="00CB49B6"/>
    <w:rsid w:val="00CB4A55"/>
    <w:rsid w:val="00CB4DF0"/>
    <w:rsid w:val="00CB4FD4"/>
    <w:rsid w:val="00CB506B"/>
    <w:rsid w:val="00CB51A2"/>
    <w:rsid w:val="00CB52AD"/>
    <w:rsid w:val="00CB54A7"/>
    <w:rsid w:val="00CB54F8"/>
    <w:rsid w:val="00CB56A3"/>
    <w:rsid w:val="00CB5759"/>
    <w:rsid w:val="00CB5865"/>
    <w:rsid w:val="00CB59A0"/>
    <w:rsid w:val="00CB5A00"/>
    <w:rsid w:val="00CB5A30"/>
    <w:rsid w:val="00CB5B72"/>
    <w:rsid w:val="00CB5C00"/>
    <w:rsid w:val="00CB5DCE"/>
    <w:rsid w:val="00CB610F"/>
    <w:rsid w:val="00CB622C"/>
    <w:rsid w:val="00CB6243"/>
    <w:rsid w:val="00CB6297"/>
    <w:rsid w:val="00CB65ED"/>
    <w:rsid w:val="00CB66BF"/>
    <w:rsid w:val="00CB66D8"/>
    <w:rsid w:val="00CB6890"/>
    <w:rsid w:val="00CB6AA5"/>
    <w:rsid w:val="00CB6B0C"/>
    <w:rsid w:val="00CB6CDF"/>
    <w:rsid w:val="00CB6CFB"/>
    <w:rsid w:val="00CB6EF9"/>
    <w:rsid w:val="00CB6F26"/>
    <w:rsid w:val="00CB6F74"/>
    <w:rsid w:val="00CB7176"/>
    <w:rsid w:val="00CB73D5"/>
    <w:rsid w:val="00CB75B0"/>
    <w:rsid w:val="00CB7778"/>
    <w:rsid w:val="00CB7954"/>
    <w:rsid w:val="00CB7BCD"/>
    <w:rsid w:val="00CB7C33"/>
    <w:rsid w:val="00CB7D8B"/>
    <w:rsid w:val="00CC01F3"/>
    <w:rsid w:val="00CC0205"/>
    <w:rsid w:val="00CC020D"/>
    <w:rsid w:val="00CC02F4"/>
    <w:rsid w:val="00CC035F"/>
    <w:rsid w:val="00CC042F"/>
    <w:rsid w:val="00CC04D2"/>
    <w:rsid w:val="00CC058B"/>
    <w:rsid w:val="00CC0921"/>
    <w:rsid w:val="00CC0D99"/>
    <w:rsid w:val="00CC12A8"/>
    <w:rsid w:val="00CC16D6"/>
    <w:rsid w:val="00CC16FB"/>
    <w:rsid w:val="00CC18AF"/>
    <w:rsid w:val="00CC199C"/>
    <w:rsid w:val="00CC1A33"/>
    <w:rsid w:val="00CC1E3E"/>
    <w:rsid w:val="00CC1EFD"/>
    <w:rsid w:val="00CC24BC"/>
    <w:rsid w:val="00CC2610"/>
    <w:rsid w:val="00CC2642"/>
    <w:rsid w:val="00CC26B8"/>
    <w:rsid w:val="00CC28E7"/>
    <w:rsid w:val="00CC2980"/>
    <w:rsid w:val="00CC2B2C"/>
    <w:rsid w:val="00CC2EE1"/>
    <w:rsid w:val="00CC2F14"/>
    <w:rsid w:val="00CC2F27"/>
    <w:rsid w:val="00CC315B"/>
    <w:rsid w:val="00CC317F"/>
    <w:rsid w:val="00CC318A"/>
    <w:rsid w:val="00CC31A6"/>
    <w:rsid w:val="00CC31C8"/>
    <w:rsid w:val="00CC3271"/>
    <w:rsid w:val="00CC3327"/>
    <w:rsid w:val="00CC337A"/>
    <w:rsid w:val="00CC3396"/>
    <w:rsid w:val="00CC34A2"/>
    <w:rsid w:val="00CC3516"/>
    <w:rsid w:val="00CC3761"/>
    <w:rsid w:val="00CC379A"/>
    <w:rsid w:val="00CC383D"/>
    <w:rsid w:val="00CC38A3"/>
    <w:rsid w:val="00CC3B8D"/>
    <w:rsid w:val="00CC3C5F"/>
    <w:rsid w:val="00CC3E1B"/>
    <w:rsid w:val="00CC3E8C"/>
    <w:rsid w:val="00CC40CD"/>
    <w:rsid w:val="00CC418B"/>
    <w:rsid w:val="00CC420E"/>
    <w:rsid w:val="00CC4327"/>
    <w:rsid w:val="00CC434F"/>
    <w:rsid w:val="00CC46D2"/>
    <w:rsid w:val="00CC4A42"/>
    <w:rsid w:val="00CC4A7B"/>
    <w:rsid w:val="00CC4F55"/>
    <w:rsid w:val="00CC501F"/>
    <w:rsid w:val="00CC51BB"/>
    <w:rsid w:val="00CC5213"/>
    <w:rsid w:val="00CC5284"/>
    <w:rsid w:val="00CC52F0"/>
    <w:rsid w:val="00CC52F6"/>
    <w:rsid w:val="00CC5525"/>
    <w:rsid w:val="00CC5B3C"/>
    <w:rsid w:val="00CC616D"/>
    <w:rsid w:val="00CC61E9"/>
    <w:rsid w:val="00CC6630"/>
    <w:rsid w:val="00CC675A"/>
    <w:rsid w:val="00CC68E7"/>
    <w:rsid w:val="00CC6904"/>
    <w:rsid w:val="00CC6969"/>
    <w:rsid w:val="00CC69A4"/>
    <w:rsid w:val="00CC69E8"/>
    <w:rsid w:val="00CC6A1D"/>
    <w:rsid w:val="00CC6ACB"/>
    <w:rsid w:val="00CC6BAF"/>
    <w:rsid w:val="00CC6D62"/>
    <w:rsid w:val="00CC6E38"/>
    <w:rsid w:val="00CC6EBE"/>
    <w:rsid w:val="00CC6F40"/>
    <w:rsid w:val="00CC719D"/>
    <w:rsid w:val="00CC737B"/>
    <w:rsid w:val="00CC741C"/>
    <w:rsid w:val="00CC7441"/>
    <w:rsid w:val="00CC74E6"/>
    <w:rsid w:val="00CC7512"/>
    <w:rsid w:val="00CC753E"/>
    <w:rsid w:val="00CC7A2C"/>
    <w:rsid w:val="00CC7CA4"/>
    <w:rsid w:val="00CC7DF6"/>
    <w:rsid w:val="00CC7E44"/>
    <w:rsid w:val="00CD00D4"/>
    <w:rsid w:val="00CD00DB"/>
    <w:rsid w:val="00CD0103"/>
    <w:rsid w:val="00CD0168"/>
    <w:rsid w:val="00CD02A3"/>
    <w:rsid w:val="00CD08A9"/>
    <w:rsid w:val="00CD0D4D"/>
    <w:rsid w:val="00CD0E54"/>
    <w:rsid w:val="00CD119A"/>
    <w:rsid w:val="00CD1643"/>
    <w:rsid w:val="00CD17C8"/>
    <w:rsid w:val="00CD183F"/>
    <w:rsid w:val="00CD189F"/>
    <w:rsid w:val="00CD18A6"/>
    <w:rsid w:val="00CD192C"/>
    <w:rsid w:val="00CD1A36"/>
    <w:rsid w:val="00CD1BFE"/>
    <w:rsid w:val="00CD1D44"/>
    <w:rsid w:val="00CD1D89"/>
    <w:rsid w:val="00CD1EA8"/>
    <w:rsid w:val="00CD2143"/>
    <w:rsid w:val="00CD2181"/>
    <w:rsid w:val="00CD220B"/>
    <w:rsid w:val="00CD2227"/>
    <w:rsid w:val="00CD235B"/>
    <w:rsid w:val="00CD2492"/>
    <w:rsid w:val="00CD24B1"/>
    <w:rsid w:val="00CD24BB"/>
    <w:rsid w:val="00CD24FA"/>
    <w:rsid w:val="00CD252D"/>
    <w:rsid w:val="00CD2549"/>
    <w:rsid w:val="00CD28D5"/>
    <w:rsid w:val="00CD2B03"/>
    <w:rsid w:val="00CD2BA7"/>
    <w:rsid w:val="00CD2C3C"/>
    <w:rsid w:val="00CD2CF5"/>
    <w:rsid w:val="00CD2CF6"/>
    <w:rsid w:val="00CD2D2D"/>
    <w:rsid w:val="00CD2DCE"/>
    <w:rsid w:val="00CD2F66"/>
    <w:rsid w:val="00CD338E"/>
    <w:rsid w:val="00CD353F"/>
    <w:rsid w:val="00CD3592"/>
    <w:rsid w:val="00CD361F"/>
    <w:rsid w:val="00CD363B"/>
    <w:rsid w:val="00CD36E6"/>
    <w:rsid w:val="00CD3715"/>
    <w:rsid w:val="00CD39F4"/>
    <w:rsid w:val="00CD3A6D"/>
    <w:rsid w:val="00CD3ABE"/>
    <w:rsid w:val="00CD3B9A"/>
    <w:rsid w:val="00CD3F7B"/>
    <w:rsid w:val="00CD3F85"/>
    <w:rsid w:val="00CD4094"/>
    <w:rsid w:val="00CD4205"/>
    <w:rsid w:val="00CD4476"/>
    <w:rsid w:val="00CD4665"/>
    <w:rsid w:val="00CD4AD0"/>
    <w:rsid w:val="00CD4B00"/>
    <w:rsid w:val="00CD4BF2"/>
    <w:rsid w:val="00CD4CC7"/>
    <w:rsid w:val="00CD4D34"/>
    <w:rsid w:val="00CD4F73"/>
    <w:rsid w:val="00CD50AF"/>
    <w:rsid w:val="00CD517F"/>
    <w:rsid w:val="00CD520E"/>
    <w:rsid w:val="00CD5616"/>
    <w:rsid w:val="00CD5664"/>
    <w:rsid w:val="00CD56C6"/>
    <w:rsid w:val="00CD590A"/>
    <w:rsid w:val="00CD5BA5"/>
    <w:rsid w:val="00CD5CE7"/>
    <w:rsid w:val="00CD5FF1"/>
    <w:rsid w:val="00CD62A9"/>
    <w:rsid w:val="00CD6323"/>
    <w:rsid w:val="00CD6395"/>
    <w:rsid w:val="00CD63A2"/>
    <w:rsid w:val="00CD63FD"/>
    <w:rsid w:val="00CD6430"/>
    <w:rsid w:val="00CD6601"/>
    <w:rsid w:val="00CD66D2"/>
    <w:rsid w:val="00CD6768"/>
    <w:rsid w:val="00CD6810"/>
    <w:rsid w:val="00CD69F2"/>
    <w:rsid w:val="00CD6C05"/>
    <w:rsid w:val="00CD6F91"/>
    <w:rsid w:val="00CD702D"/>
    <w:rsid w:val="00CD709C"/>
    <w:rsid w:val="00CD70EB"/>
    <w:rsid w:val="00CD72C7"/>
    <w:rsid w:val="00CD7477"/>
    <w:rsid w:val="00CD74E3"/>
    <w:rsid w:val="00CD7636"/>
    <w:rsid w:val="00CD7847"/>
    <w:rsid w:val="00CD7AFA"/>
    <w:rsid w:val="00CD7B19"/>
    <w:rsid w:val="00CD7BC2"/>
    <w:rsid w:val="00CD7D35"/>
    <w:rsid w:val="00CD7EB5"/>
    <w:rsid w:val="00CD7FD8"/>
    <w:rsid w:val="00CE05B6"/>
    <w:rsid w:val="00CE06D9"/>
    <w:rsid w:val="00CE0769"/>
    <w:rsid w:val="00CE0773"/>
    <w:rsid w:val="00CE07ED"/>
    <w:rsid w:val="00CE08A7"/>
    <w:rsid w:val="00CE0A29"/>
    <w:rsid w:val="00CE0B04"/>
    <w:rsid w:val="00CE0D02"/>
    <w:rsid w:val="00CE0DD0"/>
    <w:rsid w:val="00CE14D3"/>
    <w:rsid w:val="00CE15DF"/>
    <w:rsid w:val="00CE1637"/>
    <w:rsid w:val="00CE1732"/>
    <w:rsid w:val="00CE1746"/>
    <w:rsid w:val="00CE17FE"/>
    <w:rsid w:val="00CE1A24"/>
    <w:rsid w:val="00CE1A93"/>
    <w:rsid w:val="00CE1B42"/>
    <w:rsid w:val="00CE1BEB"/>
    <w:rsid w:val="00CE1C74"/>
    <w:rsid w:val="00CE1D34"/>
    <w:rsid w:val="00CE1DB2"/>
    <w:rsid w:val="00CE1DF0"/>
    <w:rsid w:val="00CE1E9E"/>
    <w:rsid w:val="00CE1FC2"/>
    <w:rsid w:val="00CE1FC6"/>
    <w:rsid w:val="00CE2051"/>
    <w:rsid w:val="00CE208F"/>
    <w:rsid w:val="00CE2437"/>
    <w:rsid w:val="00CE2462"/>
    <w:rsid w:val="00CE2583"/>
    <w:rsid w:val="00CE259A"/>
    <w:rsid w:val="00CE2847"/>
    <w:rsid w:val="00CE28FD"/>
    <w:rsid w:val="00CE2D09"/>
    <w:rsid w:val="00CE2DC9"/>
    <w:rsid w:val="00CE2E39"/>
    <w:rsid w:val="00CE2E97"/>
    <w:rsid w:val="00CE2EDF"/>
    <w:rsid w:val="00CE2F5B"/>
    <w:rsid w:val="00CE323D"/>
    <w:rsid w:val="00CE3273"/>
    <w:rsid w:val="00CE3384"/>
    <w:rsid w:val="00CE3398"/>
    <w:rsid w:val="00CE34B7"/>
    <w:rsid w:val="00CE3529"/>
    <w:rsid w:val="00CE36BD"/>
    <w:rsid w:val="00CE36EC"/>
    <w:rsid w:val="00CE382A"/>
    <w:rsid w:val="00CE38FA"/>
    <w:rsid w:val="00CE39DD"/>
    <w:rsid w:val="00CE3A81"/>
    <w:rsid w:val="00CE3D5D"/>
    <w:rsid w:val="00CE3F1A"/>
    <w:rsid w:val="00CE450B"/>
    <w:rsid w:val="00CE45AA"/>
    <w:rsid w:val="00CE48E9"/>
    <w:rsid w:val="00CE4A52"/>
    <w:rsid w:val="00CE4AA0"/>
    <w:rsid w:val="00CE4ADD"/>
    <w:rsid w:val="00CE4B2C"/>
    <w:rsid w:val="00CE4DBB"/>
    <w:rsid w:val="00CE4E92"/>
    <w:rsid w:val="00CE5118"/>
    <w:rsid w:val="00CE52B8"/>
    <w:rsid w:val="00CE5382"/>
    <w:rsid w:val="00CE5416"/>
    <w:rsid w:val="00CE549B"/>
    <w:rsid w:val="00CE58F0"/>
    <w:rsid w:val="00CE59C4"/>
    <w:rsid w:val="00CE5ADE"/>
    <w:rsid w:val="00CE5BCA"/>
    <w:rsid w:val="00CE5CA4"/>
    <w:rsid w:val="00CE5EBB"/>
    <w:rsid w:val="00CE5F9A"/>
    <w:rsid w:val="00CE5FD2"/>
    <w:rsid w:val="00CE5FEA"/>
    <w:rsid w:val="00CE639F"/>
    <w:rsid w:val="00CE64F4"/>
    <w:rsid w:val="00CE683F"/>
    <w:rsid w:val="00CE6A52"/>
    <w:rsid w:val="00CE6AA5"/>
    <w:rsid w:val="00CE6B5E"/>
    <w:rsid w:val="00CE6EAC"/>
    <w:rsid w:val="00CE6FC4"/>
    <w:rsid w:val="00CE6FEE"/>
    <w:rsid w:val="00CE704C"/>
    <w:rsid w:val="00CE70FD"/>
    <w:rsid w:val="00CE72AC"/>
    <w:rsid w:val="00CE734D"/>
    <w:rsid w:val="00CE751B"/>
    <w:rsid w:val="00CE753D"/>
    <w:rsid w:val="00CE761D"/>
    <w:rsid w:val="00CE761E"/>
    <w:rsid w:val="00CE7706"/>
    <w:rsid w:val="00CE7987"/>
    <w:rsid w:val="00CF0015"/>
    <w:rsid w:val="00CF020F"/>
    <w:rsid w:val="00CF0264"/>
    <w:rsid w:val="00CF0305"/>
    <w:rsid w:val="00CF0620"/>
    <w:rsid w:val="00CF0725"/>
    <w:rsid w:val="00CF075D"/>
    <w:rsid w:val="00CF0A94"/>
    <w:rsid w:val="00CF0C82"/>
    <w:rsid w:val="00CF0D09"/>
    <w:rsid w:val="00CF0D36"/>
    <w:rsid w:val="00CF0E05"/>
    <w:rsid w:val="00CF0E38"/>
    <w:rsid w:val="00CF0FBE"/>
    <w:rsid w:val="00CF1129"/>
    <w:rsid w:val="00CF1201"/>
    <w:rsid w:val="00CF1346"/>
    <w:rsid w:val="00CF14E3"/>
    <w:rsid w:val="00CF1570"/>
    <w:rsid w:val="00CF174A"/>
    <w:rsid w:val="00CF1772"/>
    <w:rsid w:val="00CF1958"/>
    <w:rsid w:val="00CF19F6"/>
    <w:rsid w:val="00CF1A8D"/>
    <w:rsid w:val="00CF1CC8"/>
    <w:rsid w:val="00CF1DD9"/>
    <w:rsid w:val="00CF1E53"/>
    <w:rsid w:val="00CF24E1"/>
    <w:rsid w:val="00CF26BD"/>
    <w:rsid w:val="00CF291E"/>
    <w:rsid w:val="00CF2A5E"/>
    <w:rsid w:val="00CF2D57"/>
    <w:rsid w:val="00CF2D8D"/>
    <w:rsid w:val="00CF2D92"/>
    <w:rsid w:val="00CF2E4C"/>
    <w:rsid w:val="00CF2F50"/>
    <w:rsid w:val="00CF308E"/>
    <w:rsid w:val="00CF3110"/>
    <w:rsid w:val="00CF329D"/>
    <w:rsid w:val="00CF342B"/>
    <w:rsid w:val="00CF34F8"/>
    <w:rsid w:val="00CF3502"/>
    <w:rsid w:val="00CF351E"/>
    <w:rsid w:val="00CF35B3"/>
    <w:rsid w:val="00CF38B6"/>
    <w:rsid w:val="00CF3B0B"/>
    <w:rsid w:val="00CF3B38"/>
    <w:rsid w:val="00CF3B60"/>
    <w:rsid w:val="00CF3CFA"/>
    <w:rsid w:val="00CF3ECE"/>
    <w:rsid w:val="00CF4164"/>
    <w:rsid w:val="00CF4769"/>
    <w:rsid w:val="00CF4844"/>
    <w:rsid w:val="00CF4AA9"/>
    <w:rsid w:val="00CF4CC6"/>
    <w:rsid w:val="00CF4EB3"/>
    <w:rsid w:val="00CF4F97"/>
    <w:rsid w:val="00CF4FD3"/>
    <w:rsid w:val="00CF50A4"/>
    <w:rsid w:val="00CF52F5"/>
    <w:rsid w:val="00CF538E"/>
    <w:rsid w:val="00CF5480"/>
    <w:rsid w:val="00CF5700"/>
    <w:rsid w:val="00CF589E"/>
    <w:rsid w:val="00CF59AE"/>
    <w:rsid w:val="00CF5A6B"/>
    <w:rsid w:val="00CF5B86"/>
    <w:rsid w:val="00CF5CCD"/>
    <w:rsid w:val="00CF5D71"/>
    <w:rsid w:val="00CF6024"/>
    <w:rsid w:val="00CF6067"/>
    <w:rsid w:val="00CF60C4"/>
    <w:rsid w:val="00CF61B6"/>
    <w:rsid w:val="00CF62D7"/>
    <w:rsid w:val="00CF62F5"/>
    <w:rsid w:val="00CF6649"/>
    <w:rsid w:val="00CF675B"/>
    <w:rsid w:val="00CF677A"/>
    <w:rsid w:val="00CF67FC"/>
    <w:rsid w:val="00CF6857"/>
    <w:rsid w:val="00CF698F"/>
    <w:rsid w:val="00CF6B2B"/>
    <w:rsid w:val="00CF6B66"/>
    <w:rsid w:val="00CF6DC0"/>
    <w:rsid w:val="00CF6E3E"/>
    <w:rsid w:val="00CF6ED3"/>
    <w:rsid w:val="00CF6F3D"/>
    <w:rsid w:val="00CF7068"/>
    <w:rsid w:val="00CF712A"/>
    <w:rsid w:val="00CF73B5"/>
    <w:rsid w:val="00CF746E"/>
    <w:rsid w:val="00CF74F6"/>
    <w:rsid w:val="00CF75AD"/>
    <w:rsid w:val="00CF76C5"/>
    <w:rsid w:val="00CF76CC"/>
    <w:rsid w:val="00CF76EC"/>
    <w:rsid w:val="00CF77B2"/>
    <w:rsid w:val="00CF77C9"/>
    <w:rsid w:val="00CF79DE"/>
    <w:rsid w:val="00CF7B9B"/>
    <w:rsid w:val="00CF7C23"/>
    <w:rsid w:val="00CF7C99"/>
    <w:rsid w:val="00CF7CF0"/>
    <w:rsid w:val="00CF7F70"/>
    <w:rsid w:val="00CF7FDD"/>
    <w:rsid w:val="00D002AE"/>
    <w:rsid w:val="00D002B2"/>
    <w:rsid w:val="00D002BC"/>
    <w:rsid w:val="00D0034A"/>
    <w:rsid w:val="00D00595"/>
    <w:rsid w:val="00D005AC"/>
    <w:rsid w:val="00D006A5"/>
    <w:rsid w:val="00D00710"/>
    <w:rsid w:val="00D00B83"/>
    <w:rsid w:val="00D00CC5"/>
    <w:rsid w:val="00D00DF8"/>
    <w:rsid w:val="00D00E77"/>
    <w:rsid w:val="00D00F8B"/>
    <w:rsid w:val="00D012E7"/>
    <w:rsid w:val="00D01350"/>
    <w:rsid w:val="00D013A0"/>
    <w:rsid w:val="00D013BB"/>
    <w:rsid w:val="00D01DD4"/>
    <w:rsid w:val="00D01F49"/>
    <w:rsid w:val="00D01FA7"/>
    <w:rsid w:val="00D01FC4"/>
    <w:rsid w:val="00D02333"/>
    <w:rsid w:val="00D02351"/>
    <w:rsid w:val="00D02441"/>
    <w:rsid w:val="00D02445"/>
    <w:rsid w:val="00D02620"/>
    <w:rsid w:val="00D027B1"/>
    <w:rsid w:val="00D028C3"/>
    <w:rsid w:val="00D02948"/>
    <w:rsid w:val="00D02B31"/>
    <w:rsid w:val="00D02CDB"/>
    <w:rsid w:val="00D02EC0"/>
    <w:rsid w:val="00D0303B"/>
    <w:rsid w:val="00D0315A"/>
    <w:rsid w:val="00D03264"/>
    <w:rsid w:val="00D03403"/>
    <w:rsid w:val="00D03443"/>
    <w:rsid w:val="00D03506"/>
    <w:rsid w:val="00D03568"/>
    <w:rsid w:val="00D035A6"/>
    <w:rsid w:val="00D0360A"/>
    <w:rsid w:val="00D03942"/>
    <w:rsid w:val="00D03EF3"/>
    <w:rsid w:val="00D03F30"/>
    <w:rsid w:val="00D04103"/>
    <w:rsid w:val="00D04188"/>
    <w:rsid w:val="00D04199"/>
    <w:rsid w:val="00D04384"/>
    <w:rsid w:val="00D0451E"/>
    <w:rsid w:val="00D04A17"/>
    <w:rsid w:val="00D04A4E"/>
    <w:rsid w:val="00D04B84"/>
    <w:rsid w:val="00D051B0"/>
    <w:rsid w:val="00D05303"/>
    <w:rsid w:val="00D05321"/>
    <w:rsid w:val="00D0544E"/>
    <w:rsid w:val="00D05492"/>
    <w:rsid w:val="00D055C1"/>
    <w:rsid w:val="00D05832"/>
    <w:rsid w:val="00D05929"/>
    <w:rsid w:val="00D05ABF"/>
    <w:rsid w:val="00D05BC8"/>
    <w:rsid w:val="00D05EA3"/>
    <w:rsid w:val="00D05EFD"/>
    <w:rsid w:val="00D061EC"/>
    <w:rsid w:val="00D06332"/>
    <w:rsid w:val="00D06467"/>
    <w:rsid w:val="00D064AE"/>
    <w:rsid w:val="00D0651A"/>
    <w:rsid w:val="00D06CF9"/>
    <w:rsid w:val="00D06D24"/>
    <w:rsid w:val="00D06D51"/>
    <w:rsid w:val="00D06D60"/>
    <w:rsid w:val="00D06FCA"/>
    <w:rsid w:val="00D07116"/>
    <w:rsid w:val="00D071DB"/>
    <w:rsid w:val="00D07251"/>
    <w:rsid w:val="00D07422"/>
    <w:rsid w:val="00D07439"/>
    <w:rsid w:val="00D074AD"/>
    <w:rsid w:val="00D075F6"/>
    <w:rsid w:val="00D07892"/>
    <w:rsid w:val="00D07A31"/>
    <w:rsid w:val="00D07C98"/>
    <w:rsid w:val="00D07D80"/>
    <w:rsid w:val="00D07D85"/>
    <w:rsid w:val="00D07F53"/>
    <w:rsid w:val="00D1005B"/>
    <w:rsid w:val="00D100F2"/>
    <w:rsid w:val="00D10108"/>
    <w:rsid w:val="00D10114"/>
    <w:rsid w:val="00D10170"/>
    <w:rsid w:val="00D10560"/>
    <w:rsid w:val="00D105AC"/>
    <w:rsid w:val="00D107DE"/>
    <w:rsid w:val="00D10A45"/>
    <w:rsid w:val="00D10C41"/>
    <w:rsid w:val="00D10D4D"/>
    <w:rsid w:val="00D10DB8"/>
    <w:rsid w:val="00D10EF3"/>
    <w:rsid w:val="00D1126E"/>
    <w:rsid w:val="00D11327"/>
    <w:rsid w:val="00D11433"/>
    <w:rsid w:val="00D11523"/>
    <w:rsid w:val="00D115A0"/>
    <w:rsid w:val="00D117FE"/>
    <w:rsid w:val="00D118D1"/>
    <w:rsid w:val="00D11A74"/>
    <w:rsid w:val="00D11D3A"/>
    <w:rsid w:val="00D11DC5"/>
    <w:rsid w:val="00D11FD3"/>
    <w:rsid w:val="00D12040"/>
    <w:rsid w:val="00D12149"/>
    <w:rsid w:val="00D12230"/>
    <w:rsid w:val="00D123B0"/>
    <w:rsid w:val="00D125C2"/>
    <w:rsid w:val="00D125EB"/>
    <w:rsid w:val="00D12731"/>
    <w:rsid w:val="00D12938"/>
    <w:rsid w:val="00D129A5"/>
    <w:rsid w:val="00D12CB6"/>
    <w:rsid w:val="00D12CF8"/>
    <w:rsid w:val="00D12E06"/>
    <w:rsid w:val="00D12ED8"/>
    <w:rsid w:val="00D12F38"/>
    <w:rsid w:val="00D12F99"/>
    <w:rsid w:val="00D12FC1"/>
    <w:rsid w:val="00D130C3"/>
    <w:rsid w:val="00D13117"/>
    <w:rsid w:val="00D13126"/>
    <w:rsid w:val="00D131BD"/>
    <w:rsid w:val="00D131D4"/>
    <w:rsid w:val="00D1320A"/>
    <w:rsid w:val="00D1335C"/>
    <w:rsid w:val="00D133FD"/>
    <w:rsid w:val="00D13633"/>
    <w:rsid w:val="00D13657"/>
    <w:rsid w:val="00D138CA"/>
    <w:rsid w:val="00D13A7C"/>
    <w:rsid w:val="00D13CF0"/>
    <w:rsid w:val="00D13F4E"/>
    <w:rsid w:val="00D1411D"/>
    <w:rsid w:val="00D142D2"/>
    <w:rsid w:val="00D14381"/>
    <w:rsid w:val="00D144F0"/>
    <w:rsid w:val="00D146FF"/>
    <w:rsid w:val="00D1476E"/>
    <w:rsid w:val="00D147A7"/>
    <w:rsid w:val="00D14861"/>
    <w:rsid w:val="00D148EB"/>
    <w:rsid w:val="00D149DD"/>
    <w:rsid w:val="00D14A3C"/>
    <w:rsid w:val="00D14AB4"/>
    <w:rsid w:val="00D14BC2"/>
    <w:rsid w:val="00D14F32"/>
    <w:rsid w:val="00D14F7D"/>
    <w:rsid w:val="00D15086"/>
    <w:rsid w:val="00D151D9"/>
    <w:rsid w:val="00D1530E"/>
    <w:rsid w:val="00D15448"/>
    <w:rsid w:val="00D1548F"/>
    <w:rsid w:val="00D15633"/>
    <w:rsid w:val="00D1566B"/>
    <w:rsid w:val="00D1569F"/>
    <w:rsid w:val="00D1578A"/>
    <w:rsid w:val="00D15C3B"/>
    <w:rsid w:val="00D15C6F"/>
    <w:rsid w:val="00D15D7D"/>
    <w:rsid w:val="00D15E35"/>
    <w:rsid w:val="00D15FA9"/>
    <w:rsid w:val="00D16004"/>
    <w:rsid w:val="00D16229"/>
    <w:rsid w:val="00D16258"/>
    <w:rsid w:val="00D1629C"/>
    <w:rsid w:val="00D16493"/>
    <w:rsid w:val="00D1697D"/>
    <w:rsid w:val="00D16E0F"/>
    <w:rsid w:val="00D16E40"/>
    <w:rsid w:val="00D16F6A"/>
    <w:rsid w:val="00D16F90"/>
    <w:rsid w:val="00D16FEA"/>
    <w:rsid w:val="00D172A2"/>
    <w:rsid w:val="00D172CD"/>
    <w:rsid w:val="00D176AE"/>
    <w:rsid w:val="00D1797C"/>
    <w:rsid w:val="00D179C2"/>
    <w:rsid w:val="00D179E8"/>
    <w:rsid w:val="00D17A7F"/>
    <w:rsid w:val="00D17B06"/>
    <w:rsid w:val="00D17B56"/>
    <w:rsid w:val="00D17BE6"/>
    <w:rsid w:val="00D17D8C"/>
    <w:rsid w:val="00D17EC6"/>
    <w:rsid w:val="00D17F27"/>
    <w:rsid w:val="00D17F97"/>
    <w:rsid w:val="00D17FAA"/>
    <w:rsid w:val="00D201CD"/>
    <w:rsid w:val="00D20268"/>
    <w:rsid w:val="00D20427"/>
    <w:rsid w:val="00D20537"/>
    <w:rsid w:val="00D20554"/>
    <w:rsid w:val="00D20635"/>
    <w:rsid w:val="00D20723"/>
    <w:rsid w:val="00D2089C"/>
    <w:rsid w:val="00D20EEB"/>
    <w:rsid w:val="00D2114F"/>
    <w:rsid w:val="00D21200"/>
    <w:rsid w:val="00D212BC"/>
    <w:rsid w:val="00D213A6"/>
    <w:rsid w:val="00D2146D"/>
    <w:rsid w:val="00D217C1"/>
    <w:rsid w:val="00D21818"/>
    <w:rsid w:val="00D21B7E"/>
    <w:rsid w:val="00D21D9C"/>
    <w:rsid w:val="00D21DD0"/>
    <w:rsid w:val="00D21EEC"/>
    <w:rsid w:val="00D21FA1"/>
    <w:rsid w:val="00D222C3"/>
    <w:rsid w:val="00D222E0"/>
    <w:rsid w:val="00D223AA"/>
    <w:rsid w:val="00D22B1C"/>
    <w:rsid w:val="00D22BE7"/>
    <w:rsid w:val="00D22DD4"/>
    <w:rsid w:val="00D22E8C"/>
    <w:rsid w:val="00D22F4A"/>
    <w:rsid w:val="00D22FF8"/>
    <w:rsid w:val="00D23387"/>
    <w:rsid w:val="00D234BB"/>
    <w:rsid w:val="00D235D6"/>
    <w:rsid w:val="00D235FC"/>
    <w:rsid w:val="00D23655"/>
    <w:rsid w:val="00D2365A"/>
    <w:rsid w:val="00D23942"/>
    <w:rsid w:val="00D24061"/>
    <w:rsid w:val="00D244AA"/>
    <w:rsid w:val="00D24B2B"/>
    <w:rsid w:val="00D24DEC"/>
    <w:rsid w:val="00D24ED1"/>
    <w:rsid w:val="00D24FA2"/>
    <w:rsid w:val="00D24FB6"/>
    <w:rsid w:val="00D25466"/>
    <w:rsid w:val="00D25589"/>
    <w:rsid w:val="00D25733"/>
    <w:rsid w:val="00D257E5"/>
    <w:rsid w:val="00D258DD"/>
    <w:rsid w:val="00D25A9C"/>
    <w:rsid w:val="00D25B49"/>
    <w:rsid w:val="00D25C30"/>
    <w:rsid w:val="00D25CAC"/>
    <w:rsid w:val="00D25CDB"/>
    <w:rsid w:val="00D25D12"/>
    <w:rsid w:val="00D25D97"/>
    <w:rsid w:val="00D25F97"/>
    <w:rsid w:val="00D25FC7"/>
    <w:rsid w:val="00D2600D"/>
    <w:rsid w:val="00D26049"/>
    <w:rsid w:val="00D26567"/>
    <w:rsid w:val="00D2657E"/>
    <w:rsid w:val="00D266C6"/>
    <w:rsid w:val="00D26826"/>
    <w:rsid w:val="00D268B9"/>
    <w:rsid w:val="00D268C6"/>
    <w:rsid w:val="00D2693D"/>
    <w:rsid w:val="00D26A39"/>
    <w:rsid w:val="00D26BC3"/>
    <w:rsid w:val="00D26C71"/>
    <w:rsid w:val="00D26DF1"/>
    <w:rsid w:val="00D26FBC"/>
    <w:rsid w:val="00D27069"/>
    <w:rsid w:val="00D27332"/>
    <w:rsid w:val="00D2734E"/>
    <w:rsid w:val="00D273EB"/>
    <w:rsid w:val="00D274F4"/>
    <w:rsid w:val="00D27504"/>
    <w:rsid w:val="00D27622"/>
    <w:rsid w:val="00D277EB"/>
    <w:rsid w:val="00D27C75"/>
    <w:rsid w:val="00D27CEC"/>
    <w:rsid w:val="00D27FD6"/>
    <w:rsid w:val="00D30178"/>
    <w:rsid w:val="00D304A4"/>
    <w:rsid w:val="00D3098B"/>
    <w:rsid w:val="00D30B3A"/>
    <w:rsid w:val="00D30D98"/>
    <w:rsid w:val="00D30F52"/>
    <w:rsid w:val="00D31161"/>
    <w:rsid w:val="00D312DD"/>
    <w:rsid w:val="00D313BF"/>
    <w:rsid w:val="00D31755"/>
    <w:rsid w:val="00D31854"/>
    <w:rsid w:val="00D319F0"/>
    <w:rsid w:val="00D31ABB"/>
    <w:rsid w:val="00D31B81"/>
    <w:rsid w:val="00D31BB3"/>
    <w:rsid w:val="00D31D3A"/>
    <w:rsid w:val="00D31F37"/>
    <w:rsid w:val="00D320C9"/>
    <w:rsid w:val="00D32314"/>
    <w:rsid w:val="00D3234F"/>
    <w:rsid w:val="00D3245B"/>
    <w:rsid w:val="00D32532"/>
    <w:rsid w:val="00D326D7"/>
    <w:rsid w:val="00D327BB"/>
    <w:rsid w:val="00D32872"/>
    <w:rsid w:val="00D329F5"/>
    <w:rsid w:val="00D32AFD"/>
    <w:rsid w:val="00D32C7D"/>
    <w:rsid w:val="00D32CE7"/>
    <w:rsid w:val="00D32E98"/>
    <w:rsid w:val="00D32F02"/>
    <w:rsid w:val="00D32F1F"/>
    <w:rsid w:val="00D33213"/>
    <w:rsid w:val="00D3352A"/>
    <w:rsid w:val="00D338D5"/>
    <w:rsid w:val="00D33976"/>
    <w:rsid w:val="00D339CA"/>
    <w:rsid w:val="00D33C10"/>
    <w:rsid w:val="00D340DC"/>
    <w:rsid w:val="00D343F8"/>
    <w:rsid w:val="00D34414"/>
    <w:rsid w:val="00D34493"/>
    <w:rsid w:val="00D34525"/>
    <w:rsid w:val="00D34586"/>
    <w:rsid w:val="00D345AF"/>
    <w:rsid w:val="00D3474A"/>
    <w:rsid w:val="00D3490A"/>
    <w:rsid w:val="00D34A10"/>
    <w:rsid w:val="00D34A53"/>
    <w:rsid w:val="00D34C99"/>
    <w:rsid w:val="00D34DAB"/>
    <w:rsid w:val="00D34F5B"/>
    <w:rsid w:val="00D35115"/>
    <w:rsid w:val="00D351FB"/>
    <w:rsid w:val="00D352A8"/>
    <w:rsid w:val="00D352DD"/>
    <w:rsid w:val="00D35713"/>
    <w:rsid w:val="00D3572A"/>
    <w:rsid w:val="00D3575C"/>
    <w:rsid w:val="00D357AC"/>
    <w:rsid w:val="00D359E1"/>
    <w:rsid w:val="00D35A44"/>
    <w:rsid w:val="00D35CEE"/>
    <w:rsid w:val="00D361F1"/>
    <w:rsid w:val="00D3631A"/>
    <w:rsid w:val="00D36546"/>
    <w:rsid w:val="00D366CB"/>
    <w:rsid w:val="00D36824"/>
    <w:rsid w:val="00D36C5F"/>
    <w:rsid w:val="00D36FCE"/>
    <w:rsid w:val="00D371A3"/>
    <w:rsid w:val="00D371ED"/>
    <w:rsid w:val="00D3725A"/>
    <w:rsid w:val="00D3727F"/>
    <w:rsid w:val="00D373C7"/>
    <w:rsid w:val="00D3798B"/>
    <w:rsid w:val="00D37C56"/>
    <w:rsid w:val="00D37CEB"/>
    <w:rsid w:val="00D37FA5"/>
    <w:rsid w:val="00D4017B"/>
    <w:rsid w:val="00D40254"/>
    <w:rsid w:val="00D40429"/>
    <w:rsid w:val="00D4048B"/>
    <w:rsid w:val="00D40522"/>
    <w:rsid w:val="00D4063C"/>
    <w:rsid w:val="00D407AF"/>
    <w:rsid w:val="00D407C7"/>
    <w:rsid w:val="00D408B8"/>
    <w:rsid w:val="00D408F6"/>
    <w:rsid w:val="00D40AD4"/>
    <w:rsid w:val="00D40C13"/>
    <w:rsid w:val="00D40D35"/>
    <w:rsid w:val="00D40D64"/>
    <w:rsid w:val="00D40D76"/>
    <w:rsid w:val="00D40E87"/>
    <w:rsid w:val="00D41170"/>
    <w:rsid w:val="00D413EF"/>
    <w:rsid w:val="00D41422"/>
    <w:rsid w:val="00D414D9"/>
    <w:rsid w:val="00D41559"/>
    <w:rsid w:val="00D415E6"/>
    <w:rsid w:val="00D4178A"/>
    <w:rsid w:val="00D417A1"/>
    <w:rsid w:val="00D417F6"/>
    <w:rsid w:val="00D41834"/>
    <w:rsid w:val="00D41A20"/>
    <w:rsid w:val="00D41ADA"/>
    <w:rsid w:val="00D41DD9"/>
    <w:rsid w:val="00D41EB3"/>
    <w:rsid w:val="00D41F29"/>
    <w:rsid w:val="00D41F94"/>
    <w:rsid w:val="00D41FB0"/>
    <w:rsid w:val="00D41FC3"/>
    <w:rsid w:val="00D42015"/>
    <w:rsid w:val="00D420B5"/>
    <w:rsid w:val="00D422FD"/>
    <w:rsid w:val="00D42438"/>
    <w:rsid w:val="00D4244B"/>
    <w:rsid w:val="00D424E6"/>
    <w:rsid w:val="00D4251D"/>
    <w:rsid w:val="00D42642"/>
    <w:rsid w:val="00D42643"/>
    <w:rsid w:val="00D429B3"/>
    <w:rsid w:val="00D429BF"/>
    <w:rsid w:val="00D42FD4"/>
    <w:rsid w:val="00D430C0"/>
    <w:rsid w:val="00D430CE"/>
    <w:rsid w:val="00D4334D"/>
    <w:rsid w:val="00D438B8"/>
    <w:rsid w:val="00D4390A"/>
    <w:rsid w:val="00D439F2"/>
    <w:rsid w:val="00D43A97"/>
    <w:rsid w:val="00D43AC2"/>
    <w:rsid w:val="00D43AF7"/>
    <w:rsid w:val="00D43B0D"/>
    <w:rsid w:val="00D43BF1"/>
    <w:rsid w:val="00D43C67"/>
    <w:rsid w:val="00D43E46"/>
    <w:rsid w:val="00D43FE4"/>
    <w:rsid w:val="00D44157"/>
    <w:rsid w:val="00D441CA"/>
    <w:rsid w:val="00D442C2"/>
    <w:rsid w:val="00D4434A"/>
    <w:rsid w:val="00D4438A"/>
    <w:rsid w:val="00D443C8"/>
    <w:rsid w:val="00D443F5"/>
    <w:rsid w:val="00D44500"/>
    <w:rsid w:val="00D44513"/>
    <w:rsid w:val="00D446C6"/>
    <w:rsid w:val="00D446E8"/>
    <w:rsid w:val="00D44732"/>
    <w:rsid w:val="00D44785"/>
    <w:rsid w:val="00D44A2F"/>
    <w:rsid w:val="00D44AC2"/>
    <w:rsid w:val="00D44CEC"/>
    <w:rsid w:val="00D44EB5"/>
    <w:rsid w:val="00D4556A"/>
    <w:rsid w:val="00D456E5"/>
    <w:rsid w:val="00D4579D"/>
    <w:rsid w:val="00D45907"/>
    <w:rsid w:val="00D45A6A"/>
    <w:rsid w:val="00D45B90"/>
    <w:rsid w:val="00D45CF9"/>
    <w:rsid w:val="00D4629E"/>
    <w:rsid w:val="00D4633F"/>
    <w:rsid w:val="00D463E1"/>
    <w:rsid w:val="00D466F3"/>
    <w:rsid w:val="00D466F8"/>
    <w:rsid w:val="00D46705"/>
    <w:rsid w:val="00D468C9"/>
    <w:rsid w:val="00D46979"/>
    <w:rsid w:val="00D46A49"/>
    <w:rsid w:val="00D46AA3"/>
    <w:rsid w:val="00D46C29"/>
    <w:rsid w:val="00D46C6C"/>
    <w:rsid w:val="00D46D56"/>
    <w:rsid w:val="00D46F4E"/>
    <w:rsid w:val="00D47042"/>
    <w:rsid w:val="00D47090"/>
    <w:rsid w:val="00D471DE"/>
    <w:rsid w:val="00D474FA"/>
    <w:rsid w:val="00D47505"/>
    <w:rsid w:val="00D47689"/>
    <w:rsid w:val="00D47789"/>
    <w:rsid w:val="00D477E8"/>
    <w:rsid w:val="00D4796D"/>
    <w:rsid w:val="00D47ADC"/>
    <w:rsid w:val="00D47DDF"/>
    <w:rsid w:val="00D47E30"/>
    <w:rsid w:val="00D47F8C"/>
    <w:rsid w:val="00D501E4"/>
    <w:rsid w:val="00D5030B"/>
    <w:rsid w:val="00D503B8"/>
    <w:rsid w:val="00D5050B"/>
    <w:rsid w:val="00D50633"/>
    <w:rsid w:val="00D5064A"/>
    <w:rsid w:val="00D50734"/>
    <w:rsid w:val="00D509D7"/>
    <w:rsid w:val="00D509EF"/>
    <w:rsid w:val="00D50A89"/>
    <w:rsid w:val="00D50ABF"/>
    <w:rsid w:val="00D50AC7"/>
    <w:rsid w:val="00D50BEC"/>
    <w:rsid w:val="00D51016"/>
    <w:rsid w:val="00D51094"/>
    <w:rsid w:val="00D5160D"/>
    <w:rsid w:val="00D516FA"/>
    <w:rsid w:val="00D51708"/>
    <w:rsid w:val="00D519BC"/>
    <w:rsid w:val="00D51A98"/>
    <w:rsid w:val="00D51B1E"/>
    <w:rsid w:val="00D51B7F"/>
    <w:rsid w:val="00D51D60"/>
    <w:rsid w:val="00D51EC2"/>
    <w:rsid w:val="00D523D8"/>
    <w:rsid w:val="00D52427"/>
    <w:rsid w:val="00D525A7"/>
    <w:rsid w:val="00D525DB"/>
    <w:rsid w:val="00D52648"/>
    <w:rsid w:val="00D5281C"/>
    <w:rsid w:val="00D5285E"/>
    <w:rsid w:val="00D528AD"/>
    <w:rsid w:val="00D528C2"/>
    <w:rsid w:val="00D52918"/>
    <w:rsid w:val="00D52A47"/>
    <w:rsid w:val="00D52AE9"/>
    <w:rsid w:val="00D52B48"/>
    <w:rsid w:val="00D52BA6"/>
    <w:rsid w:val="00D52F85"/>
    <w:rsid w:val="00D53022"/>
    <w:rsid w:val="00D5309B"/>
    <w:rsid w:val="00D530EF"/>
    <w:rsid w:val="00D532C1"/>
    <w:rsid w:val="00D53328"/>
    <w:rsid w:val="00D5357E"/>
    <w:rsid w:val="00D5366F"/>
    <w:rsid w:val="00D53903"/>
    <w:rsid w:val="00D539F8"/>
    <w:rsid w:val="00D53A82"/>
    <w:rsid w:val="00D53AAE"/>
    <w:rsid w:val="00D53C50"/>
    <w:rsid w:val="00D53D4C"/>
    <w:rsid w:val="00D53D7A"/>
    <w:rsid w:val="00D53E10"/>
    <w:rsid w:val="00D541F4"/>
    <w:rsid w:val="00D542C8"/>
    <w:rsid w:val="00D5438C"/>
    <w:rsid w:val="00D54467"/>
    <w:rsid w:val="00D545D1"/>
    <w:rsid w:val="00D54864"/>
    <w:rsid w:val="00D54B73"/>
    <w:rsid w:val="00D54C9C"/>
    <w:rsid w:val="00D54CFD"/>
    <w:rsid w:val="00D54DAD"/>
    <w:rsid w:val="00D54EDE"/>
    <w:rsid w:val="00D54F0C"/>
    <w:rsid w:val="00D54FB8"/>
    <w:rsid w:val="00D55009"/>
    <w:rsid w:val="00D550C0"/>
    <w:rsid w:val="00D554B7"/>
    <w:rsid w:val="00D555B2"/>
    <w:rsid w:val="00D558D2"/>
    <w:rsid w:val="00D5594B"/>
    <w:rsid w:val="00D5597D"/>
    <w:rsid w:val="00D55CA4"/>
    <w:rsid w:val="00D55CE4"/>
    <w:rsid w:val="00D56183"/>
    <w:rsid w:val="00D56250"/>
    <w:rsid w:val="00D56261"/>
    <w:rsid w:val="00D5637B"/>
    <w:rsid w:val="00D56560"/>
    <w:rsid w:val="00D56567"/>
    <w:rsid w:val="00D565A1"/>
    <w:rsid w:val="00D568BA"/>
    <w:rsid w:val="00D568F1"/>
    <w:rsid w:val="00D56946"/>
    <w:rsid w:val="00D56ACC"/>
    <w:rsid w:val="00D56B84"/>
    <w:rsid w:val="00D56C2A"/>
    <w:rsid w:val="00D56D6D"/>
    <w:rsid w:val="00D56EC2"/>
    <w:rsid w:val="00D56F31"/>
    <w:rsid w:val="00D57274"/>
    <w:rsid w:val="00D572CA"/>
    <w:rsid w:val="00D572F7"/>
    <w:rsid w:val="00D57380"/>
    <w:rsid w:val="00D57616"/>
    <w:rsid w:val="00D5792F"/>
    <w:rsid w:val="00D5796C"/>
    <w:rsid w:val="00D57BB0"/>
    <w:rsid w:val="00D57C01"/>
    <w:rsid w:val="00D57C53"/>
    <w:rsid w:val="00D57F27"/>
    <w:rsid w:val="00D600F3"/>
    <w:rsid w:val="00D6011C"/>
    <w:rsid w:val="00D60135"/>
    <w:rsid w:val="00D60297"/>
    <w:rsid w:val="00D60622"/>
    <w:rsid w:val="00D6070C"/>
    <w:rsid w:val="00D60857"/>
    <w:rsid w:val="00D608D8"/>
    <w:rsid w:val="00D609AD"/>
    <w:rsid w:val="00D60CDD"/>
    <w:rsid w:val="00D60FDE"/>
    <w:rsid w:val="00D61272"/>
    <w:rsid w:val="00D6133C"/>
    <w:rsid w:val="00D61368"/>
    <w:rsid w:val="00D613E2"/>
    <w:rsid w:val="00D614A1"/>
    <w:rsid w:val="00D61553"/>
    <w:rsid w:val="00D61632"/>
    <w:rsid w:val="00D61671"/>
    <w:rsid w:val="00D617BC"/>
    <w:rsid w:val="00D618DF"/>
    <w:rsid w:val="00D618FD"/>
    <w:rsid w:val="00D61A5C"/>
    <w:rsid w:val="00D61AC0"/>
    <w:rsid w:val="00D61E2B"/>
    <w:rsid w:val="00D622F1"/>
    <w:rsid w:val="00D6234E"/>
    <w:rsid w:val="00D6252F"/>
    <w:rsid w:val="00D62711"/>
    <w:rsid w:val="00D6282F"/>
    <w:rsid w:val="00D62860"/>
    <w:rsid w:val="00D62BF7"/>
    <w:rsid w:val="00D62C41"/>
    <w:rsid w:val="00D62D14"/>
    <w:rsid w:val="00D630C9"/>
    <w:rsid w:val="00D630D4"/>
    <w:rsid w:val="00D630FD"/>
    <w:rsid w:val="00D6361B"/>
    <w:rsid w:val="00D63793"/>
    <w:rsid w:val="00D63BF8"/>
    <w:rsid w:val="00D63D08"/>
    <w:rsid w:val="00D63D24"/>
    <w:rsid w:val="00D63DB9"/>
    <w:rsid w:val="00D63DFE"/>
    <w:rsid w:val="00D63FAA"/>
    <w:rsid w:val="00D63FCC"/>
    <w:rsid w:val="00D64051"/>
    <w:rsid w:val="00D64098"/>
    <w:rsid w:val="00D6414E"/>
    <w:rsid w:val="00D641E9"/>
    <w:rsid w:val="00D6458C"/>
    <w:rsid w:val="00D64675"/>
    <w:rsid w:val="00D646CF"/>
    <w:rsid w:val="00D64766"/>
    <w:rsid w:val="00D648FE"/>
    <w:rsid w:val="00D64BD0"/>
    <w:rsid w:val="00D650CF"/>
    <w:rsid w:val="00D65146"/>
    <w:rsid w:val="00D65176"/>
    <w:rsid w:val="00D654A9"/>
    <w:rsid w:val="00D65562"/>
    <w:rsid w:val="00D65594"/>
    <w:rsid w:val="00D6581F"/>
    <w:rsid w:val="00D65912"/>
    <w:rsid w:val="00D65C28"/>
    <w:rsid w:val="00D65CD4"/>
    <w:rsid w:val="00D65E86"/>
    <w:rsid w:val="00D65FC8"/>
    <w:rsid w:val="00D6601C"/>
    <w:rsid w:val="00D66427"/>
    <w:rsid w:val="00D66665"/>
    <w:rsid w:val="00D66785"/>
    <w:rsid w:val="00D668F3"/>
    <w:rsid w:val="00D66998"/>
    <w:rsid w:val="00D669B9"/>
    <w:rsid w:val="00D66A39"/>
    <w:rsid w:val="00D66A4D"/>
    <w:rsid w:val="00D66BAD"/>
    <w:rsid w:val="00D66D5E"/>
    <w:rsid w:val="00D66F04"/>
    <w:rsid w:val="00D67188"/>
    <w:rsid w:val="00D671AB"/>
    <w:rsid w:val="00D6721E"/>
    <w:rsid w:val="00D672FE"/>
    <w:rsid w:val="00D673E7"/>
    <w:rsid w:val="00D67542"/>
    <w:rsid w:val="00D67676"/>
    <w:rsid w:val="00D676FC"/>
    <w:rsid w:val="00D67A51"/>
    <w:rsid w:val="00D67CFD"/>
    <w:rsid w:val="00D67D95"/>
    <w:rsid w:val="00D67E94"/>
    <w:rsid w:val="00D67F22"/>
    <w:rsid w:val="00D67FD5"/>
    <w:rsid w:val="00D70019"/>
    <w:rsid w:val="00D7029F"/>
    <w:rsid w:val="00D704CA"/>
    <w:rsid w:val="00D7069A"/>
    <w:rsid w:val="00D70844"/>
    <w:rsid w:val="00D7086B"/>
    <w:rsid w:val="00D70979"/>
    <w:rsid w:val="00D70ACC"/>
    <w:rsid w:val="00D70B2C"/>
    <w:rsid w:val="00D70B61"/>
    <w:rsid w:val="00D70CA1"/>
    <w:rsid w:val="00D70CB0"/>
    <w:rsid w:val="00D70D50"/>
    <w:rsid w:val="00D70D8A"/>
    <w:rsid w:val="00D70F44"/>
    <w:rsid w:val="00D70FC0"/>
    <w:rsid w:val="00D7106B"/>
    <w:rsid w:val="00D71377"/>
    <w:rsid w:val="00D7146F"/>
    <w:rsid w:val="00D7148B"/>
    <w:rsid w:val="00D714D1"/>
    <w:rsid w:val="00D71531"/>
    <w:rsid w:val="00D71647"/>
    <w:rsid w:val="00D7185B"/>
    <w:rsid w:val="00D718A9"/>
    <w:rsid w:val="00D71AB3"/>
    <w:rsid w:val="00D71B54"/>
    <w:rsid w:val="00D71C4E"/>
    <w:rsid w:val="00D71DD7"/>
    <w:rsid w:val="00D71F75"/>
    <w:rsid w:val="00D72092"/>
    <w:rsid w:val="00D724CA"/>
    <w:rsid w:val="00D72696"/>
    <w:rsid w:val="00D72865"/>
    <w:rsid w:val="00D72910"/>
    <w:rsid w:val="00D72994"/>
    <w:rsid w:val="00D729F8"/>
    <w:rsid w:val="00D729FE"/>
    <w:rsid w:val="00D73079"/>
    <w:rsid w:val="00D7320B"/>
    <w:rsid w:val="00D73255"/>
    <w:rsid w:val="00D73476"/>
    <w:rsid w:val="00D737F3"/>
    <w:rsid w:val="00D73848"/>
    <w:rsid w:val="00D73850"/>
    <w:rsid w:val="00D738F8"/>
    <w:rsid w:val="00D73A07"/>
    <w:rsid w:val="00D73A55"/>
    <w:rsid w:val="00D73AF9"/>
    <w:rsid w:val="00D73EFE"/>
    <w:rsid w:val="00D73F1C"/>
    <w:rsid w:val="00D7401D"/>
    <w:rsid w:val="00D741AD"/>
    <w:rsid w:val="00D74481"/>
    <w:rsid w:val="00D7449E"/>
    <w:rsid w:val="00D7455D"/>
    <w:rsid w:val="00D74646"/>
    <w:rsid w:val="00D747C8"/>
    <w:rsid w:val="00D74816"/>
    <w:rsid w:val="00D7486F"/>
    <w:rsid w:val="00D7487C"/>
    <w:rsid w:val="00D748A3"/>
    <w:rsid w:val="00D74953"/>
    <w:rsid w:val="00D74AAE"/>
    <w:rsid w:val="00D74AD3"/>
    <w:rsid w:val="00D74B1C"/>
    <w:rsid w:val="00D74C13"/>
    <w:rsid w:val="00D74E02"/>
    <w:rsid w:val="00D74E2B"/>
    <w:rsid w:val="00D74E48"/>
    <w:rsid w:val="00D74F5D"/>
    <w:rsid w:val="00D74FA3"/>
    <w:rsid w:val="00D74FDF"/>
    <w:rsid w:val="00D7530D"/>
    <w:rsid w:val="00D75468"/>
    <w:rsid w:val="00D754C4"/>
    <w:rsid w:val="00D755AF"/>
    <w:rsid w:val="00D7565F"/>
    <w:rsid w:val="00D757A0"/>
    <w:rsid w:val="00D757D8"/>
    <w:rsid w:val="00D75839"/>
    <w:rsid w:val="00D75985"/>
    <w:rsid w:val="00D75A0F"/>
    <w:rsid w:val="00D75A13"/>
    <w:rsid w:val="00D75B8C"/>
    <w:rsid w:val="00D75BB5"/>
    <w:rsid w:val="00D75CE9"/>
    <w:rsid w:val="00D76356"/>
    <w:rsid w:val="00D76425"/>
    <w:rsid w:val="00D764F8"/>
    <w:rsid w:val="00D76538"/>
    <w:rsid w:val="00D767AD"/>
    <w:rsid w:val="00D76C16"/>
    <w:rsid w:val="00D76D51"/>
    <w:rsid w:val="00D76D68"/>
    <w:rsid w:val="00D76E01"/>
    <w:rsid w:val="00D76E3A"/>
    <w:rsid w:val="00D76F72"/>
    <w:rsid w:val="00D76FC9"/>
    <w:rsid w:val="00D770A8"/>
    <w:rsid w:val="00D770E2"/>
    <w:rsid w:val="00D7768E"/>
    <w:rsid w:val="00D7775E"/>
    <w:rsid w:val="00D777BC"/>
    <w:rsid w:val="00D77809"/>
    <w:rsid w:val="00D77885"/>
    <w:rsid w:val="00D77A53"/>
    <w:rsid w:val="00D77B5E"/>
    <w:rsid w:val="00D77DE3"/>
    <w:rsid w:val="00D800C5"/>
    <w:rsid w:val="00D800DF"/>
    <w:rsid w:val="00D8024A"/>
    <w:rsid w:val="00D80520"/>
    <w:rsid w:val="00D8063F"/>
    <w:rsid w:val="00D806FA"/>
    <w:rsid w:val="00D807D9"/>
    <w:rsid w:val="00D8080C"/>
    <w:rsid w:val="00D80936"/>
    <w:rsid w:val="00D809BF"/>
    <w:rsid w:val="00D80A2A"/>
    <w:rsid w:val="00D80A76"/>
    <w:rsid w:val="00D80C92"/>
    <w:rsid w:val="00D80CD9"/>
    <w:rsid w:val="00D80E19"/>
    <w:rsid w:val="00D80E72"/>
    <w:rsid w:val="00D80EBD"/>
    <w:rsid w:val="00D80F3F"/>
    <w:rsid w:val="00D80FF3"/>
    <w:rsid w:val="00D81185"/>
    <w:rsid w:val="00D81666"/>
    <w:rsid w:val="00D818A4"/>
    <w:rsid w:val="00D81905"/>
    <w:rsid w:val="00D81ACD"/>
    <w:rsid w:val="00D81DEB"/>
    <w:rsid w:val="00D81F5A"/>
    <w:rsid w:val="00D8221F"/>
    <w:rsid w:val="00D8243E"/>
    <w:rsid w:val="00D8268C"/>
    <w:rsid w:val="00D827C4"/>
    <w:rsid w:val="00D82805"/>
    <w:rsid w:val="00D8291B"/>
    <w:rsid w:val="00D829B1"/>
    <w:rsid w:val="00D82B24"/>
    <w:rsid w:val="00D82BE0"/>
    <w:rsid w:val="00D82CE8"/>
    <w:rsid w:val="00D82EA8"/>
    <w:rsid w:val="00D82F33"/>
    <w:rsid w:val="00D83210"/>
    <w:rsid w:val="00D8326E"/>
    <w:rsid w:val="00D832BD"/>
    <w:rsid w:val="00D8362E"/>
    <w:rsid w:val="00D83840"/>
    <w:rsid w:val="00D83878"/>
    <w:rsid w:val="00D83927"/>
    <w:rsid w:val="00D83A5F"/>
    <w:rsid w:val="00D83B5D"/>
    <w:rsid w:val="00D83B60"/>
    <w:rsid w:val="00D83C2F"/>
    <w:rsid w:val="00D83DB4"/>
    <w:rsid w:val="00D83E2D"/>
    <w:rsid w:val="00D83E80"/>
    <w:rsid w:val="00D83EA9"/>
    <w:rsid w:val="00D83ED5"/>
    <w:rsid w:val="00D842C0"/>
    <w:rsid w:val="00D8434F"/>
    <w:rsid w:val="00D846E8"/>
    <w:rsid w:val="00D84743"/>
    <w:rsid w:val="00D8474F"/>
    <w:rsid w:val="00D849E2"/>
    <w:rsid w:val="00D84A1F"/>
    <w:rsid w:val="00D84B42"/>
    <w:rsid w:val="00D84D93"/>
    <w:rsid w:val="00D84DB5"/>
    <w:rsid w:val="00D84E02"/>
    <w:rsid w:val="00D85054"/>
    <w:rsid w:val="00D850C4"/>
    <w:rsid w:val="00D85212"/>
    <w:rsid w:val="00D85325"/>
    <w:rsid w:val="00D853FA"/>
    <w:rsid w:val="00D856A1"/>
    <w:rsid w:val="00D857A3"/>
    <w:rsid w:val="00D85A5D"/>
    <w:rsid w:val="00D85BB3"/>
    <w:rsid w:val="00D85FD2"/>
    <w:rsid w:val="00D8602D"/>
    <w:rsid w:val="00D86196"/>
    <w:rsid w:val="00D8648E"/>
    <w:rsid w:val="00D864EA"/>
    <w:rsid w:val="00D86645"/>
    <w:rsid w:val="00D8664B"/>
    <w:rsid w:val="00D86777"/>
    <w:rsid w:val="00D867D4"/>
    <w:rsid w:val="00D8683B"/>
    <w:rsid w:val="00D8685F"/>
    <w:rsid w:val="00D86920"/>
    <w:rsid w:val="00D86981"/>
    <w:rsid w:val="00D86AEB"/>
    <w:rsid w:val="00D86B99"/>
    <w:rsid w:val="00D86BC7"/>
    <w:rsid w:val="00D86C58"/>
    <w:rsid w:val="00D86D46"/>
    <w:rsid w:val="00D86FC8"/>
    <w:rsid w:val="00D87124"/>
    <w:rsid w:val="00D871F2"/>
    <w:rsid w:val="00D87342"/>
    <w:rsid w:val="00D87431"/>
    <w:rsid w:val="00D8748B"/>
    <w:rsid w:val="00D875E7"/>
    <w:rsid w:val="00D87614"/>
    <w:rsid w:val="00D87638"/>
    <w:rsid w:val="00D876AE"/>
    <w:rsid w:val="00D87A3B"/>
    <w:rsid w:val="00D87CFD"/>
    <w:rsid w:val="00D87D1B"/>
    <w:rsid w:val="00D87EF1"/>
    <w:rsid w:val="00D87F3F"/>
    <w:rsid w:val="00D87FF8"/>
    <w:rsid w:val="00D90055"/>
    <w:rsid w:val="00D90102"/>
    <w:rsid w:val="00D9012B"/>
    <w:rsid w:val="00D904B9"/>
    <w:rsid w:val="00D90573"/>
    <w:rsid w:val="00D90630"/>
    <w:rsid w:val="00D906F4"/>
    <w:rsid w:val="00D9071D"/>
    <w:rsid w:val="00D90DA2"/>
    <w:rsid w:val="00D90E01"/>
    <w:rsid w:val="00D90EAB"/>
    <w:rsid w:val="00D90ED4"/>
    <w:rsid w:val="00D91068"/>
    <w:rsid w:val="00D912AB"/>
    <w:rsid w:val="00D9137B"/>
    <w:rsid w:val="00D91589"/>
    <w:rsid w:val="00D91732"/>
    <w:rsid w:val="00D91749"/>
    <w:rsid w:val="00D918C5"/>
    <w:rsid w:val="00D918CE"/>
    <w:rsid w:val="00D918F0"/>
    <w:rsid w:val="00D91C12"/>
    <w:rsid w:val="00D91D2F"/>
    <w:rsid w:val="00D91D8D"/>
    <w:rsid w:val="00D91EBA"/>
    <w:rsid w:val="00D91F2D"/>
    <w:rsid w:val="00D92020"/>
    <w:rsid w:val="00D9227E"/>
    <w:rsid w:val="00D9228F"/>
    <w:rsid w:val="00D92355"/>
    <w:rsid w:val="00D923E3"/>
    <w:rsid w:val="00D9243B"/>
    <w:rsid w:val="00D927A8"/>
    <w:rsid w:val="00D927F5"/>
    <w:rsid w:val="00D92AB0"/>
    <w:rsid w:val="00D92D74"/>
    <w:rsid w:val="00D92DDD"/>
    <w:rsid w:val="00D92E63"/>
    <w:rsid w:val="00D92F1E"/>
    <w:rsid w:val="00D92F8A"/>
    <w:rsid w:val="00D93041"/>
    <w:rsid w:val="00D93175"/>
    <w:rsid w:val="00D9319C"/>
    <w:rsid w:val="00D9333C"/>
    <w:rsid w:val="00D934CA"/>
    <w:rsid w:val="00D9351A"/>
    <w:rsid w:val="00D9369D"/>
    <w:rsid w:val="00D938FF"/>
    <w:rsid w:val="00D939C0"/>
    <w:rsid w:val="00D93AEB"/>
    <w:rsid w:val="00D93B1C"/>
    <w:rsid w:val="00D93B3D"/>
    <w:rsid w:val="00D93B47"/>
    <w:rsid w:val="00D93BF9"/>
    <w:rsid w:val="00D93BFA"/>
    <w:rsid w:val="00D93C47"/>
    <w:rsid w:val="00D93C8D"/>
    <w:rsid w:val="00D93DC2"/>
    <w:rsid w:val="00D93E0A"/>
    <w:rsid w:val="00D93ED5"/>
    <w:rsid w:val="00D93F6C"/>
    <w:rsid w:val="00D941A8"/>
    <w:rsid w:val="00D942FD"/>
    <w:rsid w:val="00D943CF"/>
    <w:rsid w:val="00D94556"/>
    <w:rsid w:val="00D945EE"/>
    <w:rsid w:val="00D94777"/>
    <w:rsid w:val="00D94797"/>
    <w:rsid w:val="00D94A93"/>
    <w:rsid w:val="00D94ACC"/>
    <w:rsid w:val="00D94BCA"/>
    <w:rsid w:val="00D94BD2"/>
    <w:rsid w:val="00D94BE4"/>
    <w:rsid w:val="00D94D35"/>
    <w:rsid w:val="00D94DDC"/>
    <w:rsid w:val="00D94E10"/>
    <w:rsid w:val="00D95046"/>
    <w:rsid w:val="00D950B2"/>
    <w:rsid w:val="00D95189"/>
    <w:rsid w:val="00D9518E"/>
    <w:rsid w:val="00D951BD"/>
    <w:rsid w:val="00D952DF"/>
    <w:rsid w:val="00D9555D"/>
    <w:rsid w:val="00D9558B"/>
    <w:rsid w:val="00D95618"/>
    <w:rsid w:val="00D9571B"/>
    <w:rsid w:val="00D95806"/>
    <w:rsid w:val="00D95E1C"/>
    <w:rsid w:val="00D95FB7"/>
    <w:rsid w:val="00D96017"/>
    <w:rsid w:val="00D961D9"/>
    <w:rsid w:val="00D962E4"/>
    <w:rsid w:val="00D96382"/>
    <w:rsid w:val="00D9652B"/>
    <w:rsid w:val="00D967B2"/>
    <w:rsid w:val="00D96864"/>
    <w:rsid w:val="00D969DC"/>
    <w:rsid w:val="00D96C66"/>
    <w:rsid w:val="00D96EB3"/>
    <w:rsid w:val="00D96FA8"/>
    <w:rsid w:val="00D970C0"/>
    <w:rsid w:val="00D9730D"/>
    <w:rsid w:val="00D973AC"/>
    <w:rsid w:val="00D9741C"/>
    <w:rsid w:val="00D97704"/>
    <w:rsid w:val="00D97BD1"/>
    <w:rsid w:val="00DA000E"/>
    <w:rsid w:val="00DA0321"/>
    <w:rsid w:val="00DA0625"/>
    <w:rsid w:val="00DA06E8"/>
    <w:rsid w:val="00DA0702"/>
    <w:rsid w:val="00DA079C"/>
    <w:rsid w:val="00DA094A"/>
    <w:rsid w:val="00DA0AF8"/>
    <w:rsid w:val="00DA0B25"/>
    <w:rsid w:val="00DA0B56"/>
    <w:rsid w:val="00DA0BA4"/>
    <w:rsid w:val="00DA0CB0"/>
    <w:rsid w:val="00DA0EB5"/>
    <w:rsid w:val="00DA0EF6"/>
    <w:rsid w:val="00DA1021"/>
    <w:rsid w:val="00DA1291"/>
    <w:rsid w:val="00DA133A"/>
    <w:rsid w:val="00DA136A"/>
    <w:rsid w:val="00DA13D7"/>
    <w:rsid w:val="00DA14A9"/>
    <w:rsid w:val="00DA1AE3"/>
    <w:rsid w:val="00DA1BEE"/>
    <w:rsid w:val="00DA1EAC"/>
    <w:rsid w:val="00DA1F52"/>
    <w:rsid w:val="00DA20D0"/>
    <w:rsid w:val="00DA2198"/>
    <w:rsid w:val="00DA2270"/>
    <w:rsid w:val="00DA2275"/>
    <w:rsid w:val="00DA22B9"/>
    <w:rsid w:val="00DA241C"/>
    <w:rsid w:val="00DA241D"/>
    <w:rsid w:val="00DA27CB"/>
    <w:rsid w:val="00DA290E"/>
    <w:rsid w:val="00DA2949"/>
    <w:rsid w:val="00DA2975"/>
    <w:rsid w:val="00DA2C78"/>
    <w:rsid w:val="00DA2DC8"/>
    <w:rsid w:val="00DA3040"/>
    <w:rsid w:val="00DA343A"/>
    <w:rsid w:val="00DA3483"/>
    <w:rsid w:val="00DA353D"/>
    <w:rsid w:val="00DA35E2"/>
    <w:rsid w:val="00DA370B"/>
    <w:rsid w:val="00DA3801"/>
    <w:rsid w:val="00DA38C4"/>
    <w:rsid w:val="00DA390B"/>
    <w:rsid w:val="00DA3AAF"/>
    <w:rsid w:val="00DA3C9A"/>
    <w:rsid w:val="00DA3E12"/>
    <w:rsid w:val="00DA4044"/>
    <w:rsid w:val="00DA4293"/>
    <w:rsid w:val="00DA433A"/>
    <w:rsid w:val="00DA434E"/>
    <w:rsid w:val="00DA45E0"/>
    <w:rsid w:val="00DA45E6"/>
    <w:rsid w:val="00DA4600"/>
    <w:rsid w:val="00DA49E1"/>
    <w:rsid w:val="00DA4A18"/>
    <w:rsid w:val="00DA4A4F"/>
    <w:rsid w:val="00DA4A51"/>
    <w:rsid w:val="00DA4DBD"/>
    <w:rsid w:val="00DA4FF6"/>
    <w:rsid w:val="00DA5100"/>
    <w:rsid w:val="00DA5221"/>
    <w:rsid w:val="00DA53D3"/>
    <w:rsid w:val="00DA53FA"/>
    <w:rsid w:val="00DA5907"/>
    <w:rsid w:val="00DA5AAF"/>
    <w:rsid w:val="00DA5AE1"/>
    <w:rsid w:val="00DA5CF5"/>
    <w:rsid w:val="00DA5D32"/>
    <w:rsid w:val="00DA5DD5"/>
    <w:rsid w:val="00DA5E3F"/>
    <w:rsid w:val="00DA5E8B"/>
    <w:rsid w:val="00DA5FD5"/>
    <w:rsid w:val="00DA6358"/>
    <w:rsid w:val="00DA640D"/>
    <w:rsid w:val="00DA6BF1"/>
    <w:rsid w:val="00DA70A0"/>
    <w:rsid w:val="00DA72C2"/>
    <w:rsid w:val="00DA778E"/>
    <w:rsid w:val="00DA7959"/>
    <w:rsid w:val="00DA7E24"/>
    <w:rsid w:val="00DA7F60"/>
    <w:rsid w:val="00DA7FAC"/>
    <w:rsid w:val="00DB010B"/>
    <w:rsid w:val="00DB01DB"/>
    <w:rsid w:val="00DB022C"/>
    <w:rsid w:val="00DB0278"/>
    <w:rsid w:val="00DB02A8"/>
    <w:rsid w:val="00DB0305"/>
    <w:rsid w:val="00DB05C9"/>
    <w:rsid w:val="00DB0C2A"/>
    <w:rsid w:val="00DB0C4E"/>
    <w:rsid w:val="00DB0EA9"/>
    <w:rsid w:val="00DB108B"/>
    <w:rsid w:val="00DB1341"/>
    <w:rsid w:val="00DB13EE"/>
    <w:rsid w:val="00DB1401"/>
    <w:rsid w:val="00DB1592"/>
    <w:rsid w:val="00DB1832"/>
    <w:rsid w:val="00DB186B"/>
    <w:rsid w:val="00DB18B0"/>
    <w:rsid w:val="00DB1A0E"/>
    <w:rsid w:val="00DB1C36"/>
    <w:rsid w:val="00DB1C4F"/>
    <w:rsid w:val="00DB1D13"/>
    <w:rsid w:val="00DB21ED"/>
    <w:rsid w:val="00DB25FB"/>
    <w:rsid w:val="00DB2602"/>
    <w:rsid w:val="00DB2605"/>
    <w:rsid w:val="00DB26DD"/>
    <w:rsid w:val="00DB2803"/>
    <w:rsid w:val="00DB2965"/>
    <w:rsid w:val="00DB2E42"/>
    <w:rsid w:val="00DB2E75"/>
    <w:rsid w:val="00DB2E96"/>
    <w:rsid w:val="00DB2EA0"/>
    <w:rsid w:val="00DB2F07"/>
    <w:rsid w:val="00DB30CA"/>
    <w:rsid w:val="00DB31CC"/>
    <w:rsid w:val="00DB3394"/>
    <w:rsid w:val="00DB34C5"/>
    <w:rsid w:val="00DB37B4"/>
    <w:rsid w:val="00DB3CB3"/>
    <w:rsid w:val="00DB3E09"/>
    <w:rsid w:val="00DB3E90"/>
    <w:rsid w:val="00DB413F"/>
    <w:rsid w:val="00DB4140"/>
    <w:rsid w:val="00DB4462"/>
    <w:rsid w:val="00DB44E9"/>
    <w:rsid w:val="00DB469F"/>
    <w:rsid w:val="00DB4795"/>
    <w:rsid w:val="00DB48FC"/>
    <w:rsid w:val="00DB4963"/>
    <w:rsid w:val="00DB4CC6"/>
    <w:rsid w:val="00DB4D3E"/>
    <w:rsid w:val="00DB50E3"/>
    <w:rsid w:val="00DB51D6"/>
    <w:rsid w:val="00DB5215"/>
    <w:rsid w:val="00DB525A"/>
    <w:rsid w:val="00DB53CB"/>
    <w:rsid w:val="00DB579A"/>
    <w:rsid w:val="00DB5848"/>
    <w:rsid w:val="00DB589A"/>
    <w:rsid w:val="00DB58DB"/>
    <w:rsid w:val="00DB59CA"/>
    <w:rsid w:val="00DB5A7B"/>
    <w:rsid w:val="00DB5D30"/>
    <w:rsid w:val="00DB5E56"/>
    <w:rsid w:val="00DB5EEF"/>
    <w:rsid w:val="00DB60CA"/>
    <w:rsid w:val="00DB6192"/>
    <w:rsid w:val="00DB62A0"/>
    <w:rsid w:val="00DB640A"/>
    <w:rsid w:val="00DB658E"/>
    <w:rsid w:val="00DB663F"/>
    <w:rsid w:val="00DB66E6"/>
    <w:rsid w:val="00DB679A"/>
    <w:rsid w:val="00DB6D80"/>
    <w:rsid w:val="00DB6F1E"/>
    <w:rsid w:val="00DB7102"/>
    <w:rsid w:val="00DB7189"/>
    <w:rsid w:val="00DB71D7"/>
    <w:rsid w:val="00DB7259"/>
    <w:rsid w:val="00DB73FD"/>
    <w:rsid w:val="00DB7573"/>
    <w:rsid w:val="00DB77F8"/>
    <w:rsid w:val="00DB77FC"/>
    <w:rsid w:val="00DB781A"/>
    <w:rsid w:val="00DB7AEF"/>
    <w:rsid w:val="00DB7BAC"/>
    <w:rsid w:val="00DB7BCE"/>
    <w:rsid w:val="00DB7C0F"/>
    <w:rsid w:val="00DB7C14"/>
    <w:rsid w:val="00DB7CAC"/>
    <w:rsid w:val="00DB7CBC"/>
    <w:rsid w:val="00DB7F5E"/>
    <w:rsid w:val="00DC0066"/>
    <w:rsid w:val="00DC006B"/>
    <w:rsid w:val="00DC008A"/>
    <w:rsid w:val="00DC010A"/>
    <w:rsid w:val="00DC0272"/>
    <w:rsid w:val="00DC036E"/>
    <w:rsid w:val="00DC07EB"/>
    <w:rsid w:val="00DC0A5A"/>
    <w:rsid w:val="00DC0B4E"/>
    <w:rsid w:val="00DC0C33"/>
    <w:rsid w:val="00DC0F75"/>
    <w:rsid w:val="00DC10E6"/>
    <w:rsid w:val="00DC10EF"/>
    <w:rsid w:val="00DC113B"/>
    <w:rsid w:val="00DC120C"/>
    <w:rsid w:val="00DC15E8"/>
    <w:rsid w:val="00DC16C4"/>
    <w:rsid w:val="00DC17AD"/>
    <w:rsid w:val="00DC1A22"/>
    <w:rsid w:val="00DC1B39"/>
    <w:rsid w:val="00DC1E3A"/>
    <w:rsid w:val="00DC1FCB"/>
    <w:rsid w:val="00DC200C"/>
    <w:rsid w:val="00DC2235"/>
    <w:rsid w:val="00DC231F"/>
    <w:rsid w:val="00DC25BA"/>
    <w:rsid w:val="00DC26F6"/>
    <w:rsid w:val="00DC27BF"/>
    <w:rsid w:val="00DC280D"/>
    <w:rsid w:val="00DC2991"/>
    <w:rsid w:val="00DC2994"/>
    <w:rsid w:val="00DC2A28"/>
    <w:rsid w:val="00DC2B11"/>
    <w:rsid w:val="00DC30B9"/>
    <w:rsid w:val="00DC30DD"/>
    <w:rsid w:val="00DC30E9"/>
    <w:rsid w:val="00DC3242"/>
    <w:rsid w:val="00DC36E4"/>
    <w:rsid w:val="00DC393F"/>
    <w:rsid w:val="00DC3993"/>
    <w:rsid w:val="00DC3AB9"/>
    <w:rsid w:val="00DC3E9D"/>
    <w:rsid w:val="00DC40D3"/>
    <w:rsid w:val="00DC4272"/>
    <w:rsid w:val="00DC4374"/>
    <w:rsid w:val="00DC43D9"/>
    <w:rsid w:val="00DC469B"/>
    <w:rsid w:val="00DC46CC"/>
    <w:rsid w:val="00DC47ED"/>
    <w:rsid w:val="00DC4A9B"/>
    <w:rsid w:val="00DC4BAA"/>
    <w:rsid w:val="00DC4BCA"/>
    <w:rsid w:val="00DC4BD2"/>
    <w:rsid w:val="00DC4CDC"/>
    <w:rsid w:val="00DC4E12"/>
    <w:rsid w:val="00DC4E3C"/>
    <w:rsid w:val="00DC4EB7"/>
    <w:rsid w:val="00DC574B"/>
    <w:rsid w:val="00DC5776"/>
    <w:rsid w:val="00DC57AE"/>
    <w:rsid w:val="00DC5B28"/>
    <w:rsid w:val="00DC5D2E"/>
    <w:rsid w:val="00DC622B"/>
    <w:rsid w:val="00DC62EB"/>
    <w:rsid w:val="00DC63F7"/>
    <w:rsid w:val="00DC6418"/>
    <w:rsid w:val="00DC669C"/>
    <w:rsid w:val="00DC679C"/>
    <w:rsid w:val="00DC6AEA"/>
    <w:rsid w:val="00DC6D45"/>
    <w:rsid w:val="00DC7009"/>
    <w:rsid w:val="00DC7057"/>
    <w:rsid w:val="00DC7070"/>
    <w:rsid w:val="00DC7654"/>
    <w:rsid w:val="00DC770D"/>
    <w:rsid w:val="00DC7900"/>
    <w:rsid w:val="00DC7CDC"/>
    <w:rsid w:val="00DC7E77"/>
    <w:rsid w:val="00DC7F27"/>
    <w:rsid w:val="00DD02E3"/>
    <w:rsid w:val="00DD0491"/>
    <w:rsid w:val="00DD0656"/>
    <w:rsid w:val="00DD0C49"/>
    <w:rsid w:val="00DD0CD4"/>
    <w:rsid w:val="00DD0D84"/>
    <w:rsid w:val="00DD0FD7"/>
    <w:rsid w:val="00DD10CF"/>
    <w:rsid w:val="00DD12DD"/>
    <w:rsid w:val="00DD13BE"/>
    <w:rsid w:val="00DD157B"/>
    <w:rsid w:val="00DD18B8"/>
    <w:rsid w:val="00DD1B5C"/>
    <w:rsid w:val="00DD1BD3"/>
    <w:rsid w:val="00DD1DF9"/>
    <w:rsid w:val="00DD1EFF"/>
    <w:rsid w:val="00DD1F51"/>
    <w:rsid w:val="00DD2076"/>
    <w:rsid w:val="00DD2077"/>
    <w:rsid w:val="00DD2091"/>
    <w:rsid w:val="00DD226B"/>
    <w:rsid w:val="00DD23B9"/>
    <w:rsid w:val="00DD244E"/>
    <w:rsid w:val="00DD246E"/>
    <w:rsid w:val="00DD248F"/>
    <w:rsid w:val="00DD24E7"/>
    <w:rsid w:val="00DD272C"/>
    <w:rsid w:val="00DD273F"/>
    <w:rsid w:val="00DD2770"/>
    <w:rsid w:val="00DD2947"/>
    <w:rsid w:val="00DD29D5"/>
    <w:rsid w:val="00DD2AAB"/>
    <w:rsid w:val="00DD2BF4"/>
    <w:rsid w:val="00DD2DD8"/>
    <w:rsid w:val="00DD30AD"/>
    <w:rsid w:val="00DD312D"/>
    <w:rsid w:val="00DD31A9"/>
    <w:rsid w:val="00DD343C"/>
    <w:rsid w:val="00DD3482"/>
    <w:rsid w:val="00DD349C"/>
    <w:rsid w:val="00DD34A7"/>
    <w:rsid w:val="00DD3743"/>
    <w:rsid w:val="00DD3746"/>
    <w:rsid w:val="00DD387E"/>
    <w:rsid w:val="00DD3977"/>
    <w:rsid w:val="00DD3993"/>
    <w:rsid w:val="00DD3B30"/>
    <w:rsid w:val="00DD3D1C"/>
    <w:rsid w:val="00DD3F2F"/>
    <w:rsid w:val="00DD3FBB"/>
    <w:rsid w:val="00DD3FFD"/>
    <w:rsid w:val="00DD4028"/>
    <w:rsid w:val="00DD42F8"/>
    <w:rsid w:val="00DD435F"/>
    <w:rsid w:val="00DD4393"/>
    <w:rsid w:val="00DD447A"/>
    <w:rsid w:val="00DD4854"/>
    <w:rsid w:val="00DD4948"/>
    <w:rsid w:val="00DD49E8"/>
    <w:rsid w:val="00DD49E9"/>
    <w:rsid w:val="00DD4B29"/>
    <w:rsid w:val="00DD4BAA"/>
    <w:rsid w:val="00DD4C6A"/>
    <w:rsid w:val="00DD4E27"/>
    <w:rsid w:val="00DD4E4D"/>
    <w:rsid w:val="00DD4F68"/>
    <w:rsid w:val="00DD5420"/>
    <w:rsid w:val="00DD5613"/>
    <w:rsid w:val="00DD5648"/>
    <w:rsid w:val="00DD56A5"/>
    <w:rsid w:val="00DD56A8"/>
    <w:rsid w:val="00DD573D"/>
    <w:rsid w:val="00DD5AA2"/>
    <w:rsid w:val="00DD5B13"/>
    <w:rsid w:val="00DD5BAA"/>
    <w:rsid w:val="00DD5BD0"/>
    <w:rsid w:val="00DD5C06"/>
    <w:rsid w:val="00DD5D02"/>
    <w:rsid w:val="00DD5D4C"/>
    <w:rsid w:val="00DD5EBF"/>
    <w:rsid w:val="00DD608D"/>
    <w:rsid w:val="00DD60AD"/>
    <w:rsid w:val="00DD6391"/>
    <w:rsid w:val="00DD639F"/>
    <w:rsid w:val="00DD66D3"/>
    <w:rsid w:val="00DD680F"/>
    <w:rsid w:val="00DD68F9"/>
    <w:rsid w:val="00DD6A69"/>
    <w:rsid w:val="00DD6C9B"/>
    <w:rsid w:val="00DD6D94"/>
    <w:rsid w:val="00DD6E58"/>
    <w:rsid w:val="00DD6FE3"/>
    <w:rsid w:val="00DD6FF7"/>
    <w:rsid w:val="00DD7070"/>
    <w:rsid w:val="00DD7086"/>
    <w:rsid w:val="00DD7280"/>
    <w:rsid w:val="00DD75FF"/>
    <w:rsid w:val="00DD760E"/>
    <w:rsid w:val="00DD7617"/>
    <w:rsid w:val="00DD7763"/>
    <w:rsid w:val="00DD7843"/>
    <w:rsid w:val="00DD7882"/>
    <w:rsid w:val="00DD7BED"/>
    <w:rsid w:val="00DD7C7D"/>
    <w:rsid w:val="00DD7ECA"/>
    <w:rsid w:val="00DD7ECF"/>
    <w:rsid w:val="00DD7F41"/>
    <w:rsid w:val="00DE005D"/>
    <w:rsid w:val="00DE0145"/>
    <w:rsid w:val="00DE0162"/>
    <w:rsid w:val="00DE021B"/>
    <w:rsid w:val="00DE030F"/>
    <w:rsid w:val="00DE04FD"/>
    <w:rsid w:val="00DE065C"/>
    <w:rsid w:val="00DE065F"/>
    <w:rsid w:val="00DE067F"/>
    <w:rsid w:val="00DE06D8"/>
    <w:rsid w:val="00DE06EC"/>
    <w:rsid w:val="00DE0743"/>
    <w:rsid w:val="00DE078A"/>
    <w:rsid w:val="00DE099F"/>
    <w:rsid w:val="00DE0BE8"/>
    <w:rsid w:val="00DE0E11"/>
    <w:rsid w:val="00DE0E23"/>
    <w:rsid w:val="00DE106F"/>
    <w:rsid w:val="00DE11F3"/>
    <w:rsid w:val="00DE125C"/>
    <w:rsid w:val="00DE129E"/>
    <w:rsid w:val="00DE13A7"/>
    <w:rsid w:val="00DE1945"/>
    <w:rsid w:val="00DE1B4F"/>
    <w:rsid w:val="00DE1D6F"/>
    <w:rsid w:val="00DE1DA4"/>
    <w:rsid w:val="00DE1E1D"/>
    <w:rsid w:val="00DE1F74"/>
    <w:rsid w:val="00DE21E0"/>
    <w:rsid w:val="00DE2275"/>
    <w:rsid w:val="00DE24DE"/>
    <w:rsid w:val="00DE25CE"/>
    <w:rsid w:val="00DE25FD"/>
    <w:rsid w:val="00DE2B34"/>
    <w:rsid w:val="00DE2B8E"/>
    <w:rsid w:val="00DE2C1C"/>
    <w:rsid w:val="00DE2CA1"/>
    <w:rsid w:val="00DE2D88"/>
    <w:rsid w:val="00DE2E46"/>
    <w:rsid w:val="00DE2E65"/>
    <w:rsid w:val="00DE2EBF"/>
    <w:rsid w:val="00DE2F26"/>
    <w:rsid w:val="00DE3032"/>
    <w:rsid w:val="00DE3098"/>
    <w:rsid w:val="00DE309B"/>
    <w:rsid w:val="00DE3242"/>
    <w:rsid w:val="00DE33B8"/>
    <w:rsid w:val="00DE3439"/>
    <w:rsid w:val="00DE3758"/>
    <w:rsid w:val="00DE39BC"/>
    <w:rsid w:val="00DE3A7B"/>
    <w:rsid w:val="00DE3A92"/>
    <w:rsid w:val="00DE3B36"/>
    <w:rsid w:val="00DE3C4A"/>
    <w:rsid w:val="00DE3D6D"/>
    <w:rsid w:val="00DE3DD7"/>
    <w:rsid w:val="00DE3DDB"/>
    <w:rsid w:val="00DE3F67"/>
    <w:rsid w:val="00DE3FC8"/>
    <w:rsid w:val="00DE42BC"/>
    <w:rsid w:val="00DE436C"/>
    <w:rsid w:val="00DE441D"/>
    <w:rsid w:val="00DE448F"/>
    <w:rsid w:val="00DE44C5"/>
    <w:rsid w:val="00DE44DA"/>
    <w:rsid w:val="00DE4534"/>
    <w:rsid w:val="00DE45B0"/>
    <w:rsid w:val="00DE4635"/>
    <w:rsid w:val="00DE469A"/>
    <w:rsid w:val="00DE4726"/>
    <w:rsid w:val="00DE4846"/>
    <w:rsid w:val="00DE48E6"/>
    <w:rsid w:val="00DE4B4E"/>
    <w:rsid w:val="00DE4C66"/>
    <w:rsid w:val="00DE4CA3"/>
    <w:rsid w:val="00DE4DC1"/>
    <w:rsid w:val="00DE4FF1"/>
    <w:rsid w:val="00DE5140"/>
    <w:rsid w:val="00DE5313"/>
    <w:rsid w:val="00DE54A9"/>
    <w:rsid w:val="00DE55AD"/>
    <w:rsid w:val="00DE56DA"/>
    <w:rsid w:val="00DE56DF"/>
    <w:rsid w:val="00DE575C"/>
    <w:rsid w:val="00DE58B6"/>
    <w:rsid w:val="00DE5E30"/>
    <w:rsid w:val="00DE5EDA"/>
    <w:rsid w:val="00DE60FE"/>
    <w:rsid w:val="00DE63BF"/>
    <w:rsid w:val="00DE65DE"/>
    <w:rsid w:val="00DE67E8"/>
    <w:rsid w:val="00DE69DB"/>
    <w:rsid w:val="00DE6A6C"/>
    <w:rsid w:val="00DE6BD3"/>
    <w:rsid w:val="00DE6C60"/>
    <w:rsid w:val="00DE6C7E"/>
    <w:rsid w:val="00DE6DEB"/>
    <w:rsid w:val="00DE7009"/>
    <w:rsid w:val="00DE7013"/>
    <w:rsid w:val="00DE71A3"/>
    <w:rsid w:val="00DE72DA"/>
    <w:rsid w:val="00DE74F3"/>
    <w:rsid w:val="00DE76B8"/>
    <w:rsid w:val="00DE76C4"/>
    <w:rsid w:val="00DE7A35"/>
    <w:rsid w:val="00DE7C24"/>
    <w:rsid w:val="00DE7C27"/>
    <w:rsid w:val="00DE7D99"/>
    <w:rsid w:val="00DE7FFB"/>
    <w:rsid w:val="00DF00F3"/>
    <w:rsid w:val="00DF00FE"/>
    <w:rsid w:val="00DF04CC"/>
    <w:rsid w:val="00DF0A5A"/>
    <w:rsid w:val="00DF0AA4"/>
    <w:rsid w:val="00DF0B63"/>
    <w:rsid w:val="00DF0B83"/>
    <w:rsid w:val="00DF0C6C"/>
    <w:rsid w:val="00DF0C76"/>
    <w:rsid w:val="00DF0C83"/>
    <w:rsid w:val="00DF0C9C"/>
    <w:rsid w:val="00DF0D2B"/>
    <w:rsid w:val="00DF1047"/>
    <w:rsid w:val="00DF1182"/>
    <w:rsid w:val="00DF1230"/>
    <w:rsid w:val="00DF1283"/>
    <w:rsid w:val="00DF13A3"/>
    <w:rsid w:val="00DF15EF"/>
    <w:rsid w:val="00DF1637"/>
    <w:rsid w:val="00DF17E5"/>
    <w:rsid w:val="00DF17FC"/>
    <w:rsid w:val="00DF1937"/>
    <w:rsid w:val="00DF1B18"/>
    <w:rsid w:val="00DF1D3B"/>
    <w:rsid w:val="00DF1D9E"/>
    <w:rsid w:val="00DF1E58"/>
    <w:rsid w:val="00DF2019"/>
    <w:rsid w:val="00DF2049"/>
    <w:rsid w:val="00DF206D"/>
    <w:rsid w:val="00DF20CE"/>
    <w:rsid w:val="00DF2527"/>
    <w:rsid w:val="00DF25C6"/>
    <w:rsid w:val="00DF2603"/>
    <w:rsid w:val="00DF2651"/>
    <w:rsid w:val="00DF29A3"/>
    <w:rsid w:val="00DF2B06"/>
    <w:rsid w:val="00DF2B7F"/>
    <w:rsid w:val="00DF2BE1"/>
    <w:rsid w:val="00DF2C7C"/>
    <w:rsid w:val="00DF3269"/>
    <w:rsid w:val="00DF3453"/>
    <w:rsid w:val="00DF354A"/>
    <w:rsid w:val="00DF35CB"/>
    <w:rsid w:val="00DF362F"/>
    <w:rsid w:val="00DF39DA"/>
    <w:rsid w:val="00DF3B46"/>
    <w:rsid w:val="00DF3B4A"/>
    <w:rsid w:val="00DF3CA4"/>
    <w:rsid w:val="00DF3FDA"/>
    <w:rsid w:val="00DF4021"/>
    <w:rsid w:val="00DF40E8"/>
    <w:rsid w:val="00DF42AC"/>
    <w:rsid w:val="00DF4321"/>
    <w:rsid w:val="00DF4408"/>
    <w:rsid w:val="00DF4791"/>
    <w:rsid w:val="00DF4803"/>
    <w:rsid w:val="00DF49B3"/>
    <w:rsid w:val="00DF49C6"/>
    <w:rsid w:val="00DF4B43"/>
    <w:rsid w:val="00DF4CAD"/>
    <w:rsid w:val="00DF4D62"/>
    <w:rsid w:val="00DF50AE"/>
    <w:rsid w:val="00DF5144"/>
    <w:rsid w:val="00DF5349"/>
    <w:rsid w:val="00DF565D"/>
    <w:rsid w:val="00DF5781"/>
    <w:rsid w:val="00DF5B05"/>
    <w:rsid w:val="00DF5BF7"/>
    <w:rsid w:val="00DF5C35"/>
    <w:rsid w:val="00DF5D4C"/>
    <w:rsid w:val="00DF5FAD"/>
    <w:rsid w:val="00DF5FD6"/>
    <w:rsid w:val="00DF60C5"/>
    <w:rsid w:val="00DF61A4"/>
    <w:rsid w:val="00DF620C"/>
    <w:rsid w:val="00DF627F"/>
    <w:rsid w:val="00DF642E"/>
    <w:rsid w:val="00DF64CC"/>
    <w:rsid w:val="00DF6524"/>
    <w:rsid w:val="00DF6688"/>
    <w:rsid w:val="00DF66EA"/>
    <w:rsid w:val="00DF670F"/>
    <w:rsid w:val="00DF6712"/>
    <w:rsid w:val="00DF67B2"/>
    <w:rsid w:val="00DF689D"/>
    <w:rsid w:val="00DF6982"/>
    <w:rsid w:val="00DF6B2E"/>
    <w:rsid w:val="00DF6D31"/>
    <w:rsid w:val="00DF6E3D"/>
    <w:rsid w:val="00DF7012"/>
    <w:rsid w:val="00DF703F"/>
    <w:rsid w:val="00DF73E8"/>
    <w:rsid w:val="00DF75C0"/>
    <w:rsid w:val="00DF75C4"/>
    <w:rsid w:val="00DF76B1"/>
    <w:rsid w:val="00DF773B"/>
    <w:rsid w:val="00DF7951"/>
    <w:rsid w:val="00DF79DC"/>
    <w:rsid w:val="00DF7B44"/>
    <w:rsid w:val="00DF7E24"/>
    <w:rsid w:val="00DF7E76"/>
    <w:rsid w:val="00DF7FE3"/>
    <w:rsid w:val="00E00023"/>
    <w:rsid w:val="00E0003D"/>
    <w:rsid w:val="00E000F8"/>
    <w:rsid w:val="00E00145"/>
    <w:rsid w:val="00E0048D"/>
    <w:rsid w:val="00E004B1"/>
    <w:rsid w:val="00E00858"/>
    <w:rsid w:val="00E00871"/>
    <w:rsid w:val="00E0092D"/>
    <w:rsid w:val="00E00936"/>
    <w:rsid w:val="00E00DE5"/>
    <w:rsid w:val="00E00DF5"/>
    <w:rsid w:val="00E00F95"/>
    <w:rsid w:val="00E00F99"/>
    <w:rsid w:val="00E011AC"/>
    <w:rsid w:val="00E01245"/>
    <w:rsid w:val="00E01257"/>
    <w:rsid w:val="00E01355"/>
    <w:rsid w:val="00E014C0"/>
    <w:rsid w:val="00E014E4"/>
    <w:rsid w:val="00E01929"/>
    <w:rsid w:val="00E019EC"/>
    <w:rsid w:val="00E01A19"/>
    <w:rsid w:val="00E01A4D"/>
    <w:rsid w:val="00E01BD3"/>
    <w:rsid w:val="00E01C0E"/>
    <w:rsid w:val="00E01D78"/>
    <w:rsid w:val="00E01E1F"/>
    <w:rsid w:val="00E01E46"/>
    <w:rsid w:val="00E01EA9"/>
    <w:rsid w:val="00E01F46"/>
    <w:rsid w:val="00E01F4E"/>
    <w:rsid w:val="00E022C0"/>
    <w:rsid w:val="00E02378"/>
    <w:rsid w:val="00E02466"/>
    <w:rsid w:val="00E027AE"/>
    <w:rsid w:val="00E02AE0"/>
    <w:rsid w:val="00E02C15"/>
    <w:rsid w:val="00E02D37"/>
    <w:rsid w:val="00E02DB8"/>
    <w:rsid w:val="00E0301F"/>
    <w:rsid w:val="00E03445"/>
    <w:rsid w:val="00E03634"/>
    <w:rsid w:val="00E03896"/>
    <w:rsid w:val="00E038B1"/>
    <w:rsid w:val="00E03990"/>
    <w:rsid w:val="00E03AB0"/>
    <w:rsid w:val="00E03AB9"/>
    <w:rsid w:val="00E03AFB"/>
    <w:rsid w:val="00E03D31"/>
    <w:rsid w:val="00E03D9E"/>
    <w:rsid w:val="00E03E15"/>
    <w:rsid w:val="00E03F5E"/>
    <w:rsid w:val="00E03F87"/>
    <w:rsid w:val="00E04581"/>
    <w:rsid w:val="00E0463F"/>
    <w:rsid w:val="00E04658"/>
    <w:rsid w:val="00E04687"/>
    <w:rsid w:val="00E04741"/>
    <w:rsid w:val="00E04762"/>
    <w:rsid w:val="00E0481E"/>
    <w:rsid w:val="00E0483C"/>
    <w:rsid w:val="00E04840"/>
    <w:rsid w:val="00E04A25"/>
    <w:rsid w:val="00E04BCB"/>
    <w:rsid w:val="00E04D11"/>
    <w:rsid w:val="00E04EF6"/>
    <w:rsid w:val="00E0514D"/>
    <w:rsid w:val="00E055B0"/>
    <w:rsid w:val="00E05670"/>
    <w:rsid w:val="00E057F0"/>
    <w:rsid w:val="00E05842"/>
    <w:rsid w:val="00E058E4"/>
    <w:rsid w:val="00E05A31"/>
    <w:rsid w:val="00E05B8F"/>
    <w:rsid w:val="00E05CF2"/>
    <w:rsid w:val="00E05E49"/>
    <w:rsid w:val="00E05ED3"/>
    <w:rsid w:val="00E0609F"/>
    <w:rsid w:val="00E06272"/>
    <w:rsid w:val="00E0636B"/>
    <w:rsid w:val="00E063F5"/>
    <w:rsid w:val="00E0683E"/>
    <w:rsid w:val="00E0686A"/>
    <w:rsid w:val="00E069F9"/>
    <w:rsid w:val="00E06B42"/>
    <w:rsid w:val="00E06BCB"/>
    <w:rsid w:val="00E06C33"/>
    <w:rsid w:val="00E06C7B"/>
    <w:rsid w:val="00E06E4F"/>
    <w:rsid w:val="00E07001"/>
    <w:rsid w:val="00E0703B"/>
    <w:rsid w:val="00E071DF"/>
    <w:rsid w:val="00E07670"/>
    <w:rsid w:val="00E07797"/>
    <w:rsid w:val="00E07841"/>
    <w:rsid w:val="00E07874"/>
    <w:rsid w:val="00E07968"/>
    <w:rsid w:val="00E07981"/>
    <w:rsid w:val="00E07C92"/>
    <w:rsid w:val="00E1050A"/>
    <w:rsid w:val="00E10511"/>
    <w:rsid w:val="00E108F2"/>
    <w:rsid w:val="00E10970"/>
    <w:rsid w:val="00E10CBE"/>
    <w:rsid w:val="00E10E90"/>
    <w:rsid w:val="00E11028"/>
    <w:rsid w:val="00E11050"/>
    <w:rsid w:val="00E11059"/>
    <w:rsid w:val="00E1114D"/>
    <w:rsid w:val="00E11222"/>
    <w:rsid w:val="00E113B6"/>
    <w:rsid w:val="00E11404"/>
    <w:rsid w:val="00E11432"/>
    <w:rsid w:val="00E11513"/>
    <w:rsid w:val="00E1154E"/>
    <w:rsid w:val="00E1169F"/>
    <w:rsid w:val="00E117BE"/>
    <w:rsid w:val="00E11B86"/>
    <w:rsid w:val="00E11C23"/>
    <w:rsid w:val="00E11DA7"/>
    <w:rsid w:val="00E11DE8"/>
    <w:rsid w:val="00E11E4E"/>
    <w:rsid w:val="00E11F7E"/>
    <w:rsid w:val="00E11FC6"/>
    <w:rsid w:val="00E120CE"/>
    <w:rsid w:val="00E120EC"/>
    <w:rsid w:val="00E122E0"/>
    <w:rsid w:val="00E1267F"/>
    <w:rsid w:val="00E12B7F"/>
    <w:rsid w:val="00E12B8B"/>
    <w:rsid w:val="00E12EB1"/>
    <w:rsid w:val="00E12FC5"/>
    <w:rsid w:val="00E12FD1"/>
    <w:rsid w:val="00E13175"/>
    <w:rsid w:val="00E131E9"/>
    <w:rsid w:val="00E13329"/>
    <w:rsid w:val="00E13464"/>
    <w:rsid w:val="00E134C9"/>
    <w:rsid w:val="00E1381F"/>
    <w:rsid w:val="00E13832"/>
    <w:rsid w:val="00E13952"/>
    <w:rsid w:val="00E13AB1"/>
    <w:rsid w:val="00E13CC9"/>
    <w:rsid w:val="00E13E84"/>
    <w:rsid w:val="00E1404E"/>
    <w:rsid w:val="00E14338"/>
    <w:rsid w:val="00E14373"/>
    <w:rsid w:val="00E143B9"/>
    <w:rsid w:val="00E146E2"/>
    <w:rsid w:val="00E147D8"/>
    <w:rsid w:val="00E14935"/>
    <w:rsid w:val="00E14967"/>
    <w:rsid w:val="00E14AE6"/>
    <w:rsid w:val="00E14E20"/>
    <w:rsid w:val="00E14EE8"/>
    <w:rsid w:val="00E14FC9"/>
    <w:rsid w:val="00E15033"/>
    <w:rsid w:val="00E1503C"/>
    <w:rsid w:val="00E15698"/>
    <w:rsid w:val="00E157D6"/>
    <w:rsid w:val="00E158F5"/>
    <w:rsid w:val="00E15A49"/>
    <w:rsid w:val="00E15C28"/>
    <w:rsid w:val="00E15D71"/>
    <w:rsid w:val="00E15F36"/>
    <w:rsid w:val="00E1647F"/>
    <w:rsid w:val="00E165B1"/>
    <w:rsid w:val="00E1663F"/>
    <w:rsid w:val="00E16861"/>
    <w:rsid w:val="00E168F3"/>
    <w:rsid w:val="00E16926"/>
    <w:rsid w:val="00E1693E"/>
    <w:rsid w:val="00E16A04"/>
    <w:rsid w:val="00E16AA0"/>
    <w:rsid w:val="00E16AB1"/>
    <w:rsid w:val="00E16ACB"/>
    <w:rsid w:val="00E16AEC"/>
    <w:rsid w:val="00E16BBB"/>
    <w:rsid w:val="00E1735A"/>
    <w:rsid w:val="00E1740A"/>
    <w:rsid w:val="00E176E0"/>
    <w:rsid w:val="00E176E3"/>
    <w:rsid w:val="00E17846"/>
    <w:rsid w:val="00E1794D"/>
    <w:rsid w:val="00E17968"/>
    <w:rsid w:val="00E17B33"/>
    <w:rsid w:val="00E17B7F"/>
    <w:rsid w:val="00E200C8"/>
    <w:rsid w:val="00E201A1"/>
    <w:rsid w:val="00E20201"/>
    <w:rsid w:val="00E20759"/>
    <w:rsid w:val="00E207D9"/>
    <w:rsid w:val="00E2119D"/>
    <w:rsid w:val="00E211F1"/>
    <w:rsid w:val="00E21251"/>
    <w:rsid w:val="00E21374"/>
    <w:rsid w:val="00E2149E"/>
    <w:rsid w:val="00E21553"/>
    <w:rsid w:val="00E21B62"/>
    <w:rsid w:val="00E21E9C"/>
    <w:rsid w:val="00E22068"/>
    <w:rsid w:val="00E22069"/>
    <w:rsid w:val="00E2233C"/>
    <w:rsid w:val="00E22349"/>
    <w:rsid w:val="00E223C4"/>
    <w:rsid w:val="00E2254A"/>
    <w:rsid w:val="00E22924"/>
    <w:rsid w:val="00E22929"/>
    <w:rsid w:val="00E22B8E"/>
    <w:rsid w:val="00E22BA4"/>
    <w:rsid w:val="00E22C93"/>
    <w:rsid w:val="00E22F3A"/>
    <w:rsid w:val="00E231EF"/>
    <w:rsid w:val="00E2330A"/>
    <w:rsid w:val="00E2333C"/>
    <w:rsid w:val="00E23492"/>
    <w:rsid w:val="00E234E1"/>
    <w:rsid w:val="00E235D6"/>
    <w:rsid w:val="00E23979"/>
    <w:rsid w:val="00E23A05"/>
    <w:rsid w:val="00E23D3C"/>
    <w:rsid w:val="00E23DC6"/>
    <w:rsid w:val="00E23E64"/>
    <w:rsid w:val="00E242E3"/>
    <w:rsid w:val="00E2452B"/>
    <w:rsid w:val="00E245D5"/>
    <w:rsid w:val="00E24606"/>
    <w:rsid w:val="00E24641"/>
    <w:rsid w:val="00E24A20"/>
    <w:rsid w:val="00E24BAF"/>
    <w:rsid w:val="00E24CB4"/>
    <w:rsid w:val="00E24DA2"/>
    <w:rsid w:val="00E24FF8"/>
    <w:rsid w:val="00E2517F"/>
    <w:rsid w:val="00E25411"/>
    <w:rsid w:val="00E254FD"/>
    <w:rsid w:val="00E25680"/>
    <w:rsid w:val="00E256B0"/>
    <w:rsid w:val="00E257F3"/>
    <w:rsid w:val="00E25820"/>
    <w:rsid w:val="00E25A14"/>
    <w:rsid w:val="00E25D28"/>
    <w:rsid w:val="00E25F04"/>
    <w:rsid w:val="00E26339"/>
    <w:rsid w:val="00E26591"/>
    <w:rsid w:val="00E268FD"/>
    <w:rsid w:val="00E26BA9"/>
    <w:rsid w:val="00E26CC7"/>
    <w:rsid w:val="00E26DA6"/>
    <w:rsid w:val="00E26F26"/>
    <w:rsid w:val="00E26F9F"/>
    <w:rsid w:val="00E26FF2"/>
    <w:rsid w:val="00E272DB"/>
    <w:rsid w:val="00E272ED"/>
    <w:rsid w:val="00E27342"/>
    <w:rsid w:val="00E274DB"/>
    <w:rsid w:val="00E27716"/>
    <w:rsid w:val="00E27747"/>
    <w:rsid w:val="00E27768"/>
    <w:rsid w:val="00E27B63"/>
    <w:rsid w:val="00E27D35"/>
    <w:rsid w:val="00E27DAF"/>
    <w:rsid w:val="00E30264"/>
    <w:rsid w:val="00E3034F"/>
    <w:rsid w:val="00E30457"/>
    <w:rsid w:val="00E3050C"/>
    <w:rsid w:val="00E3059E"/>
    <w:rsid w:val="00E30854"/>
    <w:rsid w:val="00E30A93"/>
    <w:rsid w:val="00E30AE9"/>
    <w:rsid w:val="00E30B2F"/>
    <w:rsid w:val="00E30BE1"/>
    <w:rsid w:val="00E30D72"/>
    <w:rsid w:val="00E30E6B"/>
    <w:rsid w:val="00E30F84"/>
    <w:rsid w:val="00E3104C"/>
    <w:rsid w:val="00E310D2"/>
    <w:rsid w:val="00E310DF"/>
    <w:rsid w:val="00E31208"/>
    <w:rsid w:val="00E312C4"/>
    <w:rsid w:val="00E3133E"/>
    <w:rsid w:val="00E313A2"/>
    <w:rsid w:val="00E31468"/>
    <w:rsid w:val="00E316F1"/>
    <w:rsid w:val="00E319EC"/>
    <w:rsid w:val="00E31A2E"/>
    <w:rsid w:val="00E31B0E"/>
    <w:rsid w:val="00E31DC7"/>
    <w:rsid w:val="00E31E61"/>
    <w:rsid w:val="00E31F75"/>
    <w:rsid w:val="00E31F97"/>
    <w:rsid w:val="00E321F6"/>
    <w:rsid w:val="00E326B6"/>
    <w:rsid w:val="00E3291F"/>
    <w:rsid w:val="00E329D5"/>
    <w:rsid w:val="00E32A4F"/>
    <w:rsid w:val="00E32A91"/>
    <w:rsid w:val="00E32AC2"/>
    <w:rsid w:val="00E32D3D"/>
    <w:rsid w:val="00E32F81"/>
    <w:rsid w:val="00E330A4"/>
    <w:rsid w:val="00E33156"/>
    <w:rsid w:val="00E335C1"/>
    <w:rsid w:val="00E335F8"/>
    <w:rsid w:val="00E3365A"/>
    <w:rsid w:val="00E337A4"/>
    <w:rsid w:val="00E337D7"/>
    <w:rsid w:val="00E3389E"/>
    <w:rsid w:val="00E33933"/>
    <w:rsid w:val="00E33942"/>
    <w:rsid w:val="00E339E3"/>
    <w:rsid w:val="00E33E1E"/>
    <w:rsid w:val="00E33EEB"/>
    <w:rsid w:val="00E33F7B"/>
    <w:rsid w:val="00E340E0"/>
    <w:rsid w:val="00E34107"/>
    <w:rsid w:val="00E3441B"/>
    <w:rsid w:val="00E34A1F"/>
    <w:rsid w:val="00E34D9F"/>
    <w:rsid w:val="00E35036"/>
    <w:rsid w:val="00E35050"/>
    <w:rsid w:val="00E35053"/>
    <w:rsid w:val="00E35092"/>
    <w:rsid w:val="00E350B5"/>
    <w:rsid w:val="00E351EA"/>
    <w:rsid w:val="00E3555F"/>
    <w:rsid w:val="00E35567"/>
    <w:rsid w:val="00E355E2"/>
    <w:rsid w:val="00E35963"/>
    <w:rsid w:val="00E35A92"/>
    <w:rsid w:val="00E35ADC"/>
    <w:rsid w:val="00E35B48"/>
    <w:rsid w:val="00E360BA"/>
    <w:rsid w:val="00E360EC"/>
    <w:rsid w:val="00E361A3"/>
    <w:rsid w:val="00E362B5"/>
    <w:rsid w:val="00E3644E"/>
    <w:rsid w:val="00E36773"/>
    <w:rsid w:val="00E3677E"/>
    <w:rsid w:val="00E3688A"/>
    <w:rsid w:val="00E36C5F"/>
    <w:rsid w:val="00E36D59"/>
    <w:rsid w:val="00E36E0E"/>
    <w:rsid w:val="00E37036"/>
    <w:rsid w:val="00E37076"/>
    <w:rsid w:val="00E370CA"/>
    <w:rsid w:val="00E37127"/>
    <w:rsid w:val="00E37224"/>
    <w:rsid w:val="00E37295"/>
    <w:rsid w:val="00E372CE"/>
    <w:rsid w:val="00E372E0"/>
    <w:rsid w:val="00E373B8"/>
    <w:rsid w:val="00E37436"/>
    <w:rsid w:val="00E3749C"/>
    <w:rsid w:val="00E378D6"/>
    <w:rsid w:val="00E37936"/>
    <w:rsid w:val="00E37953"/>
    <w:rsid w:val="00E379E7"/>
    <w:rsid w:val="00E37A78"/>
    <w:rsid w:val="00E37A9F"/>
    <w:rsid w:val="00E37B3A"/>
    <w:rsid w:val="00E37C3E"/>
    <w:rsid w:val="00E37DE8"/>
    <w:rsid w:val="00E40018"/>
    <w:rsid w:val="00E4012A"/>
    <w:rsid w:val="00E4012E"/>
    <w:rsid w:val="00E40457"/>
    <w:rsid w:val="00E404EA"/>
    <w:rsid w:val="00E40527"/>
    <w:rsid w:val="00E406D7"/>
    <w:rsid w:val="00E40969"/>
    <w:rsid w:val="00E40A90"/>
    <w:rsid w:val="00E40C8F"/>
    <w:rsid w:val="00E40DEA"/>
    <w:rsid w:val="00E40E14"/>
    <w:rsid w:val="00E410A8"/>
    <w:rsid w:val="00E411B7"/>
    <w:rsid w:val="00E41308"/>
    <w:rsid w:val="00E4130D"/>
    <w:rsid w:val="00E41368"/>
    <w:rsid w:val="00E41700"/>
    <w:rsid w:val="00E417D6"/>
    <w:rsid w:val="00E41A7B"/>
    <w:rsid w:val="00E41B1E"/>
    <w:rsid w:val="00E41BCB"/>
    <w:rsid w:val="00E41CF0"/>
    <w:rsid w:val="00E41EF5"/>
    <w:rsid w:val="00E42026"/>
    <w:rsid w:val="00E42133"/>
    <w:rsid w:val="00E42226"/>
    <w:rsid w:val="00E42A88"/>
    <w:rsid w:val="00E42C87"/>
    <w:rsid w:val="00E42D3E"/>
    <w:rsid w:val="00E42DB9"/>
    <w:rsid w:val="00E42EE7"/>
    <w:rsid w:val="00E4330B"/>
    <w:rsid w:val="00E43312"/>
    <w:rsid w:val="00E4333B"/>
    <w:rsid w:val="00E4333C"/>
    <w:rsid w:val="00E4337A"/>
    <w:rsid w:val="00E43407"/>
    <w:rsid w:val="00E43733"/>
    <w:rsid w:val="00E438E4"/>
    <w:rsid w:val="00E43A2C"/>
    <w:rsid w:val="00E43A32"/>
    <w:rsid w:val="00E43C09"/>
    <w:rsid w:val="00E43D67"/>
    <w:rsid w:val="00E43D6F"/>
    <w:rsid w:val="00E43DB9"/>
    <w:rsid w:val="00E43ED8"/>
    <w:rsid w:val="00E441C6"/>
    <w:rsid w:val="00E4426F"/>
    <w:rsid w:val="00E44542"/>
    <w:rsid w:val="00E44638"/>
    <w:rsid w:val="00E44783"/>
    <w:rsid w:val="00E44985"/>
    <w:rsid w:val="00E44B0B"/>
    <w:rsid w:val="00E44D97"/>
    <w:rsid w:val="00E4506C"/>
    <w:rsid w:val="00E45091"/>
    <w:rsid w:val="00E450EE"/>
    <w:rsid w:val="00E451C0"/>
    <w:rsid w:val="00E45446"/>
    <w:rsid w:val="00E45614"/>
    <w:rsid w:val="00E45656"/>
    <w:rsid w:val="00E4580B"/>
    <w:rsid w:val="00E459E5"/>
    <w:rsid w:val="00E45B56"/>
    <w:rsid w:val="00E45BE8"/>
    <w:rsid w:val="00E45BF8"/>
    <w:rsid w:val="00E45D49"/>
    <w:rsid w:val="00E45E91"/>
    <w:rsid w:val="00E45E9A"/>
    <w:rsid w:val="00E460FB"/>
    <w:rsid w:val="00E46150"/>
    <w:rsid w:val="00E46229"/>
    <w:rsid w:val="00E4628A"/>
    <w:rsid w:val="00E46330"/>
    <w:rsid w:val="00E46405"/>
    <w:rsid w:val="00E46440"/>
    <w:rsid w:val="00E46546"/>
    <w:rsid w:val="00E46585"/>
    <w:rsid w:val="00E46590"/>
    <w:rsid w:val="00E4676A"/>
    <w:rsid w:val="00E46874"/>
    <w:rsid w:val="00E46930"/>
    <w:rsid w:val="00E46979"/>
    <w:rsid w:val="00E46995"/>
    <w:rsid w:val="00E469C8"/>
    <w:rsid w:val="00E46BB3"/>
    <w:rsid w:val="00E46C07"/>
    <w:rsid w:val="00E46C3D"/>
    <w:rsid w:val="00E46D91"/>
    <w:rsid w:val="00E470A9"/>
    <w:rsid w:val="00E470B6"/>
    <w:rsid w:val="00E472F3"/>
    <w:rsid w:val="00E472F7"/>
    <w:rsid w:val="00E47335"/>
    <w:rsid w:val="00E47504"/>
    <w:rsid w:val="00E476A6"/>
    <w:rsid w:val="00E47770"/>
    <w:rsid w:val="00E477D6"/>
    <w:rsid w:val="00E478F6"/>
    <w:rsid w:val="00E479EE"/>
    <w:rsid w:val="00E47D81"/>
    <w:rsid w:val="00E47D9E"/>
    <w:rsid w:val="00E47DD8"/>
    <w:rsid w:val="00E47DE5"/>
    <w:rsid w:val="00E47E04"/>
    <w:rsid w:val="00E50068"/>
    <w:rsid w:val="00E50079"/>
    <w:rsid w:val="00E503F8"/>
    <w:rsid w:val="00E5043A"/>
    <w:rsid w:val="00E50471"/>
    <w:rsid w:val="00E50519"/>
    <w:rsid w:val="00E5051C"/>
    <w:rsid w:val="00E5059E"/>
    <w:rsid w:val="00E505A1"/>
    <w:rsid w:val="00E505EF"/>
    <w:rsid w:val="00E50765"/>
    <w:rsid w:val="00E50CE5"/>
    <w:rsid w:val="00E50EC6"/>
    <w:rsid w:val="00E50FC5"/>
    <w:rsid w:val="00E51087"/>
    <w:rsid w:val="00E510E4"/>
    <w:rsid w:val="00E5116C"/>
    <w:rsid w:val="00E512B9"/>
    <w:rsid w:val="00E5142E"/>
    <w:rsid w:val="00E515C3"/>
    <w:rsid w:val="00E515F1"/>
    <w:rsid w:val="00E51892"/>
    <w:rsid w:val="00E51A43"/>
    <w:rsid w:val="00E51AAB"/>
    <w:rsid w:val="00E51BD2"/>
    <w:rsid w:val="00E51BE3"/>
    <w:rsid w:val="00E51E59"/>
    <w:rsid w:val="00E51E7D"/>
    <w:rsid w:val="00E51F38"/>
    <w:rsid w:val="00E521FD"/>
    <w:rsid w:val="00E526EA"/>
    <w:rsid w:val="00E52837"/>
    <w:rsid w:val="00E528CB"/>
    <w:rsid w:val="00E52A5A"/>
    <w:rsid w:val="00E52B38"/>
    <w:rsid w:val="00E52F8E"/>
    <w:rsid w:val="00E52FEC"/>
    <w:rsid w:val="00E53060"/>
    <w:rsid w:val="00E531D0"/>
    <w:rsid w:val="00E53463"/>
    <w:rsid w:val="00E535F2"/>
    <w:rsid w:val="00E53728"/>
    <w:rsid w:val="00E5375B"/>
    <w:rsid w:val="00E537A0"/>
    <w:rsid w:val="00E537B1"/>
    <w:rsid w:val="00E53846"/>
    <w:rsid w:val="00E539FA"/>
    <w:rsid w:val="00E53EB6"/>
    <w:rsid w:val="00E53ECE"/>
    <w:rsid w:val="00E53F38"/>
    <w:rsid w:val="00E53F63"/>
    <w:rsid w:val="00E54133"/>
    <w:rsid w:val="00E545C6"/>
    <w:rsid w:val="00E54726"/>
    <w:rsid w:val="00E54829"/>
    <w:rsid w:val="00E54C20"/>
    <w:rsid w:val="00E54C68"/>
    <w:rsid w:val="00E54D13"/>
    <w:rsid w:val="00E54D34"/>
    <w:rsid w:val="00E54E88"/>
    <w:rsid w:val="00E55229"/>
    <w:rsid w:val="00E5538D"/>
    <w:rsid w:val="00E554D0"/>
    <w:rsid w:val="00E55533"/>
    <w:rsid w:val="00E5553F"/>
    <w:rsid w:val="00E5580D"/>
    <w:rsid w:val="00E55974"/>
    <w:rsid w:val="00E55A78"/>
    <w:rsid w:val="00E55B88"/>
    <w:rsid w:val="00E55B91"/>
    <w:rsid w:val="00E56058"/>
    <w:rsid w:val="00E5613D"/>
    <w:rsid w:val="00E56160"/>
    <w:rsid w:val="00E5631A"/>
    <w:rsid w:val="00E563A3"/>
    <w:rsid w:val="00E56493"/>
    <w:rsid w:val="00E56970"/>
    <w:rsid w:val="00E56CAF"/>
    <w:rsid w:val="00E56DD9"/>
    <w:rsid w:val="00E571EC"/>
    <w:rsid w:val="00E57348"/>
    <w:rsid w:val="00E575A0"/>
    <w:rsid w:val="00E575EE"/>
    <w:rsid w:val="00E57767"/>
    <w:rsid w:val="00E57859"/>
    <w:rsid w:val="00E57A5C"/>
    <w:rsid w:val="00E57D30"/>
    <w:rsid w:val="00E57FF1"/>
    <w:rsid w:val="00E604AF"/>
    <w:rsid w:val="00E604DA"/>
    <w:rsid w:val="00E6076A"/>
    <w:rsid w:val="00E60A94"/>
    <w:rsid w:val="00E60AF3"/>
    <w:rsid w:val="00E60BFB"/>
    <w:rsid w:val="00E60C3A"/>
    <w:rsid w:val="00E60CF4"/>
    <w:rsid w:val="00E610FB"/>
    <w:rsid w:val="00E611AB"/>
    <w:rsid w:val="00E61213"/>
    <w:rsid w:val="00E614E8"/>
    <w:rsid w:val="00E614EF"/>
    <w:rsid w:val="00E614F3"/>
    <w:rsid w:val="00E6168C"/>
    <w:rsid w:val="00E61890"/>
    <w:rsid w:val="00E619DC"/>
    <w:rsid w:val="00E61AED"/>
    <w:rsid w:val="00E61EE1"/>
    <w:rsid w:val="00E61FA1"/>
    <w:rsid w:val="00E61FB2"/>
    <w:rsid w:val="00E62070"/>
    <w:rsid w:val="00E6212B"/>
    <w:rsid w:val="00E62162"/>
    <w:rsid w:val="00E6219E"/>
    <w:rsid w:val="00E623C0"/>
    <w:rsid w:val="00E6243F"/>
    <w:rsid w:val="00E62797"/>
    <w:rsid w:val="00E628B4"/>
    <w:rsid w:val="00E62953"/>
    <w:rsid w:val="00E62989"/>
    <w:rsid w:val="00E62A34"/>
    <w:rsid w:val="00E62A76"/>
    <w:rsid w:val="00E62B01"/>
    <w:rsid w:val="00E63087"/>
    <w:rsid w:val="00E631B8"/>
    <w:rsid w:val="00E63215"/>
    <w:rsid w:val="00E6322E"/>
    <w:rsid w:val="00E63753"/>
    <w:rsid w:val="00E63825"/>
    <w:rsid w:val="00E638FE"/>
    <w:rsid w:val="00E639D8"/>
    <w:rsid w:val="00E63A75"/>
    <w:rsid w:val="00E63B77"/>
    <w:rsid w:val="00E63CB2"/>
    <w:rsid w:val="00E63F4D"/>
    <w:rsid w:val="00E63FC7"/>
    <w:rsid w:val="00E64020"/>
    <w:rsid w:val="00E64104"/>
    <w:rsid w:val="00E64179"/>
    <w:rsid w:val="00E64330"/>
    <w:rsid w:val="00E64414"/>
    <w:rsid w:val="00E64533"/>
    <w:rsid w:val="00E645DC"/>
    <w:rsid w:val="00E64666"/>
    <w:rsid w:val="00E64882"/>
    <w:rsid w:val="00E64E46"/>
    <w:rsid w:val="00E64ECD"/>
    <w:rsid w:val="00E65043"/>
    <w:rsid w:val="00E65055"/>
    <w:rsid w:val="00E650E5"/>
    <w:rsid w:val="00E65139"/>
    <w:rsid w:val="00E651BF"/>
    <w:rsid w:val="00E651F2"/>
    <w:rsid w:val="00E65276"/>
    <w:rsid w:val="00E652C4"/>
    <w:rsid w:val="00E653DC"/>
    <w:rsid w:val="00E65400"/>
    <w:rsid w:val="00E6571A"/>
    <w:rsid w:val="00E65758"/>
    <w:rsid w:val="00E658CC"/>
    <w:rsid w:val="00E65B37"/>
    <w:rsid w:val="00E65E57"/>
    <w:rsid w:val="00E66034"/>
    <w:rsid w:val="00E6614D"/>
    <w:rsid w:val="00E661EB"/>
    <w:rsid w:val="00E662AB"/>
    <w:rsid w:val="00E664D5"/>
    <w:rsid w:val="00E664EF"/>
    <w:rsid w:val="00E66563"/>
    <w:rsid w:val="00E6681B"/>
    <w:rsid w:val="00E6694D"/>
    <w:rsid w:val="00E6697A"/>
    <w:rsid w:val="00E669E2"/>
    <w:rsid w:val="00E66D00"/>
    <w:rsid w:val="00E66D68"/>
    <w:rsid w:val="00E66EEB"/>
    <w:rsid w:val="00E66F14"/>
    <w:rsid w:val="00E67034"/>
    <w:rsid w:val="00E67162"/>
    <w:rsid w:val="00E673F1"/>
    <w:rsid w:val="00E676AD"/>
    <w:rsid w:val="00E67B5C"/>
    <w:rsid w:val="00E67CC0"/>
    <w:rsid w:val="00E67EEF"/>
    <w:rsid w:val="00E70078"/>
    <w:rsid w:val="00E702F9"/>
    <w:rsid w:val="00E706BF"/>
    <w:rsid w:val="00E706D6"/>
    <w:rsid w:val="00E70714"/>
    <w:rsid w:val="00E70842"/>
    <w:rsid w:val="00E70DBD"/>
    <w:rsid w:val="00E710E8"/>
    <w:rsid w:val="00E7116D"/>
    <w:rsid w:val="00E711AF"/>
    <w:rsid w:val="00E714D0"/>
    <w:rsid w:val="00E7158B"/>
    <w:rsid w:val="00E7165C"/>
    <w:rsid w:val="00E7179D"/>
    <w:rsid w:val="00E717A9"/>
    <w:rsid w:val="00E71D57"/>
    <w:rsid w:val="00E71FA9"/>
    <w:rsid w:val="00E72019"/>
    <w:rsid w:val="00E7206F"/>
    <w:rsid w:val="00E720BD"/>
    <w:rsid w:val="00E7228E"/>
    <w:rsid w:val="00E7238E"/>
    <w:rsid w:val="00E725DC"/>
    <w:rsid w:val="00E727C3"/>
    <w:rsid w:val="00E72B59"/>
    <w:rsid w:val="00E72DB8"/>
    <w:rsid w:val="00E72F99"/>
    <w:rsid w:val="00E7307D"/>
    <w:rsid w:val="00E734F9"/>
    <w:rsid w:val="00E73528"/>
    <w:rsid w:val="00E7363E"/>
    <w:rsid w:val="00E7368C"/>
    <w:rsid w:val="00E736A4"/>
    <w:rsid w:val="00E73B33"/>
    <w:rsid w:val="00E73C41"/>
    <w:rsid w:val="00E73C8E"/>
    <w:rsid w:val="00E73D39"/>
    <w:rsid w:val="00E73E27"/>
    <w:rsid w:val="00E741B6"/>
    <w:rsid w:val="00E742B1"/>
    <w:rsid w:val="00E744B3"/>
    <w:rsid w:val="00E74844"/>
    <w:rsid w:val="00E74892"/>
    <w:rsid w:val="00E74A5C"/>
    <w:rsid w:val="00E74AA9"/>
    <w:rsid w:val="00E74BA5"/>
    <w:rsid w:val="00E74BDD"/>
    <w:rsid w:val="00E74CEB"/>
    <w:rsid w:val="00E74E23"/>
    <w:rsid w:val="00E74EEC"/>
    <w:rsid w:val="00E7511D"/>
    <w:rsid w:val="00E75635"/>
    <w:rsid w:val="00E758A5"/>
    <w:rsid w:val="00E759CA"/>
    <w:rsid w:val="00E75C46"/>
    <w:rsid w:val="00E75D43"/>
    <w:rsid w:val="00E75DFB"/>
    <w:rsid w:val="00E75E81"/>
    <w:rsid w:val="00E75FB6"/>
    <w:rsid w:val="00E76410"/>
    <w:rsid w:val="00E764B4"/>
    <w:rsid w:val="00E76530"/>
    <w:rsid w:val="00E76583"/>
    <w:rsid w:val="00E76601"/>
    <w:rsid w:val="00E7664A"/>
    <w:rsid w:val="00E76788"/>
    <w:rsid w:val="00E768A1"/>
    <w:rsid w:val="00E76DD4"/>
    <w:rsid w:val="00E770FA"/>
    <w:rsid w:val="00E77629"/>
    <w:rsid w:val="00E7773C"/>
    <w:rsid w:val="00E77976"/>
    <w:rsid w:val="00E77A55"/>
    <w:rsid w:val="00E77C8B"/>
    <w:rsid w:val="00E77CF4"/>
    <w:rsid w:val="00E77D3A"/>
    <w:rsid w:val="00E77DC0"/>
    <w:rsid w:val="00E77EE3"/>
    <w:rsid w:val="00E77FA1"/>
    <w:rsid w:val="00E80166"/>
    <w:rsid w:val="00E8027F"/>
    <w:rsid w:val="00E80445"/>
    <w:rsid w:val="00E80470"/>
    <w:rsid w:val="00E804B7"/>
    <w:rsid w:val="00E806E3"/>
    <w:rsid w:val="00E806E5"/>
    <w:rsid w:val="00E807EC"/>
    <w:rsid w:val="00E80A22"/>
    <w:rsid w:val="00E80A70"/>
    <w:rsid w:val="00E80DE5"/>
    <w:rsid w:val="00E80EFA"/>
    <w:rsid w:val="00E80F3E"/>
    <w:rsid w:val="00E8105E"/>
    <w:rsid w:val="00E81191"/>
    <w:rsid w:val="00E81388"/>
    <w:rsid w:val="00E81642"/>
    <w:rsid w:val="00E816C7"/>
    <w:rsid w:val="00E81802"/>
    <w:rsid w:val="00E81974"/>
    <w:rsid w:val="00E819FB"/>
    <w:rsid w:val="00E81A79"/>
    <w:rsid w:val="00E81AAB"/>
    <w:rsid w:val="00E81B36"/>
    <w:rsid w:val="00E81C80"/>
    <w:rsid w:val="00E81CEC"/>
    <w:rsid w:val="00E81D20"/>
    <w:rsid w:val="00E81DA8"/>
    <w:rsid w:val="00E81FA9"/>
    <w:rsid w:val="00E8212E"/>
    <w:rsid w:val="00E8225D"/>
    <w:rsid w:val="00E82352"/>
    <w:rsid w:val="00E823C8"/>
    <w:rsid w:val="00E8248B"/>
    <w:rsid w:val="00E825A0"/>
    <w:rsid w:val="00E8261F"/>
    <w:rsid w:val="00E8279D"/>
    <w:rsid w:val="00E82860"/>
    <w:rsid w:val="00E8294D"/>
    <w:rsid w:val="00E8299C"/>
    <w:rsid w:val="00E829C1"/>
    <w:rsid w:val="00E82C7C"/>
    <w:rsid w:val="00E83316"/>
    <w:rsid w:val="00E833D8"/>
    <w:rsid w:val="00E8360F"/>
    <w:rsid w:val="00E83762"/>
    <w:rsid w:val="00E837F9"/>
    <w:rsid w:val="00E838B5"/>
    <w:rsid w:val="00E839DB"/>
    <w:rsid w:val="00E83A38"/>
    <w:rsid w:val="00E83B90"/>
    <w:rsid w:val="00E83BA3"/>
    <w:rsid w:val="00E83CB0"/>
    <w:rsid w:val="00E83DCA"/>
    <w:rsid w:val="00E83F0A"/>
    <w:rsid w:val="00E84147"/>
    <w:rsid w:val="00E844B4"/>
    <w:rsid w:val="00E845B8"/>
    <w:rsid w:val="00E8475A"/>
    <w:rsid w:val="00E84AAF"/>
    <w:rsid w:val="00E84AE1"/>
    <w:rsid w:val="00E84FCC"/>
    <w:rsid w:val="00E85681"/>
    <w:rsid w:val="00E856AA"/>
    <w:rsid w:val="00E8576F"/>
    <w:rsid w:val="00E85D23"/>
    <w:rsid w:val="00E861BB"/>
    <w:rsid w:val="00E8631A"/>
    <w:rsid w:val="00E8633C"/>
    <w:rsid w:val="00E863CE"/>
    <w:rsid w:val="00E863F0"/>
    <w:rsid w:val="00E86436"/>
    <w:rsid w:val="00E86540"/>
    <w:rsid w:val="00E8662A"/>
    <w:rsid w:val="00E8662E"/>
    <w:rsid w:val="00E86726"/>
    <w:rsid w:val="00E86841"/>
    <w:rsid w:val="00E869DB"/>
    <w:rsid w:val="00E86A56"/>
    <w:rsid w:val="00E8702A"/>
    <w:rsid w:val="00E870EA"/>
    <w:rsid w:val="00E870FC"/>
    <w:rsid w:val="00E873F6"/>
    <w:rsid w:val="00E87435"/>
    <w:rsid w:val="00E8758E"/>
    <w:rsid w:val="00E875BB"/>
    <w:rsid w:val="00E87668"/>
    <w:rsid w:val="00E87842"/>
    <w:rsid w:val="00E8785A"/>
    <w:rsid w:val="00E87BEA"/>
    <w:rsid w:val="00E87CC3"/>
    <w:rsid w:val="00E87D49"/>
    <w:rsid w:val="00E87F2D"/>
    <w:rsid w:val="00E87F51"/>
    <w:rsid w:val="00E87F68"/>
    <w:rsid w:val="00E87FEF"/>
    <w:rsid w:val="00E90001"/>
    <w:rsid w:val="00E90179"/>
    <w:rsid w:val="00E9021A"/>
    <w:rsid w:val="00E90266"/>
    <w:rsid w:val="00E9049D"/>
    <w:rsid w:val="00E905D9"/>
    <w:rsid w:val="00E90648"/>
    <w:rsid w:val="00E90712"/>
    <w:rsid w:val="00E90749"/>
    <w:rsid w:val="00E90A59"/>
    <w:rsid w:val="00E90C6E"/>
    <w:rsid w:val="00E90C7A"/>
    <w:rsid w:val="00E90CFC"/>
    <w:rsid w:val="00E9121F"/>
    <w:rsid w:val="00E914A2"/>
    <w:rsid w:val="00E9152A"/>
    <w:rsid w:val="00E916FB"/>
    <w:rsid w:val="00E9173C"/>
    <w:rsid w:val="00E9194B"/>
    <w:rsid w:val="00E91D74"/>
    <w:rsid w:val="00E91DEA"/>
    <w:rsid w:val="00E91E74"/>
    <w:rsid w:val="00E92009"/>
    <w:rsid w:val="00E92128"/>
    <w:rsid w:val="00E925C7"/>
    <w:rsid w:val="00E9262A"/>
    <w:rsid w:val="00E9268C"/>
    <w:rsid w:val="00E929E1"/>
    <w:rsid w:val="00E92A55"/>
    <w:rsid w:val="00E92B6E"/>
    <w:rsid w:val="00E92C68"/>
    <w:rsid w:val="00E92F57"/>
    <w:rsid w:val="00E93226"/>
    <w:rsid w:val="00E93731"/>
    <w:rsid w:val="00E93C2F"/>
    <w:rsid w:val="00E93C74"/>
    <w:rsid w:val="00E93D37"/>
    <w:rsid w:val="00E93EB4"/>
    <w:rsid w:val="00E93F6A"/>
    <w:rsid w:val="00E94049"/>
    <w:rsid w:val="00E9414A"/>
    <w:rsid w:val="00E943B1"/>
    <w:rsid w:val="00E943B7"/>
    <w:rsid w:val="00E944DE"/>
    <w:rsid w:val="00E9465F"/>
    <w:rsid w:val="00E94B0B"/>
    <w:rsid w:val="00E94C51"/>
    <w:rsid w:val="00E94DBA"/>
    <w:rsid w:val="00E94E3A"/>
    <w:rsid w:val="00E94F13"/>
    <w:rsid w:val="00E9517F"/>
    <w:rsid w:val="00E954D1"/>
    <w:rsid w:val="00E954F7"/>
    <w:rsid w:val="00E955BD"/>
    <w:rsid w:val="00E95674"/>
    <w:rsid w:val="00E95676"/>
    <w:rsid w:val="00E959D3"/>
    <w:rsid w:val="00E95ACB"/>
    <w:rsid w:val="00E95AEE"/>
    <w:rsid w:val="00E95AF3"/>
    <w:rsid w:val="00E95B03"/>
    <w:rsid w:val="00E95BB0"/>
    <w:rsid w:val="00E95C4B"/>
    <w:rsid w:val="00E95E58"/>
    <w:rsid w:val="00E95F08"/>
    <w:rsid w:val="00E96311"/>
    <w:rsid w:val="00E96342"/>
    <w:rsid w:val="00E9650F"/>
    <w:rsid w:val="00E965CF"/>
    <w:rsid w:val="00E96613"/>
    <w:rsid w:val="00E966D0"/>
    <w:rsid w:val="00E96724"/>
    <w:rsid w:val="00E967A4"/>
    <w:rsid w:val="00E96883"/>
    <w:rsid w:val="00E96FAC"/>
    <w:rsid w:val="00E9709D"/>
    <w:rsid w:val="00E970A7"/>
    <w:rsid w:val="00E97294"/>
    <w:rsid w:val="00E975BB"/>
    <w:rsid w:val="00E975F6"/>
    <w:rsid w:val="00E975FD"/>
    <w:rsid w:val="00E97669"/>
    <w:rsid w:val="00E97690"/>
    <w:rsid w:val="00E9796C"/>
    <w:rsid w:val="00E97A62"/>
    <w:rsid w:val="00E97A93"/>
    <w:rsid w:val="00E97B22"/>
    <w:rsid w:val="00E97B9B"/>
    <w:rsid w:val="00E97C5B"/>
    <w:rsid w:val="00E97D3F"/>
    <w:rsid w:val="00E97D74"/>
    <w:rsid w:val="00E97DC2"/>
    <w:rsid w:val="00E97ED9"/>
    <w:rsid w:val="00E97FCB"/>
    <w:rsid w:val="00EA0208"/>
    <w:rsid w:val="00EA02A5"/>
    <w:rsid w:val="00EA0573"/>
    <w:rsid w:val="00EA077F"/>
    <w:rsid w:val="00EA07CD"/>
    <w:rsid w:val="00EA08CA"/>
    <w:rsid w:val="00EA08EF"/>
    <w:rsid w:val="00EA093F"/>
    <w:rsid w:val="00EA0B12"/>
    <w:rsid w:val="00EA0B21"/>
    <w:rsid w:val="00EA0CB6"/>
    <w:rsid w:val="00EA0D20"/>
    <w:rsid w:val="00EA0DE0"/>
    <w:rsid w:val="00EA0ECB"/>
    <w:rsid w:val="00EA1009"/>
    <w:rsid w:val="00EA1083"/>
    <w:rsid w:val="00EA1483"/>
    <w:rsid w:val="00EA15BE"/>
    <w:rsid w:val="00EA1682"/>
    <w:rsid w:val="00EA1697"/>
    <w:rsid w:val="00EA1707"/>
    <w:rsid w:val="00EA17E0"/>
    <w:rsid w:val="00EA1885"/>
    <w:rsid w:val="00EA1922"/>
    <w:rsid w:val="00EA1A4F"/>
    <w:rsid w:val="00EA1D7E"/>
    <w:rsid w:val="00EA1F5F"/>
    <w:rsid w:val="00EA1F92"/>
    <w:rsid w:val="00EA2099"/>
    <w:rsid w:val="00EA2211"/>
    <w:rsid w:val="00EA247F"/>
    <w:rsid w:val="00EA2554"/>
    <w:rsid w:val="00EA25E2"/>
    <w:rsid w:val="00EA263F"/>
    <w:rsid w:val="00EA2738"/>
    <w:rsid w:val="00EA2963"/>
    <w:rsid w:val="00EA296C"/>
    <w:rsid w:val="00EA2CAB"/>
    <w:rsid w:val="00EA2DE0"/>
    <w:rsid w:val="00EA2EC1"/>
    <w:rsid w:val="00EA2F08"/>
    <w:rsid w:val="00EA30F1"/>
    <w:rsid w:val="00EA32FF"/>
    <w:rsid w:val="00EA33F9"/>
    <w:rsid w:val="00EA3478"/>
    <w:rsid w:val="00EA359E"/>
    <w:rsid w:val="00EA377E"/>
    <w:rsid w:val="00EA3ABB"/>
    <w:rsid w:val="00EA3CBD"/>
    <w:rsid w:val="00EA3CE8"/>
    <w:rsid w:val="00EA3D56"/>
    <w:rsid w:val="00EA3D75"/>
    <w:rsid w:val="00EA3D79"/>
    <w:rsid w:val="00EA3DA9"/>
    <w:rsid w:val="00EA3E63"/>
    <w:rsid w:val="00EA4514"/>
    <w:rsid w:val="00EA46C6"/>
    <w:rsid w:val="00EA4765"/>
    <w:rsid w:val="00EA4774"/>
    <w:rsid w:val="00EA4C7B"/>
    <w:rsid w:val="00EA4E7F"/>
    <w:rsid w:val="00EA5130"/>
    <w:rsid w:val="00EA517F"/>
    <w:rsid w:val="00EA52D1"/>
    <w:rsid w:val="00EA52FF"/>
    <w:rsid w:val="00EA5385"/>
    <w:rsid w:val="00EA546A"/>
    <w:rsid w:val="00EA5476"/>
    <w:rsid w:val="00EA54DF"/>
    <w:rsid w:val="00EA582E"/>
    <w:rsid w:val="00EA59A5"/>
    <w:rsid w:val="00EA5B3E"/>
    <w:rsid w:val="00EA5BBA"/>
    <w:rsid w:val="00EA5C8A"/>
    <w:rsid w:val="00EA5D6E"/>
    <w:rsid w:val="00EA5F08"/>
    <w:rsid w:val="00EA64B4"/>
    <w:rsid w:val="00EA66F3"/>
    <w:rsid w:val="00EA681C"/>
    <w:rsid w:val="00EA6893"/>
    <w:rsid w:val="00EA68CF"/>
    <w:rsid w:val="00EA69B0"/>
    <w:rsid w:val="00EA6B2E"/>
    <w:rsid w:val="00EA6BE4"/>
    <w:rsid w:val="00EA6CBB"/>
    <w:rsid w:val="00EA6F56"/>
    <w:rsid w:val="00EA71CE"/>
    <w:rsid w:val="00EA730E"/>
    <w:rsid w:val="00EA73F6"/>
    <w:rsid w:val="00EA743B"/>
    <w:rsid w:val="00EA7566"/>
    <w:rsid w:val="00EA7646"/>
    <w:rsid w:val="00EA7678"/>
    <w:rsid w:val="00EA76C4"/>
    <w:rsid w:val="00EA7894"/>
    <w:rsid w:val="00EA7A64"/>
    <w:rsid w:val="00EA7AC3"/>
    <w:rsid w:val="00EA7CEB"/>
    <w:rsid w:val="00EB0160"/>
    <w:rsid w:val="00EB028C"/>
    <w:rsid w:val="00EB0318"/>
    <w:rsid w:val="00EB03C8"/>
    <w:rsid w:val="00EB0472"/>
    <w:rsid w:val="00EB0493"/>
    <w:rsid w:val="00EB0554"/>
    <w:rsid w:val="00EB05D1"/>
    <w:rsid w:val="00EB069A"/>
    <w:rsid w:val="00EB092F"/>
    <w:rsid w:val="00EB0A5C"/>
    <w:rsid w:val="00EB0C92"/>
    <w:rsid w:val="00EB0F4F"/>
    <w:rsid w:val="00EB11F4"/>
    <w:rsid w:val="00EB1225"/>
    <w:rsid w:val="00EB13B7"/>
    <w:rsid w:val="00EB1441"/>
    <w:rsid w:val="00EB174C"/>
    <w:rsid w:val="00EB195F"/>
    <w:rsid w:val="00EB197E"/>
    <w:rsid w:val="00EB1ABB"/>
    <w:rsid w:val="00EB1B98"/>
    <w:rsid w:val="00EB1C99"/>
    <w:rsid w:val="00EB1CB6"/>
    <w:rsid w:val="00EB1F23"/>
    <w:rsid w:val="00EB2106"/>
    <w:rsid w:val="00EB211E"/>
    <w:rsid w:val="00EB2166"/>
    <w:rsid w:val="00EB2488"/>
    <w:rsid w:val="00EB24A8"/>
    <w:rsid w:val="00EB2501"/>
    <w:rsid w:val="00EB259C"/>
    <w:rsid w:val="00EB267D"/>
    <w:rsid w:val="00EB26D9"/>
    <w:rsid w:val="00EB29D0"/>
    <w:rsid w:val="00EB2A46"/>
    <w:rsid w:val="00EB2B70"/>
    <w:rsid w:val="00EB2E66"/>
    <w:rsid w:val="00EB3121"/>
    <w:rsid w:val="00EB31A7"/>
    <w:rsid w:val="00EB32EA"/>
    <w:rsid w:val="00EB33B3"/>
    <w:rsid w:val="00EB33BC"/>
    <w:rsid w:val="00EB33BF"/>
    <w:rsid w:val="00EB34BF"/>
    <w:rsid w:val="00EB34E8"/>
    <w:rsid w:val="00EB36C9"/>
    <w:rsid w:val="00EB3718"/>
    <w:rsid w:val="00EB3A6E"/>
    <w:rsid w:val="00EB3CA1"/>
    <w:rsid w:val="00EB3D9F"/>
    <w:rsid w:val="00EB3EA2"/>
    <w:rsid w:val="00EB40E4"/>
    <w:rsid w:val="00EB419B"/>
    <w:rsid w:val="00EB4311"/>
    <w:rsid w:val="00EB44C5"/>
    <w:rsid w:val="00EB47D1"/>
    <w:rsid w:val="00EB48EA"/>
    <w:rsid w:val="00EB495A"/>
    <w:rsid w:val="00EB4A2B"/>
    <w:rsid w:val="00EB4A38"/>
    <w:rsid w:val="00EB4AF1"/>
    <w:rsid w:val="00EB4CCD"/>
    <w:rsid w:val="00EB4CD3"/>
    <w:rsid w:val="00EB4D81"/>
    <w:rsid w:val="00EB4E98"/>
    <w:rsid w:val="00EB4F00"/>
    <w:rsid w:val="00EB5054"/>
    <w:rsid w:val="00EB509E"/>
    <w:rsid w:val="00EB50C5"/>
    <w:rsid w:val="00EB50DB"/>
    <w:rsid w:val="00EB5136"/>
    <w:rsid w:val="00EB5288"/>
    <w:rsid w:val="00EB550A"/>
    <w:rsid w:val="00EB5723"/>
    <w:rsid w:val="00EB5783"/>
    <w:rsid w:val="00EB5CC4"/>
    <w:rsid w:val="00EB5D8B"/>
    <w:rsid w:val="00EB5E5F"/>
    <w:rsid w:val="00EB5E85"/>
    <w:rsid w:val="00EB6011"/>
    <w:rsid w:val="00EB6183"/>
    <w:rsid w:val="00EB63A0"/>
    <w:rsid w:val="00EB6454"/>
    <w:rsid w:val="00EB667F"/>
    <w:rsid w:val="00EB6683"/>
    <w:rsid w:val="00EB6695"/>
    <w:rsid w:val="00EB6704"/>
    <w:rsid w:val="00EB6729"/>
    <w:rsid w:val="00EB6897"/>
    <w:rsid w:val="00EB6937"/>
    <w:rsid w:val="00EB6B3C"/>
    <w:rsid w:val="00EB6BA5"/>
    <w:rsid w:val="00EB6EC2"/>
    <w:rsid w:val="00EB6ED8"/>
    <w:rsid w:val="00EB6F26"/>
    <w:rsid w:val="00EB70AC"/>
    <w:rsid w:val="00EB71F3"/>
    <w:rsid w:val="00EB71F5"/>
    <w:rsid w:val="00EB75B1"/>
    <w:rsid w:val="00EB76EA"/>
    <w:rsid w:val="00EB7707"/>
    <w:rsid w:val="00EB79F3"/>
    <w:rsid w:val="00EB7E63"/>
    <w:rsid w:val="00EC0058"/>
    <w:rsid w:val="00EC005E"/>
    <w:rsid w:val="00EC0125"/>
    <w:rsid w:val="00EC02E3"/>
    <w:rsid w:val="00EC046D"/>
    <w:rsid w:val="00EC058D"/>
    <w:rsid w:val="00EC06CF"/>
    <w:rsid w:val="00EC078F"/>
    <w:rsid w:val="00EC081F"/>
    <w:rsid w:val="00EC0A77"/>
    <w:rsid w:val="00EC0ABB"/>
    <w:rsid w:val="00EC0AE5"/>
    <w:rsid w:val="00EC0CF0"/>
    <w:rsid w:val="00EC0FA4"/>
    <w:rsid w:val="00EC0FDE"/>
    <w:rsid w:val="00EC1178"/>
    <w:rsid w:val="00EC1213"/>
    <w:rsid w:val="00EC14A2"/>
    <w:rsid w:val="00EC1839"/>
    <w:rsid w:val="00EC1C54"/>
    <w:rsid w:val="00EC1DCF"/>
    <w:rsid w:val="00EC1E74"/>
    <w:rsid w:val="00EC217D"/>
    <w:rsid w:val="00EC217E"/>
    <w:rsid w:val="00EC226D"/>
    <w:rsid w:val="00EC2594"/>
    <w:rsid w:val="00EC26B3"/>
    <w:rsid w:val="00EC28A5"/>
    <w:rsid w:val="00EC28F0"/>
    <w:rsid w:val="00EC2912"/>
    <w:rsid w:val="00EC2945"/>
    <w:rsid w:val="00EC29D4"/>
    <w:rsid w:val="00EC2A45"/>
    <w:rsid w:val="00EC2CDF"/>
    <w:rsid w:val="00EC2E1D"/>
    <w:rsid w:val="00EC2E3D"/>
    <w:rsid w:val="00EC2E95"/>
    <w:rsid w:val="00EC2FD8"/>
    <w:rsid w:val="00EC31B0"/>
    <w:rsid w:val="00EC3213"/>
    <w:rsid w:val="00EC323A"/>
    <w:rsid w:val="00EC33F2"/>
    <w:rsid w:val="00EC346A"/>
    <w:rsid w:val="00EC3821"/>
    <w:rsid w:val="00EC383F"/>
    <w:rsid w:val="00EC3A98"/>
    <w:rsid w:val="00EC3B88"/>
    <w:rsid w:val="00EC3BFF"/>
    <w:rsid w:val="00EC3C2A"/>
    <w:rsid w:val="00EC3E3B"/>
    <w:rsid w:val="00EC3E61"/>
    <w:rsid w:val="00EC3E8B"/>
    <w:rsid w:val="00EC3EE4"/>
    <w:rsid w:val="00EC418E"/>
    <w:rsid w:val="00EC4216"/>
    <w:rsid w:val="00EC424A"/>
    <w:rsid w:val="00EC44B5"/>
    <w:rsid w:val="00EC4642"/>
    <w:rsid w:val="00EC474B"/>
    <w:rsid w:val="00EC48D7"/>
    <w:rsid w:val="00EC49C7"/>
    <w:rsid w:val="00EC49F1"/>
    <w:rsid w:val="00EC4A7E"/>
    <w:rsid w:val="00EC4CAA"/>
    <w:rsid w:val="00EC4DB4"/>
    <w:rsid w:val="00EC4E50"/>
    <w:rsid w:val="00EC4E63"/>
    <w:rsid w:val="00EC4F5D"/>
    <w:rsid w:val="00EC51DA"/>
    <w:rsid w:val="00EC52FD"/>
    <w:rsid w:val="00EC540E"/>
    <w:rsid w:val="00EC55E4"/>
    <w:rsid w:val="00EC5645"/>
    <w:rsid w:val="00EC58EF"/>
    <w:rsid w:val="00EC5903"/>
    <w:rsid w:val="00EC590B"/>
    <w:rsid w:val="00EC59CE"/>
    <w:rsid w:val="00EC5BA9"/>
    <w:rsid w:val="00EC5E3B"/>
    <w:rsid w:val="00EC5E9C"/>
    <w:rsid w:val="00EC5F50"/>
    <w:rsid w:val="00EC5F87"/>
    <w:rsid w:val="00EC601F"/>
    <w:rsid w:val="00EC637B"/>
    <w:rsid w:val="00EC63CC"/>
    <w:rsid w:val="00EC6611"/>
    <w:rsid w:val="00EC66AA"/>
    <w:rsid w:val="00EC6A39"/>
    <w:rsid w:val="00EC6AAC"/>
    <w:rsid w:val="00EC6B48"/>
    <w:rsid w:val="00EC6C8B"/>
    <w:rsid w:val="00EC6E23"/>
    <w:rsid w:val="00EC6F85"/>
    <w:rsid w:val="00EC70B7"/>
    <w:rsid w:val="00EC7354"/>
    <w:rsid w:val="00EC7469"/>
    <w:rsid w:val="00EC76FE"/>
    <w:rsid w:val="00EC78BC"/>
    <w:rsid w:val="00EC79D5"/>
    <w:rsid w:val="00EC7A80"/>
    <w:rsid w:val="00EC7C77"/>
    <w:rsid w:val="00EC7CC1"/>
    <w:rsid w:val="00EC7DA5"/>
    <w:rsid w:val="00EC7F11"/>
    <w:rsid w:val="00EC7F78"/>
    <w:rsid w:val="00EC7F8A"/>
    <w:rsid w:val="00ED0000"/>
    <w:rsid w:val="00ED021B"/>
    <w:rsid w:val="00ED0247"/>
    <w:rsid w:val="00ED048E"/>
    <w:rsid w:val="00ED051A"/>
    <w:rsid w:val="00ED0620"/>
    <w:rsid w:val="00ED06D6"/>
    <w:rsid w:val="00ED0859"/>
    <w:rsid w:val="00ED08B4"/>
    <w:rsid w:val="00ED08EA"/>
    <w:rsid w:val="00ED0927"/>
    <w:rsid w:val="00ED0939"/>
    <w:rsid w:val="00ED0A13"/>
    <w:rsid w:val="00ED0B10"/>
    <w:rsid w:val="00ED0B5D"/>
    <w:rsid w:val="00ED0B72"/>
    <w:rsid w:val="00ED0B75"/>
    <w:rsid w:val="00ED0C06"/>
    <w:rsid w:val="00ED0CF0"/>
    <w:rsid w:val="00ED1074"/>
    <w:rsid w:val="00ED1A0E"/>
    <w:rsid w:val="00ED1ACC"/>
    <w:rsid w:val="00ED1AF9"/>
    <w:rsid w:val="00ED1B81"/>
    <w:rsid w:val="00ED1CB8"/>
    <w:rsid w:val="00ED1FFF"/>
    <w:rsid w:val="00ED2115"/>
    <w:rsid w:val="00ED25D2"/>
    <w:rsid w:val="00ED261A"/>
    <w:rsid w:val="00ED264F"/>
    <w:rsid w:val="00ED267B"/>
    <w:rsid w:val="00ED270E"/>
    <w:rsid w:val="00ED2718"/>
    <w:rsid w:val="00ED276B"/>
    <w:rsid w:val="00ED2853"/>
    <w:rsid w:val="00ED28DC"/>
    <w:rsid w:val="00ED292F"/>
    <w:rsid w:val="00ED2CF8"/>
    <w:rsid w:val="00ED2CFE"/>
    <w:rsid w:val="00ED2D42"/>
    <w:rsid w:val="00ED2FAA"/>
    <w:rsid w:val="00ED2FBC"/>
    <w:rsid w:val="00ED2FC0"/>
    <w:rsid w:val="00ED314E"/>
    <w:rsid w:val="00ED348A"/>
    <w:rsid w:val="00ED365D"/>
    <w:rsid w:val="00ED37C8"/>
    <w:rsid w:val="00ED37CB"/>
    <w:rsid w:val="00ED39A1"/>
    <w:rsid w:val="00ED3BF4"/>
    <w:rsid w:val="00ED3F05"/>
    <w:rsid w:val="00ED4070"/>
    <w:rsid w:val="00ED4219"/>
    <w:rsid w:val="00ED4270"/>
    <w:rsid w:val="00ED4364"/>
    <w:rsid w:val="00ED43B9"/>
    <w:rsid w:val="00ED465C"/>
    <w:rsid w:val="00ED46BB"/>
    <w:rsid w:val="00ED4704"/>
    <w:rsid w:val="00ED492F"/>
    <w:rsid w:val="00ED4982"/>
    <w:rsid w:val="00ED4A83"/>
    <w:rsid w:val="00ED4B7F"/>
    <w:rsid w:val="00ED4CA9"/>
    <w:rsid w:val="00ED4CFD"/>
    <w:rsid w:val="00ED4E95"/>
    <w:rsid w:val="00ED4F78"/>
    <w:rsid w:val="00ED50A3"/>
    <w:rsid w:val="00ED51E7"/>
    <w:rsid w:val="00ED5240"/>
    <w:rsid w:val="00ED532E"/>
    <w:rsid w:val="00ED5360"/>
    <w:rsid w:val="00ED53FE"/>
    <w:rsid w:val="00ED55D9"/>
    <w:rsid w:val="00ED55DD"/>
    <w:rsid w:val="00ED577C"/>
    <w:rsid w:val="00ED594B"/>
    <w:rsid w:val="00ED5B0B"/>
    <w:rsid w:val="00ED5B64"/>
    <w:rsid w:val="00ED5EEE"/>
    <w:rsid w:val="00ED5F90"/>
    <w:rsid w:val="00ED60F5"/>
    <w:rsid w:val="00ED6189"/>
    <w:rsid w:val="00ED637A"/>
    <w:rsid w:val="00ED645D"/>
    <w:rsid w:val="00ED6603"/>
    <w:rsid w:val="00ED6821"/>
    <w:rsid w:val="00ED694B"/>
    <w:rsid w:val="00ED6A95"/>
    <w:rsid w:val="00ED6C24"/>
    <w:rsid w:val="00ED6D09"/>
    <w:rsid w:val="00ED6D0B"/>
    <w:rsid w:val="00ED6DAC"/>
    <w:rsid w:val="00ED6DB1"/>
    <w:rsid w:val="00ED7280"/>
    <w:rsid w:val="00ED76C4"/>
    <w:rsid w:val="00ED7767"/>
    <w:rsid w:val="00EE0149"/>
    <w:rsid w:val="00EE01CD"/>
    <w:rsid w:val="00EE02B8"/>
    <w:rsid w:val="00EE0341"/>
    <w:rsid w:val="00EE0BB8"/>
    <w:rsid w:val="00EE0C85"/>
    <w:rsid w:val="00EE0DB6"/>
    <w:rsid w:val="00EE0F13"/>
    <w:rsid w:val="00EE0F5A"/>
    <w:rsid w:val="00EE0FA4"/>
    <w:rsid w:val="00EE1585"/>
    <w:rsid w:val="00EE15AA"/>
    <w:rsid w:val="00EE15AE"/>
    <w:rsid w:val="00EE15E7"/>
    <w:rsid w:val="00EE18CB"/>
    <w:rsid w:val="00EE18FE"/>
    <w:rsid w:val="00EE19B9"/>
    <w:rsid w:val="00EE1A64"/>
    <w:rsid w:val="00EE1A84"/>
    <w:rsid w:val="00EE1CDF"/>
    <w:rsid w:val="00EE1DD3"/>
    <w:rsid w:val="00EE1E52"/>
    <w:rsid w:val="00EE2361"/>
    <w:rsid w:val="00EE24CE"/>
    <w:rsid w:val="00EE251D"/>
    <w:rsid w:val="00EE25DF"/>
    <w:rsid w:val="00EE2991"/>
    <w:rsid w:val="00EE29E3"/>
    <w:rsid w:val="00EE29F7"/>
    <w:rsid w:val="00EE2A40"/>
    <w:rsid w:val="00EE2B8A"/>
    <w:rsid w:val="00EE2BE3"/>
    <w:rsid w:val="00EE2EBC"/>
    <w:rsid w:val="00EE2EFB"/>
    <w:rsid w:val="00EE311D"/>
    <w:rsid w:val="00EE3411"/>
    <w:rsid w:val="00EE3A84"/>
    <w:rsid w:val="00EE3B96"/>
    <w:rsid w:val="00EE3C09"/>
    <w:rsid w:val="00EE3E07"/>
    <w:rsid w:val="00EE3F15"/>
    <w:rsid w:val="00EE3FC2"/>
    <w:rsid w:val="00EE4132"/>
    <w:rsid w:val="00EE446C"/>
    <w:rsid w:val="00EE446E"/>
    <w:rsid w:val="00EE4584"/>
    <w:rsid w:val="00EE466C"/>
    <w:rsid w:val="00EE47E0"/>
    <w:rsid w:val="00EE49CA"/>
    <w:rsid w:val="00EE4A19"/>
    <w:rsid w:val="00EE4CBE"/>
    <w:rsid w:val="00EE4DCE"/>
    <w:rsid w:val="00EE4F1C"/>
    <w:rsid w:val="00EE4F22"/>
    <w:rsid w:val="00EE50D5"/>
    <w:rsid w:val="00EE517B"/>
    <w:rsid w:val="00EE525B"/>
    <w:rsid w:val="00EE5336"/>
    <w:rsid w:val="00EE54AC"/>
    <w:rsid w:val="00EE54F8"/>
    <w:rsid w:val="00EE555B"/>
    <w:rsid w:val="00EE55EC"/>
    <w:rsid w:val="00EE5739"/>
    <w:rsid w:val="00EE5819"/>
    <w:rsid w:val="00EE5869"/>
    <w:rsid w:val="00EE5901"/>
    <w:rsid w:val="00EE5B80"/>
    <w:rsid w:val="00EE5D60"/>
    <w:rsid w:val="00EE5EEA"/>
    <w:rsid w:val="00EE610A"/>
    <w:rsid w:val="00EE62A8"/>
    <w:rsid w:val="00EE63F1"/>
    <w:rsid w:val="00EE6429"/>
    <w:rsid w:val="00EE663C"/>
    <w:rsid w:val="00EE6648"/>
    <w:rsid w:val="00EE6775"/>
    <w:rsid w:val="00EE6AC2"/>
    <w:rsid w:val="00EE6ADF"/>
    <w:rsid w:val="00EE6BA9"/>
    <w:rsid w:val="00EE6D26"/>
    <w:rsid w:val="00EE717C"/>
    <w:rsid w:val="00EE71B1"/>
    <w:rsid w:val="00EE7295"/>
    <w:rsid w:val="00EE7488"/>
    <w:rsid w:val="00EE74C1"/>
    <w:rsid w:val="00EE75E4"/>
    <w:rsid w:val="00EE77FE"/>
    <w:rsid w:val="00EE7823"/>
    <w:rsid w:val="00EE78FB"/>
    <w:rsid w:val="00EE7B6B"/>
    <w:rsid w:val="00EE7CF8"/>
    <w:rsid w:val="00EE7D55"/>
    <w:rsid w:val="00EE7FA9"/>
    <w:rsid w:val="00EE7FF0"/>
    <w:rsid w:val="00EF0478"/>
    <w:rsid w:val="00EF04BD"/>
    <w:rsid w:val="00EF05D7"/>
    <w:rsid w:val="00EF06DC"/>
    <w:rsid w:val="00EF0A47"/>
    <w:rsid w:val="00EF0B9D"/>
    <w:rsid w:val="00EF0C51"/>
    <w:rsid w:val="00EF0CDB"/>
    <w:rsid w:val="00EF1025"/>
    <w:rsid w:val="00EF126D"/>
    <w:rsid w:val="00EF1277"/>
    <w:rsid w:val="00EF13F5"/>
    <w:rsid w:val="00EF14DB"/>
    <w:rsid w:val="00EF1517"/>
    <w:rsid w:val="00EF1592"/>
    <w:rsid w:val="00EF1A3C"/>
    <w:rsid w:val="00EF1BF8"/>
    <w:rsid w:val="00EF1C24"/>
    <w:rsid w:val="00EF1CD2"/>
    <w:rsid w:val="00EF21A5"/>
    <w:rsid w:val="00EF2208"/>
    <w:rsid w:val="00EF22B4"/>
    <w:rsid w:val="00EF2335"/>
    <w:rsid w:val="00EF2851"/>
    <w:rsid w:val="00EF2949"/>
    <w:rsid w:val="00EF2A41"/>
    <w:rsid w:val="00EF2DF9"/>
    <w:rsid w:val="00EF2E75"/>
    <w:rsid w:val="00EF3147"/>
    <w:rsid w:val="00EF3292"/>
    <w:rsid w:val="00EF3577"/>
    <w:rsid w:val="00EF357D"/>
    <w:rsid w:val="00EF3819"/>
    <w:rsid w:val="00EF3854"/>
    <w:rsid w:val="00EF3961"/>
    <w:rsid w:val="00EF3C9B"/>
    <w:rsid w:val="00EF416D"/>
    <w:rsid w:val="00EF421A"/>
    <w:rsid w:val="00EF43A4"/>
    <w:rsid w:val="00EF487A"/>
    <w:rsid w:val="00EF4908"/>
    <w:rsid w:val="00EF4C02"/>
    <w:rsid w:val="00EF4E33"/>
    <w:rsid w:val="00EF4FD7"/>
    <w:rsid w:val="00EF5058"/>
    <w:rsid w:val="00EF5140"/>
    <w:rsid w:val="00EF5141"/>
    <w:rsid w:val="00EF5188"/>
    <w:rsid w:val="00EF51BF"/>
    <w:rsid w:val="00EF5398"/>
    <w:rsid w:val="00EF587B"/>
    <w:rsid w:val="00EF587E"/>
    <w:rsid w:val="00EF593D"/>
    <w:rsid w:val="00EF5954"/>
    <w:rsid w:val="00EF5A83"/>
    <w:rsid w:val="00EF5BFA"/>
    <w:rsid w:val="00EF5C65"/>
    <w:rsid w:val="00EF5CA0"/>
    <w:rsid w:val="00EF5F37"/>
    <w:rsid w:val="00EF6003"/>
    <w:rsid w:val="00EF601E"/>
    <w:rsid w:val="00EF6083"/>
    <w:rsid w:val="00EF608E"/>
    <w:rsid w:val="00EF643E"/>
    <w:rsid w:val="00EF6535"/>
    <w:rsid w:val="00EF6614"/>
    <w:rsid w:val="00EF6909"/>
    <w:rsid w:val="00EF69BC"/>
    <w:rsid w:val="00EF6B81"/>
    <w:rsid w:val="00EF6BD0"/>
    <w:rsid w:val="00EF6C7B"/>
    <w:rsid w:val="00EF6D3D"/>
    <w:rsid w:val="00EF6E6C"/>
    <w:rsid w:val="00EF6EB7"/>
    <w:rsid w:val="00EF6ECF"/>
    <w:rsid w:val="00EF708B"/>
    <w:rsid w:val="00EF72D3"/>
    <w:rsid w:val="00EF73DC"/>
    <w:rsid w:val="00EF7638"/>
    <w:rsid w:val="00EF7656"/>
    <w:rsid w:val="00EF7879"/>
    <w:rsid w:val="00EF7C1E"/>
    <w:rsid w:val="00EF7FFC"/>
    <w:rsid w:val="00F000D4"/>
    <w:rsid w:val="00F00126"/>
    <w:rsid w:val="00F0032F"/>
    <w:rsid w:val="00F00409"/>
    <w:rsid w:val="00F0075C"/>
    <w:rsid w:val="00F0095F"/>
    <w:rsid w:val="00F00AD9"/>
    <w:rsid w:val="00F00B89"/>
    <w:rsid w:val="00F00BE1"/>
    <w:rsid w:val="00F00D21"/>
    <w:rsid w:val="00F00EDA"/>
    <w:rsid w:val="00F00F46"/>
    <w:rsid w:val="00F00FBB"/>
    <w:rsid w:val="00F00FF8"/>
    <w:rsid w:val="00F01448"/>
    <w:rsid w:val="00F015ED"/>
    <w:rsid w:val="00F019D2"/>
    <w:rsid w:val="00F019DD"/>
    <w:rsid w:val="00F01A15"/>
    <w:rsid w:val="00F01AC3"/>
    <w:rsid w:val="00F01B54"/>
    <w:rsid w:val="00F01C38"/>
    <w:rsid w:val="00F01C67"/>
    <w:rsid w:val="00F01CEB"/>
    <w:rsid w:val="00F01DEF"/>
    <w:rsid w:val="00F01E4D"/>
    <w:rsid w:val="00F020F9"/>
    <w:rsid w:val="00F02388"/>
    <w:rsid w:val="00F02858"/>
    <w:rsid w:val="00F029A4"/>
    <w:rsid w:val="00F02A60"/>
    <w:rsid w:val="00F02B4E"/>
    <w:rsid w:val="00F02D46"/>
    <w:rsid w:val="00F02FBA"/>
    <w:rsid w:val="00F031A6"/>
    <w:rsid w:val="00F03524"/>
    <w:rsid w:val="00F035A0"/>
    <w:rsid w:val="00F035BA"/>
    <w:rsid w:val="00F03932"/>
    <w:rsid w:val="00F03975"/>
    <w:rsid w:val="00F03BF3"/>
    <w:rsid w:val="00F03C1D"/>
    <w:rsid w:val="00F03CBD"/>
    <w:rsid w:val="00F03F93"/>
    <w:rsid w:val="00F041F6"/>
    <w:rsid w:val="00F0443F"/>
    <w:rsid w:val="00F0451B"/>
    <w:rsid w:val="00F0454E"/>
    <w:rsid w:val="00F04B76"/>
    <w:rsid w:val="00F04E60"/>
    <w:rsid w:val="00F04ED9"/>
    <w:rsid w:val="00F04F5B"/>
    <w:rsid w:val="00F0514C"/>
    <w:rsid w:val="00F0520B"/>
    <w:rsid w:val="00F05394"/>
    <w:rsid w:val="00F0566B"/>
    <w:rsid w:val="00F056A4"/>
    <w:rsid w:val="00F05856"/>
    <w:rsid w:val="00F05A53"/>
    <w:rsid w:val="00F05A90"/>
    <w:rsid w:val="00F05D78"/>
    <w:rsid w:val="00F05D8C"/>
    <w:rsid w:val="00F05EF5"/>
    <w:rsid w:val="00F05F13"/>
    <w:rsid w:val="00F0606E"/>
    <w:rsid w:val="00F06328"/>
    <w:rsid w:val="00F064E1"/>
    <w:rsid w:val="00F0655A"/>
    <w:rsid w:val="00F0696E"/>
    <w:rsid w:val="00F06A91"/>
    <w:rsid w:val="00F06F3A"/>
    <w:rsid w:val="00F06F44"/>
    <w:rsid w:val="00F0708D"/>
    <w:rsid w:val="00F072E7"/>
    <w:rsid w:val="00F073F6"/>
    <w:rsid w:val="00F0743C"/>
    <w:rsid w:val="00F0747F"/>
    <w:rsid w:val="00F074D4"/>
    <w:rsid w:val="00F074F5"/>
    <w:rsid w:val="00F07526"/>
    <w:rsid w:val="00F07A0D"/>
    <w:rsid w:val="00F07AD0"/>
    <w:rsid w:val="00F07BAD"/>
    <w:rsid w:val="00F07C01"/>
    <w:rsid w:val="00F07CC7"/>
    <w:rsid w:val="00F07CCC"/>
    <w:rsid w:val="00F07D57"/>
    <w:rsid w:val="00F10173"/>
    <w:rsid w:val="00F10315"/>
    <w:rsid w:val="00F1031A"/>
    <w:rsid w:val="00F103D7"/>
    <w:rsid w:val="00F103D9"/>
    <w:rsid w:val="00F10604"/>
    <w:rsid w:val="00F1067F"/>
    <w:rsid w:val="00F1078D"/>
    <w:rsid w:val="00F10CFE"/>
    <w:rsid w:val="00F10FE7"/>
    <w:rsid w:val="00F11214"/>
    <w:rsid w:val="00F11255"/>
    <w:rsid w:val="00F112A5"/>
    <w:rsid w:val="00F1171D"/>
    <w:rsid w:val="00F117C8"/>
    <w:rsid w:val="00F11A6C"/>
    <w:rsid w:val="00F11A84"/>
    <w:rsid w:val="00F11B1A"/>
    <w:rsid w:val="00F11CC8"/>
    <w:rsid w:val="00F11E03"/>
    <w:rsid w:val="00F11EDB"/>
    <w:rsid w:val="00F11EFC"/>
    <w:rsid w:val="00F12089"/>
    <w:rsid w:val="00F12153"/>
    <w:rsid w:val="00F123AB"/>
    <w:rsid w:val="00F126A7"/>
    <w:rsid w:val="00F126D3"/>
    <w:rsid w:val="00F12726"/>
    <w:rsid w:val="00F1277D"/>
    <w:rsid w:val="00F12A22"/>
    <w:rsid w:val="00F12A6A"/>
    <w:rsid w:val="00F12ADE"/>
    <w:rsid w:val="00F12B07"/>
    <w:rsid w:val="00F12C1A"/>
    <w:rsid w:val="00F12D8F"/>
    <w:rsid w:val="00F12DD6"/>
    <w:rsid w:val="00F12EF9"/>
    <w:rsid w:val="00F12FA5"/>
    <w:rsid w:val="00F13484"/>
    <w:rsid w:val="00F135C9"/>
    <w:rsid w:val="00F137F4"/>
    <w:rsid w:val="00F138E2"/>
    <w:rsid w:val="00F13923"/>
    <w:rsid w:val="00F13AD4"/>
    <w:rsid w:val="00F13C51"/>
    <w:rsid w:val="00F13D16"/>
    <w:rsid w:val="00F13E2B"/>
    <w:rsid w:val="00F13EB1"/>
    <w:rsid w:val="00F13EEF"/>
    <w:rsid w:val="00F13F17"/>
    <w:rsid w:val="00F141D9"/>
    <w:rsid w:val="00F1422A"/>
    <w:rsid w:val="00F14402"/>
    <w:rsid w:val="00F14501"/>
    <w:rsid w:val="00F146E6"/>
    <w:rsid w:val="00F1478E"/>
    <w:rsid w:val="00F14903"/>
    <w:rsid w:val="00F14985"/>
    <w:rsid w:val="00F14F81"/>
    <w:rsid w:val="00F14FEF"/>
    <w:rsid w:val="00F153CF"/>
    <w:rsid w:val="00F15450"/>
    <w:rsid w:val="00F155B1"/>
    <w:rsid w:val="00F157A6"/>
    <w:rsid w:val="00F15880"/>
    <w:rsid w:val="00F15B8E"/>
    <w:rsid w:val="00F15DDD"/>
    <w:rsid w:val="00F15FB8"/>
    <w:rsid w:val="00F162EA"/>
    <w:rsid w:val="00F163C8"/>
    <w:rsid w:val="00F16407"/>
    <w:rsid w:val="00F164FC"/>
    <w:rsid w:val="00F16681"/>
    <w:rsid w:val="00F167CC"/>
    <w:rsid w:val="00F16907"/>
    <w:rsid w:val="00F16B43"/>
    <w:rsid w:val="00F16BFD"/>
    <w:rsid w:val="00F16D17"/>
    <w:rsid w:val="00F16D82"/>
    <w:rsid w:val="00F16D8B"/>
    <w:rsid w:val="00F17089"/>
    <w:rsid w:val="00F170C3"/>
    <w:rsid w:val="00F17115"/>
    <w:rsid w:val="00F1716F"/>
    <w:rsid w:val="00F17206"/>
    <w:rsid w:val="00F17237"/>
    <w:rsid w:val="00F17263"/>
    <w:rsid w:val="00F172CF"/>
    <w:rsid w:val="00F17389"/>
    <w:rsid w:val="00F174B5"/>
    <w:rsid w:val="00F1754B"/>
    <w:rsid w:val="00F1754D"/>
    <w:rsid w:val="00F17849"/>
    <w:rsid w:val="00F17944"/>
    <w:rsid w:val="00F17A05"/>
    <w:rsid w:val="00F17B8E"/>
    <w:rsid w:val="00F17E8F"/>
    <w:rsid w:val="00F17FAF"/>
    <w:rsid w:val="00F17FB9"/>
    <w:rsid w:val="00F2009C"/>
    <w:rsid w:val="00F202D8"/>
    <w:rsid w:val="00F203E3"/>
    <w:rsid w:val="00F204B5"/>
    <w:rsid w:val="00F2055A"/>
    <w:rsid w:val="00F2055F"/>
    <w:rsid w:val="00F20750"/>
    <w:rsid w:val="00F207BF"/>
    <w:rsid w:val="00F20863"/>
    <w:rsid w:val="00F20A55"/>
    <w:rsid w:val="00F20A6E"/>
    <w:rsid w:val="00F20AF9"/>
    <w:rsid w:val="00F20DB3"/>
    <w:rsid w:val="00F20F3D"/>
    <w:rsid w:val="00F210B8"/>
    <w:rsid w:val="00F213D2"/>
    <w:rsid w:val="00F21476"/>
    <w:rsid w:val="00F2155A"/>
    <w:rsid w:val="00F2175E"/>
    <w:rsid w:val="00F2177A"/>
    <w:rsid w:val="00F218B3"/>
    <w:rsid w:val="00F21AB8"/>
    <w:rsid w:val="00F21BD8"/>
    <w:rsid w:val="00F21CE8"/>
    <w:rsid w:val="00F21D29"/>
    <w:rsid w:val="00F21D99"/>
    <w:rsid w:val="00F21E17"/>
    <w:rsid w:val="00F21E18"/>
    <w:rsid w:val="00F22221"/>
    <w:rsid w:val="00F222BB"/>
    <w:rsid w:val="00F222C9"/>
    <w:rsid w:val="00F222FD"/>
    <w:rsid w:val="00F22352"/>
    <w:rsid w:val="00F2253B"/>
    <w:rsid w:val="00F2253F"/>
    <w:rsid w:val="00F227C3"/>
    <w:rsid w:val="00F22C27"/>
    <w:rsid w:val="00F22DB9"/>
    <w:rsid w:val="00F230A2"/>
    <w:rsid w:val="00F2331D"/>
    <w:rsid w:val="00F2348A"/>
    <w:rsid w:val="00F235FF"/>
    <w:rsid w:val="00F236F0"/>
    <w:rsid w:val="00F2373C"/>
    <w:rsid w:val="00F2382F"/>
    <w:rsid w:val="00F23B80"/>
    <w:rsid w:val="00F23BBA"/>
    <w:rsid w:val="00F23C96"/>
    <w:rsid w:val="00F23D0B"/>
    <w:rsid w:val="00F23DCA"/>
    <w:rsid w:val="00F23FF4"/>
    <w:rsid w:val="00F2406A"/>
    <w:rsid w:val="00F241F3"/>
    <w:rsid w:val="00F2430C"/>
    <w:rsid w:val="00F24422"/>
    <w:rsid w:val="00F246DC"/>
    <w:rsid w:val="00F2471E"/>
    <w:rsid w:val="00F2480B"/>
    <w:rsid w:val="00F24936"/>
    <w:rsid w:val="00F24A5D"/>
    <w:rsid w:val="00F24AD3"/>
    <w:rsid w:val="00F24C0B"/>
    <w:rsid w:val="00F24C10"/>
    <w:rsid w:val="00F24E09"/>
    <w:rsid w:val="00F24E5C"/>
    <w:rsid w:val="00F24FF9"/>
    <w:rsid w:val="00F25207"/>
    <w:rsid w:val="00F252F5"/>
    <w:rsid w:val="00F25415"/>
    <w:rsid w:val="00F25437"/>
    <w:rsid w:val="00F254DD"/>
    <w:rsid w:val="00F255CB"/>
    <w:rsid w:val="00F25729"/>
    <w:rsid w:val="00F25862"/>
    <w:rsid w:val="00F259B0"/>
    <w:rsid w:val="00F25A1E"/>
    <w:rsid w:val="00F25A56"/>
    <w:rsid w:val="00F25A83"/>
    <w:rsid w:val="00F25B3D"/>
    <w:rsid w:val="00F25B4F"/>
    <w:rsid w:val="00F25BAF"/>
    <w:rsid w:val="00F25C29"/>
    <w:rsid w:val="00F25C9A"/>
    <w:rsid w:val="00F25EC6"/>
    <w:rsid w:val="00F2602C"/>
    <w:rsid w:val="00F26181"/>
    <w:rsid w:val="00F26239"/>
    <w:rsid w:val="00F2630C"/>
    <w:rsid w:val="00F2634A"/>
    <w:rsid w:val="00F26369"/>
    <w:rsid w:val="00F26387"/>
    <w:rsid w:val="00F26391"/>
    <w:rsid w:val="00F26430"/>
    <w:rsid w:val="00F2649D"/>
    <w:rsid w:val="00F26576"/>
    <w:rsid w:val="00F2673F"/>
    <w:rsid w:val="00F26BE1"/>
    <w:rsid w:val="00F26C05"/>
    <w:rsid w:val="00F26E0D"/>
    <w:rsid w:val="00F26E4F"/>
    <w:rsid w:val="00F26E80"/>
    <w:rsid w:val="00F27029"/>
    <w:rsid w:val="00F27160"/>
    <w:rsid w:val="00F273C9"/>
    <w:rsid w:val="00F274CB"/>
    <w:rsid w:val="00F27527"/>
    <w:rsid w:val="00F2781D"/>
    <w:rsid w:val="00F27D1F"/>
    <w:rsid w:val="00F300BD"/>
    <w:rsid w:val="00F30156"/>
    <w:rsid w:val="00F301F4"/>
    <w:rsid w:val="00F302E0"/>
    <w:rsid w:val="00F303EF"/>
    <w:rsid w:val="00F307DD"/>
    <w:rsid w:val="00F30B9B"/>
    <w:rsid w:val="00F30C17"/>
    <w:rsid w:val="00F30CA3"/>
    <w:rsid w:val="00F30E32"/>
    <w:rsid w:val="00F30EE9"/>
    <w:rsid w:val="00F30F32"/>
    <w:rsid w:val="00F31074"/>
    <w:rsid w:val="00F313AD"/>
    <w:rsid w:val="00F31473"/>
    <w:rsid w:val="00F315E8"/>
    <w:rsid w:val="00F31807"/>
    <w:rsid w:val="00F3183D"/>
    <w:rsid w:val="00F319C2"/>
    <w:rsid w:val="00F31B27"/>
    <w:rsid w:val="00F32000"/>
    <w:rsid w:val="00F32094"/>
    <w:rsid w:val="00F3209D"/>
    <w:rsid w:val="00F320F3"/>
    <w:rsid w:val="00F32112"/>
    <w:rsid w:val="00F32185"/>
    <w:rsid w:val="00F322AC"/>
    <w:rsid w:val="00F322BB"/>
    <w:rsid w:val="00F32598"/>
    <w:rsid w:val="00F32610"/>
    <w:rsid w:val="00F327B2"/>
    <w:rsid w:val="00F32AB7"/>
    <w:rsid w:val="00F32CBD"/>
    <w:rsid w:val="00F32D4E"/>
    <w:rsid w:val="00F32EBE"/>
    <w:rsid w:val="00F33064"/>
    <w:rsid w:val="00F33139"/>
    <w:rsid w:val="00F331C2"/>
    <w:rsid w:val="00F3336D"/>
    <w:rsid w:val="00F333E9"/>
    <w:rsid w:val="00F33624"/>
    <w:rsid w:val="00F337B3"/>
    <w:rsid w:val="00F33873"/>
    <w:rsid w:val="00F33893"/>
    <w:rsid w:val="00F33A14"/>
    <w:rsid w:val="00F33A6D"/>
    <w:rsid w:val="00F33D6C"/>
    <w:rsid w:val="00F33DAE"/>
    <w:rsid w:val="00F34085"/>
    <w:rsid w:val="00F34121"/>
    <w:rsid w:val="00F34124"/>
    <w:rsid w:val="00F3414B"/>
    <w:rsid w:val="00F3429F"/>
    <w:rsid w:val="00F344AB"/>
    <w:rsid w:val="00F34686"/>
    <w:rsid w:val="00F34713"/>
    <w:rsid w:val="00F34AFF"/>
    <w:rsid w:val="00F34BE6"/>
    <w:rsid w:val="00F35187"/>
    <w:rsid w:val="00F35283"/>
    <w:rsid w:val="00F35299"/>
    <w:rsid w:val="00F3535E"/>
    <w:rsid w:val="00F35624"/>
    <w:rsid w:val="00F35886"/>
    <w:rsid w:val="00F35937"/>
    <w:rsid w:val="00F35CA1"/>
    <w:rsid w:val="00F35D0D"/>
    <w:rsid w:val="00F35D51"/>
    <w:rsid w:val="00F35D7E"/>
    <w:rsid w:val="00F35DC0"/>
    <w:rsid w:val="00F36003"/>
    <w:rsid w:val="00F36250"/>
    <w:rsid w:val="00F3642C"/>
    <w:rsid w:val="00F364F5"/>
    <w:rsid w:val="00F366E2"/>
    <w:rsid w:val="00F36864"/>
    <w:rsid w:val="00F3693E"/>
    <w:rsid w:val="00F36975"/>
    <w:rsid w:val="00F36BBA"/>
    <w:rsid w:val="00F36BF0"/>
    <w:rsid w:val="00F36D44"/>
    <w:rsid w:val="00F36DF0"/>
    <w:rsid w:val="00F36EE6"/>
    <w:rsid w:val="00F36FE4"/>
    <w:rsid w:val="00F37029"/>
    <w:rsid w:val="00F37048"/>
    <w:rsid w:val="00F37188"/>
    <w:rsid w:val="00F371E0"/>
    <w:rsid w:val="00F37350"/>
    <w:rsid w:val="00F377A8"/>
    <w:rsid w:val="00F378F3"/>
    <w:rsid w:val="00F37A46"/>
    <w:rsid w:val="00F37BB5"/>
    <w:rsid w:val="00F37C62"/>
    <w:rsid w:val="00F37CFB"/>
    <w:rsid w:val="00F37EA9"/>
    <w:rsid w:val="00F37FF9"/>
    <w:rsid w:val="00F403FB"/>
    <w:rsid w:val="00F404B5"/>
    <w:rsid w:val="00F405A5"/>
    <w:rsid w:val="00F408F0"/>
    <w:rsid w:val="00F40AFD"/>
    <w:rsid w:val="00F40B0F"/>
    <w:rsid w:val="00F40C23"/>
    <w:rsid w:val="00F41124"/>
    <w:rsid w:val="00F414D0"/>
    <w:rsid w:val="00F415F4"/>
    <w:rsid w:val="00F416AE"/>
    <w:rsid w:val="00F41AC3"/>
    <w:rsid w:val="00F41E63"/>
    <w:rsid w:val="00F41E71"/>
    <w:rsid w:val="00F41F98"/>
    <w:rsid w:val="00F42112"/>
    <w:rsid w:val="00F42252"/>
    <w:rsid w:val="00F42698"/>
    <w:rsid w:val="00F42904"/>
    <w:rsid w:val="00F42964"/>
    <w:rsid w:val="00F42995"/>
    <w:rsid w:val="00F42BD4"/>
    <w:rsid w:val="00F42D8C"/>
    <w:rsid w:val="00F42ED7"/>
    <w:rsid w:val="00F43029"/>
    <w:rsid w:val="00F43054"/>
    <w:rsid w:val="00F43203"/>
    <w:rsid w:val="00F43420"/>
    <w:rsid w:val="00F435EC"/>
    <w:rsid w:val="00F4376A"/>
    <w:rsid w:val="00F437EC"/>
    <w:rsid w:val="00F438A2"/>
    <w:rsid w:val="00F43931"/>
    <w:rsid w:val="00F43AD4"/>
    <w:rsid w:val="00F43B37"/>
    <w:rsid w:val="00F43C61"/>
    <w:rsid w:val="00F43E53"/>
    <w:rsid w:val="00F43F34"/>
    <w:rsid w:val="00F43F4E"/>
    <w:rsid w:val="00F440F2"/>
    <w:rsid w:val="00F4410F"/>
    <w:rsid w:val="00F44154"/>
    <w:rsid w:val="00F44167"/>
    <w:rsid w:val="00F441E9"/>
    <w:rsid w:val="00F44375"/>
    <w:rsid w:val="00F44469"/>
    <w:rsid w:val="00F44579"/>
    <w:rsid w:val="00F44713"/>
    <w:rsid w:val="00F449C2"/>
    <w:rsid w:val="00F44A1B"/>
    <w:rsid w:val="00F44AD6"/>
    <w:rsid w:val="00F44B9E"/>
    <w:rsid w:val="00F44C5B"/>
    <w:rsid w:val="00F44E19"/>
    <w:rsid w:val="00F44E55"/>
    <w:rsid w:val="00F45017"/>
    <w:rsid w:val="00F45088"/>
    <w:rsid w:val="00F4516D"/>
    <w:rsid w:val="00F453C5"/>
    <w:rsid w:val="00F4546A"/>
    <w:rsid w:val="00F45583"/>
    <w:rsid w:val="00F459FC"/>
    <w:rsid w:val="00F45A23"/>
    <w:rsid w:val="00F45B15"/>
    <w:rsid w:val="00F45D09"/>
    <w:rsid w:val="00F45D4B"/>
    <w:rsid w:val="00F45E26"/>
    <w:rsid w:val="00F45F0F"/>
    <w:rsid w:val="00F45FDF"/>
    <w:rsid w:val="00F4608A"/>
    <w:rsid w:val="00F46121"/>
    <w:rsid w:val="00F46162"/>
    <w:rsid w:val="00F46422"/>
    <w:rsid w:val="00F46491"/>
    <w:rsid w:val="00F4659F"/>
    <w:rsid w:val="00F46671"/>
    <w:rsid w:val="00F46730"/>
    <w:rsid w:val="00F4679A"/>
    <w:rsid w:val="00F467A4"/>
    <w:rsid w:val="00F46859"/>
    <w:rsid w:val="00F46B93"/>
    <w:rsid w:val="00F46D13"/>
    <w:rsid w:val="00F46D5E"/>
    <w:rsid w:val="00F47248"/>
    <w:rsid w:val="00F472CC"/>
    <w:rsid w:val="00F47354"/>
    <w:rsid w:val="00F4758F"/>
    <w:rsid w:val="00F47632"/>
    <w:rsid w:val="00F47637"/>
    <w:rsid w:val="00F47665"/>
    <w:rsid w:val="00F4778B"/>
    <w:rsid w:val="00F47F5D"/>
    <w:rsid w:val="00F5010D"/>
    <w:rsid w:val="00F502C0"/>
    <w:rsid w:val="00F5044A"/>
    <w:rsid w:val="00F505EB"/>
    <w:rsid w:val="00F507AF"/>
    <w:rsid w:val="00F5086D"/>
    <w:rsid w:val="00F5095B"/>
    <w:rsid w:val="00F509E1"/>
    <w:rsid w:val="00F50B99"/>
    <w:rsid w:val="00F50BDC"/>
    <w:rsid w:val="00F50DC1"/>
    <w:rsid w:val="00F50EE8"/>
    <w:rsid w:val="00F50EF3"/>
    <w:rsid w:val="00F510D3"/>
    <w:rsid w:val="00F510E1"/>
    <w:rsid w:val="00F512D4"/>
    <w:rsid w:val="00F512E3"/>
    <w:rsid w:val="00F5152F"/>
    <w:rsid w:val="00F51593"/>
    <w:rsid w:val="00F515EB"/>
    <w:rsid w:val="00F51642"/>
    <w:rsid w:val="00F51660"/>
    <w:rsid w:val="00F516D5"/>
    <w:rsid w:val="00F517D0"/>
    <w:rsid w:val="00F518F1"/>
    <w:rsid w:val="00F51979"/>
    <w:rsid w:val="00F5198F"/>
    <w:rsid w:val="00F519B8"/>
    <w:rsid w:val="00F519EB"/>
    <w:rsid w:val="00F51A10"/>
    <w:rsid w:val="00F51B15"/>
    <w:rsid w:val="00F51D6C"/>
    <w:rsid w:val="00F5203B"/>
    <w:rsid w:val="00F520C9"/>
    <w:rsid w:val="00F521E4"/>
    <w:rsid w:val="00F52255"/>
    <w:rsid w:val="00F5226C"/>
    <w:rsid w:val="00F5252F"/>
    <w:rsid w:val="00F52CAC"/>
    <w:rsid w:val="00F52D5C"/>
    <w:rsid w:val="00F52F09"/>
    <w:rsid w:val="00F52F0B"/>
    <w:rsid w:val="00F52F0C"/>
    <w:rsid w:val="00F52F3F"/>
    <w:rsid w:val="00F52F72"/>
    <w:rsid w:val="00F52FCF"/>
    <w:rsid w:val="00F53159"/>
    <w:rsid w:val="00F5334C"/>
    <w:rsid w:val="00F534C2"/>
    <w:rsid w:val="00F535A8"/>
    <w:rsid w:val="00F535B3"/>
    <w:rsid w:val="00F535F8"/>
    <w:rsid w:val="00F5383C"/>
    <w:rsid w:val="00F53AA1"/>
    <w:rsid w:val="00F53B43"/>
    <w:rsid w:val="00F53C75"/>
    <w:rsid w:val="00F53D33"/>
    <w:rsid w:val="00F53DBA"/>
    <w:rsid w:val="00F53FBF"/>
    <w:rsid w:val="00F542C9"/>
    <w:rsid w:val="00F54660"/>
    <w:rsid w:val="00F5469C"/>
    <w:rsid w:val="00F5476A"/>
    <w:rsid w:val="00F5476C"/>
    <w:rsid w:val="00F547E2"/>
    <w:rsid w:val="00F5487C"/>
    <w:rsid w:val="00F54958"/>
    <w:rsid w:val="00F54AD5"/>
    <w:rsid w:val="00F54B22"/>
    <w:rsid w:val="00F54DC6"/>
    <w:rsid w:val="00F54E70"/>
    <w:rsid w:val="00F550FC"/>
    <w:rsid w:val="00F55258"/>
    <w:rsid w:val="00F552EC"/>
    <w:rsid w:val="00F55380"/>
    <w:rsid w:val="00F554BB"/>
    <w:rsid w:val="00F55677"/>
    <w:rsid w:val="00F556EB"/>
    <w:rsid w:val="00F5587B"/>
    <w:rsid w:val="00F559CE"/>
    <w:rsid w:val="00F55A4C"/>
    <w:rsid w:val="00F55A66"/>
    <w:rsid w:val="00F55AEE"/>
    <w:rsid w:val="00F55B02"/>
    <w:rsid w:val="00F55B43"/>
    <w:rsid w:val="00F55CCE"/>
    <w:rsid w:val="00F55F63"/>
    <w:rsid w:val="00F560C3"/>
    <w:rsid w:val="00F56123"/>
    <w:rsid w:val="00F56300"/>
    <w:rsid w:val="00F56417"/>
    <w:rsid w:val="00F564D8"/>
    <w:rsid w:val="00F56548"/>
    <w:rsid w:val="00F565F1"/>
    <w:rsid w:val="00F566E5"/>
    <w:rsid w:val="00F56818"/>
    <w:rsid w:val="00F56970"/>
    <w:rsid w:val="00F56C02"/>
    <w:rsid w:val="00F56DEE"/>
    <w:rsid w:val="00F57065"/>
    <w:rsid w:val="00F5729A"/>
    <w:rsid w:val="00F57472"/>
    <w:rsid w:val="00F57608"/>
    <w:rsid w:val="00F57800"/>
    <w:rsid w:val="00F57852"/>
    <w:rsid w:val="00F579F9"/>
    <w:rsid w:val="00F57A9E"/>
    <w:rsid w:val="00F57D00"/>
    <w:rsid w:val="00F6004D"/>
    <w:rsid w:val="00F601A4"/>
    <w:rsid w:val="00F601FD"/>
    <w:rsid w:val="00F6021A"/>
    <w:rsid w:val="00F6022D"/>
    <w:rsid w:val="00F60464"/>
    <w:rsid w:val="00F60635"/>
    <w:rsid w:val="00F60821"/>
    <w:rsid w:val="00F6096E"/>
    <w:rsid w:val="00F60976"/>
    <w:rsid w:val="00F60A1C"/>
    <w:rsid w:val="00F60AC2"/>
    <w:rsid w:val="00F60B71"/>
    <w:rsid w:val="00F60E50"/>
    <w:rsid w:val="00F61197"/>
    <w:rsid w:val="00F61622"/>
    <w:rsid w:val="00F6172D"/>
    <w:rsid w:val="00F61865"/>
    <w:rsid w:val="00F61BA0"/>
    <w:rsid w:val="00F61C4B"/>
    <w:rsid w:val="00F61C54"/>
    <w:rsid w:val="00F61C7F"/>
    <w:rsid w:val="00F61D2C"/>
    <w:rsid w:val="00F61D95"/>
    <w:rsid w:val="00F61E22"/>
    <w:rsid w:val="00F61E53"/>
    <w:rsid w:val="00F61EC2"/>
    <w:rsid w:val="00F61FC2"/>
    <w:rsid w:val="00F6206D"/>
    <w:rsid w:val="00F62127"/>
    <w:rsid w:val="00F62194"/>
    <w:rsid w:val="00F62482"/>
    <w:rsid w:val="00F62561"/>
    <w:rsid w:val="00F625FB"/>
    <w:rsid w:val="00F62679"/>
    <w:rsid w:val="00F62685"/>
    <w:rsid w:val="00F62A1A"/>
    <w:rsid w:val="00F62A69"/>
    <w:rsid w:val="00F62ADB"/>
    <w:rsid w:val="00F62C13"/>
    <w:rsid w:val="00F62DD4"/>
    <w:rsid w:val="00F62E21"/>
    <w:rsid w:val="00F62EBD"/>
    <w:rsid w:val="00F62F74"/>
    <w:rsid w:val="00F62FCC"/>
    <w:rsid w:val="00F63005"/>
    <w:rsid w:val="00F635EC"/>
    <w:rsid w:val="00F636CE"/>
    <w:rsid w:val="00F63AE0"/>
    <w:rsid w:val="00F63B05"/>
    <w:rsid w:val="00F63C26"/>
    <w:rsid w:val="00F63D3E"/>
    <w:rsid w:val="00F63D76"/>
    <w:rsid w:val="00F63FD1"/>
    <w:rsid w:val="00F642D9"/>
    <w:rsid w:val="00F647DC"/>
    <w:rsid w:val="00F64816"/>
    <w:rsid w:val="00F648E7"/>
    <w:rsid w:val="00F6498E"/>
    <w:rsid w:val="00F64C6E"/>
    <w:rsid w:val="00F64CAE"/>
    <w:rsid w:val="00F64D3A"/>
    <w:rsid w:val="00F64D7C"/>
    <w:rsid w:val="00F64DD6"/>
    <w:rsid w:val="00F64E2D"/>
    <w:rsid w:val="00F64E36"/>
    <w:rsid w:val="00F64EE1"/>
    <w:rsid w:val="00F64F15"/>
    <w:rsid w:val="00F64FDD"/>
    <w:rsid w:val="00F65204"/>
    <w:rsid w:val="00F655AF"/>
    <w:rsid w:val="00F657DF"/>
    <w:rsid w:val="00F65A05"/>
    <w:rsid w:val="00F65A9D"/>
    <w:rsid w:val="00F65B29"/>
    <w:rsid w:val="00F65B4C"/>
    <w:rsid w:val="00F65C15"/>
    <w:rsid w:val="00F65C3B"/>
    <w:rsid w:val="00F65C4F"/>
    <w:rsid w:val="00F65E9B"/>
    <w:rsid w:val="00F65ED6"/>
    <w:rsid w:val="00F65F26"/>
    <w:rsid w:val="00F66287"/>
    <w:rsid w:val="00F6651E"/>
    <w:rsid w:val="00F6685B"/>
    <w:rsid w:val="00F668D6"/>
    <w:rsid w:val="00F66941"/>
    <w:rsid w:val="00F66A97"/>
    <w:rsid w:val="00F66B74"/>
    <w:rsid w:val="00F66F25"/>
    <w:rsid w:val="00F66FF1"/>
    <w:rsid w:val="00F671EF"/>
    <w:rsid w:val="00F67267"/>
    <w:rsid w:val="00F67294"/>
    <w:rsid w:val="00F67355"/>
    <w:rsid w:val="00F67445"/>
    <w:rsid w:val="00F67730"/>
    <w:rsid w:val="00F67757"/>
    <w:rsid w:val="00F67931"/>
    <w:rsid w:val="00F67984"/>
    <w:rsid w:val="00F679CF"/>
    <w:rsid w:val="00F67AAA"/>
    <w:rsid w:val="00F67ABD"/>
    <w:rsid w:val="00F67BA7"/>
    <w:rsid w:val="00F67BEF"/>
    <w:rsid w:val="00F67CE4"/>
    <w:rsid w:val="00F67E96"/>
    <w:rsid w:val="00F67F77"/>
    <w:rsid w:val="00F700AD"/>
    <w:rsid w:val="00F70164"/>
    <w:rsid w:val="00F701BE"/>
    <w:rsid w:val="00F701F4"/>
    <w:rsid w:val="00F705D0"/>
    <w:rsid w:val="00F70718"/>
    <w:rsid w:val="00F707C6"/>
    <w:rsid w:val="00F708F2"/>
    <w:rsid w:val="00F70D46"/>
    <w:rsid w:val="00F714A8"/>
    <w:rsid w:val="00F714DB"/>
    <w:rsid w:val="00F71531"/>
    <w:rsid w:val="00F715B2"/>
    <w:rsid w:val="00F7162C"/>
    <w:rsid w:val="00F71697"/>
    <w:rsid w:val="00F716F6"/>
    <w:rsid w:val="00F717F7"/>
    <w:rsid w:val="00F71867"/>
    <w:rsid w:val="00F7198A"/>
    <w:rsid w:val="00F71DB6"/>
    <w:rsid w:val="00F71E11"/>
    <w:rsid w:val="00F71F97"/>
    <w:rsid w:val="00F72036"/>
    <w:rsid w:val="00F72287"/>
    <w:rsid w:val="00F722F9"/>
    <w:rsid w:val="00F72324"/>
    <w:rsid w:val="00F724D2"/>
    <w:rsid w:val="00F724F8"/>
    <w:rsid w:val="00F725DA"/>
    <w:rsid w:val="00F7263F"/>
    <w:rsid w:val="00F7268C"/>
    <w:rsid w:val="00F7269C"/>
    <w:rsid w:val="00F726F0"/>
    <w:rsid w:val="00F7298B"/>
    <w:rsid w:val="00F72A6A"/>
    <w:rsid w:val="00F72AE4"/>
    <w:rsid w:val="00F72AF6"/>
    <w:rsid w:val="00F72E95"/>
    <w:rsid w:val="00F730E6"/>
    <w:rsid w:val="00F732AE"/>
    <w:rsid w:val="00F733D2"/>
    <w:rsid w:val="00F733E4"/>
    <w:rsid w:val="00F7369F"/>
    <w:rsid w:val="00F737B0"/>
    <w:rsid w:val="00F73C36"/>
    <w:rsid w:val="00F73D5F"/>
    <w:rsid w:val="00F73D7A"/>
    <w:rsid w:val="00F73E52"/>
    <w:rsid w:val="00F74121"/>
    <w:rsid w:val="00F74369"/>
    <w:rsid w:val="00F744FC"/>
    <w:rsid w:val="00F747C3"/>
    <w:rsid w:val="00F747E2"/>
    <w:rsid w:val="00F748DC"/>
    <w:rsid w:val="00F74D29"/>
    <w:rsid w:val="00F75006"/>
    <w:rsid w:val="00F75050"/>
    <w:rsid w:val="00F75068"/>
    <w:rsid w:val="00F750FD"/>
    <w:rsid w:val="00F7516C"/>
    <w:rsid w:val="00F75202"/>
    <w:rsid w:val="00F752DC"/>
    <w:rsid w:val="00F75339"/>
    <w:rsid w:val="00F753FC"/>
    <w:rsid w:val="00F7541B"/>
    <w:rsid w:val="00F75479"/>
    <w:rsid w:val="00F754E0"/>
    <w:rsid w:val="00F75641"/>
    <w:rsid w:val="00F7572D"/>
    <w:rsid w:val="00F758A3"/>
    <w:rsid w:val="00F75AFB"/>
    <w:rsid w:val="00F75E32"/>
    <w:rsid w:val="00F75E6E"/>
    <w:rsid w:val="00F75EFD"/>
    <w:rsid w:val="00F7625F"/>
    <w:rsid w:val="00F7629C"/>
    <w:rsid w:val="00F76394"/>
    <w:rsid w:val="00F76538"/>
    <w:rsid w:val="00F7660C"/>
    <w:rsid w:val="00F76C3F"/>
    <w:rsid w:val="00F76D54"/>
    <w:rsid w:val="00F76D91"/>
    <w:rsid w:val="00F76F8A"/>
    <w:rsid w:val="00F76FEA"/>
    <w:rsid w:val="00F77033"/>
    <w:rsid w:val="00F77042"/>
    <w:rsid w:val="00F773E6"/>
    <w:rsid w:val="00F775FC"/>
    <w:rsid w:val="00F776E0"/>
    <w:rsid w:val="00F77800"/>
    <w:rsid w:val="00F7788A"/>
    <w:rsid w:val="00F77AFD"/>
    <w:rsid w:val="00F80187"/>
    <w:rsid w:val="00F80238"/>
    <w:rsid w:val="00F80281"/>
    <w:rsid w:val="00F80293"/>
    <w:rsid w:val="00F8038F"/>
    <w:rsid w:val="00F80409"/>
    <w:rsid w:val="00F80531"/>
    <w:rsid w:val="00F80536"/>
    <w:rsid w:val="00F80570"/>
    <w:rsid w:val="00F805ED"/>
    <w:rsid w:val="00F806BB"/>
    <w:rsid w:val="00F80923"/>
    <w:rsid w:val="00F80E9C"/>
    <w:rsid w:val="00F80EEC"/>
    <w:rsid w:val="00F80FA6"/>
    <w:rsid w:val="00F81128"/>
    <w:rsid w:val="00F813DF"/>
    <w:rsid w:val="00F81463"/>
    <w:rsid w:val="00F81536"/>
    <w:rsid w:val="00F818B4"/>
    <w:rsid w:val="00F818D5"/>
    <w:rsid w:val="00F81A96"/>
    <w:rsid w:val="00F81AC0"/>
    <w:rsid w:val="00F81B16"/>
    <w:rsid w:val="00F81D00"/>
    <w:rsid w:val="00F81E7C"/>
    <w:rsid w:val="00F8201E"/>
    <w:rsid w:val="00F8224E"/>
    <w:rsid w:val="00F82283"/>
    <w:rsid w:val="00F82391"/>
    <w:rsid w:val="00F82454"/>
    <w:rsid w:val="00F824A5"/>
    <w:rsid w:val="00F82549"/>
    <w:rsid w:val="00F82597"/>
    <w:rsid w:val="00F82640"/>
    <w:rsid w:val="00F826D9"/>
    <w:rsid w:val="00F8291C"/>
    <w:rsid w:val="00F82976"/>
    <w:rsid w:val="00F82A2A"/>
    <w:rsid w:val="00F82ADF"/>
    <w:rsid w:val="00F82D6B"/>
    <w:rsid w:val="00F82EDC"/>
    <w:rsid w:val="00F83031"/>
    <w:rsid w:val="00F8304E"/>
    <w:rsid w:val="00F830F4"/>
    <w:rsid w:val="00F832E1"/>
    <w:rsid w:val="00F83461"/>
    <w:rsid w:val="00F83727"/>
    <w:rsid w:val="00F8375D"/>
    <w:rsid w:val="00F838B1"/>
    <w:rsid w:val="00F8394A"/>
    <w:rsid w:val="00F83A10"/>
    <w:rsid w:val="00F83A26"/>
    <w:rsid w:val="00F83BC2"/>
    <w:rsid w:val="00F83F24"/>
    <w:rsid w:val="00F83FB5"/>
    <w:rsid w:val="00F84046"/>
    <w:rsid w:val="00F84061"/>
    <w:rsid w:val="00F840DB"/>
    <w:rsid w:val="00F84156"/>
    <w:rsid w:val="00F843BB"/>
    <w:rsid w:val="00F844E9"/>
    <w:rsid w:val="00F84633"/>
    <w:rsid w:val="00F847CC"/>
    <w:rsid w:val="00F8485A"/>
    <w:rsid w:val="00F849BC"/>
    <w:rsid w:val="00F84AEB"/>
    <w:rsid w:val="00F84B5A"/>
    <w:rsid w:val="00F84B93"/>
    <w:rsid w:val="00F84C41"/>
    <w:rsid w:val="00F84D92"/>
    <w:rsid w:val="00F84EE1"/>
    <w:rsid w:val="00F84F7E"/>
    <w:rsid w:val="00F84FAE"/>
    <w:rsid w:val="00F85124"/>
    <w:rsid w:val="00F8514B"/>
    <w:rsid w:val="00F85217"/>
    <w:rsid w:val="00F852CC"/>
    <w:rsid w:val="00F853DF"/>
    <w:rsid w:val="00F854AC"/>
    <w:rsid w:val="00F85551"/>
    <w:rsid w:val="00F855BA"/>
    <w:rsid w:val="00F85646"/>
    <w:rsid w:val="00F859C5"/>
    <w:rsid w:val="00F85B97"/>
    <w:rsid w:val="00F85BBD"/>
    <w:rsid w:val="00F85DA2"/>
    <w:rsid w:val="00F85E67"/>
    <w:rsid w:val="00F85F0D"/>
    <w:rsid w:val="00F8620D"/>
    <w:rsid w:val="00F86216"/>
    <w:rsid w:val="00F862FB"/>
    <w:rsid w:val="00F86427"/>
    <w:rsid w:val="00F86638"/>
    <w:rsid w:val="00F86AF9"/>
    <w:rsid w:val="00F86C9A"/>
    <w:rsid w:val="00F86E39"/>
    <w:rsid w:val="00F86FCC"/>
    <w:rsid w:val="00F8709D"/>
    <w:rsid w:val="00F870D2"/>
    <w:rsid w:val="00F872E0"/>
    <w:rsid w:val="00F874C0"/>
    <w:rsid w:val="00F874F9"/>
    <w:rsid w:val="00F87507"/>
    <w:rsid w:val="00F876CE"/>
    <w:rsid w:val="00F876D4"/>
    <w:rsid w:val="00F87734"/>
    <w:rsid w:val="00F879CE"/>
    <w:rsid w:val="00F87A65"/>
    <w:rsid w:val="00F87B3F"/>
    <w:rsid w:val="00F87B78"/>
    <w:rsid w:val="00F87D4F"/>
    <w:rsid w:val="00F87D93"/>
    <w:rsid w:val="00F87D98"/>
    <w:rsid w:val="00F87DEA"/>
    <w:rsid w:val="00F87F15"/>
    <w:rsid w:val="00F90025"/>
    <w:rsid w:val="00F90290"/>
    <w:rsid w:val="00F9033B"/>
    <w:rsid w:val="00F90452"/>
    <w:rsid w:val="00F90499"/>
    <w:rsid w:val="00F9058D"/>
    <w:rsid w:val="00F90A31"/>
    <w:rsid w:val="00F90B32"/>
    <w:rsid w:val="00F90B58"/>
    <w:rsid w:val="00F90BDE"/>
    <w:rsid w:val="00F90C27"/>
    <w:rsid w:val="00F90C72"/>
    <w:rsid w:val="00F90C9B"/>
    <w:rsid w:val="00F91131"/>
    <w:rsid w:val="00F91253"/>
    <w:rsid w:val="00F9154A"/>
    <w:rsid w:val="00F9155E"/>
    <w:rsid w:val="00F91580"/>
    <w:rsid w:val="00F916AA"/>
    <w:rsid w:val="00F91788"/>
    <w:rsid w:val="00F917A1"/>
    <w:rsid w:val="00F91830"/>
    <w:rsid w:val="00F9192C"/>
    <w:rsid w:val="00F91961"/>
    <w:rsid w:val="00F91A34"/>
    <w:rsid w:val="00F91B48"/>
    <w:rsid w:val="00F91C95"/>
    <w:rsid w:val="00F91D46"/>
    <w:rsid w:val="00F9200F"/>
    <w:rsid w:val="00F9217F"/>
    <w:rsid w:val="00F9223A"/>
    <w:rsid w:val="00F92360"/>
    <w:rsid w:val="00F92517"/>
    <w:rsid w:val="00F92725"/>
    <w:rsid w:val="00F928EA"/>
    <w:rsid w:val="00F929FE"/>
    <w:rsid w:val="00F92CAE"/>
    <w:rsid w:val="00F92D15"/>
    <w:rsid w:val="00F92E51"/>
    <w:rsid w:val="00F92E6B"/>
    <w:rsid w:val="00F93092"/>
    <w:rsid w:val="00F9345E"/>
    <w:rsid w:val="00F935C9"/>
    <w:rsid w:val="00F93628"/>
    <w:rsid w:val="00F936A2"/>
    <w:rsid w:val="00F938CA"/>
    <w:rsid w:val="00F93930"/>
    <w:rsid w:val="00F93A14"/>
    <w:rsid w:val="00F93BBF"/>
    <w:rsid w:val="00F93BDF"/>
    <w:rsid w:val="00F93D2E"/>
    <w:rsid w:val="00F93E63"/>
    <w:rsid w:val="00F9400B"/>
    <w:rsid w:val="00F9405C"/>
    <w:rsid w:val="00F94098"/>
    <w:rsid w:val="00F940AB"/>
    <w:rsid w:val="00F946AB"/>
    <w:rsid w:val="00F948AF"/>
    <w:rsid w:val="00F94C4A"/>
    <w:rsid w:val="00F94E88"/>
    <w:rsid w:val="00F94EF6"/>
    <w:rsid w:val="00F94FD8"/>
    <w:rsid w:val="00F95040"/>
    <w:rsid w:val="00F954B3"/>
    <w:rsid w:val="00F95513"/>
    <w:rsid w:val="00F9566D"/>
    <w:rsid w:val="00F95797"/>
    <w:rsid w:val="00F958D1"/>
    <w:rsid w:val="00F95B1A"/>
    <w:rsid w:val="00F95C5C"/>
    <w:rsid w:val="00F95CAA"/>
    <w:rsid w:val="00F95D91"/>
    <w:rsid w:val="00F95E05"/>
    <w:rsid w:val="00F95E7E"/>
    <w:rsid w:val="00F95F54"/>
    <w:rsid w:val="00F95FCE"/>
    <w:rsid w:val="00F960AC"/>
    <w:rsid w:val="00F962F6"/>
    <w:rsid w:val="00F965DF"/>
    <w:rsid w:val="00F96630"/>
    <w:rsid w:val="00F967A6"/>
    <w:rsid w:val="00F967AB"/>
    <w:rsid w:val="00F96995"/>
    <w:rsid w:val="00F96A1A"/>
    <w:rsid w:val="00F96A4B"/>
    <w:rsid w:val="00F96A88"/>
    <w:rsid w:val="00F96C42"/>
    <w:rsid w:val="00F96E00"/>
    <w:rsid w:val="00F9727B"/>
    <w:rsid w:val="00F9738F"/>
    <w:rsid w:val="00F97490"/>
    <w:rsid w:val="00F974D8"/>
    <w:rsid w:val="00F974FF"/>
    <w:rsid w:val="00F9757F"/>
    <w:rsid w:val="00F9790B"/>
    <w:rsid w:val="00F97928"/>
    <w:rsid w:val="00F97B5D"/>
    <w:rsid w:val="00F97CB1"/>
    <w:rsid w:val="00F97D43"/>
    <w:rsid w:val="00F97E00"/>
    <w:rsid w:val="00F97EF8"/>
    <w:rsid w:val="00F97F58"/>
    <w:rsid w:val="00FA0003"/>
    <w:rsid w:val="00FA01A4"/>
    <w:rsid w:val="00FA021D"/>
    <w:rsid w:val="00FA0273"/>
    <w:rsid w:val="00FA02E9"/>
    <w:rsid w:val="00FA033E"/>
    <w:rsid w:val="00FA03BF"/>
    <w:rsid w:val="00FA0407"/>
    <w:rsid w:val="00FA0527"/>
    <w:rsid w:val="00FA0559"/>
    <w:rsid w:val="00FA0562"/>
    <w:rsid w:val="00FA0789"/>
    <w:rsid w:val="00FA07C1"/>
    <w:rsid w:val="00FA0BFE"/>
    <w:rsid w:val="00FA0DC8"/>
    <w:rsid w:val="00FA0E21"/>
    <w:rsid w:val="00FA0F5D"/>
    <w:rsid w:val="00FA0FD4"/>
    <w:rsid w:val="00FA129A"/>
    <w:rsid w:val="00FA13FD"/>
    <w:rsid w:val="00FA14E7"/>
    <w:rsid w:val="00FA153F"/>
    <w:rsid w:val="00FA1653"/>
    <w:rsid w:val="00FA16E6"/>
    <w:rsid w:val="00FA183A"/>
    <w:rsid w:val="00FA19A8"/>
    <w:rsid w:val="00FA1D45"/>
    <w:rsid w:val="00FA1E5D"/>
    <w:rsid w:val="00FA2026"/>
    <w:rsid w:val="00FA2248"/>
    <w:rsid w:val="00FA23D2"/>
    <w:rsid w:val="00FA24F1"/>
    <w:rsid w:val="00FA25D1"/>
    <w:rsid w:val="00FA2674"/>
    <w:rsid w:val="00FA26F6"/>
    <w:rsid w:val="00FA2709"/>
    <w:rsid w:val="00FA2A7C"/>
    <w:rsid w:val="00FA2CDF"/>
    <w:rsid w:val="00FA2D2A"/>
    <w:rsid w:val="00FA2F04"/>
    <w:rsid w:val="00FA2F35"/>
    <w:rsid w:val="00FA2F9D"/>
    <w:rsid w:val="00FA2FA8"/>
    <w:rsid w:val="00FA3018"/>
    <w:rsid w:val="00FA315F"/>
    <w:rsid w:val="00FA31C5"/>
    <w:rsid w:val="00FA33D3"/>
    <w:rsid w:val="00FA3478"/>
    <w:rsid w:val="00FA3495"/>
    <w:rsid w:val="00FA356F"/>
    <w:rsid w:val="00FA37AE"/>
    <w:rsid w:val="00FA383D"/>
    <w:rsid w:val="00FA3897"/>
    <w:rsid w:val="00FA38B5"/>
    <w:rsid w:val="00FA39C8"/>
    <w:rsid w:val="00FA3AEE"/>
    <w:rsid w:val="00FA3C62"/>
    <w:rsid w:val="00FA3FF1"/>
    <w:rsid w:val="00FA403C"/>
    <w:rsid w:val="00FA41A9"/>
    <w:rsid w:val="00FA42E2"/>
    <w:rsid w:val="00FA4524"/>
    <w:rsid w:val="00FA4551"/>
    <w:rsid w:val="00FA475B"/>
    <w:rsid w:val="00FA49B4"/>
    <w:rsid w:val="00FA4A53"/>
    <w:rsid w:val="00FA4D29"/>
    <w:rsid w:val="00FA4E44"/>
    <w:rsid w:val="00FA4F29"/>
    <w:rsid w:val="00FA512F"/>
    <w:rsid w:val="00FA5215"/>
    <w:rsid w:val="00FA5267"/>
    <w:rsid w:val="00FA534F"/>
    <w:rsid w:val="00FA536A"/>
    <w:rsid w:val="00FA542D"/>
    <w:rsid w:val="00FA551F"/>
    <w:rsid w:val="00FA5604"/>
    <w:rsid w:val="00FA5696"/>
    <w:rsid w:val="00FA57F2"/>
    <w:rsid w:val="00FA59AF"/>
    <w:rsid w:val="00FA59CC"/>
    <w:rsid w:val="00FA5D74"/>
    <w:rsid w:val="00FA5E43"/>
    <w:rsid w:val="00FA60DC"/>
    <w:rsid w:val="00FA62C1"/>
    <w:rsid w:val="00FA63AF"/>
    <w:rsid w:val="00FA646E"/>
    <w:rsid w:val="00FA6843"/>
    <w:rsid w:val="00FA69C6"/>
    <w:rsid w:val="00FA6BBF"/>
    <w:rsid w:val="00FA6D61"/>
    <w:rsid w:val="00FA6EDD"/>
    <w:rsid w:val="00FA70A7"/>
    <w:rsid w:val="00FA7488"/>
    <w:rsid w:val="00FA74AB"/>
    <w:rsid w:val="00FA7520"/>
    <w:rsid w:val="00FA7577"/>
    <w:rsid w:val="00FA75F7"/>
    <w:rsid w:val="00FA77C6"/>
    <w:rsid w:val="00FA786F"/>
    <w:rsid w:val="00FA78B2"/>
    <w:rsid w:val="00FA79C8"/>
    <w:rsid w:val="00FA7AC8"/>
    <w:rsid w:val="00FA7CC6"/>
    <w:rsid w:val="00FA7EFF"/>
    <w:rsid w:val="00FB018B"/>
    <w:rsid w:val="00FB01FF"/>
    <w:rsid w:val="00FB03C0"/>
    <w:rsid w:val="00FB0413"/>
    <w:rsid w:val="00FB0480"/>
    <w:rsid w:val="00FB0488"/>
    <w:rsid w:val="00FB04A5"/>
    <w:rsid w:val="00FB0656"/>
    <w:rsid w:val="00FB0681"/>
    <w:rsid w:val="00FB087E"/>
    <w:rsid w:val="00FB08BA"/>
    <w:rsid w:val="00FB0955"/>
    <w:rsid w:val="00FB0C04"/>
    <w:rsid w:val="00FB0DBF"/>
    <w:rsid w:val="00FB105B"/>
    <w:rsid w:val="00FB10AB"/>
    <w:rsid w:val="00FB115F"/>
    <w:rsid w:val="00FB11BF"/>
    <w:rsid w:val="00FB1330"/>
    <w:rsid w:val="00FB13F0"/>
    <w:rsid w:val="00FB1525"/>
    <w:rsid w:val="00FB1570"/>
    <w:rsid w:val="00FB1B36"/>
    <w:rsid w:val="00FB1B5E"/>
    <w:rsid w:val="00FB1C5C"/>
    <w:rsid w:val="00FB1DCA"/>
    <w:rsid w:val="00FB1E20"/>
    <w:rsid w:val="00FB2117"/>
    <w:rsid w:val="00FB2172"/>
    <w:rsid w:val="00FB2308"/>
    <w:rsid w:val="00FB2448"/>
    <w:rsid w:val="00FB255E"/>
    <w:rsid w:val="00FB2595"/>
    <w:rsid w:val="00FB26BC"/>
    <w:rsid w:val="00FB28E3"/>
    <w:rsid w:val="00FB292B"/>
    <w:rsid w:val="00FB2A85"/>
    <w:rsid w:val="00FB2EC0"/>
    <w:rsid w:val="00FB2FAF"/>
    <w:rsid w:val="00FB3043"/>
    <w:rsid w:val="00FB321B"/>
    <w:rsid w:val="00FB3529"/>
    <w:rsid w:val="00FB35F8"/>
    <w:rsid w:val="00FB360B"/>
    <w:rsid w:val="00FB3854"/>
    <w:rsid w:val="00FB3A03"/>
    <w:rsid w:val="00FB3A6A"/>
    <w:rsid w:val="00FB3B0C"/>
    <w:rsid w:val="00FB3E89"/>
    <w:rsid w:val="00FB3FE5"/>
    <w:rsid w:val="00FB4025"/>
    <w:rsid w:val="00FB40B1"/>
    <w:rsid w:val="00FB415E"/>
    <w:rsid w:val="00FB4394"/>
    <w:rsid w:val="00FB442B"/>
    <w:rsid w:val="00FB4473"/>
    <w:rsid w:val="00FB482B"/>
    <w:rsid w:val="00FB4B40"/>
    <w:rsid w:val="00FB5146"/>
    <w:rsid w:val="00FB517F"/>
    <w:rsid w:val="00FB5245"/>
    <w:rsid w:val="00FB5269"/>
    <w:rsid w:val="00FB527D"/>
    <w:rsid w:val="00FB52C0"/>
    <w:rsid w:val="00FB56A3"/>
    <w:rsid w:val="00FB56DE"/>
    <w:rsid w:val="00FB572A"/>
    <w:rsid w:val="00FB5E27"/>
    <w:rsid w:val="00FB5F8A"/>
    <w:rsid w:val="00FB6071"/>
    <w:rsid w:val="00FB6685"/>
    <w:rsid w:val="00FB66FC"/>
    <w:rsid w:val="00FB695F"/>
    <w:rsid w:val="00FB69E2"/>
    <w:rsid w:val="00FB6C50"/>
    <w:rsid w:val="00FB6D27"/>
    <w:rsid w:val="00FB6DF0"/>
    <w:rsid w:val="00FB6EB2"/>
    <w:rsid w:val="00FB71C4"/>
    <w:rsid w:val="00FB7226"/>
    <w:rsid w:val="00FB73D2"/>
    <w:rsid w:val="00FB79C9"/>
    <w:rsid w:val="00FB7AF0"/>
    <w:rsid w:val="00FB7BCA"/>
    <w:rsid w:val="00FB7DCB"/>
    <w:rsid w:val="00FB7E5B"/>
    <w:rsid w:val="00FB7F8B"/>
    <w:rsid w:val="00FC01E4"/>
    <w:rsid w:val="00FC0344"/>
    <w:rsid w:val="00FC03FE"/>
    <w:rsid w:val="00FC0441"/>
    <w:rsid w:val="00FC060D"/>
    <w:rsid w:val="00FC063E"/>
    <w:rsid w:val="00FC078B"/>
    <w:rsid w:val="00FC08A6"/>
    <w:rsid w:val="00FC09E9"/>
    <w:rsid w:val="00FC0A54"/>
    <w:rsid w:val="00FC0A94"/>
    <w:rsid w:val="00FC0ADC"/>
    <w:rsid w:val="00FC0AE9"/>
    <w:rsid w:val="00FC0BB1"/>
    <w:rsid w:val="00FC13DB"/>
    <w:rsid w:val="00FC1701"/>
    <w:rsid w:val="00FC1896"/>
    <w:rsid w:val="00FC1907"/>
    <w:rsid w:val="00FC1999"/>
    <w:rsid w:val="00FC19A5"/>
    <w:rsid w:val="00FC1D0A"/>
    <w:rsid w:val="00FC1E3C"/>
    <w:rsid w:val="00FC1EE4"/>
    <w:rsid w:val="00FC21C1"/>
    <w:rsid w:val="00FC230D"/>
    <w:rsid w:val="00FC23D0"/>
    <w:rsid w:val="00FC248C"/>
    <w:rsid w:val="00FC2545"/>
    <w:rsid w:val="00FC2557"/>
    <w:rsid w:val="00FC2876"/>
    <w:rsid w:val="00FC2982"/>
    <w:rsid w:val="00FC2B08"/>
    <w:rsid w:val="00FC2DA2"/>
    <w:rsid w:val="00FC2F4C"/>
    <w:rsid w:val="00FC3072"/>
    <w:rsid w:val="00FC30B0"/>
    <w:rsid w:val="00FC30CB"/>
    <w:rsid w:val="00FC31DA"/>
    <w:rsid w:val="00FC3211"/>
    <w:rsid w:val="00FC3214"/>
    <w:rsid w:val="00FC33DE"/>
    <w:rsid w:val="00FC3479"/>
    <w:rsid w:val="00FC3566"/>
    <w:rsid w:val="00FC36D5"/>
    <w:rsid w:val="00FC39A2"/>
    <w:rsid w:val="00FC3A3B"/>
    <w:rsid w:val="00FC3A5D"/>
    <w:rsid w:val="00FC3B18"/>
    <w:rsid w:val="00FC3BC0"/>
    <w:rsid w:val="00FC3C78"/>
    <w:rsid w:val="00FC3D28"/>
    <w:rsid w:val="00FC3D85"/>
    <w:rsid w:val="00FC411A"/>
    <w:rsid w:val="00FC41AA"/>
    <w:rsid w:val="00FC426B"/>
    <w:rsid w:val="00FC42A8"/>
    <w:rsid w:val="00FC430F"/>
    <w:rsid w:val="00FC446E"/>
    <w:rsid w:val="00FC44F3"/>
    <w:rsid w:val="00FC4561"/>
    <w:rsid w:val="00FC45EF"/>
    <w:rsid w:val="00FC496B"/>
    <w:rsid w:val="00FC4A94"/>
    <w:rsid w:val="00FC4C68"/>
    <w:rsid w:val="00FC4CB5"/>
    <w:rsid w:val="00FC4CF2"/>
    <w:rsid w:val="00FC4D97"/>
    <w:rsid w:val="00FC4E78"/>
    <w:rsid w:val="00FC4F37"/>
    <w:rsid w:val="00FC5263"/>
    <w:rsid w:val="00FC53AD"/>
    <w:rsid w:val="00FC5486"/>
    <w:rsid w:val="00FC55B1"/>
    <w:rsid w:val="00FC55C8"/>
    <w:rsid w:val="00FC59A2"/>
    <w:rsid w:val="00FC5F3E"/>
    <w:rsid w:val="00FC6212"/>
    <w:rsid w:val="00FC6322"/>
    <w:rsid w:val="00FC6660"/>
    <w:rsid w:val="00FC6773"/>
    <w:rsid w:val="00FC6A89"/>
    <w:rsid w:val="00FC6AFE"/>
    <w:rsid w:val="00FC6B12"/>
    <w:rsid w:val="00FC6B3E"/>
    <w:rsid w:val="00FC6B6D"/>
    <w:rsid w:val="00FC6CFC"/>
    <w:rsid w:val="00FC6D1B"/>
    <w:rsid w:val="00FC6FA3"/>
    <w:rsid w:val="00FC6FB7"/>
    <w:rsid w:val="00FC7179"/>
    <w:rsid w:val="00FC7410"/>
    <w:rsid w:val="00FC7A71"/>
    <w:rsid w:val="00FC7B0B"/>
    <w:rsid w:val="00FC7BBD"/>
    <w:rsid w:val="00FC7D10"/>
    <w:rsid w:val="00FC7EB8"/>
    <w:rsid w:val="00FC7FE8"/>
    <w:rsid w:val="00FD01A9"/>
    <w:rsid w:val="00FD027C"/>
    <w:rsid w:val="00FD0313"/>
    <w:rsid w:val="00FD0478"/>
    <w:rsid w:val="00FD04E6"/>
    <w:rsid w:val="00FD06BF"/>
    <w:rsid w:val="00FD075C"/>
    <w:rsid w:val="00FD0797"/>
    <w:rsid w:val="00FD0879"/>
    <w:rsid w:val="00FD0B18"/>
    <w:rsid w:val="00FD0C45"/>
    <w:rsid w:val="00FD12DD"/>
    <w:rsid w:val="00FD1519"/>
    <w:rsid w:val="00FD1556"/>
    <w:rsid w:val="00FD17D2"/>
    <w:rsid w:val="00FD1819"/>
    <w:rsid w:val="00FD1845"/>
    <w:rsid w:val="00FD1C17"/>
    <w:rsid w:val="00FD1CCB"/>
    <w:rsid w:val="00FD1CEB"/>
    <w:rsid w:val="00FD20DD"/>
    <w:rsid w:val="00FD21AE"/>
    <w:rsid w:val="00FD21D9"/>
    <w:rsid w:val="00FD21E6"/>
    <w:rsid w:val="00FD21EE"/>
    <w:rsid w:val="00FD26F5"/>
    <w:rsid w:val="00FD27E0"/>
    <w:rsid w:val="00FD2888"/>
    <w:rsid w:val="00FD2979"/>
    <w:rsid w:val="00FD2B7F"/>
    <w:rsid w:val="00FD2BA1"/>
    <w:rsid w:val="00FD2E8F"/>
    <w:rsid w:val="00FD3033"/>
    <w:rsid w:val="00FD3408"/>
    <w:rsid w:val="00FD3505"/>
    <w:rsid w:val="00FD379B"/>
    <w:rsid w:val="00FD3B88"/>
    <w:rsid w:val="00FD3C50"/>
    <w:rsid w:val="00FD425A"/>
    <w:rsid w:val="00FD44B2"/>
    <w:rsid w:val="00FD45E1"/>
    <w:rsid w:val="00FD4B83"/>
    <w:rsid w:val="00FD4B85"/>
    <w:rsid w:val="00FD4C4D"/>
    <w:rsid w:val="00FD4E12"/>
    <w:rsid w:val="00FD4F45"/>
    <w:rsid w:val="00FD4F47"/>
    <w:rsid w:val="00FD5194"/>
    <w:rsid w:val="00FD5445"/>
    <w:rsid w:val="00FD549E"/>
    <w:rsid w:val="00FD5597"/>
    <w:rsid w:val="00FD5632"/>
    <w:rsid w:val="00FD5767"/>
    <w:rsid w:val="00FD598C"/>
    <w:rsid w:val="00FD59F5"/>
    <w:rsid w:val="00FD5D68"/>
    <w:rsid w:val="00FD63AE"/>
    <w:rsid w:val="00FD6715"/>
    <w:rsid w:val="00FD6947"/>
    <w:rsid w:val="00FD6B68"/>
    <w:rsid w:val="00FD6C06"/>
    <w:rsid w:val="00FD6E30"/>
    <w:rsid w:val="00FD6E8C"/>
    <w:rsid w:val="00FD6EBF"/>
    <w:rsid w:val="00FD6F50"/>
    <w:rsid w:val="00FD73AF"/>
    <w:rsid w:val="00FD73F5"/>
    <w:rsid w:val="00FD7585"/>
    <w:rsid w:val="00FD76B8"/>
    <w:rsid w:val="00FD779F"/>
    <w:rsid w:val="00FD77B8"/>
    <w:rsid w:val="00FD7A6A"/>
    <w:rsid w:val="00FD7B99"/>
    <w:rsid w:val="00FD7D2D"/>
    <w:rsid w:val="00FD7D39"/>
    <w:rsid w:val="00FD7E02"/>
    <w:rsid w:val="00FD7FBC"/>
    <w:rsid w:val="00FE024A"/>
    <w:rsid w:val="00FE045F"/>
    <w:rsid w:val="00FE0586"/>
    <w:rsid w:val="00FE0705"/>
    <w:rsid w:val="00FE07E1"/>
    <w:rsid w:val="00FE0C95"/>
    <w:rsid w:val="00FE0D71"/>
    <w:rsid w:val="00FE0DBE"/>
    <w:rsid w:val="00FE0E79"/>
    <w:rsid w:val="00FE0FA9"/>
    <w:rsid w:val="00FE0FCE"/>
    <w:rsid w:val="00FE0FE9"/>
    <w:rsid w:val="00FE0FEA"/>
    <w:rsid w:val="00FE103B"/>
    <w:rsid w:val="00FE104C"/>
    <w:rsid w:val="00FE11E4"/>
    <w:rsid w:val="00FE12F4"/>
    <w:rsid w:val="00FE1368"/>
    <w:rsid w:val="00FE14F8"/>
    <w:rsid w:val="00FE1506"/>
    <w:rsid w:val="00FE172A"/>
    <w:rsid w:val="00FE1834"/>
    <w:rsid w:val="00FE1DA9"/>
    <w:rsid w:val="00FE1E1E"/>
    <w:rsid w:val="00FE1E73"/>
    <w:rsid w:val="00FE23AF"/>
    <w:rsid w:val="00FE25A0"/>
    <w:rsid w:val="00FE25C9"/>
    <w:rsid w:val="00FE2819"/>
    <w:rsid w:val="00FE29D3"/>
    <w:rsid w:val="00FE2A32"/>
    <w:rsid w:val="00FE2A80"/>
    <w:rsid w:val="00FE2B0B"/>
    <w:rsid w:val="00FE2DB5"/>
    <w:rsid w:val="00FE2E98"/>
    <w:rsid w:val="00FE317D"/>
    <w:rsid w:val="00FE31B4"/>
    <w:rsid w:val="00FE33AF"/>
    <w:rsid w:val="00FE34C3"/>
    <w:rsid w:val="00FE3680"/>
    <w:rsid w:val="00FE3A51"/>
    <w:rsid w:val="00FE3A6C"/>
    <w:rsid w:val="00FE3AAF"/>
    <w:rsid w:val="00FE3B6E"/>
    <w:rsid w:val="00FE3DB0"/>
    <w:rsid w:val="00FE3F3A"/>
    <w:rsid w:val="00FE404C"/>
    <w:rsid w:val="00FE40D7"/>
    <w:rsid w:val="00FE416B"/>
    <w:rsid w:val="00FE41C7"/>
    <w:rsid w:val="00FE42C9"/>
    <w:rsid w:val="00FE434A"/>
    <w:rsid w:val="00FE44E5"/>
    <w:rsid w:val="00FE44FE"/>
    <w:rsid w:val="00FE4673"/>
    <w:rsid w:val="00FE494E"/>
    <w:rsid w:val="00FE4ADE"/>
    <w:rsid w:val="00FE4BBD"/>
    <w:rsid w:val="00FE4BF8"/>
    <w:rsid w:val="00FE4C7A"/>
    <w:rsid w:val="00FE4D79"/>
    <w:rsid w:val="00FE4ECA"/>
    <w:rsid w:val="00FE4F33"/>
    <w:rsid w:val="00FE52C4"/>
    <w:rsid w:val="00FE558D"/>
    <w:rsid w:val="00FE5608"/>
    <w:rsid w:val="00FE57F8"/>
    <w:rsid w:val="00FE5801"/>
    <w:rsid w:val="00FE5911"/>
    <w:rsid w:val="00FE5B18"/>
    <w:rsid w:val="00FE5C22"/>
    <w:rsid w:val="00FE5D25"/>
    <w:rsid w:val="00FE5DFB"/>
    <w:rsid w:val="00FE5E62"/>
    <w:rsid w:val="00FE5FEE"/>
    <w:rsid w:val="00FE61E2"/>
    <w:rsid w:val="00FE61E4"/>
    <w:rsid w:val="00FE620C"/>
    <w:rsid w:val="00FE623C"/>
    <w:rsid w:val="00FE6307"/>
    <w:rsid w:val="00FE6473"/>
    <w:rsid w:val="00FE6A69"/>
    <w:rsid w:val="00FE6B1D"/>
    <w:rsid w:val="00FE6C6F"/>
    <w:rsid w:val="00FE7172"/>
    <w:rsid w:val="00FE7254"/>
    <w:rsid w:val="00FE7350"/>
    <w:rsid w:val="00FE73FA"/>
    <w:rsid w:val="00FE74C0"/>
    <w:rsid w:val="00FE757D"/>
    <w:rsid w:val="00FE7941"/>
    <w:rsid w:val="00FE79EB"/>
    <w:rsid w:val="00FE7AB9"/>
    <w:rsid w:val="00FE7B9B"/>
    <w:rsid w:val="00FF0187"/>
    <w:rsid w:val="00FF01A9"/>
    <w:rsid w:val="00FF0215"/>
    <w:rsid w:val="00FF0270"/>
    <w:rsid w:val="00FF03BB"/>
    <w:rsid w:val="00FF0482"/>
    <w:rsid w:val="00FF0553"/>
    <w:rsid w:val="00FF06BA"/>
    <w:rsid w:val="00FF0710"/>
    <w:rsid w:val="00FF072C"/>
    <w:rsid w:val="00FF07E0"/>
    <w:rsid w:val="00FF088F"/>
    <w:rsid w:val="00FF0897"/>
    <w:rsid w:val="00FF0B46"/>
    <w:rsid w:val="00FF0DC0"/>
    <w:rsid w:val="00FF0E61"/>
    <w:rsid w:val="00FF1012"/>
    <w:rsid w:val="00FF113B"/>
    <w:rsid w:val="00FF1310"/>
    <w:rsid w:val="00FF132C"/>
    <w:rsid w:val="00FF13DA"/>
    <w:rsid w:val="00FF16D3"/>
    <w:rsid w:val="00FF16F6"/>
    <w:rsid w:val="00FF17F6"/>
    <w:rsid w:val="00FF1A58"/>
    <w:rsid w:val="00FF1BCE"/>
    <w:rsid w:val="00FF1CBC"/>
    <w:rsid w:val="00FF1CF6"/>
    <w:rsid w:val="00FF1D3B"/>
    <w:rsid w:val="00FF1D5C"/>
    <w:rsid w:val="00FF1D7D"/>
    <w:rsid w:val="00FF2043"/>
    <w:rsid w:val="00FF2120"/>
    <w:rsid w:val="00FF2384"/>
    <w:rsid w:val="00FF27C6"/>
    <w:rsid w:val="00FF2856"/>
    <w:rsid w:val="00FF2AF2"/>
    <w:rsid w:val="00FF2E58"/>
    <w:rsid w:val="00FF31B9"/>
    <w:rsid w:val="00FF33C8"/>
    <w:rsid w:val="00FF34D5"/>
    <w:rsid w:val="00FF362C"/>
    <w:rsid w:val="00FF3654"/>
    <w:rsid w:val="00FF36FA"/>
    <w:rsid w:val="00FF3715"/>
    <w:rsid w:val="00FF39D0"/>
    <w:rsid w:val="00FF3A2B"/>
    <w:rsid w:val="00FF3AB0"/>
    <w:rsid w:val="00FF3BD3"/>
    <w:rsid w:val="00FF3CCE"/>
    <w:rsid w:val="00FF3CEE"/>
    <w:rsid w:val="00FF3DBD"/>
    <w:rsid w:val="00FF3F26"/>
    <w:rsid w:val="00FF3F68"/>
    <w:rsid w:val="00FF42F4"/>
    <w:rsid w:val="00FF4375"/>
    <w:rsid w:val="00FF444A"/>
    <w:rsid w:val="00FF44AF"/>
    <w:rsid w:val="00FF458B"/>
    <w:rsid w:val="00FF467D"/>
    <w:rsid w:val="00FF482B"/>
    <w:rsid w:val="00FF4831"/>
    <w:rsid w:val="00FF4A6F"/>
    <w:rsid w:val="00FF4EE1"/>
    <w:rsid w:val="00FF4F11"/>
    <w:rsid w:val="00FF4F79"/>
    <w:rsid w:val="00FF517B"/>
    <w:rsid w:val="00FF5443"/>
    <w:rsid w:val="00FF555D"/>
    <w:rsid w:val="00FF5589"/>
    <w:rsid w:val="00FF55E7"/>
    <w:rsid w:val="00FF56C4"/>
    <w:rsid w:val="00FF5735"/>
    <w:rsid w:val="00FF57CE"/>
    <w:rsid w:val="00FF5AE2"/>
    <w:rsid w:val="00FF5AF4"/>
    <w:rsid w:val="00FF5CBE"/>
    <w:rsid w:val="00FF5CFC"/>
    <w:rsid w:val="00FF5E37"/>
    <w:rsid w:val="00FF6007"/>
    <w:rsid w:val="00FF6131"/>
    <w:rsid w:val="00FF63A3"/>
    <w:rsid w:val="00FF63D7"/>
    <w:rsid w:val="00FF6430"/>
    <w:rsid w:val="00FF6739"/>
    <w:rsid w:val="00FF68E6"/>
    <w:rsid w:val="00FF6BB5"/>
    <w:rsid w:val="00FF6BC2"/>
    <w:rsid w:val="00FF6F0B"/>
    <w:rsid w:val="00FF713B"/>
    <w:rsid w:val="00FF71CB"/>
    <w:rsid w:val="00FF7460"/>
    <w:rsid w:val="00FF74C6"/>
    <w:rsid w:val="00FF74E6"/>
    <w:rsid w:val="00FF7573"/>
    <w:rsid w:val="00FF7767"/>
    <w:rsid w:val="00FF782F"/>
    <w:rsid w:val="00FF7A08"/>
    <w:rsid w:val="00FF7B6A"/>
    <w:rsid w:val="00FF7E25"/>
    <w:rsid w:val="01A15D32"/>
    <w:rsid w:val="01E77648"/>
    <w:rsid w:val="027CAE11"/>
    <w:rsid w:val="036D3160"/>
    <w:rsid w:val="03F2E4E2"/>
    <w:rsid w:val="048A2D6B"/>
    <w:rsid w:val="04A57A74"/>
    <w:rsid w:val="06191C57"/>
    <w:rsid w:val="061DD8C7"/>
    <w:rsid w:val="0781E947"/>
    <w:rsid w:val="080D177E"/>
    <w:rsid w:val="0984EEC4"/>
    <w:rsid w:val="0C71CEDE"/>
    <w:rsid w:val="0D4B6179"/>
    <w:rsid w:val="0DDF7C99"/>
    <w:rsid w:val="0E05F1B9"/>
    <w:rsid w:val="0E9C1E30"/>
    <w:rsid w:val="0EBA0404"/>
    <w:rsid w:val="10F18F77"/>
    <w:rsid w:val="12817063"/>
    <w:rsid w:val="1430416C"/>
    <w:rsid w:val="146F54CA"/>
    <w:rsid w:val="14D0BEFF"/>
    <w:rsid w:val="150DB4CE"/>
    <w:rsid w:val="17650BBD"/>
    <w:rsid w:val="17A2E325"/>
    <w:rsid w:val="17CB7777"/>
    <w:rsid w:val="1813D3C7"/>
    <w:rsid w:val="1A45D139"/>
    <w:rsid w:val="1B5554A2"/>
    <w:rsid w:val="1E5C62F2"/>
    <w:rsid w:val="1F8EE8CA"/>
    <w:rsid w:val="20692107"/>
    <w:rsid w:val="20815880"/>
    <w:rsid w:val="2116BF6B"/>
    <w:rsid w:val="264392DA"/>
    <w:rsid w:val="2720F7A0"/>
    <w:rsid w:val="27928D35"/>
    <w:rsid w:val="27B623A3"/>
    <w:rsid w:val="28B652B3"/>
    <w:rsid w:val="295D65BF"/>
    <w:rsid w:val="29A42978"/>
    <w:rsid w:val="2A3A6CEC"/>
    <w:rsid w:val="2AC38B1B"/>
    <w:rsid w:val="2B2D4E9F"/>
    <w:rsid w:val="2BB42272"/>
    <w:rsid w:val="2EA2AD23"/>
    <w:rsid w:val="2F02C558"/>
    <w:rsid w:val="2FD23FCD"/>
    <w:rsid w:val="3042F3A6"/>
    <w:rsid w:val="306732DB"/>
    <w:rsid w:val="31E5EB84"/>
    <w:rsid w:val="33C93D71"/>
    <w:rsid w:val="3651E038"/>
    <w:rsid w:val="3B688CF2"/>
    <w:rsid w:val="3C58A5AC"/>
    <w:rsid w:val="3D3DA374"/>
    <w:rsid w:val="3D78264B"/>
    <w:rsid w:val="3D8D4F55"/>
    <w:rsid w:val="4640A4DD"/>
    <w:rsid w:val="479A1154"/>
    <w:rsid w:val="4A925F8E"/>
    <w:rsid w:val="4B531AE0"/>
    <w:rsid w:val="5261ADE0"/>
    <w:rsid w:val="56CA2DDC"/>
    <w:rsid w:val="572831F6"/>
    <w:rsid w:val="5B047BFB"/>
    <w:rsid w:val="5B528A24"/>
    <w:rsid w:val="5B9F2597"/>
    <w:rsid w:val="5BFC2050"/>
    <w:rsid w:val="62E3CCB4"/>
    <w:rsid w:val="65DBE480"/>
    <w:rsid w:val="66A4CC1F"/>
    <w:rsid w:val="6765730B"/>
    <w:rsid w:val="68586C5A"/>
    <w:rsid w:val="693EE958"/>
    <w:rsid w:val="69733686"/>
    <w:rsid w:val="6A1C7EAA"/>
    <w:rsid w:val="6ACF1CAF"/>
    <w:rsid w:val="6DAEE7D8"/>
    <w:rsid w:val="702250B6"/>
    <w:rsid w:val="742C8584"/>
    <w:rsid w:val="791DAA8D"/>
    <w:rsid w:val="7A0A4AE7"/>
    <w:rsid w:val="7A27C3B1"/>
    <w:rsid w:val="7B8BA8E5"/>
    <w:rsid w:val="7E986517"/>
    <w:rsid w:val="7EBF8E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81D998"/>
  <w15:docId w15:val="{4B595D41-EAC7-4A70-873D-419B01122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nhideWhenUsed="1"/>
    <w:lsdException w:name="footnote text" w:semiHidden="1" w:uiPriority="9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0" w:unhideWhenUsed="1" w:qFormat="1"/>
    <w:lsdException w:name="List" w:semiHidden="1" w:uiPriority="99" w:unhideWhenUsed="1"/>
    <w:lsdException w:name="List Bullet" w:semiHidden="1" w:uiPriority="1" w:unhideWhenUsed="1" w:qFormat="1"/>
    <w:lsdException w:name="List Number" w:uiPriority="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 w:unhideWhenUsed="1"/>
    <w:lsdException w:name="Body Text 3" w:semiHidden="1" w:unhideWhenUsed="1"/>
    <w:lsdException w:name="Body Text Indent 2" w:semiHidden="1" w:unhideWhenUsed="1"/>
    <w:lsdException w:name="Body Text Indent 3" w:semiHidden="1" w:unhideWhenUsed="1"/>
    <w:lsdException w:name="Block Text" w:semiHidden="1" w:uiPriority="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3711"/>
    <w:pPr>
      <w:spacing w:after="120" w:line="264" w:lineRule="auto"/>
    </w:pPr>
    <w:rPr>
      <w:sz w:val="22"/>
      <w:szCs w:val="24"/>
      <w:lang w:val="en-US" w:eastAsia="ko-KR"/>
    </w:rPr>
  </w:style>
  <w:style w:type="paragraph" w:styleId="Heading1">
    <w:name w:val="heading 1"/>
    <w:aliases w:val="chapitre,Titre 11,t1.T1.Titre 1,t1,TITRE 1 SL,Heading 1 Char1 Char,Headline 1 Char1 Char,Heading 1 Char Char Char,Headline 1 Char Char Char,Headline 1 Char,Headline 1,h1,Hoofdstuk,Section Heading,Para,1"/>
    <w:basedOn w:val="Normal"/>
    <w:next w:val="Normal"/>
    <w:link w:val="Heading1Char"/>
    <w:uiPriority w:val="99"/>
    <w:qFormat/>
    <w:rsid w:val="007048FF"/>
    <w:pPr>
      <w:keepNext/>
      <w:pageBreakBefore/>
      <w:numPr>
        <w:numId w:val="27"/>
      </w:numPr>
      <w:tabs>
        <w:tab w:val="left" w:pos="510"/>
      </w:tabs>
      <w:spacing w:before="480"/>
      <w:outlineLvl w:val="0"/>
    </w:pPr>
    <w:rPr>
      <w:b/>
      <w:smallCaps/>
      <w:sz w:val="32"/>
    </w:rPr>
  </w:style>
  <w:style w:type="paragraph" w:styleId="Heading2">
    <w:name w:val="heading 2"/>
    <w:aliases w:val="Niveau 2,H2,paragraphe,t2,h2,headline,Chapter,1.Seite,Gliederung2,Gliederung21,h21,Heading 2 - Bid,Major,Reset numbering,KNIA Überschrift 2,h21 Char Char Char,Subcapitol,heading 2,Heading 2 Hidden,HD2,heading2,palacs csunyan beszel"/>
    <w:basedOn w:val="Heading1"/>
    <w:next w:val="Normal"/>
    <w:link w:val="Heading2Char"/>
    <w:uiPriority w:val="99"/>
    <w:qFormat/>
    <w:rsid w:val="007048FF"/>
    <w:pPr>
      <w:pageBreakBefore w:val="0"/>
      <w:numPr>
        <w:ilvl w:val="1"/>
      </w:numPr>
      <w:tabs>
        <w:tab w:val="clear" w:pos="510"/>
      </w:tabs>
      <w:spacing w:before="240" w:after="60" w:line="240" w:lineRule="auto"/>
      <w:outlineLvl w:val="1"/>
    </w:pPr>
    <w:rPr>
      <w:sz w:val="26"/>
      <w:szCs w:val="26"/>
    </w:rPr>
  </w:style>
  <w:style w:type="paragraph" w:styleId="Heading3">
    <w:name w:val="heading 3"/>
    <w:basedOn w:val="Normal"/>
    <w:next w:val="Normal"/>
    <w:link w:val="Heading3Char"/>
    <w:uiPriority w:val="99"/>
    <w:qFormat/>
    <w:rsid w:val="00475554"/>
    <w:pPr>
      <w:keepNext/>
      <w:numPr>
        <w:ilvl w:val="2"/>
        <w:numId w:val="27"/>
      </w:numPr>
      <w:suppressAutoHyphens/>
      <w:spacing w:before="240" w:after="60" w:line="240" w:lineRule="auto"/>
      <w:outlineLvl w:val="2"/>
    </w:pPr>
    <w:rPr>
      <w:b/>
      <w:sz w:val="26"/>
      <w:lang w:val="en" w:eastAsia="en-US"/>
    </w:rPr>
  </w:style>
  <w:style w:type="paragraph" w:styleId="Heading4">
    <w:name w:val="heading 4"/>
    <w:aliases w:val="H4,Sub-Minor,Level 2 - a,Heading 4 - Bid,KNIA Überschrift 4,hd4,h4,PLS 4,Avsnitt,H41,H42,H43,H44,H45,H46,H47,H48,H49,H410,Topic Major,aktiviteter,GE Heading Level 4"/>
    <w:basedOn w:val="Normal"/>
    <w:next w:val="Normal"/>
    <w:link w:val="Heading4Char"/>
    <w:uiPriority w:val="99"/>
    <w:qFormat/>
    <w:rsid w:val="00475554"/>
    <w:pPr>
      <w:keepNext/>
      <w:numPr>
        <w:ilvl w:val="3"/>
        <w:numId w:val="27"/>
      </w:numPr>
      <w:tabs>
        <w:tab w:val="left" w:pos="1049"/>
      </w:tabs>
      <w:spacing w:before="360"/>
      <w:outlineLvl w:val="3"/>
    </w:pPr>
    <w:rPr>
      <w:b/>
    </w:rPr>
  </w:style>
  <w:style w:type="paragraph" w:styleId="Heading5">
    <w:name w:val="heading 5"/>
    <w:basedOn w:val="Normal"/>
    <w:next w:val="Normal"/>
    <w:link w:val="Heading5Char"/>
    <w:uiPriority w:val="99"/>
    <w:qFormat/>
    <w:rsid w:val="008425A7"/>
    <w:pPr>
      <w:keepNext/>
      <w:numPr>
        <w:ilvl w:val="4"/>
        <w:numId w:val="27"/>
      </w:numPr>
      <w:outlineLvl w:val="4"/>
    </w:pPr>
    <w:rPr>
      <w:b/>
      <w:bCs/>
      <w:lang w:val="en-AU" w:eastAsia="cs-CZ"/>
    </w:rPr>
  </w:style>
  <w:style w:type="paragraph" w:styleId="Heading6">
    <w:name w:val="heading 6"/>
    <w:basedOn w:val="Normal"/>
    <w:next w:val="Normal"/>
    <w:link w:val="Heading6Char"/>
    <w:uiPriority w:val="99"/>
    <w:unhideWhenUsed/>
    <w:qFormat/>
    <w:rsid w:val="00475554"/>
    <w:pPr>
      <w:keepNext/>
      <w:numPr>
        <w:ilvl w:val="5"/>
        <w:numId w:val="27"/>
      </w:numPr>
      <w:outlineLvl w:val="5"/>
    </w:pPr>
  </w:style>
  <w:style w:type="paragraph" w:styleId="Heading7">
    <w:name w:val="heading 7"/>
    <w:basedOn w:val="Normal"/>
    <w:next w:val="Normal"/>
    <w:link w:val="Heading7Char"/>
    <w:uiPriority w:val="99"/>
    <w:qFormat/>
    <w:rsid w:val="00475554"/>
    <w:pPr>
      <w:keepNext/>
      <w:numPr>
        <w:ilvl w:val="6"/>
        <w:numId w:val="27"/>
      </w:numPr>
      <w:outlineLvl w:val="6"/>
    </w:pPr>
  </w:style>
  <w:style w:type="paragraph" w:styleId="Heading8">
    <w:name w:val="heading 8"/>
    <w:basedOn w:val="Normal"/>
    <w:next w:val="Normal"/>
    <w:link w:val="Heading8Char"/>
    <w:uiPriority w:val="99"/>
    <w:qFormat/>
    <w:rsid w:val="00475554"/>
    <w:pPr>
      <w:keepNext/>
      <w:numPr>
        <w:ilvl w:val="7"/>
        <w:numId w:val="27"/>
      </w:numPr>
      <w:outlineLvl w:val="7"/>
    </w:pPr>
  </w:style>
  <w:style w:type="paragraph" w:styleId="Heading9">
    <w:name w:val="heading 9"/>
    <w:aliases w:val="App Heading"/>
    <w:basedOn w:val="Normal"/>
    <w:next w:val="Normal"/>
    <w:link w:val="Heading9Char"/>
    <w:uiPriority w:val="99"/>
    <w:qFormat/>
    <w:rsid w:val="00475554"/>
    <w:pPr>
      <w:keepNext/>
      <w:numPr>
        <w:ilvl w:val="8"/>
        <w:numId w:val="27"/>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Text"/>
    <w:basedOn w:val="Normal"/>
    <w:pPr>
      <w:spacing w:before="120"/>
    </w:pPr>
    <w:rPr>
      <w:rFonts w:ascii="BBEHIZ+Palatino-Roman" w:hAnsi="BBEHIZ+Palatino-Roman"/>
      <w:szCs w:val="20"/>
    </w:rPr>
  </w:style>
  <w:style w:type="paragraph" w:styleId="NormalIndent">
    <w:name w:val="Normal Indent"/>
    <w:basedOn w:val="Base"/>
    <w:rsid w:val="00475554"/>
    <w:pPr>
      <w:ind w:left="1134"/>
    </w:pPr>
    <w:rPr>
      <w:szCs w:val="20"/>
      <w:lang w:eastAsia="ko-KR"/>
    </w:rPr>
  </w:style>
  <w:style w:type="paragraph" w:styleId="BodyText3">
    <w:name w:val="Body Text 3"/>
    <w:basedOn w:val="Normal"/>
    <w:pPr>
      <w:tabs>
        <w:tab w:val="left" w:pos="1134"/>
        <w:tab w:val="left" w:pos="1701"/>
        <w:tab w:val="left" w:pos="2268"/>
      </w:tabs>
      <w:spacing w:before="120"/>
      <w:ind w:right="-1"/>
    </w:pPr>
    <w:rPr>
      <w:szCs w:val="20"/>
      <w:lang w:eastAsia="fr-FR"/>
    </w:rPr>
  </w:style>
  <w:style w:type="paragraph" w:styleId="TOC1">
    <w:name w:val="toc 1"/>
    <w:basedOn w:val="Normal"/>
    <w:next w:val="Normal"/>
    <w:uiPriority w:val="39"/>
    <w:rsid w:val="00475554"/>
    <w:pPr>
      <w:tabs>
        <w:tab w:val="left" w:pos="595"/>
        <w:tab w:val="right" w:leader="dot" w:pos="8640"/>
      </w:tabs>
      <w:spacing w:after="60" w:line="240" w:lineRule="auto"/>
      <w:ind w:left="595" w:right="720" w:hanging="595"/>
    </w:pPr>
    <w:rPr>
      <w:b/>
      <w:caps/>
      <w:sz w:val="20"/>
    </w:rPr>
  </w:style>
  <w:style w:type="paragraph" w:styleId="TOC2">
    <w:name w:val="toc 2"/>
    <w:basedOn w:val="Normal"/>
    <w:next w:val="Normal"/>
    <w:uiPriority w:val="39"/>
    <w:rsid w:val="00475554"/>
    <w:pPr>
      <w:tabs>
        <w:tab w:val="left" w:pos="595"/>
        <w:tab w:val="right" w:leader="dot" w:pos="8640"/>
      </w:tabs>
      <w:spacing w:after="60" w:line="240" w:lineRule="auto"/>
      <w:ind w:left="595" w:right="720" w:hanging="595"/>
    </w:pPr>
    <w:rPr>
      <w:noProof/>
      <w:sz w:val="20"/>
    </w:rPr>
  </w:style>
  <w:style w:type="paragraph" w:styleId="TOC3">
    <w:name w:val="toc 3"/>
    <w:basedOn w:val="Normal"/>
    <w:next w:val="Normal"/>
    <w:uiPriority w:val="39"/>
    <w:rsid w:val="00475554"/>
    <w:pPr>
      <w:tabs>
        <w:tab w:val="left" w:pos="595"/>
        <w:tab w:val="right" w:leader="dot" w:pos="8640"/>
      </w:tabs>
      <w:spacing w:after="60" w:line="240" w:lineRule="auto"/>
      <w:ind w:left="1190" w:right="720" w:hanging="595"/>
    </w:pPr>
    <w:rPr>
      <w:sz w:val="20"/>
    </w:rPr>
  </w:style>
  <w:style w:type="paragraph" w:styleId="TOC4">
    <w:name w:val="toc 4"/>
    <w:basedOn w:val="Normal"/>
    <w:next w:val="Normal"/>
    <w:uiPriority w:val="99"/>
    <w:rsid w:val="00475554"/>
    <w:pPr>
      <w:tabs>
        <w:tab w:val="left" w:pos="1446"/>
        <w:tab w:val="left" w:pos="1587"/>
        <w:tab w:val="right" w:leader="dot" w:pos="8640"/>
      </w:tabs>
      <w:spacing w:after="60" w:line="240" w:lineRule="auto"/>
      <w:ind w:left="1445" w:right="720" w:hanging="850"/>
    </w:pPr>
    <w:rPr>
      <w:noProof/>
      <w:sz w:val="20"/>
    </w:rPr>
  </w:style>
  <w:style w:type="paragraph" w:styleId="TOC5">
    <w:name w:val="toc 5"/>
    <w:basedOn w:val="Normal"/>
    <w:next w:val="Normal"/>
    <w:uiPriority w:val="99"/>
    <w:rsid w:val="00475554"/>
    <w:pPr>
      <w:tabs>
        <w:tab w:val="right" w:leader="dot" w:pos="8640"/>
      </w:tabs>
      <w:spacing w:before="120" w:after="60"/>
      <w:ind w:right="720"/>
    </w:pPr>
    <w:rPr>
      <w:b/>
    </w:rPr>
  </w:style>
  <w:style w:type="paragraph" w:styleId="TOC6">
    <w:name w:val="toc 6"/>
    <w:basedOn w:val="Normal"/>
    <w:next w:val="Normal"/>
    <w:uiPriority w:val="99"/>
    <w:rsid w:val="00475554"/>
    <w:pPr>
      <w:tabs>
        <w:tab w:val="right" w:leader="dot" w:pos="8640"/>
      </w:tabs>
    </w:pPr>
  </w:style>
  <w:style w:type="paragraph" w:styleId="TOC7">
    <w:name w:val="toc 7"/>
    <w:basedOn w:val="Normal"/>
    <w:next w:val="Normal"/>
    <w:uiPriority w:val="99"/>
    <w:rsid w:val="00475554"/>
    <w:pPr>
      <w:tabs>
        <w:tab w:val="right" w:leader="dot" w:pos="8640"/>
      </w:tabs>
    </w:pPr>
  </w:style>
  <w:style w:type="paragraph" w:styleId="TOC8">
    <w:name w:val="toc 8"/>
    <w:basedOn w:val="Normal"/>
    <w:next w:val="Normal"/>
    <w:uiPriority w:val="99"/>
    <w:rsid w:val="00475554"/>
    <w:pPr>
      <w:tabs>
        <w:tab w:val="right" w:leader="dot" w:pos="8640"/>
      </w:tabs>
    </w:pPr>
  </w:style>
  <w:style w:type="paragraph" w:styleId="TOC9">
    <w:name w:val="toc 9"/>
    <w:basedOn w:val="Normal"/>
    <w:next w:val="Normal"/>
    <w:uiPriority w:val="99"/>
    <w:rsid w:val="00475554"/>
    <w:pPr>
      <w:tabs>
        <w:tab w:val="right" w:leader="dot" w:pos="8640"/>
      </w:tabs>
    </w:pPr>
  </w:style>
  <w:style w:type="paragraph" w:styleId="BodyTextIndent">
    <w:name w:val="Body Text Indent"/>
    <w:basedOn w:val="Normal"/>
    <w:link w:val="BodyTextIndentChar"/>
    <w:pPr>
      <w:ind w:left="1440"/>
    </w:pPr>
  </w:style>
  <w:style w:type="paragraph" w:customStyle="1" w:styleId="TableCell">
    <w:name w:val="TableCell"/>
    <w:basedOn w:val="Normal"/>
    <w:link w:val="TableCellChar"/>
    <w:rsid w:val="00475554"/>
    <w:pPr>
      <w:spacing w:before="60" w:after="0" w:line="240" w:lineRule="auto"/>
    </w:pPr>
    <w:rPr>
      <w:rFonts w:ascii="Arial" w:hAnsi="Arial"/>
      <w:bCs/>
      <w:i/>
      <w:color w:val="000080"/>
      <w:sz w:val="20"/>
      <w:lang w:eastAsia="en-US"/>
    </w:rPr>
  </w:style>
  <w:style w:type="paragraph" w:styleId="Title">
    <w:name w:val="Title"/>
    <w:basedOn w:val="Normal"/>
    <w:next w:val="SubTitle1"/>
    <w:link w:val="TitleChar"/>
    <w:uiPriority w:val="3"/>
    <w:rsid w:val="00475554"/>
    <w:pPr>
      <w:spacing w:before="3200" w:after="480"/>
      <w:jc w:val="center"/>
    </w:pPr>
    <w:rPr>
      <w:b/>
      <w:kern w:val="28"/>
      <w:sz w:val="48"/>
    </w:rPr>
  </w:style>
  <w:style w:type="paragraph" w:styleId="Footer">
    <w:name w:val="footer"/>
    <w:basedOn w:val="Normal"/>
    <w:link w:val="FooterChar"/>
    <w:rsid w:val="00475554"/>
    <w:pPr>
      <w:spacing w:after="0" w:line="240" w:lineRule="auto"/>
      <w:ind w:right="-567"/>
    </w:pPr>
    <w:rPr>
      <w:sz w:val="16"/>
    </w:rPr>
  </w:style>
  <w:style w:type="character" w:styleId="PageNumber">
    <w:name w:val="page number"/>
    <w:basedOn w:val="DefaultParagraphFont"/>
  </w:style>
  <w:style w:type="paragraph" w:styleId="Header">
    <w:name w:val="header"/>
    <w:basedOn w:val="Normal"/>
    <w:link w:val="HeaderChar"/>
    <w:rsid w:val="00475554"/>
    <w:pPr>
      <w:tabs>
        <w:tab w:val="center" w:pos="4150"/>
        <w:tab w:val="right" w:pos="8306"/>
      </w:tabs>
    </w:pPr>
  </w:style>
  <w:style w:type="character" w:styleId="Hyperlink">
    <w:name w:val="Hyperlink"/>
    <w:aliases w:val="Hyperlink - Header"/>
    <w:uiPriority w:val="99"/>
    <w:rsid w:val="00475554"/>
    <w:rPr>
      <w:color w:val="0000FF"/>
      <w:u w:val="single"/>
    </w:rPr>
  </w:style>
  <w:style w:type="paragraph" w:styleId="BodyTextIndent2">
    <w:name w:val="Body Text Indent 2"/>
    <w:basedOn w:val="Normal"/>
    <w:pPr>
      <w:ind w:left="720"/>
    </w:pPr>
  </w:style>
  <w:style w:type="paragraph" w:styleId="BodyText2">
    <w:name w:val="Body Text 2"/>
    <w:basedOn w:val="Normal"/>
    <w:link w:val="BodyText2Char"/>
    <w:uiPriority w:val="1"/>
    <w:rsid w:val="00475554"/>
    <w:pPr>
      <w:spacing w:before="120" w:line="480" w:lineRule="auto"/>
    </w:pPr>
    <w:rPr>
      <w:i/>
      <w:color w:val="000080"/>
      <w:szCs w:val="20"/>
    </w:rPr>
  </w:style>
  <w:style w:type="paragraph" w:styleId="FootnoteText">
    <w:name w:val="footnote text"/>
    <w:aliases w:val="Footnote text,Schriftart: 9 pt,Schriftart: 10 pt,Schriftart: 8 pt Char Char,Schriftart: 8 pt,fn,footnote text,Footnotes,Footnote ak,fn Char,footnote text Char,Footnotes Char,Footnote ak Char,ft,fn cafc,Footnotes Char Char,fn1"/>
    <w:basedOn w:val="Normal"/>
    <w:link w:val="FootnoteTextChar"/>
    <w:uiPriority w:val="99"/>
    <w:qFormat/>
    <w:rsid w:val="00544E2B"/>
    <w:rPr>
      <w:sz w:val="20"/>
    </w:rPr>
  </w:style>
  <w:style w:type="character" w:styleId="FootnoteReference">
    <w:name w:val="footnote reference"/>
    <w:aliases w:val="Footnote Reference Superscript Car Car, Char Char Char Char Char Car Car,BVI fnr Car Car,Footnote symbol Car Car, BVI fnr Car Car,SUPERS Car Car,Footnote reference number Car Car,note TESI Car Car,-E Fußnotenzeichen Car Car"/>
    <w:basedOn w:val="DefaultParagraphFont"/>
    <w:link w:val="FootnoteReferenceSuperscriptCar"/>
    <w:uiPriority w:val="99"/>
    <w:qFormat/>
    <w:rsid w:val="00475554"/>
    <w:rPr>
      <w:vertAlign w:val="superscript"/>
    </w:rPr>
  </w:style>
  <w:style w:type="paragraph" w:styleId="DocumentMap">
    <w:name w:val="Document Map"/>
    <w:basedOn w:val="Normal"/>
    <w:link w:val="DocumentMapChar"/>
    <w:semiHidden/>
    <w:rsid w:val="00475554"/>
    <w:pPr>
      <w:shd w:val="clear" w:color="auto" w:fill="000080"/>
      <w:spacing w:before="120" w:line="240" w:lineRule="auto"/>
    </w:pPr>
    <w:rPr>
      <w:rFonts w:ascii="Tahoma" w:hAnsi="Tahoma" w:cs="Tahoma"/>
      <w:i/>
      <w:color w:val="000080"/>
      <w:sz w:val="20"/>
      <w:szCs w:val="20"/>
    </w:rPr>
  </w:style>
  <w:style w:type="paragraph" w:customStyle="1" w:styleId="TextBox">
    <w:name w:val="Text Box"/>
    <w:basedOn w:val="Normal"/>
    <w:pPr>
      <w:spacing w:after="0"/>
    </w:pPr>
    <w:rPr>
      <w:rFonts w:ascii="Verdana" w:hAnsi="Verdana"/>
      <w:sz w:val="16"/>
      <w:szCs w:val="20"/>
    </w:rPr>
  </w:style>
  <w:style w:type="character" w:styleId="Emphasis">
    <w:name w:val="Emphasis"/>
    <w:uiPriority w:val="20"/>
    <w:qFormat/>
    <w:rPr>
      <w:i/>
      <w:iCs/>
    </w:rPr>
  </w:style>
  <w:style w:type="paragraph" w:customStyle="1" w:styleId="TableHeading">
    <w:name w:val="Table Heading"/>
    <w:basedOn w:val="Normal"/>
    <w:next w:val="Normal"/>
    <w:uiPriority w:val="99"/>
    <w:rsid w:val="00475554"/>
    <w:pPr>
      <w:spacing w:after="0" w:line="276" w:lineRule="auto"/>
    </w:pPr>
    <w:rPr>
      <w:rFonts w:ascii="Times New Roman Bold" w:eastAsia="Calibri" w:hAnsi="Times New Roman Bold"/>
      <w:b/>
      <w:bCs/>
      <w:color w:val="000000"/>
    </w:rPr>
  </w:style>
  <w:style w:type="paragraph" w:customStyle="1" w:styleId="TableofTablesHeading">
    <w:name w:val="Table of Tables Heading"/>
    <w:basedOn w:val="Normal"/>
    <w:next w:val="TableofFigures"/>
    <w:pPr>
      <w:pBdr>
        <w:bottom w:val="single" w:sz="4" w:space="1" w:color="auto"/>
      </w:pBdr>
      <w:spacing w:before="120"/>
    </w:pPr>
    <w:rPr>
      <w:b/>
      <w:smallCaps/>
      <w:sz w:val="28"/>
    </w:rPr>
  </w:style>
  <w:style w:type="paragraph" w:styleId="TableofFigures">
    <w:name w:val="table of figures"/>
    <w:basedOn w:val="Normal"/>
    <w:next w:val="Normal"/>
    <w:uiPriority w:val="99"/>
    <w:rsid w:val="00475554"/>
    <w:pPr>
      <w:spacing w:before="120" w:after="0" w:line="240" w:lineRule="auto"/>
    </w:pPr>
    <w:rPr>
      <w:sz w:val="20"/>
      <w:szCs w:val="22"/>
      <w:lang w:val="en" w:eastAsia="nl-NL"/>
    </w:rPr>
  </w:style>
  <w:style w:type="paragraph" w:styleId="CommentText">
    <w:name w:val="annotation text"/>
    <w:basedOn w:val="Normal"/>
    <w:link w:val="CommentTextChar"/>
    <w:semiHidden/>
    <w:rsid w:val="00475554"/>
    <w:pPr>
      <w:spacing w:line="240" w:lineRule="auto"/>
    </w:pPr>
    <w:rPr>
      <w:sz w:val="20"/>
    </w:rPr>
  </w:style>
  <w:style w:type="paragraph" w:customStyle="1" w:styleId="Tablecellleft">
    <w:name w:val="Table_cell_left"/>
    <w:basedOn w:val="Normal"/>
    <w:pPr>
      <w:spacing w:before="40" w:after="40"/>
    </w:pPr>
  </w:style>
  <w:style w:type="character" w:styleId="FollowedHyperlink">
    <w:name w:val="FollowedHyperlink"/>
    <w:basedOn w:val="DefaultParagraphFont"/>
    <w:uiPriority w:val="99"/>
    <w:rsid w:val="00475554"/>
    <w:rPr>
      <w:color w:val="800080"/>
      <w:u w:val="single"/>
    </w:rPr>
  </w:style>
  <w:style w:type="paragraph" w:styleId="BodyTextIndent3">
    <w:name w:val="Body Text Indent 3"/>
    <w:basedOn w:val="Normal"/>
    <w:pPr>
      <w:ind w:left="720"/>
    </w:pPr>
    <w:rPr>
      <w:i/>
      <w:iCs/>
    </w:rPr>
  </w:style>
  <w:style w:type="paragraph" w:customStyle="1" w:styleId="ListBullet1Char">
    <w:name w:val="List Bullet 1 Char"/>
    <w:basedOn w:val="Normal"/>
    <w:pPr>
      <w:numPr>
        <w:numId w:val="1"/>
      </w:numPr>
      <w:tabs>
        <w:tab w:val="clear" w:pos="360"/>
      </w:tabs>
      <w:spacing w:before="120" w:after="0"/>
      <w:ind w:left="1276" w:hanging="284"/>
    </w:pPr>
  </w:style>
  <w:style w:type="character" w:customStyle="1" w:styleId="ListBullet1CharChar">
    <w:name w:val="List Bullet 1 Char Char"/>
    <w:rPr>
      <w:rFonts w:ascii="Arial" w:hAnsi="Arial"/>
      <w:sz w:val="22"/>
      <w:szCs w:val="24"/>
      <w:lang w:val="en-GB" w:eastAsia="en-US" w:bidi="ar-SA"/>
    </w:rPr>
  </w:style>
  <w:style w:type="paragraph" w:customStyle="1" w:styleId="Bullet1">
    <w:name w:val="Bullet1"/>
    <w:basedOn w:val="Normal"/>
    <w:uiPriority w:val="1"/>
    <w:rsid w:val="00475554"/>
    <w:pPr>
      <w:numPr>
        <w:ilvl w:val="3"/>
        <w:numId w:val="24"/>
      </w:numPr>
      <w:spacing w:before="120" w:line="240" w:lineRule="auto"/>
    </w:pPr>
  </w:style>
  <w:style w:type="paragraph" w:customStyle="1" w:styleId="Bullet2">
    <w:name w:val="Bullet2"/>
    <w:basedOn w:val="Bullet1"/>
    <w:uiPriority w:val="99"/>
    <w:pPr>
      <w:numPr>
        <w:ilvl w:val="0"/>
        <w:numId w:val="0"/>
      </w:numPr>
      <w:tabs>
        <w:tab w:val="left" w:pos="1134"/>
        <w:tab w:val="num" w:pos="1899"/>
      </w:tabs>
      <w:ind w:left="1491" w:hanging="357"/>
    </w:pPr>
    <w:rPr>
      <w:bCs/>
    </w:rPr>
  </w:style>
  <w:style w:type="paragraph" w:customStyle="1" w:styleId="Heading">
    <w:name w:val="Heading"/>
    <w:basedOn w:val="Normal"/>
    <w:next w:val="Normal"/>
    <w:uiPriority w:val="99"/>
    <w:rsid w:val="00475554"/>
    <w:pPr>
      <w:keepNext/>
      <w:keepLines/>
      <w:overflowPunct w:val="0"/>
      <w:autoSpaceDE w:val="0"/>
      <w:autoSpaceDN w:val="0"/>
      <w:adjustRightInd w:val="0"/>
      <w:spacing w:after="240" w:line="240" w:lineRule="auto"/>
      <w:textAlignment w:val="baseline"/>
    </w:pPr>
    <w:rPr>
      <w:rFonts w:ascii="Arial" w:hAnsi="Arial" w:cs="Arial"/>
      <w:b/>
      <w:bCs/>
      <w:i/>
      <w:color w:val="000080"/>
      <w:sz w:val="28"/>
      <w:szCs w:val="28"/>
      <w:lang w:eastAsia="en-US"/>
    </w:rPr>
  </w:style>
  <w:style w:type="paragraph" w:styleId="BodyText">
    <w:name w:val="Body Text"/>
    <w:basedOn w:val="Base"/>
    <w:link w:val="BodyTextChar"/>
    <w:rsid w:val="00475554"/>
    <w:pPr>
      <w:spacing w:after="120"/>
    </w:pPr>
  </w:style>
  <w:style w:type="paragraph" w:customStyle="1" w:styleId="List2bullet">
    <w:name w:val="List_2_bullet"/>
    <w:basedOn w:val="Normal"/>
    <w:uiPriority w:val="99"/>
    <w:pPr>
      <w:numPr>
        <w:numId w:val="3"/>
      </w:numPr>
      <w:spacing w:before="120"/>
    </w:pPr>
    <w:rPr>
      <w:sz w:val="24"/>
      <w:lang w:val="fr-BE"/>
    </w:rPr>
  </w:style>
  <w:style w:type="paragraph" w:customStyle="1" w:styleId="ListBullet1">
    <w:name w:val="List Bullet 1"/>
    <w:basedOn w:val="Normal"/>
    <w:pPr>
      <w:spacing w:before="120" w:after="0"/>
      <w:ind w:left="1276" w:hanging="284"/>
    </w:pPr>
  </w:style>
  <w:style w:type="paragraph" w:styleId="ListBullet2">
    <w:name w:val="List Bullet 2"/>
    <w:basedOn w:val="Normal"/>
    <w:rsid w:val="00475554"/>
    <w:pPr>
      <w:tabs>
        <w:tab w:val="num" w:pos="454"/>
      </w:tabs>
      <w:spacing w:line="240" w:lineRule="auto"/>
      <w:ind w:left="454" w:hanging="454"/>
      <w:contextualSpacing/>
    </w:pPr>
    <w:rPr>
      <w:i/>
      <w:color w:val="000080"/>
      <w:szCs w:val="20"/>
    </w:rPr>
  </w:style>
  <w:style w:type="character" w:customStyle="1" w:styleId="body">
    <w:name w:val="body"/>
    <w:basedOn w:val="DefaultParagraphFont"/>
  </w:style>
  <w:style w:type="paragraph" w:customStyle="1" w:styleId="StyleHeader10ptBefore3ptAfter3pt">
    <w:name w:val="Style Header + 10 pt Before:  3 pt After:  3 pt"/>
    <w:basedOn w:val="Header"/>
    <w:pPr>
      <w:spacing w:before="60" w:after="60"/>
    </w:pPr>
    <w:rPr>
      <w:rFonts w:ascii="Arial" w:hAnsi="Arial"/>
      <w:sz w:val="20"/>
      <w:szCs w:val="20"/>
    </w:rPr>
  </w:style>
  <w:style w:type="paragraph" w:styleId="BalloonText">
    <w:name w:val="Balloon Text"/>
    <w:basedOn w:val="Normal"/>
    <w:link w:val="BalloonTextChar"/>
    <w:semiHidden/>
    <w:rsid w:val="00475554"/>
    <w:pPr>
      <w:spacing w:after="0" w:line="240" w:lineRule="auto"/>
    </w:pPr>
    <w:rPr>
      <w:rFonts w:ascii="Segoe UI" w:hAnsi="Segoe UI" w:cs="Segoe UI"/>
      <w:sz w:val="18"/>
      <w:szCs w:val="18"/>
    </w:rPr>
  </w:style>
  <w:style w:type="character" w:customStyle="1" w:styleId="Heading2Char1">
    <w:name w:val="Heading 2 Char1"/>
    <w:aliases w:val="Heading 2 Char Char,Headline 2 Char Char,h2 Char Char,2 Char Char,headi Char Char,heading2 Char Char,h21 Char Char,h22 Char Char,21 Char Char,H2 Char Char,l2 Char Char,kopregel 2 Char Char,Titre m Char Char,Headline 2 Char1,h2 Char1"/>
    <w:rsid w:val="00DB7CBC"/>
    <w:rPr>
      <w:rFonts w:ascii="Arial" w:hAnsi="Arial" w:cs="Arial"/>
      <w:b/>
      <w:bCs/>
      <w:iCs/>
      <w:smallCaps/>
      <w:sz w:val="32"/>
      <w:szCs w:val="28"/>
      <w:lang w:val="en-GB" w:eastAsia="en-US" w:bidi="ar-SA"/>
    </w:rPr>
  </w:style>
  <w:style w:type="character" w:customStyle="1" w:styleId="Heading1Char1">
    <w:name w:val="Heading 1 Char1"/>
    <w:aliases w:val="Heading 1 Char Char,Headline 1 Char Char,Headline 1 Char1"/>
    <w:rPr>
      <w:rFonts w:ascii="Arial" w:hAnsi="Arial" w:cs="Arial"/>
      <w:b/>
      <w:bCs/>
      <w:caps/>
      <w:kern w:val="32"/>
      <w:sz w:val="32"/>
      <w:szCs w:val="32"/>
      <w:lang w:val="en-GB" w:eastAsia="en-US" w:bidi="ar-SA"/>
    </w:rPr>
  </w:style>
  <w:style w:type="paragraph" w:customStyle="1" w:styleId="minutes">
    <w:name w:val="minutes"/>
    <w:basedOn w:val="Normal"/>
    <w:pPr>
      <w:numPr>
        <w:numId w:val="2"/>
      </w:numPr>
      <w:spacing w:after="0"/>
    </w:pPr>
    <w:rPr>
      <w:rFonts w:ascii="Univers 47 CondensedLight" w:hAnsi="Univers 47 CondensedLight" w:cs="Tahoma"/>
    </w:rPr>
  </w:style>
  <w:style w:type="character" w:styleId="CommentReference">
    <w:name w:val="annotation reference"/>
    <w:basedOn w:val="DefaultParagraphFont"/>
    <w:semiHidden/>
    <w:rsid w:val="00475554"/>
    <w:rPr>
      <w:sz w:val="16"/>
      <w:szCs w:val="16"/>
    </w:rPr>
  </w:style>
  <w:style w:type="paragraph" w:styleId="CommentSubject">
    <w:name w:val="annotation subject"/>
    <w:basedOn w:val="CommentText"/>
    <w:next w:val="CommentText"/>
    <w:link w:val="CommentSubjectChar"/>
    <w:semiHidden/>
    <w:rsid w:val="00475554"/>
    <w:rPr>
      <w:b/>
      <w:bCs/>
    </w:rPr>
  </w:style>
  <w:style w:type="paragraph" w:customStyle="1" w:styleId="o">
    <w:name w:val="o"/>
    <w:basedOn w:val="Normal"/>
    <w:pPr>
      <w:widowControl w:val="0"/>
      <w:spacing w:after="60"/>
    </w:pPr>
    <w:rPr>
      <w:szCs w:val="22"/>
      <w:lang w:val="fr-BE"/>
    </w:rPr>
  </w:style>
  <w:style w:type="paragraph" w:customStyle="1" w:styleId="Openissues">
    <w:name w:val="Open issues"/>
    <w:basedOn w:val="Normal"/>
    <w:pPr>
      <w:widowControl w:val="0"/>
      <w:spacing w:after="60"/>
    </w:pPr>
    <w:rPr>
      <w:color w:val="008080"/>
      <w:szCs w:val="22"/>
      <w:lang w:val="fr-BE"/>
    </w:rPr>
  </w:style>
  <w:style w:type="paragraph" w:customStyle="1" w:styleId="Table">
    <w:name w:val="Table"/>
    <w:basedOn w:val="Normal"/>
    <w:link w:val="TableChar"/>
    <w:rsid w:val="00475554"/>
    <w:pPr>
      <w:keepLines/>
      <w:spacing w:before="20" w:after="20" w:line="240" w:lineRule="auto"/>
      <w:jc w:val="center"/>
    </w:pPr>
    <w:rPr>
      <w:lang w:eastAsia="nl-NL"/>
    </w:rPr>
  </w:style>
  <w:style w:type="paragraph" w:customStyle="1" w:styleId="ServiceInformationTitle">
    <w:name w:val="Service Information Title"/>
    <w:basedOn w:val="Normal"/>
    <w:pPr>
      <w:pageBreakBefore/>
      <w:widowControl w:val="0"/>
      <w:spacing w:after="60"/>
    </w:pPr>
    <w:rPr>
      <w:rFonts w:cs="Arial"/>
      <w:b/>
      <w:bCs/>
      <w:sz w:val="32"/>
      <w:szCs w:val="32"/>
      <w:lang w:val="fr-BE"/>
    </w:rPr>
  </w:style>
  <w:style w:type="paragraph" w:customStyle="1" w:styleId="DefaultParagraphFont1">
    <w:name w:val="Default Paragraph Font1"/>
    <w:next w:val="Normal"/>
    <w:pPr>
      <w:spacing w:after="120"/>
    </w:pPr>
    <w:rPr>
      <w:rFonts w:ascii="CG Times (W1)" w:hAnsi="CG Times (W1)"/>
      <w:lang w:val="en-US" w:eastAsia="en-US"/>
    </w:rPr>
  </w:style>
  <w:style w:type="character" w:customStyle="1" w:styleId="Typewriter">
    <w:name w:val="Typewriter"/>
    <w:rPr>
      <w:rFonts w:ascii="Courier New" w:hAnsi="Courier New" w:cs="Courier New"/>
      <w:sz w:val="20"/>
      <w:szCs w:val="20"/>
    </w:rPr>
  </w:style>
  <w:style w:type="paragraph" w:customStyle="1" w:styleId="Documenttitle">
    <w:name w:val="Document title"/>
    <w:basedOn w:val="Normal"/>
    <w:pPr>
      <w:widowControl w:val="0"/>
      <w:spacing w:after="60" w:line="600" w:lineRule="atLeast"/>
      <w:ind w:left="1134"/>
      <w:jc w:val="center"/>
    </w:pPr>
    <w:rPr>
      <w:b/>
      <w:bCs/>
      <w:sz w:val="36"/>
      <w:szCs w:val="36"/>
      <w:lang w:val="fr-BE"/>
    </w:rPr>
  </w:style>
  <w:style w:type="paragraph" w:customStyle="1" w:styleId="FrontPageTable">
    <w:name w:val="Front Page Table"/>
    <w:basedOn w:val="Normal"/>
    <w:pPr>
      <w:widowControl w:val="0"/>
      <w:spacing w:after="240"/>
      <w:ind w:left="1134"/>
    </w:pPr>
    <w:rPr>
      <w:sz w:val="24"/>
      <w:lang w:val="fr-BE"/>
    </w:rPr>
  </w:style>
  <w:style w:type="paragraph" w:customStyle="1" w:styleId="FrontPageTableClose">
    <w:name w:val="Front Page Table Close"/>
    <w:basedOn w:val="FrontPageTable"/>
    <w:pPr>
      <w:spacing w:after="0"/>
    </w:pPr>
  </w:style>
  <w:style w:type="paragraph" w:customStyle="1" w:styleId="ThickBar">
    <w:name w:val="Thick Bar"/>
    <w:basedOn w:val="Normal"/>
    <w:pPr>
      <w:widowControl w:val="0"/>
      <w:shd w:val="solid" w:color="auto" w:fill="auto"/>
      <w:spacing w:after="480"/>
      <w:ind w:left="1134"/>
    </w:pPr>
    <w:rPr>
      <w:sz w:val="8"/>
      <w:szCs w:val="8"/>
      <w:lang w:val="fr-BE"/>
    </w:rPr>
  </w:style>
  <w:style w:type="paragraph" w:customStyle="1" w:styleId="ProjectTitle">
    <w:name w:val="Project Title"/>
    <w:basedOn w:val="Normal"/>
    <w:pPr>
      <w:widowControl w:val="0"/>
      <w:ind w:left="1134"/>
    </w:pPr>
    <w:rPr>
      <w:b/>
      <w:bCs/>
      <w:sz w:val="32"/>
      <w:szCs w:val="32"/>
      <w:lang w:val="fr-BE"/>
    </w:rPr>
  </w:style>
  <w:style w:type="paragraph" w:customStyle="1" w:styleId="NoteHead">
    <w:name w:val="NoteHead"/>
    <w:basedOn w:val="Normal"/>
    <w:next w:val="Normal"/>
    <w:autoRedefine/>
    <w:rsid w:val="00475554"/>
    <w:pPr>
      <w:spacing w:after="0" w:line="240" w:lineRule="auto"/>
      <w:jc w:val="center"/>
    </w:pPr>
    <w:rPr>
      <w:rFonts w:eastAsia="Arial Unicode MS"/>
      <w:b/>
      <w:i/>
      <w:smallCaps/>
      <w:color w:val="000080"/>
      <w:sz w:val="32"/>
      <w:szCs w:val="20"/>
      <w:lang w:eastAsia="en-US"/>
    </w:rPr>
  </w:style>
  <w:style w:type="paragraph" w:customStyle="1" w:styleId="Figure">
    <w:name w:val="Figure"/>
    <w:basedOn w:val="Normal"/>
    <w:next w:val="Normal"/>
    <w:pPr>
      <w:widowControl w:val="0"/>
      <w:spacing w:after="60"/>
      <w:jc w:val="center"/>
    </w:pPr>
    <w:rPr>
      <w:szCs w:val="20"/>
      <w:lang w:val="fr-BE"/>
    </w:rPr>
  </w:style>
  <w:style w:type="character" w:customStyle="1" w:styleId="Hidden">
    <w:name w:val="Hidden"/>
    <w:rPr>
      <w:i/>
      <w:vanish/>
      <w:color w:val="0000FF"/>
    </w:rPr>
  </w:style>
  <w:style w:type="paragraph" w:styleId="TOCHeading">
    <w:name w:val="TOC Heading"/>
    <w:basedOn w:val="Normal"/>
    <w:next w:val="Normal"/>
    <w:uiPriority w:val="99"/>
    <w:qFormat/>
    <w:rsid w:val="00475554"/>
    <w:pPr>
      <w:jc w:val="center"/>
    </w:pPr>
    <w:rPr>
      <w:rFonts w:ascii="Times New Roman Bold" w:hAnsi="Times New Roman Bold"/>
      <w:b/>
      <w:sz w:val="32"/>
    </w:rPr>
  </w:style>
  <w:style w:type="paragraph" w:customStyle="1" w:styleId="Classification">
    <w:name w:val="Classification"/>
    <w:basedOn w:val="Normal"/>
    <w:next w:val="Normal"/>
    <w:pPr>
      <w:widowControl w:val="0"/>
      <w:spacing w:before="60" w:after="60"/>
      <w:jc w:val="center"/>
    </w:pPr>
    <w:rPr>
      <w:b/>
      <w:szCs w:val="20"/>
      <w:lang w:val="fr-BE"/>
    </w:rPr>
  </w:style>
  <w:style w:type="paragraph" w:customStyle="1" w:styleId="Copyright">
    <w:name w:val="Copyright"/>
    <w:basedOn w:val="Normal"/>
    <w:next w:val="Normal"/>
    <w:pPr>
      <w:widowControl w:val="0"/>
      <w:spacing w:before="60" w:after="60"/>
    </w:pPr>
    <w:rPr>
      <w:szCs w:val="20"/>
      <w:lang w:val="fr-BE"/>
    </w:rPr>
  </w:style>
  <w:style w:type="character" w:customStyle="1" w:styleId="LogicaLogo">
    <w:name w:val="Logica Logo"/>
    <w:rPr>
      <w:rFonts w:ascii="Logica" w:hAnsi="Logica"/>
      <w:sz w:val="36"/>
    </w:rPr>
  </w:style>
  <w:style w:type="paragraph" w:customStyle="1" w:styleId="n">
    <w:name w:val="n"/>
    <w:basedOn w:val="Normal"/>
    <w:pPr>
      <w:widowControl w:val="0"/>
      <w:spacing w:before="60" w:after="240"/>
      <w:ind w:left="1134"/>
    </w:pPr>
    <w:rPr>
      <w:szCs w:val="20"/>
      <w:lang w:val="fr-BE"/>
    </w:rPr>
  </w:style>
  <w:style w:type="paragraph" w:customStyle="1" w:styleId="Heading1NotNumbered">
    <w:name w:val="Heading 1 Not Numbered"/>
    <w:basedOn w:val="Heading"/>
    <w:pPr>
      <w:keepNext w:val="0"/>
      <w:keepLines w:val="0"/>
      <w:pageBreakBefore/>
      <w:widowControl w:val="0"/>
      <w:spacing w:before="160" w:after="320"/>
      <w:ind w:left="1134"/>
      <w:jc w:val="both"/>
    </w:pPr>
    <w:rPr>
      <w:color w:val="auto"/>
      <w:lang w:val="fr-BE"/>
    </w:rPr>
  </w:style>
  <w:style w:type="paragraph" w:customStyle="1" w:styleId="NormalCenter">
    <w:name w:val="Normal Center"/>
    <w:basedOn w:val="Normal"/>
    <w:pPr>
      <w:widowControl w:val="0"/>
      <w:suppressAutoHyphens/>
      <w:spacing w:before="60"/>
      <w:jc w:val="center"/>
    </w:pPr>
    <w:rPr>
      <w:szCs w:val="20"/>
      <w:lang w:val="fr-BE"/>
    </w:rPr>
  </w:style>
  <w:style w:type="paragraph" w:customStyle="1" w:styleId="Prelist">
    <w:name w:val="Pre list"/>
    <w:basedOn w:val="Normal"/>
    <w:pPr>
      <w:widowControl w:val="0"/>
      <w:suppressAutoHyphens/>
      <w:spacing w:before="60"/>
    </w:pPr>
    <w:rPr>
      <w:szCs w:val="20"/>
      <w:lang w:val="fr-BE"/>
    </w:rPr>
  </w:style>
  <w:style w:type="paragraph" w:customStyle="1" w:styleId="ZCom">
    <w:name w:val="Z_Com"/>
    <w:basedOn w:val="Normal"/>
    <w:next w:val="Normal"/>
    <w:uiPriority w:val="99"/>
    <w:rsid w:val="00475554"/>
    <w:pPr>
      <w:widowControl w:val="0"/>
      <w:spacing w:before="90" w:after="0" w:line="240" w:lineRule="auto"/>
      <w:ind w:right="85"/>
    </w:pPr>
  </w:style>
  <w:style w:type="paragraph" w:customStyle="1" w:styleId="ZDGName">
    <w:name w:val="Z_DGName"/>
    <w:basedOn w:val="Normal"/>
    <w:uiPriority w:val="99"/>
    <w:rsid w:val="00475554"/>
    <w:pPr>
      <w:widowControl w:val="0"/>
      <w:spacing w:after="0" w:line="240" w:lineRule="auto"/>
      <w:ind w:right="85"/>
    </w:pPr>
    <w:rPr>
      <w:sz w:val="16"/>
    </w:rPr>
  </w:style>
  <w:style w:type="paragraph" w:customStyle="1" w:styleId="Preformatted">
    <w:name w:val="Preformatted"/>
    <w:basedOn w:val="Normal"/>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before="60" w:after="60"/>
    </w:pPr>
    <w:rPr>
      <w:rFonts w:ascii="Courier New" w:hAnsi="Courier New"/>
      <w:snapToGrid w:val="0"/>
      <w:szCs w:val="20"/>
      <w:lang w:val="fr-BE"/>
    </w:rPr>
  </w:style>
  <w:style w:type="paragraph" w:customStyle="1" w:styleId="TableColomnTitle">
    <w:name w:val="Table Colomn Title"/>
    <w:basedOn w:val="TableCell0"/>
    <w:rPr>
      <w:b/>
    </w:rPr>
  </w:style>
  <w:style w:type="paragraph" w:customStyle="1" w:styleId="TableCell0">
    <w:name w:val="Table Cell"/>
    <w:basedOn w:val="Normal"/>
    <w:pPr>
      <w:widowControl w:val="0"/>
      <w:spacing w:after="60"/>
    </w:pPr>
    <w:rPr>
      <w:szCs w:val="20"/>
    </w:rPr>
  </w:style>
  <w:style w:type="paragraph" w:customStyle="1" w:styleId="contentbody">
    <w:name w:val="contentbody"/>
    <w:basedOn w:val="Normal"/>
    <w:pPr>
      <w:spacing w:before="100" w:beforeAutospacing="1" w:after="100" w:afterAutospacing="1"/>
    </w:pPr>
    <w:rPr>
      <w:rFonts w:ascii="Verdana" w:hAnsi="Verdana"/>
      <w:szCs w:val="20"/>
      <w:lang w:val="fr-BE"/>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Courier New" w:hAnsi="Courier New" w:cs="Courier New"/>
      <w:sz w:val="26"/>
      <w:szCs w:val="26"/>
      <w:lang w:val="fr-BE"/>
    </w:rPr>
  </w:style>
  <w:style w:type="character" w:styleId="HTMLCode">
    <w:name w:val="HTML Code"/>
    <w:rPr>
      <w:rFonts w:ascii="Courier New" w:eastAsia="Courier New" w:hAnsi="Courier New" w:cs="Courier New"/>
      <w:sz w:val="20"/>
      <w:szCs w:val="20"/>
    </w:rPr>
  </w:style>
  <w:style w:type="table" w:styleId="TableGrid">
    <w:name w:val="Table Grid"/>
    <w:basedOn w:val="TableNormal"/>
    <w:rsid w:val="00475554"/>
    <w:pPr>
      <w:spacing w:before="60" w:after="60"/>
    </w:pPr>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DDD9C3" w:themeFill="background2" w:themeFillShade="E6"/>
      </w:tcPr>
    </w:tblStylePr>
  </w:style>
  <w:style w:type="paragraph" w:customStyle="1" w:styleId="Table10">
    <w:name w:val="Table 10"/>
    <w:rsid w:val="0030019F"/>
    <w:pPr>
      <w:tabs>
        <w:tab w:val="left" w:pos="567"/>
        <w:tab w:val="left" w:pos="1134"/>
        <w:tab w:val="left" w:pos="1701"/>
      </w:tabs>
      <w:spacing w:before="40" w:after="40"/>
    </w:pPr>
    <w:rPr>
      <w:lang w:eastAsia="en-US"/>
    </w:rPr>
  </w:style>
  <w:style w:type="character" w:customStyle="1" w:styleId="Heading1Char2">
    <w:name w:val="Heading 1 Char2"/>
    <w:aliases w:val="Heading 1 Char Char1,Headline 1 Char Char1,Headline 1 Char2,Main Section Heading Char,h1 Char,h11 Char,h12 Char,h13 Char,h14 Char,h111 Char,h121 Char,h15 Char,h112 Char,h122 Char,h16 Char,h113 Char,h123 Char,H1 Char,Heading 1(war) Char"/>
    <w:rsid w:val="009E2A0E"/>
    <w:rPr>
      <w:rFonts w:ascii="Arial" w:hAnsi="Arial" w:cs="Arial"/>
      <w:b/>
      <w:bCs/>
      <w:caps/>
      <w:kern w:val="32"/>
      <w:sz w:val="32"/>
      <w:szCs w:val="32"/>
      <w:lang w:eastAsia="en-US"/>
    </w:rPr>
  </w:style>
  <w:style w:type="paragraph" w:customStyle="1" w:styleId="Tablecellstyle">
    <w:name w:val="Tablecellstyle"/>
    <w:basedOn w:val="Normal"/>
    <w:rsid w:val="000A0165"/>
    <w:pPr>
      <w:keepNext/>
      <w:spacing w:before="40" w:after="40"/>
      <w:ind w:left="43"/>
    </w:pPr>
    <w:rPr>
      <w:sz w:val="18"/>
      <w:szCs w:val="20"/>
    </w:rPr>
  </w:style>
  <w:style w:type="paragraph" w:styleId="Revision">
    <w:name w:val="Revision"/>
    <w:hidden/>
    <w:uiPriority w:val="99"/>
    <w:semiHidden/>
    <w:rsid w:val="006D3037"/>
    <w:rPr>
      <w:rFonts w:ascii="Arial" w:hAnsi="Arial"/>
      <w:szCs w:val="24"/>
      <w:lang w:eastAsia="en-US"/>
    </w:rPr>
  </w:style>
  <w:style w:type="paragraph" w:customStyle="1" w:styleId="HistoryLine1">
    <w:name w:val="History Line 1"/>
    <w:basedOn w:val="Normal"/>
    <w:next w:val="Normal"/>
    <w:rsid w:val="00475554"/>
    <w:pPr>
      <w:keepNext/>
      <w:keepLines/>
      <w:spacing w:before="60" w:after="60" w:line="240" w:lineRule="auto"/>
    </w:pPr>
    <w:rPr>
      <w:b/>
      <w:bCs/>
      <w:i/>
      <w:iCs/>
      <w:caps/>
      <w:sz w:val="20"/>
      <w:szCs w:val="18"/>
      <w:lang w:val="en" w:eastAsia="nl-NL"/>
    </w:rPr>
  </w:style>
  <w:style w:type="paragraph" w:customStyle="1" w:styleId="CharCharCharCharCharCharCharCharCharCharCharCharChar">
    <w:name w:val="Char Char Char Char Char Char Char Char Char Char Char Char Char"/>
    <w:basedOn w:val="Normal"/>
    <w:rsid w:val="00212C84"/>
    <w:pPr>
      <w:spacing w:after="160" w:line="240" w:lineRule="exact"/>
    </w:pPr>
    <w:rPr>
      <w:rFonts w:ascii="Verdana" w:hAnsi="Verdana"/>
      <w:szCs w:val="20"/>
    </w:rPr>
  </w:style>
  <w:style w:type="character" w:customStyle="1" w:styleId="CommentTextChar">
    <w:name w:val="Comment Text Char"/>
    <w:basedOn w:val="DefaultParagraphFont"/>
    <w:link w:val="CommentText"/>
    <w:semiHidden/>
    <w:rsid w:val="00475554"/>
    <w:rPr>
      <w:szCs w:val="24"/>
    </w:rPr>
  </w:style>
  <w:style w:type="paragraph" w:customStyle="1" w:styleId="Tableheading0">
    <w:name w:val="Table heading"/>
    <w:basedOn w:val="Normal"/>
    <w:rsid w:val="00475554"/>
    <w:pPr>
      <w:spacing w:before="60"/>
    </w:pPr>
    <w:rPr>
      <w:b/>
    </w:rPr>
  </w:style>
  <w:style w:type="paragraph" w:customStyle="1" w:styleId="TextBody">
    <w:name w:val="TextBody"/>
    <w:basedOn w:val="Normal"/>
    <w:rsid w:val="00BE0DF8"/>
    <w:rPr>
      <w:sz w:val="18"/>
    </w:rPr>
  </w:style>
  <w:style w:type="paragraph" w:customStyle="1" w:styleId="CharCharChar1CharCharCharCharCharCharChar">
    <w:name w:val="Char Char Char1 Char Char Char Char Char Char Char"/>
    <w:basedOn w:val="Normal"/>
    <w:rsid w:val="00BE0DF8"/>
    <w:pPr>
      <w:spacing w:after="160" w:line="240" w:lineRule="exact"/>
    </w:pPr>
    <w:rPr>
      <w:rFonts w:ascii="Verdana" w:hAnsi="Verdana"/>
      <w:szCs w:val="20"/>
    </w:rPr>
  </w:style>
  <w:style w:type="paragraph" w:styleId="NormalWeb">
    <w:name w:val="Normal (Web)"/>
    <w:basedOn w:val="Normal"/>
    <w:uiPriority w:val="99"/>
    <w:unhideWhenUsed/>
    <w:rsid w:val="00475554"/>
    <w:pPr>
      <w:spacing w:before="100" w:beforeAutospacing="1" w:after="100" w:afterAutospacing="1" w:line="240" w:lineRule="auto"/>
    </w:pPr>
  </w:style>
  <w:style w:type="character" w:customStyle="1" w:styleId="apple-style-span">
    <w:name w:val="apple-style-span"/>
    <w:rsid w:val="00851771"/>
  </w:style>
  <w:style w:type="character" w:customStyle="1" w:styleId="apple-converted-space">
    <w:name w:val="apple-converted-space"/>
    <w:rsid w:val="00851771"/>
  </w:style>
  <w:style w:type="paragraph" w:customStyle="1" w:styleId="Specification">
    <w:name w:val="Specification"/>
    <w:basedOn w:val="Normal"/>
    <w:rsid w:val="00FA0F5D"/>
  </w:style>
  <w:style w:type="paragraph" w:customStyle="1" w:styleId="SpecificationHeader">
    <w:name w:val="Specification Header"/>
    <w:basedOn w:val="Normal"/>
    <w:next w:val="Specification"/>
    <w:link w:val="SpecificationHeaderChar"/>
    <w:autoRedefine/>
    <w:rsid w:val="007022C7"/>
    <w:pPr>
      <w:keepNext/>
      <w:spacing w:before="120"/>
    </w:pPr>
    <w:rPr>
      <w:b/>
    </w:rPr>
  </w:style>
  <w:style w:type="paragraph" w:customStyle="1" w:styleId="XMLExtract">
    <w:name w:val="XML Extract"/>
    <w:basedOn w:val="Normal"/>
    <w:next w:val="Normal"/>
    <w:link w:val="XMLExtractChar"/>
    <w:rsid w:val="00272770"/>
    <w:pPr>
      <w:keepNext/>
      <w:autoSpaceDE w:val="0"/>
      <w:autoSpaceDN w:val="0"/>
      <w:adjustRightInd w:val="0"/>
      <w:spacing w:after="0"/>
    </w:pPr>
    <w:rPr>
      <w:rFonts w:ascii="Courier New" w:hAnsi="Courier New" w:cs="Arial"/>
      <w:noProof/>
      <w:color w:val="000000"/>
      <w:szCs w:val="16"/>
    </w:rPr>
  </w:style>
  <w:style w:type="character" w:customStyle="1" w:styleId="XMLExtractChar">
    <w:name w:val="XML Extract Char"/>
    <w:link w:val="XMLExtract"/>
    <w:rsid w:val="00272770"/>
    <w:rPr>
      <w:rFonts w:ascii="Courier New" w:hAnsi="Courier New" w:cs="Arial"/>
      <w:noProof/>
      <w:color w:val="000000"/>
      <w:szCs w:val="16"/>
      <w:lang w:val="en-GB" w:eastAsia="en-GB" w:bidi="ar-SA"/>
    </w:rPr>
  </w:style>
  <w:style w:type="paragraph" w:customStyle="1" w:styleId="Picture">
    <w:name w:val="Picture"/>
    <w:basedOn w:val="Normal"/>
    <w:next w:val="Normal"/>
    <w:rsid w:val="00272770"/>
    <w:pPr>
      <w:keepNext/>
      <w:jc w:val="center"/>
    </w:pPr>
  </w:style>
  <w:style w:type="paragraph" w:customStyle="1" w:styleId="TableTitle">
    <w:name w:val="Table Title"/>
    <w:basedOn w:val="Table"/>
    <w:rsid w:val="00087CD7"/>
    <w:pPr>
      <w:spacing w:before="120" w:after="120"/>
      <w:jc w:val="left"/>
    </w:pPr>
    <w:rPr>
      <w:b/>
      <w:szCs w:val="20"/>
    </w:rPr>
  </w:style>
  <w:style w:type="paragraph" w:customStyle="1" w:styleId="Legalreference">
    <w:name w:val="Legal reference"/>
    <w:basedOn w:val="Normal"/>
    <w:rsid w:val="00481E33"/>
    <w:pPr>
      <w:spacing w:before="240" w:after="0"/>
      <w:ind w:left="851"/>
    </w:pPr>
    <w:rPr>
      <w:szCs w:val="20"/>
    </w:rPr>
  </w:style>
  <w:style w:type="paragraph" w:customStyle="1" w:styleId="Normal2">
    <w:name w:val="Normal 2"/>
    <w:basedOn w:val="Normal"/>
    <w:rsid w:val="00602673"/>
    <w:pPr>
      <w:spacing w:before="120" w:after="0"/>
      <w:ind w:left="1276"/>
    </w:pPr>
    <w:rPr>
      <w:szCs w:val="20"/>
    </w:rPr>
  </w:style>
  <w:style w:type="paragraph" w:customStyle="1" w:styleId="Normal3">
    <w:name w:val="Normal 3"/>
    <w:basedOn w:val="Normal2"/>
    <w:rsid w:val="00602673"/>
    <w:pPr>
      <w:spacing w:before="60"/>
      <w:ind w:left="1701"/>
    </w:pPr>
  </w:style>
  <w:style w:type="character" w:customStyle="1" w:styleId="Codetext">
    <w:name w:val="Code text"/>
    <w:rsid w:val="009A6F04"/>
    <w:rPr>
      <w:rFonts w:ascii="Courier New" w:hAnsi="Courier New" w:cs="Courier New" w:hint="default"/>
      <w:b/>
      <w:bCs w:val="0"/>
      <w:noProof/>
      <w:sz w:val="20"/>
    </w:rPr>
  </w:style>
  <w:style w:type="paragraph" w:customStyle="1" w:styleId="NormalNoSpace">
    <w:name w:val="Normal No Space"/>
    <w:basedOn w:val="Normal"/>
    <w:rsid w:val="00D27069"/>
    <w:pPr>
      <w:spacing w:after="0"/>
      <w:ind w:left="851"/>
    </w:pPr>
    <w:rPr>
      <w:szCs w:val="20"/>
    </w:rPr>
  </w:style>
  <w:style w:type="character" w:customStyle="1" w:styleId="FootnoteTextChar">
    <w:name w:val="Footnote Text Char"/>
    <w:aliases w:val="Footnote text Char,Schriftart: 9 pt Char,Schriftart: 10 pt Char,Schriftart: 8 pt Char Char Char,Schriftart: 8 pt Char,fn Char1,footnote text Char1,Footnotes Char1,Footnote ak Char1,fn Char Char,footnote text Char Char,ft Char,fn1 Char"/>
    <w:basedOn w:val="DefaultParagraphFont"/>
    <w:link w:val="FootnoteText"/>
    <w:uiPriority w:val="99"/>
    <w:qFormat/>
    <w:rsid w:val="00544E2B"/>
    <w:rPr>
      <w:szCs w:val="24"/>
    </w:rPr>
  </w:style>
  <w:style w:type="paragraph" w:styleId="EndnoteText">
    <w:name w:val="endnote text"/>
    <w:basedOn w:val="Normal"/>
    <w:link w:val="EndnoteTextChar"/>
    <w:rsid w:val="00475554"/>
    <w:rPr>
      <w:sz w:val="20"/>
    </w:rPr>
  </w:style>
  <w:style w:type="character" w:customStyle="1" w:styleId="EndnoteTextChar">
    <w:name w:val="Endnote Text Char"/>
    <w:link w:val="EndnoteText"/>
    <w:rsid w:val="00EE47E0"/>
    <w:rPr>
      <w:szCs w:val="24"/>
    </w:rPr>
  </w:style>
  <w:style w:type="character" w:styleId="EndnoteReference">
    <w:name w:val="endnote reference"/>
    <w:basedOn w:val="DefaultParagraphFont"/>
    <w:rsid w:val="00475554"/>
    <w:rPr>
      <w:vertAlign w:val="superscript"/>
    </w:rPr>
  </w:style>
  <w:style w:type="paragraph" w:customStyle="1" w:styleId="TableHeaderStyle">
    <w:name w:val="TableHeaderStyle"/>
    <w:basedOn w:val="Normal"/>
    <w:rsid w:val="00DF1B18"/>
    <w:pPr>
      <w:keepNext/>
      <w:shd w:val="pct20" w:color="auto" w:fill="auto"/>
      <w:tabs>
        <w:tab w:val="left" w:pos="567"/>
        <w:tab w:val="left" w:pos="1134"/>
        <w:tab w:val="left" w:pos="1701"/>
      </w:tabs>
      <w:spacing w:after="0"/>
      <w:ind w:left="20"/>
    </w:pPr>
    <w:rPr>
      <w:b/>
      <w:bCs/>
      <w:sz w:val="18"/>
      <w:szCs w:val="20"/>
    </w:rPr>
  </w:style>
  <w:style w:type="character" w:customStyle="1" w:styleId="Heading4Char2">
    <w:name w:val="Heading 4 Char2"/>
    <w:aliases w:val="Heading 4 Char Char Char2,Heading 4 Char1 Char2,Heading 4 Char Char Char Char1,Heading 4 Char1 Char Char1,Heading 4 Char Char1 Char,Heading 4 Char Char2,Heading 4 Char Char Char1 Char,Heading 4 Char1 Char1 Char,H4 Char,h4 Char"/>
    <w:rsid w:val="00BC7D83"/>
    <w:rPr>
      <w:rFonts w:ascii="Arial" w:hAnsi="Arial" w:cs="Arial"/>
      <w:b/>
      <w:bCs/>
      <w:smallCaps/>
      <w:sz w:val="22"/>
      <w:szCs w:val="26"/>
      <w:lang w:eastAsia="en-US"/>
    </w:rPr>
  </w:style>
  <w:style w:type="paragraph" w:customStyle="1" w:styleId="SpecReference">
    <w:name w:val="Spec Reference"/>
    <w:basedOn w:val="Normal"/>
    <w:link w:val="SpecReferenceChar"/>
    <w:qFormat/>
    <w:rsid w:val="00B11014"/>
    <w:pPr>
      <w:ind w:left="720"/>
    </w:pPr>
    <w:rPr>
      <w:b/>
      <w:color w:val="156BF7"/>
      <w:u w:val="single"/>
    </w:rPr>
  </w:style>
  <w:style w:type="paragraph" w:customStyle="1" w:styleId="Spec">
    <w:name w:val="Spec"/>
    <w:basedOn w:val="SpecificationHeader"/>
    <w:next w:val="Normal"/>
    <w:link w:val="SpecChar"/>
    <w:qFormat/>
    <w:rsid w:val="00413B92"/>
  </w:style>
  <w:style w:type="character" w:customStyle="1" w:styleId="SpecReferenceChar">
    <w:name w:val="Spec Reference Char"/>
    <w:link w:val="SpecReference"/>
    <w:rsid w:val="00B11014"/>
    <w:rPr>
      <w:rFonts w:ascii="Arial" w:hAnsi="Arial"/>
      <w:b/>
      <w:color w:val="156BF7"/>
      <w:szCs w:val="24"/>
      <w:u w:val="single"/>
      <w:lang w:eastAsia="en-US"/>
    </w:rPr>
  </w:style>
  <w:style w:type="paragraph" w:styleId="ListBullet3">
    <w:name w:val="List Bullet 3"/>
    <w:basedOn w:val="Normal"/>
    <w:rsid w:val="00694145"/>
    <w:pPr>
      <w:numPr>
        <w:numId w:val="4"/>
      </w:numPr>
    </w:pPr>
  </w:style>
  <w:style w:type="character" w:customStyle="1" w:styleId="SpecificationHeaderChar">
    <w:name w:val="Specification Header Char"/>
    <w:link w:val="SpecificationHeader"/>
    <w:rsid w:val="00413B92"/>
    <w:rPr>
      <w:rFonts w:ascii="Arial" w:hAnsi="Arial"/>
      <w:b/>
      <w:szCs w:val="24"/>
      <w:lang w:eastAsia="en-US"/>
    </w:rPr>
  </w:style>
  <w:style w:type="character" w:customStyle="1" w:styleId="SpecChar">
    <w:name w:val="Spec Char"/>
    <w:link w:val="Spec"/>
    <w:rsid w:val="00413B92"/>
    <w:rPr>
      <w:rFonts w:ascii="Arial" w:hAnsi="Arial"/>
      <w:b/>
      <w:szCs w:val="24"/>
      <w:lang w:eastAsia="en-US"/>
    </w:rPr>
  </w:style>
  <w:style w:type="paragraph" w:customStyle="1" w:styleId="FMSCARD">
    <w:name w:val="FMS_CARD"/>
    <w:basedOn w:val="Normal"/>
    <w:rsid w:val="00694145"/>
    <w:pPr>
      <w:tabs>
        <w:tab w:val="left" w:pos="0"/>
      </w:tabs>
      <w:spacing w:before="20" w:after="20"/>
    </w:pPr>
    <w:rPr>
      <w:szCs w:val="20"/>
    </w:rPr>
  </w:style>
  <w:style w:type="paragraph" w:customStyle="1" w:styleId="FMSGROUPL1">
    <w:name w:val="FMS_GROUP_L1"/>
    <w:basedOn w:val="FMSCARD"/>
    <w:rsid w:val="00694145"/>
    <w:rPr>
      <w:smallCaps/>
    </w:rPr>
  </w:style>
  <w:style w:type="paragraph" w:customStyle="1" w:styleId="FMSGROUPL2">
    <w:name w:val="FMS_GROUP_L2"/>
    <w:basedOn w:val="FMSGROUPL1"/>
    <w:rsid w:val="00694145"/>
    <w:pPr>
      <w:ind w:left="284"/>
    </w:pPr>
  </w:style>
  <w:style w:type="paragraph" w:customStyle="1" w:styleId="FMSRULE">
    <w:name w:val="FMS_RULE"/>
    <w:basedOn w:val="FMSCARD"/>
    <w:rsid w:val="00694145"/>
  </w:style>
  <w:style w:type="paragraph" w:customStyle="1" w:styleId="FMSGROUPHEADER">
    <w:name w:val="FMS_GROUP_HEADER"/>
    <w:basedOn w:val="FMSGROUPL1"/>
    <w:rsid w:val="00694145"/>
    <w:rPr>
      <w:b/>
    </w:rPr>
  </w:style>
  <w:style w:type="paragraph" w:customStyle="1" w:styleId="FMSATTRIBUTE">
    <w:name w:val="FMS_ATTRIBUTE"/>
    <w:basedOn w:val="FMSCARD"/>
    <w:rsid w:val="00694145"/>
  </w:style>
  <w:style w:type="paragraph" w:customStyle="1" w:styleId="LegalReference0">
    <w:name w:val="LegalReference"/>
    <w:basedOn w:val="Normal"/>
    <w:link w:val="LegalReferenceChar"/>
    <w:qFormat/>
    <w:rsid w:val="001B7E5C"/>
    <w:rPr>
      <w:b/>
      <w:color w:val="4F81BD"/>
      <w:sz w:val="16"/>
    </w:rPr>
  </w:style>
  <w:style w:type="character" w:customStyle="1" w:styleId="Heading3Char">
    <w:name w:val="Heading 3 Char"/>
    <w:basedOn w:val="DefaultParagraphFont"/>
    <w:link w:val="Heading3"/>
    <w:uiPriority w:val="99"/>
    <w:rsid w:val="00475554"/>
    <w:rPr>
      <w:b/>
      <w:sz w:val="26"/>
      <w:szCs w:val="24"/>
      <w:lang w:val="en" w:eastAsia="en-US"/>
    </w:rPr>
  </w:style>
  <w:style w:type="character" w:customStyle="1" w:styleId="LegalReferenceChar">
    <w:name w:val="LegalReference Char"/>
    <w:link w:val="LegalReference0"/>
    <w:rsid w:val="001B7E5C"/>
    <w:rPr>
      <w:rFonts w:ascii="Arial" w:hAnsi="Arial"/>
      <w:b/>
      <w:color w:val="4F81BD"/>
      <w:sz w:val="16"/>
      <w:szCs w:val="24"/>
      <w:lang w:eastAsia="en-US"/>
    </w:rPr>
  </w:style>
  <w:style w:type="paragraph" w:customStyle="1" w:styleId="XMLCode">
    <w:name w:val="XMLCode"/>
    <w:basedOn w:val="Normal"/>
    <w:link w:val="XMLCodeChar"/>
    <w:qFormat/>
    <w:rsid w:val="00935087"/>
    <w:rPr>
      <w:rFonts w:ascii="Courier New" w:hAnsi="Courier New" w:cs="Courier New"/>
      <w:noProof/>
    </w:rPr>
  </w:style>
  <w:style w:type="character" w:customStyle="1" w:styleId="XMLCodeChar">
    <w:name w:val="XMLCode Char"/>
    <w:link w:val="XMLCode"/>
    <w:rsid w:val="00935087"/>
    <w:rPr>
      <w:rFonts w:ascii="Courier New" w:hAnsi="Courier New" w:cs="Courier New"/>
      <w:noProof/>
      <w:szCs w:val="24"/>
      <w:lang w:eastAsia="en-US"/>
    </w:rPr>
  </w:style>
  <w:style w:type="paragraph" w:customStyle="1" w:styleId="TODO">
    <w:name w:val="TODO"/>
    <w:basedOn w:val="Normal"/>
    <w:link w:val="TODOChar"/>
    <w:qFormat/>
    <w:rsid w:val="00513CB6"/>
    <w:rPr>
      <w:i/>
      <w:color w:val="A6A6A6"/>
    </w:rPr>
  </w:style>
  <w:style w:type="character" w:customStyle="1" w:styleId="XMLCode-CaptionChar">
    <w:name w:val="XMLCode - Caption Char"/>
    <w:rsid w:val="00491775"/>
    <w:rPr>
      <w:rFonts w:ascii="Courier New" w:hAnsi="Courier New" w:cs="Courier New"/>
      <w:bCs/>
      <w:i/>
      <w:noProof/>
      <w:lang w:eastAsia="en-US"/>
    </w:rPr>
  </w:style>
  <w:style w:type="character" w:styleId="SubtleEmphasis">
    <w:name w:val="Subtle Emphasis"/>
    <w:uiPriority w:val="19"/>
    <w:qFormat/>
    <w:rsid w:val="003552F3"/>
    <w:rPr>
      <w:i/>
      <w:iCs/>
      <w:color w:val="808080"/>
    </w:rPr>
  </w:style>
  <w:style w:type="character" w:customStyle="1" w:styleId="TODOChar">
    <w:name w:val="TODO Char"/>
    <w:link w:val="TODO"/>
    <w:rsid w:val="00513CB6"/>
    <w:rPr>
      <w:rFonts w:ascii="Arial" w:hAnsi="Arial"/>
      <w:i/>
      <w:color w:val="A6A6A6"/>
      <w:szCs w:val="24"/>
      <w:lang w:eastAsia="en-US"/>
    </w:rPr>
  </w:style>
  <w:style w:type="paragraph" w:styleId="ListParagraph">
    <w:name w:val="List Paragraph"/>
    <w:aliases w:val="Table of contents numbered,Bullets1,Citation List,Resume Title,Graphic,List Paragraph1,List Paragraph Char Char,Heading 2_sj,Report Para,heading 4,Ha,Colorful List - Accent 11,Paragraph,Bullet EY,List Paragraph2,ERP-List Paragraph,L"/>
    <w:basedOn w:val="Normal"/>
    <w:link w:val="ListParagraphChar"/>
    <w:uiPriority w:val="34"/>
    <w:qFormat/>
    <w:rsid w:val="00475554"/>
    <w:pPr>
      <w:spacing w:line="240" w:lineRule="auto"/>
      <w:ind w:left="720"/>
      <w:contextualSpacing/>
    </w:pPr>
    <w:rPr>
      <w:lang w:eastAsia="en-US"/>
    </w:rPr>
  </w:style>
  <w:style w:type="paragraph" w:customStyle="1" w:styleId="XMLCode9">
    <w:name w:val="XMLCode 9"/>
    <w:basedOn w:val="TableCell"/>
    <w:link w:val="XMLCode9Char"/>
    <w:qFormat/>
    <w:rsid w:val="000D0E8B"/>
    <w:pPr>
      <w:keepLines/>
      <w:widowControl w:val="0"/>
      <w:spacing w:after="60"/>
    </w:pPr>
    <w:rPr>
      <w:rFonts w:ascii="Courier New" w:hAnsi="Courier New" w:cs="Courier New"/>
      <w:noProof/>
      <w:sz w:val="18"/>
    </w:rPr>
  </w:style>
  <w:style w:type="character" w:customStyle="1" w:styleId="TableCellChar">
    <w:name w:val="TableCell Char"/>
    <w:basedOn w:val="DefaultParagraphFont"/>
    <w:link w:val="TableCell"/>
    <w:rsid w:val="000D1C3A"/>
    <w:rPr>
      <w:rFonts w:ascii="Arial" w:hAnsi="Arial"/>
      <w:bCs/>
      <w:i/>
      <w:color w:val="000080"/>
      <w:szCs w:val="24"/>
      <w:lang w:eastAsia="en-US"/>
    </w:rPr>
  </w:style>
  <w:style w:type="character" w:customStyle="1" w:styleId="XMLCode9Char">
    <w:name w:val="XMLCode 9 Char"/>
    <w:basedOn w:val="TableCellChar"/>
    <w:link w:val="XMLCode9"/>
    <w:rsid w:val="000D0E8B"/>
    <w:rPr>
      <w:rFonts w:ascii="Courier New" w:hAnsi="Courier New" w:cs="Courier New"/>
      <w:bCs/>
      <w:i/>
      <w:noProof/>
      <w:color w:val="000080"/>
      <w:sz w:val="18"/>
      <w:szCs w:val="24"/>
      <w:lang w:eastAsia="en-US"/>
    </w:rPr>
  </w:style>
  <w:style w:type="character" w:styleId="Strong">
    <w:name w:val="Strong"/>
    <w:basedOn w:val="DefaultParagraphFont"/>
    <w:uiPriority w:val="22"/>
    <w:qFormat/>
    <w:rsid w:val="000E1040"/>
    <w:rPr>
      <w:b/>
      <w:bCs/>
    </w:rPr>
  </w:style>
  <w:style w:type="paragraph" w:customStyle="1" w:styleId="Code">
    <w:name w:val="Code"/>
    <w:basedOn w:val="Normal"/>
    <w:link w:val="CodeChar"/>
    <w:qFormat/>
    <w:rsid w:val="009D7086"/>
    <w:rPr>
      <w:rFonts w:ascii="Courier New" w:hAnsi="Courier New" w:cs="Courier New"/>
      <w:noProof/>
    </w:rPr>
  </w:style>
  <w:style w:type="character" w:customStyle="1" w:styleId="CodeChar">
    <w:name w:val="Code Char"/>
    <w:basedOn w:val="DefaultParagraphFont"/>
    <w:link w:val="Code"/>
    <w:rsid w:val="009D7086"/>
    <w:rPr>
      <w:rFonts w:ascii="Courier New" w:hAnsi="Courier New" w:cs="Courier New"/>
      <w:noProof/>
      <w:szCs w:val="24"/>
      <w:lang w:eastAsia="en-US"/>
    </w:rPr>
  </w:style>
  <w:style w:type="paragraph" w:customStyle="1" w:styleId="Footnote">
    <w:name w:val="Footnote"/>
    <w:basedOn w:val="FootnoteText"/>
    <w:link w:val="FootnoteChar"/>
    <w:qFormat/>
    <w:rsid w:val="00F4376A"/>
    <w:rPr>
      <w:sz w:val="16"/>
      <w:szCs w:val="16"/>
    </w:rPr>
  </w:style>
  <w:style w:type="character" w:customStyle="1" w:styleId="FootnoteChar">
    <w:name w:val="Footnote Char"/>
    <w:basedOn w:val="FootnoteTextChar"/>
    <w:link w:val="Footnote"/>
    <w:rsid w:val="00F4376A"/>
    <w:rPr>
      <w:rFonts w:ascii="Arial" w:hAnsi="Arial"/>
      <w:sz w:val="16"/>
      <w:szCs w:val="16"/>
      <w:lang w:eastAsia="en-US"/>
    </w:rPr>
  </w:style>
  <w:style w:type="character" w:customStyle="1" w:styleId="Heading2Char">
    <w:name w:val="Heading 2 Char"/>
    <w:aliases w:val="Niveau 2 Char,H2 Char,paragraphe Char,t2 Char,h2 Char,headline Char,Chapter Char,1.Seite Char,Gliederung2 Char,Gliederung21 Char,h21 Char,Heading 2 - Bid Char,Major Char,Reset numbering Char,KNIA Überschrift 2 Char,h21 Char Char Char Char"/>
    <w:basedOn w:val="DefaultParagraphFont"/>
    <w:link w:val="Heading2"/>
    <w:uiPriority w:val="99"/>
    <w:rsid w:val="007048FF"/>
    <w:rPr>
      <w:b/>
      <w:smallCaps/>
      <w:sz w:val="26"/>
      <w:szCs w:val="26"/>
      <w:lang w:val="en-US" w:eastAsia="ko-KR"/>
    </w:rPr>
  </w:style>
  <w:style w:type="character" w:customStyle="1" w:styleId="BodyTextChar">
    <w:name w:val="Body Text Char"/>
    <w:basedOn w:val="DefaultParagraphFont"/>
    <w:link w:val="BodyText"/>
    <w:rsid w:val="00475554"/>
    <w:rPr>
      <w:sz w:val="24"/>
      <w:szCs w:val="24"/>
      <w:lang w:eastAsia="en-US"/>
    </w:rPr>
  </w:style>
  <w:style w:type="character" w:customStyle="1" w:styleId="BodyTextIndentChar">
    <w:name w:val="Body Text Indent Char"/>
    <w:basedOn w:val="DefaultParagraphFont"/>
    <w:link w:val="BodyTextIndent"/>
    <w:rsid w:val="004809FD"/>
    <w:rPr>
      <w:rFonts w:ascii="Arial" w:hAnsi="Arial"/>
      <w:szCs w:val="24"/>
      <w:lang w:eastAsia="en-US"/>
    </w:rPr>
  </w:style>
  <w:style w:type="paragraph" w:customStyle="1" w:styleId="Text">
    <w:name w:val="Text"/>
    <w:basedOn w:val="Normal"/>
    <w:rsid w:val="006F5F68"/>
    <w:pPr>
      <w:numPr>
        <w:numId w:val="5"/>
      </w:numPr>
    </w:pPr>
  </w:style>
  <w:style w:type="paragraph" w:customStyle="1" w:styleId="Default">
    <w:name w:val="Default"/>
    <w:rsid w:val="00D672FE"/>
    <w:pPr>
      <w:autoSpaceDE w:val="0"/>
      <w:autoSpaceDN w:val="0"/>
      <w:adjustRightInd w:val="0"/>
    </w:pPr>
    <w:rPr>
      <w:rFonts w:ascii="EU Albertina" w:hAnsi="EU Albertina" w:cs="EU Albertina"/>
      <w:color w:val="000000"/>
      <w:sz w:val="24"/>
      <w:szCs w:val="24"/>
    </w:rPr>
  </w:style>
  <w:style w:type="paragraph" w:customStyle="1" w:styleId="sousrubrique">
    <w:name w:val="sous rubrique"/>
    <w:basedOn w:val="Normal"/>
    <w:rsid w:val="00BB45CF"/>
    <w:pPr>
      <w:numPr>
        <w:numId w:val="6"/>
      </w:numPr>
    </w:pPr>
  </w:style>
  <w:style w:type="character" w:customStyle="1" w:styleId="vote-count-post">
    <w:name w:val="vote-count-post"/>
    <w:basedOn w:val="DefaultParagraphFont"/>
    <w:rsid w:val="0038476F"/>
  </w:style>
  <w:style w:type="character" w:customStyle="1" w:styleId="vote-accepted-on">
    <w:name w:val="vote-accepted-on"/>
    <w:basedOn w:val="DefaultParagraphFont"/>
    <w:rsid w:val="0038476F"/>
  </w:style>
  <w:style w:type="character" w:styleId="LineNumber">
    <w:name w:val="line number"/>
    <w:basedOn w:val="DefaultParagraphFont"/>
    <w:semiHidden/>
    <w:unhideWhenUsed/>
    <w:rsid w:val="00B2760A"/>
  </w:style>
  <w:style w:type="character" w:customStyle="1" w:styleId="Mention1">
    <w:name w:val="Mention1"/>
    <w:basedOn w:val="DefaultParagraphFont"/>
    <w:uiPriority w:val="99"/>
    <w:semiHidden/>
    <w:unhideWhenUsed/>
    <w:rsid w:val="00C95251"/>
    <w:rPr>
      <w:color w:val="2B579A"/>
      <w:shd w:val="clear" w:color="auto" w:fill="E6E6E6"/>
    </w:rPr>
  </w:style>
  <w:style w:type="character" w:customStyle="1" w:styleId="UnresolvedMention1">
    <w:name w:val="Unresolved Mention1"/>
    <w:basedOn w:val="DefaultParagraphFont"/>
    <w:uiPriority w:val="99"/>
    <w:semiHidden/>
    <w:unhideWhenUsed/>
    <w:rsid w:val="00653AD5"/>
    <w:rPr>
      <w:color w:val="808080"/>
      <w:shd w:val="clear" w:color="auto" w:fill="E6E6E6"/>
    </w:rPr>
  </w:style>
  <w:style w:type="character" w:customStyle="1" w:styleId="UnresolvedMention2">
    <w:name w:val="Unresolved Mention2"/>
    <w:basedOn w:val="DefaultParagraphFont"/>
    <w:uiPriority w:val="99"/>
    <w:semiHidden/>
    <w:unhideWhenUsed/>
    <w:rsid w:val="00927545"/>
    <w:rPr>
      <w:color w:val="605E5C"/>
      <w:shd w:val="clear" w:color="auto" w:fill="E1DFDD"/>
    </w:rPr>
  </w:style>
  <w:style w:type="paragraph" w:customStyle="1" w:styleId="Annex">
    <w:name w:val="Annex"/>
    <w:basedOn w:val="Normal"/>
    <w:next w:val="Normal"/>
    <w:uiPriority w:val="3"/>
    <w:qFormat/>
    <w:rsid w:val="00475554"/>
    <w:pPr>
      <w:pageBreakBefore/>
      <w:numPr>
        <w:numId w:val="8"/>
      </w:numPr>
      <w:spacing w:before="480"/>
      <w:outlineLvl w:val="0"/>
    </w:pPr>
    <w:rPr>
      <w:b/>
      <w:smallCaps/>
      <w:sz w:val="36"/>
    </w:rPr>
  </w:style>
  <w:style w:type="paragraph" w:customStyle="1" w:styleId="AnnexHeading1">
    <w:name w:val="Annex Heading 1"/>
    <w:basedOn w:val="Normal"/>
    <w:next w:val="Normal"/>
    <w:autoRedefine/>
    <w:uiPriority w:val="1"/>
    <w:semiHidden/>
    <w:qFormat/>
    <w:rsid w:val="00475554"/>
    <w:pPr>
      <w:keepNext/>
      <w:tabs>
        <w:tab w:val="left" w:pos="510"/>
      </w:tabs>
      <w:spacing w:before="480"/>
      <w:outlineLvl w:val="0"/>
    </w:pPr>
    <w:rPr>
      <w:b/>
      <w:smallCaps/>
      <w:sz w:val="26"/>
    </w:rPr>
  </w:style>
  <w:style w:type="character" w:customStyle="1" w:styleId="Heading1Char">
    <w:name w:val="Heading 1 Char"/>
    <w:aliases w:val="chapitre Char,Titre 11 Char,t1.T1.Titre 1 Char,t1 Char,TITRE 1 SL Char,Heading 1 Char1 Char Char,Headline 1 Char1 Char Char,Heading 1 Char Char Char Char,Headline 1 Char Char Char Char,Headline 1 Char Char2,Headline 1 Char3,h1 Char1"/>
    <w:basedOn w:val="DefaultParagraphFont"/>
    <w:link w:val="Heading1"/>
    <w:uiPriority w:val="99"/>
    <w:rsid w:val="007048FF"/>
    <w:rPr>
      <w:b/>
      <w:smallCaps/>
      <w:sz w:val="32"/>
      <w:szCs w:val="24"/>
      <w:lang w:val="en-US" w:eastAsia="ko-KR"/>
    </w:rPr>
  </w:style>
  <w:style w:type="paragraph" w:customStyle="1" w:styleId="Annexheading10">
    <w:name w:val="Annex heading 1"/>
    <w:basedOn w:val="Heading1"/>
    <w:next w:val="Normal"/>
    <w:link w:val="Annexheading1Char"/>
    <w:uiPriority w:val="1"/>
    <w:semiHidden/>
    <w:rsid w:val="00475554"/>
    <w:pPr>
      <w:tabs>
        <w:tab w:val="clear" w:pos="510"/>
        <w:tab w:val="num" w:pos="432"/>
      </w:tabs>
      <w:spacing w:before="120" w:after="240" w:line="240" w:lineRule="auto"/>
    </w:pPr>
    <w:rPr>
      <w:i/>
      <w:caps/>
      <w:smallCaps w:val="0"/>
      <w:color w:val="000080"/>
    </w:rPr>
  </w:style>
  <w:style w:type="character" w:customStyle="1" w:styleId="Annexheading1Char">
    <w:name w:val="Annex heading 1 Char"/>
    <w:basedOn w:val="Heading1Char"/>
    <w:link w:val="Annexheading10"/>
    <w:uiPriority w:val="1"/>
    <w:semiHidden/>
    <w:rsid w:val="00475554"/>
    <w:rPr>
      <w:b/>
      <w:i/>
      <w:caps/>
      <w:smallCaps w:val="0"/>
      <w:color w:val="000080"/>
      <w:sz w:val="32"/>
      <w:szCs w:val="24"/>
      <w:lang w:val="en-US" w:eastAsia="ko-KR"/>
    </w:rPr>
  </w:style>
  <w:style w:type="paragraph" w:customStyle="1" w:styleId="AnnexHeading2">
    <w:name w:val="Annex Heading 2"/>
    <w:basedOn w:val="Normal"/>
    <w:next w:val="Normal"/>
    <w:uiPriority w:val="1"/>
    <w:rsid w:val="00475554"/>
    <w:pPr>
      <w:keepNext/>
      <w:keepLines/>
      <w:spacing w:before="240" w:line="240" w:lineRule="auto"/>
      <w:ind w:left="576" w:hanging="576"/>
      <w:outlineLvl w:val="1"/>
    </w:pPr>
    <w:rPr>
      <w:b/>
      <w:bCs/>
      <w:i/>
      <w:color w:val="000080"/>
      <w:sz w:val="32"/>
      <w:szCs w:val="32"/>
    </w:rPr>
  </w:style>
  <w:style w:type="paragraph" w:customStyle="1" w:styleId="AnnexHeading3">
    <w:name w:val="Annex Heading 3"/>
    <w:basedOn w:val="Normal"/>
    <w:next w:val="Normal"/>
    <w:uiPriority w:val="1"/>
    <w:rsid w:val="00475554"/>
    <w:pPr>
      <w:keepNext/>
      <w:keepLines/>
      <w:numPr>
        <w:ilvl w:val="2"/>
        <w:numId w:val="7"/>
      </w:numPr>
      <w:spacing w:before="180" w:line="240" w:lineRule="auto"/>
      <w:outlineLvl w:val="2"/>
    </w:pPr>
    <w:rPr>
      <w:b/>
      <w:i/>
      <w:color w:val="000080"/>
      <w:szCs w:val="20"/>
    </w:rPr>
  </w:style>
  <w:style w:type="paragraph" w:customStyle="1" w:styleId="Base">
    <w:name w:val="Base"/>
    <w:link w:val="BaseChar"/>
    <w:uiPriority w:val="1"/>
    <w:rsid w:val="00475554"/>
    <w:pPr>
      <w:spacing w:before="60" w:after="60"/>
    </w:pPr>
    <w:rPr>
      <w:sz w:val="24"/>
      <w:szCs w:val="24"/>
      <w:lang w:eastAsia="en-US"/>
    </w:rPr>
  </w:style>
  <w:style w:type="character" w:customStyle="1" w:styleId="BaseChar">
    <w:name w:val="Base Char"/>
    <w:link w:val="Base"/>
    <w:uiPriority w:val="1"/>
    <w:rsid w:val="00475554"/>
    <w:rPr>
      <w:sz w:val="24"/>
      <w:szCs w:val="24"/>
      <w:lang w:eastAsia="en-US"/>
    </w:rPr>
  </w:style>
  <w:style w:type="paragraph" w:customStyle="1" w:styleId="App1">
    <w:name w:val="App1"/>
    <w:basedOn w:val="Base"/>
    <w:next w:val="Normal"/>
    <w:uiPriority w:val="1"/>
    <w:rsid w:val="00475554"/>
    <w:pPr>
      <w:pageBreakBefore/>
      <w:spacing w:before="120" w:after="240"/>
    </w:pPr>
    <w:rPr>
      <w:b/>
      <w:caps/>
      <w:sz w:val="32"/>
      <w:szCs w:val="20"/>
      <w:lang w:eastAsia="ko-KR"/>
    </w:rPr>
  </w:style>
  <w:style w:type="paragraph" w:customStyle="1" w:styleId="App2">
    <w:name w:val="App2"/>
    <w:basedOn w:val="App1"/>
    <w:uiPriority w:val="1"/>
    <w:rsid w:val="00475554"/>
    <w:pPr>
      <w:pageBreakBefore w:val="0"/>
      <w:spacing w:after="120"/>
    </w:pPr>
    <w:rPr>
      <w:caps w:val="0"/>
      <w:smallCaps/>
      <w:sz w:val="28"/>
    </w:rPr>
  </w:style>
  <w:style w:type="paragraph" w:customStyle="1" w:styleId="App3">
    <w:name w:val="App3"/>
    <w:basedOn w:val="App2"/>
    <w:uiPriority w:val="1"/>
    <w:rsid w:val="00475554"/>
    <w:rPr>
      <w:sz w:val="24"/>
    </w:rPr>
  </w:style>
  <w:style w:type="paragraph" w:customStyle="1" w:styleId="App4">
    <w:name w:val="App4"/>
    <w:basedOn w:val="App3"/>
    <w:uiPriority w:val="1"/>
    <w:rsid w:val="00475554"/>
    <w:rPr>
      <w:b w:val="0"/>
      <w:sz w:val="22"/>
    </w:rPr>
  </w:style>
  <w:style w:type="character" w:customStyle="1" w:styleId="BalloonTextChar">
    <w:name w:val="Balloon Text Char"/>
    <w:basedOn w:val="DefaultParagraphFont"/>
    <w:link w:val="BalloonText"/>
    <w:semiHidden/>
    <w:rsid w:val="00475554"/>
    <w:rPr>
      <w:rFonts w:ascii="Segoe UI" w:hAnsi="Segoe UI" w:cs="Segoe UI"/>
      <w:sz w:val="18"/>
      <w:szCs w:val="18"/>
    </w:rPr>
  </w:style>
  <w:style w:type="paragraph" w:styleId="BlockText">
    <w:name w:val="Block Text"/>
    <w:basedOn w:val="Normal"/>
    <w:uiPriority w:val="1"/>
    <w:rsid w:val="00475554"/>
    <w:pPr>
      <w:spacing w:after="0" w:line="240" w:lineRule="auto"/>
      <w:ind w:left="567" w:right="57" w:hanging="283"/>
    </w:pPr>
    <w:rPr>
      <w:i/>
      <w:color w:val="000080"/>
      <w:szCs w:val="20"/>
      <w:lang w:eastAsia="en-US"/>
    </w:rPr>
  </w:style>
  <w:style w:type="character" w:customStyle="1" w:styleId="BodyText2Char">
    <w:name w:val="Body Text 2 Char"/>
    <w:basedOn w:val="DefaultParagraphFont"/>
    <w:link w:val="BodyText2"/>
    <w:uiPriority w:val="1"/>
    <w:rsid w:val="00475554"/>
    <w:rPr>
      <w:i/>
      <w:color w:val="000080"/>
      <w:sz w:val="22"/>
      <w:lang w:eastAsia="ko-KR"/>
    </w:rPr>
  </w:style>
  <w:style w:type="character" w:styleId="PlaceholderText">
    <w:name w:val="Placeholder Text"/>
    <w:basedOn w:val="DefaultParagraphFont"/>
    <w:uiPriority w:val="99"/>
    <w:semiHidden/>
    <w:rsid w:val="00475554"/>
    <w:rPr>
      <w:color w:val="2C8F6C"/>
    </w:rPr>
  </w:style>
  <w:style w:type="character" w:customStyle="1" w:styleId="BodyPlaceholderText">
    <w:name w:val="BodyPlaceholderText"/>
    <w:basedOn w:val="PlaceholderText"/>
    <w:uiPriority w:val="1"/>
    <w:semiHidden/>
    <w:rsid w:val="00475554"/>
    <w:rPr>
      <w:color w:val="3366CC"/>
    </w:rPr>
  </w:style>
  <w:style w:type="paragraph" w:customStyle="1" w:styleId="bold">
    <w:name w:val="bold"/>
    <w:basedOn w:val="Normal"/>
    <w:uiPriority w:val="1"/>
    <w:rsid w:val="00475554"/>
    <w:pPr>
      <w:spacing w:before="120" w:line="240" w:lineRule="auto"/>
    </w:pPr>
    <w:rPr>
      <w:rFonts w:cs="Arial"/>
      <w:b/>
      <w:bCs/>
      <w:i/>
      <w:color w:val="000080"/>
      <w:szCs w:val="22"/>
    </w:rPr>
  </w:style>
  <w:style w:type="paragraph" w:customStyle="1" w:styleId="Bullets">
    <w:name w:val="Bullets"/>
    <w:basedOn w:val="Normal"/>
    <w:link w:val="BulletsChar"/>
    <w:uiPriority w:val="1"/>
    <w:rsid w:val="00475554"/>
    <w:pPr>
      <w:keepLines/>
      <w:tabs>
        <w:tab w:val="num" w:pos="1429"/>
      </w:tabs>
      <w:spacing w:before="120" w:line="240" w:lineRule="auto"/>
      <w:ind w:left="1429" w:hanging="477"/>
      <w:contextualSpacing/>
    </w:pPr>
    <w:rPr>
      <w:i/>
      <w:color w:val="000080"/>
      <w:szCs w:val="20"/>
    </w:rPr>
  </w:style>
  <w:style w:type="character" w:customStyle="1" w:styleId="BulletsChar">
    <w:name w:val="Bullets Char"/>
    <w:basedOn w:val="DefaultParagraphFont"/>
    <w:link w:val="Bullets"/>
    <w:uiPriority w:val="1"/>
    <w:rsid w:val="00475554"/>
    <w:rPr>
      <w:i/>
      <w:color w:val="000080"/>
      <w:sz w:val="22"/>
      <w:lang w:eastAsia="ko-KR"/>
    </w:rPr>
  </w:style>
  <w:style w:type="paragraph" w:customStyle="1" w:styleId="BulletsLevel2">
    <w:name w:val="Bullets (Level2)"/>
    <w:basedOn w:val="Bullets"/>
    <w:uiPriority w:val="1"/>
    <w:rsid w:val="00475554"/>
    <w:pPr>
      <w:keepLines w:val="0"/>
      <w:numPr>
        <w:ilvl w:val="1"/>
        <w:numId w:val="8"/>
      </w:numPr>
      <w:spacing w:before="0"/>
      <w:contextualSpacing w:val="0"/>
    </w:pPr>
  </w:style>
  <w:style w:type="paragraph" w:customStyle="1" w:styleId="BulletsLevel3">
    <w:name w:val="Bullets (Level3)"/>
    <w:basedOn w:val="Bullets"/>
    <w:uiPriority w:val="1"/>
    <w:rsid w:val="00475554"/>
    <w:pPr>
      <w:tabs>
        <w:tab w:val="clear" w:pos="1429"/>
      </w:tabs>
      <w:spacing w:before="0"/>
      <w:ind w:left="0" w:firstLine="0"/>
    </w:pPr>
  </w:style>
  <w:style w:type="character" w:customStyle="1" w:styleId="BulletsCharChar">
    <w:name w:val="Bullets Char Char"/>
    <w:basedOn w:val="DefaultParagraphFont"/>
    <w:uiPriority w:val="1"/>
    <w:rsid w:val="00475554"/>
    <w:rPr>
      <w:sz w:val="22"/>
      <w:szCs w:val="22"/>
      <w:lang w:val="en-GB" w:eastAsia="en-US" w:bidi="ar-SA"/>
    </w:rPr>
  </w:style>
  <w:style w:type="paragraph" w:customStyle="1" w:styleId="Bullets2">
    <w:name w:val="Bullets2"/>
    <w:basedOn w:val="Bullets"/>
    <w:uiPriority w:val="1"/>
    <w:rsid w:val="00475554"/>
    <w:pPr>
      <w:keepLines w:val="0"/>
      <w:numPr>
        <w:numId w:val="9"/>
      </w:numPr>
      <w:tabs>
        <w:tab w:val="clear" w:pos="-122"/>
        <w:tab w:val="num" w:pos="1134"/>
        <w:tab w:val="num" w:pos="1492"/>
      </w:tabs>
      <w:spacing w:before="60" w:after="0"/>
      <w:contextualSpacing w:val="0"/>
    </w:pPr>
    <w:rPr>
      <w:szCs w:val="22"/>
      <w:lang w:eastAsia="en-US"/>
    </w:rPr>
  </w:style>
  <w:style w:type="paragraph" w:customStyle="1" w:styleId="Bullets3">
    <w:name w:val="Bullets3"/>
    <w:basedOn w:val="Bullets"/>
    <w:uiPriority w:val="1"/>
    <w:rsid w:val="00475554"/>
    <w:pPr>
      <w:keepLines w:val="0"/>
      <w:tabs>
        <w:tab w:val="clear" w:pos="1429"/>
        <w:tab w:val="left" w:pos="213"/>
        <w:tab w:val="num" w:pos="1701"/>
      </w:tabs>
      <w:spacing w:before="60"/>
      <w:ind w:left="1701" w:hanging="567"/>
    </w:pPr>
    <w:rPr>
      <w:szCs w:val="22"/>
      <w:lang w:eastAsia="en-US"/>
    </w:rPr>
  </w:style>
  <w:style w:type="paragraph" w:customStyle="1" w:styleId="CaptionTempo">
    <w:name w:val="Caption Tempo"/>
    <w:basedOn w:val="Normal"/>
    <w:next w:val="Normal"/>
    <w:link w:val="CaptionTempoChar"/>
    <w:uiPriority w:val="1"/>
    <w:rsid w:val="00475554"/>
    <w:pPr>
      <w:keepLines/>
      <w:numPr>
        <w:ilvl w:val="2"/>
        <w:numId w:val="10"/>
      </w:numPr>
      <w:tabs>
        <w:tab w:val="clear" w:pos="720"/>
      </w:tabs>
      <w:spacing w:after="360" w:line="240" w:lineRule="auto"/>
      <w:jc w:val="center"/>
    </w:pPr>
    <w:rPr>
      <w:b/>
    </w:rPr>
  </w:style>
  <w:style w:type="character" w:customStyle="1" w:styleId="CaptionTempoChar">
    <w:name w:val="Caption Tempo Char"/>
    <w:basedOn w:val="DefaultParagraphFont"/>
    <w:link w:val="CaptionTempo"/>
    <w:uiPriority w:val="1"/>
    <w:rsid w:val="00475554"/>
    <w:rPr>
      <w:b/>
      <w:sz w:val="22"/>
      <w:szCs w:val="24"/>
      <w:lang w:val="en-US" w:eastAsia="ko-KR"/>
    </w:rPr>
  </w:style>
  <w:style w:type="paragraph" w:customStyle="1" w:styleId="Caption1">
    <w:name w:val="Caption1"/>
    <w:basedOn w:val="Normal"/>
    <w:next w:val="Normal"/>
    <w:link w:val="captionChar"/>
    <w:uiPriority w:val="1"/>
    <w:rsid w:val="00475554"/>
    <w:pPr>
      <w:tabs>
        <w:tab w:val="left" w:pos="1134"/>
        <w:tab w:val="left" w:pos="1701"/>
        <w:tab w:val="left" w:pos="2268"/>
      </w:tabs>
      <w:spacing w:before="120" w:line="240" w:lineRule="auto"/>
      <w:jc w:val="center"/>
    </w:pPr>
    <w:rPr>
      <w:color w:val="000080"/>
      <w:sz w:val="20"/>
      <w:szCs w:val="20"/>
      <w:lang w:eastAsia="en-US"/>
    </w:rPr>
  </w:style>
  <w:style w:type="character" w:customStyle="1" w:styleId="captionChar">
    <w:name w:val="caption Char"/>
    <w:basedOn w:val="DefaultParagraphFont"/>
    <w:link w:val="Caption1"/>
    <w:uiPriority w:val="1"/>
    <w:rsid w:val="00475554"/>
    <w:rPr>
      <w:color w:val="000080"/>
      <w:lang w:eastAsia="en-US"/>
    </w:rPr>
  </w:style>
  <w:style w:type="paragraph" w:customStyle="1" w:styleId="ChapterTitle">
    <w:name w:val="ChapterTitle"/>
    <w:basedOn w:val="Normal"/>
    <w:next w:val="Normal"/>
    <w:uiPriority w:val="90"/>
    <w:semiHidden/>
    <w:qFormat/>
    <w:rsid w:val="00475554"/>
    <w:pPr>
      <w:keepNext/>
      <w:spacing w:before="720" w:after="360"/>
      <w:jc w:val="center"/>
    </w:pPr>
    <w:rPr>
      <w:b/>
      <w:sz w:val="36"/>
    </w:rPr>
  </w:style>
  <w:style w:type="paragraph" w:customStyle="1" w:styleId="Citation">
    <w:name w:val="Citation"/>
    <w:basedOn w:val="Normal"/>
    <w:link w:val="CitationChar"/>
    <w:uiPriority w:val="90"/>
    <w:semiHidden/>
    <w:qFormat/>
    <w:rsid w:val="00475554"/>
    <w:pPr>
      <w:ind w:left="454" w:right="454"/>
    </w:pPr>
    <w:rPr>
      <w:i/>
    </w:rPr>
  </w:style>
  <w:style w:type="character" w:customStyle="1" w:styleId="CitationChar">
    <w:name w:val="Citation Char"/>
    <w:link w:val="Citation"/>
    <w:uiPriority w:val="90"/>
    <w:semiHidden/>
    <w:qFormat/>
    <w:rsid w:val="00475554"/>
    <w:rPr>
      <w:i/>
      <w:sz w:val="22"/>
      <w:szCs w:val="24"/>
    </w:rPr>
  </w:style>
  <w:style w:type="character" w:customStyle="1" w:styleId="CommentSubjectChar">
    <w:name w:val="Comment Subject Char"/>
    <w:basedOn w:val="CommentTextChar"/>
    <w:link w:val="CommentSubject"/>
    <w:semiHidden/>
    <w:rsid w:val="00475554"/>
    <w:rPr>
      <w:b/>
      <w:bCs/>
      <w:szCs w:val="24"/>
    </w:rPr>
  </w:style>
  <w:style w:type="paragraph" w:customStyle="1" w:styleId="Contact">
    <w:name w:val="Contact"/>
    <w:basedOn w:val="Normal"/>
    <w:uiPriority w:val="99"/>
    <w:rsid w:val="00475554"/>
    <w:pPr>
      <w:spacing w:before="480" w:after="0"/>
      <w:ind w:left="567" w:hanging="567"/>
    </w:pPr>
  </w:style>
  <w:style w:type="character" w:customStyle="1" w:styleId="CrossReference">
    <w:name w:val="Cross Reference"/>
    <w:basedOn w:val="DefaultParagraphFont"/>
    <w:uiPriority w:val="99"/>
    <w:rsid w:val="00475554"/>
    <w:rPr>
      <w:i/>
    </w:rPr>
  </w:style>
  <w:style w:type="paragraph" w:styleId="Date">
    <w:name w:val="Date"/>
    <w:basedOn w:val="Normal"/>
    <w:next w:val="Normal"/>
    <w:link w:val="DateChar"/>
    <w:uiPriority w:val="1"/>
    <w:rsid w:val="00475554"/>
    <w:pPr>
      <w:spacing w:after="0"/>
      <w:ind w:left="5102" w:right="-567"/>
    </w:pPr>
  </w:style>
  <w:style w:type="character" w:customStyle="1" w:styleId="DateChar">
    <w:name w:val="Date Char"/>
    <w:basedOn w:val="DefaultParagraphFont"/>
    <w:link w:val="Date"/>
    <w:uiPriority w:val="1"/>
    <w:rsid w:val="00475554"/>
    <w:rPr>
      <w:sz w:val="22"/>
      <w:szCs w:val="24"/>
    </w:rPr>
  </w:style>
  <w:style w:type="character" w:customStyle="1" w:styleId="DocumentMapChar">
    <w:name w:val="Document Map Char"/>
    <w:basedOn w:val="DefaultParagraphFont"/>
    <w:link w:val="DocumentMap"/>
    <w:semiHidden/>
    <w:rsid w:val="00475554"/>
    <w:rPr>
      <w:rFonts w:ascii="Tahoma" w:hAnsi="Tahoma" w:cs="Tahoma"/>
      <w:i/>
      <w:color w:val="000080"/>
      <w:shd w:val="clear" w:color="auto" w:fill="000080"/>
      <w:lang w:eastAsia="ko-KR"/>
    </w:rPr>
  </w:style>
  <w:style w:type="paragraph" w:customStyle="1" w:styleId="DoubleIndent">
    <w:name w:val="Double Indent"/>
    <w:basedOn w:val="NormalIndent"/>
    <w:uiPriority w:val="1"/>
    <w:rsid w:val="00475554"/>
    <w:pPr>
      <w:numPr>
        <w:numId w:val="11"/>
      </w:numPr>
      <w:tabs>
        <w:tab w:val="left" w:pos="2835"/>
      </w:tabs>
      <w:spacing w:before="0"/>
    </w:pPr>
  </w:style>
  <w:style w:type="paragraph" w:customStyle="1" w:styleId="DoubleHangingIndent">
    <w:name w:val="Double Hanging Indent"/>
    <w:basedOn w:val="DoubleIndent"/>
    <w:uiPriority w:val="1"/>
    <w:rsid w:val="00475554"/>
    <w:pPr>
      <w:tabs>
        <w:tab w:val="clear" w:pos="1134"/>
      </w:tabs>
      <w:ind w:left="2268"/>
    </w:pPr>
    <w:rPr>
      <w:sz w:val="20"/>
    </w:rPr>
  </w:style>
  <w:style w:type="paragraph" w:customStyle="1" w:styleId="Enclosures">
    <w:name w:val="Enclosures"/>
    <w:basedOn w:val="Normal"/>
    <w:next w:val="Normal"/>
    <w:uiPriority w:val="1"/>
    <w:rsid w:val="00475554"/>
    <w:pPr>
      <w:keepNext/>
      <w:keepLines/>
      <w:tabs>
        <w:tab w:val="left" w:pos="5641"/>
      </w:tabs>
      <w:spacing w:before="480" w:after="0"/>
      <w:ind w:left="1794" w:hanging="1794"/>
    </w:pPr>
  </w:style>
  <w:style w:type="paragraph" w:customStyle="1" w:styleId="FigureBody">
    <w:name w:val="Figure Body"/>
    <w:basedOn w:val="Normal"/>
    <w:next w:val="Normal"/>
    <w:uiPriority w:val="7"/>
    <w:rsid w:val="00475554"/>
    <w:pPr>
      <w:keepNext/>
      <w:spacing w:after="40" w:line="240" w:lineRule="auto"/>
    </w:pPr>
  </w:style>
  <w:style w:type="paragraph" w:customStyle="1" w:styleId="FigureSource">
    <w:name w:val="Figure Source"/>
    <w:basedOn w:val="Normal"/>
    <w:next w:val="Normal"/>
    <w:uiPriority w:val="7"/>
    <w:rsid w:val="00475554"/>
    <w:pPr>
      <w:spacing w:after="240" w:line="240" w:lineRule="auto"/>
    </w:pPr>
    <w:rPr>
      <w:sz w:val="18"/>
    </w:rPr>
  </w:style>
  <w:style w:type="paragraph" w:customStyle="1" w:styleId="FigureNote">
    <w:name w:val="Figure Note"/>
    <w:basedOn w:val="FigureSource"/>
    <w:next w:val="FigureSource"/>
    <w:uiPriority w:val="7"/>
    <w:rsid w:val="00475554"/>
    <w:rPr>
      <w:b/>
    </w:rPr>
  </w:style>
  <w:style w:type="paragraph" w:customStyle="1" w:styleId="FigureTitle">
    <w:name w:val="Figure Title"/>
    <w:basedOn w:val="Normal"/>
    <w:next w:val="FigureBody"/>
    <w:uiPriority w:val="6"/>
    <w:rsid w:val="00475554"/>
    <w:pPr>
      <w:keepNext/>
      <w:spacing w:before="120"/>
    </w:pPr>
    <w:rPr>
      <w:b/>
      <w:i/>
    </w:rPr>
  </w:style>
  <w:style w:type="paragraph" w:customStyle="1" w:styleId="figuretitle0">
    <w:name w:val="figuretitle"/>
    <w:basedOn w:val="Normal"/>
    <w:uiPriority w:val="1"/>
    <w:rsid w:val="00475554"/>
    <w:pPr>
      <w:spacing w:before="240" w:after="360" w:line="240" w:lineRule="auto"/>
      <w:jc w:val="center"/>
    </w:pPr>
    <w:rPr>
      <w:rFonts w:ascii="Tahoma" w:hAnsi="Tahoma" w:cs="Tahoma"/>
      <w:b/>
      <w:bCs/>
      <w:i/>
      <w:color w:val="000000"/>
      <w:sz w:val="19"/>
      <w:szCs w:val="19"/>
    </w:rPr>
  </w:style>
  <w:style w:type="paragraph" w:customStyle="1" w:styleId="FITTable">
    <w:name w:val="FIT Table"/>
    <w:basedOn w:val="Normal"/>
    <w:uiPriority w:val="1"/>
    <w:rsid w:val="00475554"/>
    <w:pPr>
      <w:spacing w:before="60" w:after="60"/>
    </w:pPr>
  </w:style>
  <w:style w:type="character" w:customStyle="1" w:styleId="FooterChar">
    <w:name w:val="Footer Char"/>
    <w:link w:val="Footer"/>
    <w:rsid w:val="00475554"/>
    <w:rPr>
      <w:sz w:val="16"/>
      <w:szCs w:val="24"/>
    </w:rPr>
  </w:style>
  <w:style w:type="paragraph" w:customStyle="1" w:styleId="FooterText">
    <w:name w:val="Footer Text"/>
    <w:basedOn w:val="Normal"/>
    <w:uiPriority w:val="1"/>
    <w:rsid w:val="00475554"/>
    <w:pPr>
      <w:numPr>
        <w:numId w:val="24"/>
      </w:numPr>
      <w:spacing w:line="240" w:lineRule="auto"/>
    </w:pPr>
    <w:rPr>
      <w:rFonts w:ascii="Century Gothic" w:hAnsi="Century Gothic"/>
      <w:caps/>
      <w:sz w:val="16"/>
      <w:lang w:val="en-ZW" w:eastAsia="en-US"/>
    </w:rPr>
  </w:style>
  <w:style w:type="paragraph" w:customStyle="1" w:styleId="FooterBottom">
    <w:name w:val="Footer Bottom"/>
    <w:basedOn w:val="FooterText"/>
    <w:uiPriority w:val="1"/>
    <w:rsid w:val="00475554"/>
    <w:pPr>
      <w:numPr>
        <w:ilvl w:val="1"/>
      </w:numPr>
    </w:pPr>
    <w:rPr>
      <w:caps w:val="0"/>
      <w:sz w:val="8"/>
    </w:rPr>
  </w:style>
  <w:style w:type="paragraph" w:customStyle="1" w:styleId="FooterLine">
    <w:name w:val="Footer Line"/>
    <w:basedOn w:val="Footer"/>
    <w:next w:val="Footer"/>
    <w:uiPriority w:val="99"/>
    <w:rsid w:val="00475554"/>
    <w:pPr>
      <w:pBdr>
        <w:top w:val="single" w:sz="4" w:space="1" w:color="auto"/>
      </w:pBdr>
      <w:tabs>
        <w:tab w:val="right" w:pos="8646"/>
      </w:tabs>
      <w:spacing w:before="120"/>
      <w:ind w:right="0"/>
    </w:pPr>
  </w:style>
  <w:style w:type="paragraph" w:customStyle="1" w:styleId="FR">
    <w:name w:val="FR"/>
    <w:basedOn w:val="Normal"/>
    <w:uiPriority w:val="1"/>
    <w:rsid w:val="00475554"/>
    <w:pPr>
      <w:spacing w:line="240" w:lineRule="atLeast"/>
      <w:jc w:val="center"/>
    </w:pPr>
    <w:rPr>
      <w:i/>
      <w:color w:val="000080"/>
      <w:lang w:eastAsia="nl-NL"/>
    </w:rPr>
  </w:style>
  <w:style w:type="paragraph" w:customStyle="1" w:styleId="Glossary">
    <w:name w:val="Glossary"/>
    <w:basedOn w:val="Normal"/>
    <w:uiPriority w:val="90"/>
    <w:semiHidden/>
    <w:qFormat/>
    <w:rsid w:val="00475554"/>
    <w:pPr>
      <w:tabs>
        <w:tab w:val="left" w:pos="2835"/>
      </w:tabs>
      <w:ind w:left="2835" w:hanging="2835"/>
    </w:pPr>
  </w:style>
  <w:style w:type="paragraph" w:customStyle="1" w:styleId="GlossaryHeading">
    <w:name w:val="GlossaryHeading"/>
    <w:basedOn w:val="Normal"/>
    <w:uiPriority w:val="1"/>
    <w:rsid w:val="00475554"/>
    <w:pPr>
      <w:spacing w:after="480"/>
      <w:jc w:val="center"/>
      <w:outlineLvl w:val="0"/>
    </w:pPr>
    <w:rPr>
      <w:rFonts w:ascii="Times New Roman Bold" w:hAnsi="Times New Roman Bold"/>
      <w:b/>
      <w:sz w:val="32"/>
    </w:rPr>
  </w:style>
  <w:style w:type="paragraph" w:customStyle="1" w:styleId="Guidance">
    <w:name w:val="Guidance"/>
    <w:basedOn w:val="Normal"/>
    <w:next w:val="Normal"/>
    <w:link w:val="GuidanceChar"/>
    <w:uiPriority w:val="1"/>
    <w:semiHidden/>
    <w:qFormat/>
    <w:rsid w:val="00475554"/>
    <w:pPr>
      <w:spacing w:line="240" w:lineRule="auto"/>
    </w:pPr>
    <w:rPr>
      <w:rFonts w:cs="Arial"/>
      <w:lang w:eastAsia="en-US"/>
    </w:rPr>
  </w:style>
  <w:style w:type="character" w:customStyle="1" w:styleId="GuidanceChar">
    <w:name w:val="Guidance Char"/>
    <w:link w:val="Guidance"/>
    <w:uiPriority w:val="1"/>
    <w:semiHidden/>
    <w:locked/>
    <w:rsid w:val="00475554"/>
    <w:rPr>
      <w:rFonts w:cs="Arial"/>
      <w:sz w:val="22"/>
      <w:szCs w:val="24"/>
      <w:lang w:eastAsia="en-US"/>
    </w:rPr>
  </w:style>
  <w:style w:type="paragraph" w:customStyle="1" w:styleId="Guidelines">
    <w:name w:val="Guidelines"/>
    <w:basedOn w:val="BodyText"/>
    <w:link w:val="GuidelinesChar"/>
    <w:uiPriority w:val="2"/>
    <w:qFormat/>
    <w:rsid w:val="00475554"/>
    <w:pPr>
      <w:spacing w:before="0"/>
      <w:jc w:val="both"/>
    </w:pPr>
    <w:rPr>
      <w:rFonts w:cs="Arial"/>
      <w:i/>
      <w:color w:val="365F91" w:themeColor="accent1" w:themeShade="BF"/>
      <w:sz w:val="22"/>
      <w:szCs w:val="22"/>
      <w:lang w:eastAsia="nl-NL"/>
    </w:rPr>
  </w:style>
  <w:style w:type="character" w:customStyle="1" w:styleId="GuidelinesChar">
    <w:name w:val="Guidelines Char"/>
    <w:basedOn w:val="GuidanceChar"/>
    <w:link w:val="Guidelines"/>
    <w:uiPriority w:val="2"/>
    <w:rsid w:val="00475554"/>
    <w:rPr>
      <w:rFonts w:cs="Arial"/>
      <w:i/>
      <w:color w:val="365F91" w:themeColor="accent1" w:themeShade="BF"/>
      <w:sz w:val="22"/>
      <w:szCs w:val="22"/>
      <w:lang w:eastAsia="nl-NL"/>
    </w:rPr>
  </w:style>
  <w:style w:type="paragraph" w:customStyle="1" w:styleId="HangingIndent">
    <w:name w:val="Hanging Indent"/>
    <w:basedOn w:val="NormalIndent"/>
    <w:uiPriority w:val="1"/>
    <w:rsid w:val="00475554"/>
    <w:pPr>
      <w:ind w:hanging="567"/>
    </w:pPr>
  </w:style>
  <w:style w:type="character" w:customStyle="1" w:styleId="HeaderChar">
    <w:name w:val="Header Char"/>
    <w:basedOn w:val="DefaultParagraphFont"/>
    <w:link w:val="Header"/>
    <w:rsid w:val="00475554"/>
    <w:rPr>
      <w:sz w:val="22"/>
      <w:szCs w:val="24"/>
    </w:rPr>
  </w:style>
  <w:style w:type="paragraph" w:customStyle="1" w:styleId="Heading2Line">
    <w:name w:val="Heading 2 Line"/>
    <w:basedOn w:val="Normal"/>
    <w:next w:val="Normal"/>
    <w:uiPriority w:val="1"/>
    <w:rsid w:val="00475554"/>
    <w:pPr>
      <w:keepNext/>
      <w:keepLines/>
      <w:pBdr>
        <w:top w:val="single" w:sz="12" w:space="1" w:color="auto"/>
      </w:pBdr>
      <w:spacing w:after="0" w:line="240" w:lineRule="auto"/>
      <w:ind w:right="7031"/>
    </w:pPr>
    <w:rPr>
      <w:i/>
      <w:noProof/>
      <w:color w:val="000080"/>
      <w:lang w:eastAsia="en-US"/>
    </w:rPr>
  </w:style>
  <w:style w:type="character" w:customStyle="1" w:styleId="Heading4Char">
    <w:name w:val="Heading 4 Char"/>
    <w:aliases w:val="H4 Char1,Sub-Minor Char,Level 2 - a Char,Heading 4 - Bid Char,KNIA Überschrift 4 Char,hd4 Char,h4 Char1,PLS 4 Char,Avsnitt Char,H41 Char,H42 Char,H43 Char,H44 Char,H45 Char,H46 Char,H47 Char,H48 Char,H49 Char,H410 Char,Topic Major Char"/>
    <w:basedOn w:val="DefaultParagraphFont"/>
    <w:link w:val="Heading4"/>
    <w:uiPriority w:val="99"/>
    <w:rsid w:val="00475554"/>
    <w:rPr>
      <w:b/>
      <w:sz w:val="22"/>
      <w:szCs w:val="24"/>
      <w:lang w:val="en-US" w:eastAsia="ko-KR"/>
    </w:rPr>
  </w:style>
  <w:style w:type="character" w:customStyle="1" w:styleId="Heading5Char">
    <w:name w:val="Heading 5 Char"/>
    <w:basedOn w:val="DefaultParagraphFont"/>
    <w:link w:val="Heading5"/>
    <w:uiPriority w:val="99"/>
    <w:rsid w:val="00475554"/>
    <w:rPr>
      <w:b/>
      <w:bCs/>
      <w:sz w:val="22"/>
      <w:szCs w:val="24"/>
      <w:lang w:val="en-AU" w:eastAsia="cs-CZ"/>
    </w:rPr>
  </w:style>
  <w:style w:type="character" w:customStyle="1" w:styleId="Heading6Char">
    <w:name w:val="Heading 6 Char"/>
    <w:basedOn w:val="DefaultParagraphFont"/>
    <w:link w:val="Heading6"/>
    <w:uiPriority w:val="99"/>
    <w:rsid w:val="00475554"/>
    <w:rPr>
      <w:sz w:val="22"/>
      <w:szCs w:val="24"/>
      <w:lang w:val="en-US" w:eastAsia="ko-KR"/>
    </w:rPr>
  </w:style>
  <w:style w:type="character" w:customStyle="1" w:styleId="Heading7Char">
    <w:name w:val="Heading 7 Char"/>
    <w:basedOn w:val="DefaultParagraphFont"/>
    <w:link w:val="Heading7"/>
    <w:uiPriority w:val="99"/>
    <w:rsid w:val="00475554"/>
    <w:rPr>
      <w:sz w:val="22"/>
      <w:szCs w:val="24"/>
      <w:lang w:val="en-US" w:eastAsia="ko-KR"/>
    </w:rPr>
  </w:style>
  <w:style w:type="character" w:customStyle="1" w:styleId="Heading8Char">
    <w:name w:val="Heading 8 Char"/>
    <w:basedOn w:val="DefaultParagraphFont"/>
    <w:link w:val="Heading8"/>
    <w:uiPriority w:val="99"/>
    <w:rsid w:val="00475554"/>
    <w:rPr>
      <w:sz w:val="22"/>
      <w:szCs w:val="24"/>
      <w:lang w:val="en-US" w:eastAsia="ko-KR"/>
    </w:rPr>
  </w:style>
  <w:style w:type="character" w:customStyle="1" w:styleId="Heading9Char">
    <w:name w:val="Heading 9 Char"/>
    <w:aliases w:val="App Heading Char"/>
    <w:basedOn w:val="DefaultParagraphFont"/>
    <w:link w:val="Heading9"/>
    <w:uiPriority w:val="99"/>
    <w:rsid w:val="00475554"/>
    <w:rPr>
      <w:sz w:val="22"/>
      <w:szCs w:val="24"/>
      <w:lang w:val="en-US" w:eastAsia="ko-KR"/>
    </w:rPr>
  </w:style>
  <w:style w:type="paragraph" w:customStyle="1" w:styleId="HeadingTOC">
    <w:name w:val="Heading TOC"/>
    <w:basedOn w:val="TOCHeading"/>
    <w:uiPriority w:val="3"/>
    <w:qFormat/>
    <w:rsid w:val="00475554"/>
    <w:pPr>
      <w:spacing w:line="240" w:lineRule="auto"/>
    </w:pPr>
  </w:style>
  <w:style w:type="paragraph" w:customStyle="1" w:styleId="HeadingTOF">
    <w:name w:val="Heading TOF"/>
    <w:basedOn w:val="HeadingTOC"/>
    <w:next w:val="TableofFigures"/>
    <w:rsid w:val="00475554"/>
    <w:pPr>
      <w:keepNext/>
      <w:keepLines/>
      <w:suppressAutoHyphens/>
      <w:spacing w:before="240" w:after="240"/>
    </w:pPr>
    <w:rPr>
      <w:caps/>
      <w:kern w:val="28"/>
      <w:szCs w:val="28"/>
      <w:lang w:eastAsia="nl-NL"/>
    </w:rPr>
  </w:style>
  <w:style w:type="paragraph" w:customStyle="1" w:styleId="HistoryLegend">
    <w:name w:val="History Legend"/>
    <w:basedOn w:val="Normal"/>
    <w:next w:val="Normal"/>
    <w:rsid w:val="00475554"/>
    <w:pPr>
      <w:keepLines/>
      <w:suppressAutoHyphens/>
      <w:spacing w:before="120" w:after="600" w:line="240" w:lineRule="auto"/>
    </w:pPr>
    <w:rPr>
      <w:i/>
      <w:iCs/>
      <w:sz w:val="20"/>
      <w:szCs w:val="18"/>
      <w:lang w:eastAsia="nl-NL"/>
    </w:rPr>
  </w:style>
  <w:style w:type="paragraph" w:customStyle="1" w:styleId="HistoryTable">
    <w:name w:val="HistoryTable"/>
    <w:basedOn w:val="Normal"/>
    <w:rsid w:val="00475554"/>
    <w:pPr>
      <w:spacing w:before="60" w:after="60"/>
    </w:pPr>
    <w:rPr>
      <w:sz w:val="20"/>
    </w:rPr>
  </w:style>
  <w:style w:type="paragraph" w:customStyle="1" w:styleId="HistTableHeading">
    <w:name w:val="HistTableHeading"/>
    <w:basedOn w:val="Normal"/>
    <w:next w:val="HistoryTable"/>
    <w:rsid w:val="00475554"/>
    <w:pPr>
      <w:jc w:val="center"/>
    </w:pPr>
    <w:rPr>
      <w:rFonts w:ascii="Times New Roman Bold" w:hAnsi="Times New Roman Bold"/>
      <w:b/>
      <w:sz w:val="32"/>
    </w:rPr>
  </w:style>
  <w:style w:type="paragraph" w:customStyle="1" w:styleId="LegalNumPar">
    <w:name w:val="LegalNumPar"/>
    <w:basedOn w:val="Normal"/>
    <w:uiPriority w:val="90"/>
    <w:semiHidden/>
    <w:qFormat/>
    <w:rsid w:val="00475554"/>
    <w:pPr>
      <w:numPr>
        <w:numId w:val="12"/>
      </w:numPr>
      <w:spacing w:line="360" w:lineRule="auto"/>
    </w:pPr>
  </w:style>
  <w:style w:type="paragraph" w:customStyle="1" w:styleId="LegalNumPar2">
    <w:name w:val="LegalNumPar2"/>
    <w:basedOn w:val="Normal"/>
    <w:rsid w:val="00475554"/>
    <w:pPr>
      <w:numPr>
        <w:ilvl w:val="1"/>
        <w:numId w:val="12"/>
      </w:numPr>
      <w:spacing w:line="360" w:lineRule="auto"/>
    </w:pPr>
  </w:style>
  <w:style w:type="paragraph" w:customStyle="1" w:styleId="LegalNumPar3">
    <w:name w:val="LegalNumPar3"/>
    <w:basedOn w:val="Normal"/>
    <w:rsid w:val="00475554"/>
    <w:pPr>
      <w:numPr>
        <w:ilvl w:val="2"/>
        <w:numId w:val="12"/>
      </w:numPr>
      <w:tabs>
        <w:tab w:val="clear" w:pos="1429"/>
      </w:tabs>
      <w:spacing w:line="360" w:lineRule="auto"/>
    </w:pPr>
  </w:style>
  <w:style w:type="character" w:customStyle="1" w:styleId="ListParagraphChar">
    <w:name w:val="List Paragraph Char"/>
    <w:aliases w:val="Table of contents numbered Char,Bullets1 Char,Citation List Char,Resume Title Char,Graphic Char,List Paragraph1 Char,List Paragraph Char Char Char,Heading 2_sj Char,Report Para Char,heading 4 Char,Ha Char,Paragraph Char,L Char"/>
    <w:link w:val="ListParagraph"/>
    <w:uiPriority w:val="34"/>
    <w:qFormat/>
    <w:locked/>
    <w:rsid w:val="00475554"/>
    <w:rPr>
      <w:sz w:val="22"/>
      <w:szCs w:val="24"/>
      <w:lang w:eastAsia="en-US"/>
    </w:rPr>
  </w:style>
  <w:style w:type="paragraph" w:styleId="ListBullet">
    <w:name w:val="List Bullet"/>
    <w:basedOn w:val="ListParagraph"/>
    <w:uiPriority w:val="1"/>
    <w:qFormat/>
    <w:rsid w:val="00475554"/>
    <w:pPr>
      <w:numPr>
        <w:numId w:val="13"/>
      </w:numPr>
      <w:contextualSpacing w:val="0"/>
    </w:pPr>
  </w:style>
  <w:style w:type="paragraph" w:customStyle="1" w:styleId="ListBulletLevel2">
    <w:name w:val="List Bullet (Level 2)"/>
    <w:basedOn w:val="Normal"/>
    <w:rsid w:val="00475554"/>
    <w:pPr>
      <w:tabs>
        <w:tab w:val="num" w:pos="454"/>
      </w:tabs>
      <w:ind w:left="454" w:hanging="454"/>
      <w:contextualSpacing/>
    </w:pPr>
  </w:style>
  <w:style w:type="paragraph" w:customStyle="1" w:styleId="ListBulletLevel3">
    <w:name w:val="List Bullet (Level 3)"/>
    <w:basedOn w:val="Normal"/>
    <w:rsid w:val="00475554"/>
    <w:pPr>
      <w:tabs>
        <w:tab w:val="num" w:pos="454"/>
      </w:tabs>
      <w:ind w:left="454" w:hanging="454"/>
      <w:contextualSpacing/>
    </w:pPr>
  </w:style>
  <w:style w:type="paragraph" w:customStyle="1" w:styleId="ListBulletLevel4">
    <w:name w:val="List Bullet (Level 4)"/>
    <w:basedOn w:val="Normal"/>
    <w:rsid w:val="00475554"/>
    <w:pPr>
      <w:tabs>
        <w:tab w:val="num" w:pos="454"/>
      </w:tabs>
      <w:ind w:left="454" w:hanging="454"/>
      <w:contextualSpacing/>
    </w:pPr>
  </w:style>
  <w:style w:type="paragraph" w:styleId="ListBullet5">
    <w:name w:val="List Bullet 5"/>
    <w:basedOn w:val="Normal"/>
    <w:rsid w:val="00475554"/>
    <w:pPr>
      <w:numPr>
        <w:numId w:val="14"/>
      </w:numPr>
      <w:tabs>
        <w:tab w:val="clear" w:pos="1492"/>
        <w:tab w:val="left" w:pos="1701"/>
      </w:tabs>
      <w:spacing w:line="240" w:lineRule="auto"/>
    </w:pPr>
    <w:rPr>
      <w:rFonts w:asciiTheme="minorHAnsi" w:hAnsiTheme="minorHAnsi"/>
      <w:sz w:val="20"/>
      <w:lang w:eastAsia="en-US"/>
    </w:rPr>
  </w:style>
  <w:style w:type="paragraph" w:customStyle="1" w:styleId="ListDash">
    <w:name w:val="List Dash"/>
    <w:basedOn w:val="ListBullet"/>
    <w:uiPriority w:val="1"/>
    <w:qFormat/>
    <w:rsid w:val="00475554"/>
    <w:pPr>
      <w:numPr>
        <w:numId w:val="15"/>
      </w:numPr>
    </w:pPr>
  </w:style>
  <w:style w:type="paragraph" w:customStyle="1" w:styleId="ListDashLevel2">
    <w:name w:val="List Dash (Level 2)"/>
    <w:basedOn w:val="Normal"/>
    <w:rsid w:val="00475554"/>
    <w:pPr>
      <w:numPr>
        <w:ilvl w:val="1"/>
        <w:numId w:val="16"/>
      </w:numPr>
      <w:contextualSpacing/>
    </w:pPr>
  </w:style>
  <w:style w:type="paragraph" w:customStyle="1" w:styleId="ListDashLevel3">
    <w:name w:val="List Dash (Level 3)"/>
    <w:basedOn w:val="Normal"/>
    <w:rsid w:val="00475554"/>
    <w:pPr>
      <w:numPr>
        <w:ilvl w:val="2"/>
        <w:numId w:val="16"/>
      </w:numPr>
      <w:contextualSpacing/>
    </w:pPr>
  </w:style>
  <w:style w:type="paragraph" w:customStyle="1" w:styleId="ListDashLevel4">
    <w:name w:val="List Dash (Level 4)"/>
    <w:basedOn w:val="Normal"/>
    <w:rsid w:val="00475554"/>
    <w:pPr>
      <w:numPr>
        <w:ilvl w:val="3"/>
        <w:numId w:val="16"/>
      </w:numPr>
      <w:contextualSpacing/>
    </w:pPr>
  </w:style>
  <w:style w:type="paragraph" w:styleId="ListNumber">
    <w:name w:val="List Number"/>
    <w:basedOn w:val="Normal"/>
    <w:uiPriority w:val="1"/>
    <w:rsid w:val="00475554"/>
    <w:pPr>
      <w:numPr>
        <w:numId w:val="23"/>
      </w:numPr>
      <w:contextualSpacing/>
    </w:pPr>
  </w:style>
  <w:style w:type="paragraph" w:customStyle="1" w:styleId="ListNumberLevel2">
    <w:name w:val="List Number (Level 2)"/>
    <w:basedOn w:val="Normal"/>
    <w:rsid w:val="00475554"/>
    <w:pPr>
      <w:numPr>
        <w:ilvl w:val="1"/>
        <w:numId w:val="23"/>
      </w:numPr>
      <w:contextualSpacing/>
    </w:pPr>
  </w:style>
  <w:style w:type="paragraph" w:customStyle="1" w:styleId="ListNumberLevel3">
    <w:name w:val="List Number (Level 3)"/>
    <w:basedOn w:val="Normal"/>
    <w:rsid w:val="00475554"/>
    <w:pPr>
      <w:numPr>
        <w:ilvl w:val="2"/>
        <w:numId w:val="23"/>
      </w:numPr>
      <w:contextualSpacing/>
    </w:pPr>
  </w:style>
  <w:style w:type="paragraph" w:customStyle="1" w:styleId="ListNumberLevel4">
    <w:name w:val="List Number (Level 4)"/>
    <w:basedOn w:val="Normal"/>
    <w:rsid w:val="00475554"/>
    <w:pPr>
      <w:numPr>
        <w:ilvl w:val="3"/>
        <w:numId w:val="23"/>
      </w:numPr>
      <w:contextualSpacing/>
    </w:pPr>
  </w:style>
  <w:style w:type="paragraph" w:customStyle="1" w:styleId="ListNumber1">
    <w:name w:val="List Number 1"/>
    <w:basedOn w:val="Normal"/>
    <w:rsid w:val="00475554"/>
    <w:pPr>
      <w:numPr>
        <w:numId w:val="17"/>
      </w:numPr>
      <w:spacing w:after="240" w:line="240" w:lineRule="auto"/>
    </w:pPr>
    <w:rPr>
      <w:i/>
      <w:color w:val="000080"/>
      <w:szCs w:val="20"/>
      <w:lang w:eastAsia="en-US"/>
    </w:rPr>
  </w:style>
  <w:style w:type="paragraph" w:customStyle="1" w:styleId="ListNumber1Level2">
    <w:name w:val="List Number 1 (Level 2)"/>
    <w:basedOn w:val="Normal"/>
    <w:rsid w:val="00475554"/>
    <w:pPr>
      <w:numPr>
        <w:ilvl w:val="1"/>
        <w:numId w:val="17"/>
      </w:numPr>
      <w:spacing w:after="240" w:line="240" w:lineRule="auto"/>
    </w:pPr>
    <w:rPr>
      <w:i/>
      <w:color w:val="000080"/>
      <w:szCs w:val="20"/>
      <w:lang w:eastAsia="en-US"/>
    </w:rPr>
  </w:style>
  <w:style w:type="paragraph" w:customStyle="1" w:styleId="ListNumber1Level3">
    <w:name w:val="List Number 1 (Level 3)"/>
    <w:basedOn w:val="Normal"/>
    <w:rsid w:val="00475554"/>
    <w:pPr>
      <w:numPr>
        <w:ilvl w:val="2"/>
        <w:numId w:val="17"/>
      </w:numPr>
      <w:spacing w:after="240" w:line="240" w:lineRule="auto"/>
    </w:pPr>
    <w:rPr>
      <w:i/>
      <w:color w:val="000080"/>
      <w:szCs w:val="20"/>
      <w:lang w:eastAsia="en-US"/>
    </w:rPr>
  </w:style>
  <w:style w:type="paragraph" w:customStyle="1" w:styleId="ListNumber1Level4">
    <w:name w:val="List Number 1 (Level 4)"/>
    <w:basedOn w:val="Normal"/>
    <w:rsid w:val="00475554"/>
    <w:pPr>
      <w:numPr>
        <w:ilvl w:val="3"/>
        <w:numId w:val="17"/>
      </w:numPr>
      <w:spacing w:after="240" w:line="240" w:lineRule="auto"/>
    </w:pPr>
    <w:rPr>
      <w:i/>
      <w:color w:val="000080"/>
      <w:szCs w:val="20"/>
      <w:lang w:eastAsia="en-US"/>
    </w:rPr>
  </w:style>
  <w:style w:type="paragraph" w:styleId="ListNumber2">
    <w:name w:val="List Number 2"/>
    <w:basedOn w:val="Normal"/>
    <w:rsid w:val="00475554"/>
    <w:pPr>
      <w:widowControl w:val="0"/>
      <w:tabs>
        <w:tab w:val="num" w:pos="643"/>
      </w:tabs>
      <w:spacing w:before="120" w:line="240" w:lineRule="auto"/>
      <w:ind w:left="643" w:hanging="360"/>
    </w:pPr>
    <w:rPr>
      <w:i/>
      <w:color w:val="000080"/>
      <w:szCs w:val="20"/>
    </w:rPr>
  </w:style>
  <w:style w:type="paragraph" w:customStyle="1" w:styleId="ListNumbers">
    <w:name w:val="List Numbers"/>
    <w:basedOn w:val="ListDash"/>
    <w:link w:val="ListNumbersChar"/>
    <w:uiPriority w:val="1"/>
    <w:qFormat/>
    <w:rsid w:val="00475554"/>
    <w:pPr>
      <w:numPr>
        <w:numId w:val="18"/>
      </w:numPr>
    </w:pPr>
  </w:style>
  <w:style w:type="character" w:customStyle="1" w:styleId="ListNumbersChar">
    <w:name w:val="List Numbers Char"/>
    <w:basedOn w:val="ListParagraphChar"/>
    <w:link w:val="ListNumbers"/>
    <w:uiPriority w:val="1"/>
    <w:rsid w:val="00475554"/>
    <w:rPr>
      <w:sz w:val="22"/>
      <w:szCs w:val="24"/>
      <w:lang w:val="en-US" w:eastAsia="en-US"/>
    </w:rPr>
  </w:style>
  <w:style w:type="paragraph" w:styleId="MacroText">
    <w:name w:val="macro"/>
    <w:basedOn w:val="Normal"/>
    <w:link w:val="MacroTextChar"/>
    <w:uiPriority w:val="90"/>
    <w:semiHidden/>
    <w:qFormat/>
    <w:rsid w:val="00475554"/>
    <w:pPr>
      <w:tabs>
        <w:tab w:val="left" w:pos="482"/>
        <w:tab w:val="left" w:pos="958"/>
        <w:tab w:val="left" w:pos="1440"/>
        <w:tab w:val="left" w:pos="1922"/>
        <w:tab w:val="left" w:pos="2398"/>
        <w:tab w:val="left" w:pos="2880"/>
        <w:tab w:val="left" w:pos="3362"/>
        <w:tab w:val="left" w:pos="3838"/>
        <w:tab w:val="left" w:pos="4320"/>
      </w:tabs>
    </w:pPr>
    <w:rPr>
      <w:rFonts w:ascii="Courier New" w:hAnsi="Courier New"/>
      <w:sz w:val="20"/>
    </w:rPr>
  </w:style>
  <w:style w:type="character" w:customStyle="1" w:styleId="MacroTextChar">
    <w:name w:val="Macro Text Char"/>
    <w:basedOn w:val="DefaultParagraphFont"/>
    <w:link w:val="MacroText"/>
    <w:uiPriority w:val="90"/>
    <w:semiHidden/>
    <w:qFormat/>
    <w:rsid w:val="00475554"/>
    <w:rPr>
      <w:rFonts w:ascii="Courier New" w:hAnsi="Courier New"/>
      <w:szCs w:val="24"/>
    </w:rPr>
  </w:style>
  <w:style w:type="paragraph" w:customStyle="1" w:styleId="Marking">
    <w:name w:val="Marking"/>
    <w:basedOn w:val="Normal"/>
    <w:rsid w:val="00475554"/>
    <w:pPr>
      <w:spacing w:after="240" w:line="276" w:lineRule="auto"/>
      <w:ind w:left="5114"/>
      <w:contextualSpacing/>
    </w:pPr>
    <w:rPr>
      <w:i/>
      <w:sz w:val="32"/>
    </w:rPr>
  </w:style>
  <w:style w:type="numbering" w:customStyle="1" w:styleId="NoList1">
    <w:name w:val="No List1"/>
    <w:next w:val="NoList"/>
    <w:semiHidden/>
    <w:unhideWhenUsed/>
    <w:rsid w:val="00475554"/>
  </w:style>
  <w:style w:type="paragraph" w:customStyle="1" w:styleId="NormalArrow">
    <w:name w:val="Normal Arrow"/>
    <w:basedOn w:val="Normal"/>
    <w:next w:val="Normal"/>
    <w:rsid w:val="00475554"/>
    <w:pPr>
      <w:numPr>
        <w:numId w:val="19"/>
      </w:numPr>
      <w:spacing w:line="240" w:lineRule="auto"/>
    </w:pPr>
    <w:rPr>
      <w:i/>
      <w:color w:val="000080"/>
      <w:lang w:eastAsia="en-US"/>
    </w:rPr>
  </w:style>
  <w:style w:type="character" w:customStyle="1" w:styleId="NormalbeforeChar">
    <w:name w:val="Normal before Char"/>
    <w:basedOn w:val="DefaultParagraphFont"/>
    <w:rsid w:val="00475554"/>
    <w:rPr>
      <w:sz w:val="24"/>
      <w:szCs w:val="24"/>
      <w:lang w:val="en-GB" w:eastAsia="nl-NL" w:bidi="ar-SA"/>
    </w:rPr>
  </w:style>
  <w:style w:type="paragraph" w:customStyle="1" w:styleId="NormalItem">
    <w:name w:val="Normal Item"/>
    <w:basedOn w:val="Base"/>
    <w:rsid w:val="00475554"/>
    <w:pPr>
      <w:tabs>
        <w:tab w:val="num" w:pos="397"/>
        <w:tab w:val="num" w:pos="425"/>
      </w:tabs>
      <w:ind w:left="567" w:hanging="567"/>
    </w:pPr>
    <w:rPr>
      <w:szCs w:val="20"/>
      <w:lang w:eastAsia="ko-KR"/>
    </w:rPr>
  </w:style>
  <w:style w:type="paragraph" w:customStyle="1" w:styleId="NormalItemBefore">
    <w:name w:val="Normal Item Before"/>
    <w:basedOn w:val="Normal"/>
    <w:next w:val="NormalItem"/>
    <w:rsid w:val="00475554"/>
    <w:pPr>
      <w:keepNext/>
      <w:spacing w:after="0" w:line="240" w:lineRule="auto"/>
      <w:ind w:left="2155"/>
    </w:pPr>
    <w:rPr>
      <w:lang w:eastAsia="en-US"/>
    </w:rPr>
  </w:style>
  <w:style w:type="paragraph" w:customStyle="1" w:styleId="NormalItemLast">
    <w:name w:val="Normal Item Last"/>
    <w:basedOn w:val="NormalItem"/>
    <w:next w:val="Normal"/>
    <w:rsid w:val="00475554"/>
    <w:pPr>
      <w:numPr>
        <w:numId w:val="20"/>
      </w:numPr>
      <w:spacing w:before="0" w:after="120"/>
      <w:jc w:val="both"/>
    </w:pPr>
    <w:rPr>
      <w:szCs w:val="24"/>
      <w:lang w:eastAsia="en-US"/>
    </w:rPr>
  </w:style>
  <w:style w:type="paragraph" w:customStyle="1" w:styleId="NormalSubitem">
    <w:name w:val="Normal Subitem"/>
    <w:basedOn w:val="Base"/>
    <w:rsid w:val="00475554"/>
    <w:pPr>
      <w:numPr>
        <w:numId w:val="31"/>
      </w:numPr>
    </w:pPr>
    <w:rPr>
      <w:szCs w:val="20"/>
      <w:lang w:eastAsia="ko-KR"/>
    </w:rPr>
  </w:style>
  <w:style w:type="paragraph" w:customStyle="1" w:styleId="NormalSubitemLast">
    <w:name w:val="Normal Subitem Last"/>
    <w:basedOn w:val="NormalSubitem"/>
    <w:next w:val="Normal"/>
    <w:rsid w:val="00475554"/>
    <w:pPr>
      <w:numPr>
        <w:numId w:val="21"/>
      </w:numPr>
      <w:tabs>
        <w:tab w:val="clear" w:pos="2552"/>
        <w:tab w:val="num" w:pos="2948"/>
      </w:tabs>
      <w:spacing w:before="0" w:after="120"/>
      <w:jc w:val="both"/>
    </w:pPr>
    <w:rPr>
      <w:szCs w:val="24"/>
      <w:lang w:eastAsia="en-US"/>
    </w:rPr>
  </w:style>
  <w:style w:type="paragraph" w:customStyle="1" w:styleId="NumPar1">
    <w:name w:val="NumPar 1"/>
    <w:basedOn w:val="Heading1"/>
    <w:uiPriority w:val="90"/>
    <w:semiHidden/>
    <w:qFormat/>
    <w:rsid w:val="00475554"/>
    <w:pPr>
      <w:keepNext w:val="0"/>
      <w:tabs>
        <w:tab w:val="clear" w:pos="510"/>
        <w:tab w:val="left" w:pos="227"/>
      </w:tabs>
      <w:spacing w:before="0"/>
      <w:ind w:left="0" w:firstLine="0"/>
      <w:outlineLvl w:val="9"/>
    </w:pPr>
    <w:rPr>
      <w:b w:val="0"/>
      <w:smallCaps w:val="0"/>
      <w:sz w:val="22"/>
    </w:rPr>
  </w:style>
  <w:style w:type="paragraph" w:customStyle="1" w:styleId="NumPar2">
    <w:name w:val="NumPar 2"/>
    <w:basedOn w:val="Heading2"/>
    <w:uiPriority w:val="90"/>
    <w:semiHidden/>
    <w:qFormat/>
    <w:rsid w:val="00475554"/>
    <w:pPr>
      <w:keepNext w:val="0"/>
      <w:tabs>
        <w:tab w:val="left" w:pos="397"/>
      </w:tabs>
      <w:spacing w:before="0"/>
      <w:ind w:left="0" w:firstLine="0"/>
      <w:outlineLvl w:val="9"/>
    </w:pPr>
    <w:rPr>
      <w:b w:val="0"/>
      <w:sz w:val="22"/>
    </w:rPr>
  </w:style>
  <w:style w:type="paragraph" w:customStyle="1" w:styleId="NumPar3">
    <w:name w:val="NumPar 3"/>
    <w:basedOn w:val="Heading3"/>
    <w:uiPriority w:val="90"/>
    <w:semiHidden/>
    <w:qFormat/>
    <w:rsid w:val="00475554"/>
    <w:pPr>
      <w:keepNext w:val="0"/>
      <w:tabs>
        <w:tab w:val="left" w:pos="567"/>
      </w:tabs>
      <w:spacing w:before="0"/>
      <w:outlineLvl w:val="9"/>
    </w:pPr>
    <w:rPr>
      <w:b w:val="0"/>
      <w:sz w:val="22"/>
    </w:rPr>
  </w:style>
  <w:style w:type="paragraph" w:customStyle="1" w:styleId="NumPar4">
    <w:name w:val="NumPar 4"/>
    <w:basedOn w:val="Heading4"/>
    <w:uiPriority w:val="90"/>
    <w:semiHidden/>
    <w:qFormat/>
    <w:rsid w:val="00475554"/>
    <w:pPr>
      <w:keepNext w:val="0"/>
      <w:tabs>
        <w:tab w:val="clear" w:pos="1049"/>
        <w:tab w:val="left" w:pos="737"/>
      </w:tabs>
      <w:spacing w:before="0"/>
      <w:outlineLvl w:val="9"/>
    </w:pPr>
  </w:style>
  <w:style w:type="paragraph" w:customStyle="1" w:styleId="Pages">
    <w:name w:val="Pages"/>
    <w:basedOn w:val="Base"/>
    <w:rsid w:val="00475554"/>
    <w:pPr>
      <w:numPr>
        <w:numId w:val="22"/>
      </w:numPr>
      <w:tabs>
        <w:tab w:val="clear" w:pos="720"/>
      </w:tabs>
      <w:spacing w:before="0"/>
    </w:pPr>
    <w:rPr>
      <w:rFonts w:ascii="Arial" w:hAnsi="Arial"/>
      <w:sz w:val="28"/>
      <w:szCs w:val="20"/>
      <w:lang w:eastAsia="ko-KR"/>
    </w:rPr>
  </w:style>
  <w:style w:type="paragraph" w:customStyle="1" w:styleId="Participants">
    <w:name w:val="Participants"/>
    <w:basedOn w:val="Normal"/>
    <w:next w:val="Normal"/>
    <w:autoRedefine/>
    <w:rsid w:val="00475554"/>
    <w:pPr>
      <w:spacing w:before="360" w:line="240" w:lineRule="auto"/>
      <w:ind w:left="68" w:right="317" w:hanging="68"/>
    </w:pPr>
    <w:rPr>
      <w:i/>
      <w:color w:val="000080"/>
      <w:szCs w:val="20"/>
      <w:lang w:eastAsia="en-US"/>
    </w:rPr>
  </w:style>
  <w:style w:type="paragraph" w:customStyle="1" w:styleId="PartTitle">
    <w:name w:val="PartTitle"/>
    <w:basedOn w:val="Normal"/>
    <w:next w:val="ChapterTitle"/>
    <w:uiPriority w:val="90"/>
    <w:semiHidden/>
    <w:qFormat/>
    <w:rsid w:val="00475554"/>
    <w:pPr>
      <w:keepNext/>
      <w:pageBreakBefore/>
      <w:spacing w:before="720" w:after="360"/>
      <w:jc w:val="center"/>
    </w:pPr>
    <w:rPr>
      <w:b/>
      <w:sz w:val="40"/>
    </w:rPr>
  </w:style>
  <w:style w:type="paragraph" w:customStyle="1" w:styleId="PictureNoIndent">
    <w:name w:val="Picture No Indent"/>
    <w:basedOn w:val="Normal"/>
    <w:next w:val="Normal"/>
    <w:rsid w:val="00475554"/>
    <w:pPr>
      <w:keepLines/>
      <w:spacing w:before="120" w:line="240" w:lineRule="auto"/>
      <w:jc w:val="center"/>
    </w:pPr>
    <w:rPr>
      <w:i/>
      <w:color w:val="000080"/>
      <w:lang w:eastAsia="en-US"/>
    </w:rPr>
  </w:style>
  <w:style w:type="table" w:customStyle="1" w:styleId="PropertiesTable">
    <w:name w:val="Properties Table"/>
    <w:basedOn w:val="TableNormal"/>
    <w:uiPriority w:val="99"/>
    <w:rsid w:val="00475554"/>
    <w:pPr>
      <w:spacing w:after="120" w:line="264" w:lineRule="auto"/>
    </w:pPr>
    <w:rPr>
      <w:sz w:val="24"/>
      <w:szCs w:val="24"/>
    </w:rPr>
    <w:tblPr>
      <w:tblInd w:w="1984" w:type="dxa"/>
    </w:tblPr>
  </w:style>
  <w:style w:type="paragraph" w:customStyle="1" w:styleId="References">
    <w:name w:val="References"/>
    <w:basedOn w:val="ListNumber"/>
    <w:rsid w:val="00475554"/>
    <w:pPr>
      <w:tabs>
        <w:tab w:val="num" w:pos="397"/>
        <w:tab w:val="num" w:pos="709"/>
      </w:tabs>
      <w:ind w:left="709" w:hanging="709"/>
    </w:pPr>
  </w:style>
  <w:style w:type="paragraph" w:customStyle="1" w:styleId="SectionTitle">
    <w:name w:val="SectionTitle"/>
    <w:basedOn w:val="Normal"/>
    <w:next w:val="Heading1"/>
    <w:uiPriority w:val="90"/>
    <w:semiHidden/>
    <w:qFormat/>
    <w:rsid w:val="00475554"/>
    <w:pPr>
      <w:keepNext/>
      <w:spacing w:before="720" w:after="360"/>
      <w:contextualSpacing/>
      <w:jc w:val="center"/>
    </w:pPr>
    <w:rPr>
      <w:rFonts w:ascii="Times New Roman Bold" w:hAnsi="Times New Roman Bold"/>
      <w:b/>
      <w:smallCaps/>
      <w:sz w:val="32"/>
    </w:rPr>
  </w:style>
  <w:style w:type="character" w:customStyle="1" w:styleId="stdtitle">
    <w:name w:val="std_title"/>
    <w:basedOn w:val="DefaultParagraphFont"/>
    <w:rsid w:val="00475554"/>
  </w:style>
  <w:style w:type="paragraph" w:customStyle="1" w:styleId="StyleBefore2ptAfter2pt">
    <w:name w:val="Style Before:  2 pt After:  2 pt"/>
    <w:basedOn w:val="Normal"/>
    <w:autoRedefine/>
    <w:rsid w:val="00475554"/>
    <w:pPr>
      <w:spacing w:before="40" w:after="40" w:line="240" w:lineRule="auto"/>
    </w:pPr>
    <w:rPr>
      <w:i/>
      <w:color w:val="000080"/>
      <w:szCs w:val="20"/>
      <w:lang w:eastAsia="nl-NL"/>
    </w:rPr>
  </w:style>
  <w:style w:type="paragraph" w:customStyle="1" w:styleId="StyleBlackCentered">
    <w:name w:val="Style Black Centered"/>
    <w:basedOn w:val="Normal"/>
    <w:rsid w:val="00475554"/>
    <w:pPr>
      <w:spacing w:before="120" w:line="240" w:lineRule="auto"/>
      <w:jc w:val="center"/>
    </w:pPr>
    <w:rPr>
      <w:i/>
      <w:color w:val="000080"/>
      <w:szCs w:val="20"/>
    </w:rPr>
  </w:style>
  <w:style w:type="paragraph" w:customStyle="1" w:styleId="StyleBodyTextJustified">
    <w:name w:val="Style Body Text + Justified"/>
    <w:basedOn w:val="BodyText"/>
    <w:autoRedefine/>
    <w:rsid w:val="00475554"/>
    <w:pPr>
      <w:numPr>
        <w:ilvl w:val="2"/>
        <w:numId w:val="24"/>
      </w:numPr>
      <w:tabs>
        <w:tab w:val="clear" w:pos="2608"/>
      </w:tabs>
      <w:jc w:val="both"/>
    </w:pPr>
    <w:rPr>
      <w:rFonts w:ascii="Tahoma" w:hAnsi="Tahoma" w:cs="Tahoma"/>
      <w:sz w:val="22"/>
      <w:szCs w:val="16"/>
      <w:lang w:eastAsia="ko-KR"/>
    </w:rPr>
  </w:style>
  <w:style w:type="paragraph" w:customStyle="1" w:styleId="StyleBulletsLevel3Left317cmHanging063cm">
    <w:name w:val="Style Bullets (Level3) + Left:  317 cm Hanging:  063 cm"/>
    <w:basedOn w:val="BulletsLevel3"/>
    <w:rsid w:val="00475554"/>
    <w:pPr>
      <w:numPr>
        <w:numId w:val="25"/>
      </w:numPr>
      <w:tabs>
        <w:tab w:val="clear" w:pos="2520"/>
      </w:tabs>
    </w:pPr>
  </w:style>
  <w:style w:type="paragraph" w:customStyle="1" w:styleId="StyleBulletsPatternClearCustomColorRGB238">
    <w:name w:val="Style Bullets + Pattern: Clear (Custom Color(RGB(238"/>
    <w:aliases w:val="238,238)))"/>
    <w:basedOn w:val="Normal"/>
    <w:rsid w:val="00475554"/>
    <w:pPr>
      <w:keepLines/>
      <w:numPr>
        <w:numId w:val="26"/>
      </w:numPr>
      <w:shd w:val="clear" w:color="auto" w:fill="EEEEEE"/>
      <w:tabs>
        <w:tab w:val="clear" w:pos="643"/>
      </w:tabs>
      <w:spacing w:before="120" w:line="240" w:lineRule="auto"/>
      <w:ind w:right="567"/>
      <w:contextualSpacing/>
    </w:pPr>
    <w:rPr>
      <w:i/>
      <w:color w:val="000080"/>
      <w:szCs w:val="20"/>
    </w:rPr>
  </w:style>
  <w:style w:type="paragraph" w:customStyle="1" w:styleId="StyleCaption95ptNotBoldBlackCentered">
    <w:name w:val="Style Caption + 95 pt Not Bold Black Centered"/>
    <w:basedOn w:val="Normal"/>
    <w:next w:val="Normal"/>
    <w:rsid w:val="00475554"/>
    <w:pPr>
      <w:spacing w:after="360" w:line="240" w:lineRule="auto"/>
      <w:jc w:val="center"/>
    </w:pPr>
    <w:rPr>
      <w:b/>
      <w:i/>
    </w:rPr>
  </w:style>
  <w:style w:type="paragraph" w:customStyle="1" w:styleId="StyleCenteredBefore12ptAfter12pt">
    <w:name w:val="Style Centered Before:  12 pt After:  12 pt"/>
    <w:basedOn w:val="Normal"/>
    <w:rsid w:val="00475554"/>
    <w:pPr>
      <w:spacing w:before="240" w:after="360" w:line="240" w:lineRule="auto"/>
      <w:jc w:val="center"/>
    </w:pPr>
    <w:rPr>
      <w:i/>
      <w:color w:val="000080"/>
      <w:sz w:val="20"/>
      <w:szCs w:val="20"/>
    </w:rPr>
  </w:style>
  <w:style w:type="paragraph" w:customStyle="1" w:styleId="Styleglossarydefinition1TimesNewRoman105pt">
    <w:name w:val="Style glossarydefinition1 + Times New Roman 105 pt"/>
    <w:basedOn w:val="Normal"/>
    <w:rsid w:val="00475554"/>
    <w:pPr>
      <w:spacing w:before="100" w:beforeAutospacing="1" w:after="100" w:afterAutospacing="1" w:line="240" w:lineRule="auto"/>
    </w:pPr>
    <w:rPr>
      <w:rFonts w:cs="Arial"/>
      <w:i/>
      <w:color w:val="000000"/>
      <w:sz w:val="21"/>
      <w:szCs w:val="23"/>
      <w:lang w:val="nl-NL"/>
    </w:rPr>
  </w:style>
  <w:style w:type="paragraph" w:customStyle="1" w:styleId="StyleHeading2">
    <w:name w:val="Style Heading 2"/>
    <w:basedOn w:val="Heading2"/>
    <w:rsid w:val="00475554"/>
    <w:pPr>
      <w:numPr>
        <w:ilvl w:val="0"/>
        <w:numId w:val="0"/>
      </w:numPr>
      <w:spacing w:before="120" w:after="120"/>
    </w:pPr>
    <w:rPr>
      <w:bCs/>
      <w:i/>
      <w:iCs/>
      <w:smallCaps w:val="0"/>
      <w:color w:val="000080"/>
      <w:kern w:val="28"/>
      <w:sz w:val="28"/>
      <w:szCs w:val="28"/>
      <w:lang w:eastAsia="en-US"/>
    </w:rPr>
  </w:style>
  <w:style w:type="paragraph" w:customStyle="1" w:styleId="StyleHeading2Before6ptAfter6pt">
    <w:name w:val="Style Heading 2 + Before:  6 pt After:  6 pt"/>
    <w:basedOn w:val="Heading2"/>
    <w:rsid w:val="00475554"/>
    <w:pPr>
      <w:numPr>
        <w:ilvl w:val="0"/>
        <w:numId w:val="0"/>
      </w:numPr>
      <w:spacing w:before="120" w:after="120"/>
    </w:pPr>
    <w:rPr>
      <w:bCs/>
      <w:i/>
      <w:smallCaps w:val="0"/>
      <w:color w:val="000080"/>
      <w:kern w:val="28"/>
      <w:sz w:val="28"/>
      <w:szCs w:val="28"/>
      <w:lang w:eastAsia="en-US"/>
    </w:rPr>
  </w:style>
  <w:style w:type="paragraph" w:customStyle="1" w:styleId="StyleHeading2NotItalicAuto">
    <w:name w:val="Style Heading 2 + Not Italic Auto"/>
    <w:basedOn w:val="Heading2"/>
    <w:autoRedefine/>
    <w:rsid w:val="00475554"/>
    <w:pPr>
      <w:tabs>
        <w:tab w:val="num" w:pos="1002"/>
      </w:tabs>
      <w:spacing w:before="0" w:after="240"/>
    </w:pPr>
    <w:rPr>
      <w:bCs/>
      <w:smallCaps w:val="0"/>
      <w:kern w:val="28"/>
      <w:sz w:val="28"/>
      <w:szCs w:val="28"/>
      <w:lang w:eastAsia="en-US"/>
    </w:rPr>
  </w:style>
  <w:style w:type="paragraph" w:customStyle="1" w:styleId="StyleHeading3Before6ptAfter6pt">
    <w:name w:val="Style Heading 3 + Before:  6 pt After:  6 pt"/>
    <w:basedOn w:val="Heading3"/>
    <w:rsid w:val="00475554"/>
    <w:pPr>
      <w:numPr>
        <w:ilvl w:val="0"/>
        <w:numId w:val="0"/>
      </w:numPr>
      <w:spacing w:before="120" w:after="120"/>
    </w:pPr>
    <w:rPr>
      <w:bCs/>
      <w:i/>
      <w:color w:val="000080"/>
      <w:szCs w:val="26"/>
    </w:rPr>
  </w:style>
  <w:style w:type="paragraph" w:customStyle="1" w:styleId="StyleNormalAfter0pt">
    <w:name w:val="Style Normal + After:  0 pt"/>
    <w:basedOn w:val="Normal"/>
    <w:rsid w:val="00475554"/>
    <w:pPr>
      <w:shd w:val="clear" w:color="auto" w:fill="EEEEEE"/>
      <w:spacing w:before="120" w:line="240" w:lineRule="auto"/>
      <w:ind w:left="720" w:right="567"/>
    </w:pPr>
    <w:rPr>
      <w:i/>
      <w:color w:val="000080"/>
      <w:szCs w:val="20"/>
    </w:rPr>
  </w:style>
  <w:style w:type="paragraph" w:customStyle="1" w:styleId="StyleNormalBoldAfter0pt">
    <w:name w:val="Style Normal + Bold After:  0 pt"/>
    <w:basedOn w:val="Normal"/>
    <w:rsid w:val="00475554"/>
    <w:pPr>
      <w:shd w:val="clear" w:color="auto" w:fill="EEEEEE"/>
      <w:spacing w:before="120" w:line="240" w:lineRule="auto"/>
      <w:ind w:left="720" w:right="567"/>
    </w:pPr>
    <w:rPr>
      <w:b/>
      <w:bCs/>
      <w:i/>
      <w:color w:val="000080"/>
      <w:szCs w:val="20"/>
    </w:rPr>
  </w:style>
  <w:style w:type="paragraph" w:customStyle="1" w:styleId="StyleNormalBoldLeft0cmFirstline0cm">
    <w:name w:val="Style Normal + Bold Left:  0 cm First line:  0 cm"/>
    <w:basedOn w:val="Normal"/>
    <w:next w:val="Normal"/>
    <w:rsid w:val="00475554"/>
    <w:pPr>
      <w:keepLines/>
      <w:spacing w:before="120" w:line="240" w:lineRule="auto"/>
    </w:pPr>
    <w:rPr>
      <w:b/>
      <w:bCs/>
      <w:i/>
      <w:color w:val="000000"/>
      <w:szCs w:val="20"/>
      <w:lang w:val="en"/>
    </w:rPr>
  </w:style>
  <w:style w:type="paragraph" w:customStyle="1" w:styleId="StyleStyleHeading212ptJustified">
    <w:name w:val="Style Style Heading 2 + 12 pt + Justified"/>
    <w:basedOn w:val="Normal"/>
    <w:uiPriority w:val="99"/>
    <w:rsid w:val="00475554"/>
    <w:pPr>
      <w:keepNext/>
      <w:numPr>
        <w:ilvl w:val="1"/>
        <w:numId w:val="28"/>
      </w:numPr>
      <w:spacing w:before="240" w:after="60" w:line="240" w:lineRule="auto"/>
      <w:outlineLvl w:val="1"/>
    </w:pPr>
    <w:rPr>
      <w:rFonts w:ascii="Arial" w:eastAsia="PMingLiU" w:hAnsi="Arial" w:cs="Arial"/>
      <w:b/>
      <w:bCs/>
      <w:lang w:eastAsia="en-US"/>
    </w:rPr>
  </w:style>
  <w:style w:type="paragraph" w:customStyle="1" w:styleId="StyleTableLeft">
    <w:name w:val="Style Table + Left"/>
    <w:basedOn w:val="Normal"/>
    <w:rsid w:val="00475554"/>
    <w:pPr>
      <w:keepLines/>
      <w:numPr>
        <w:ilvl w:val="1"/>
        <w:numId w:val="29"/>
      </w:numPr>
      <w:spacing w:before="60" w:after="60" w:line="240" w:lineRule="auto"/>
    </w:pPr>
    <w:rPr>
      <w:i/>
      <w:color w:val="000080"/>
      <w:szCs w:val="20"/>
    </w:rPr>
  </w:style>
  <w:style w:type="paragraph" w:customStyle="1" w:styleId="StyleTableBoldLeft">
    <w:name w:val="Style Table + Bold Left"/>
    <w:basedOn w:val="StyleTableLeft"/>
    <w:next w:val="StyleTableLeft"/>
    <w:rsid w:val="00475554"/>
    <w:pPr>
      <w:tabs>
        <w:tab w:val="clear" w:pos="1440"/>
      </w:tabs>
      <w:ind w:left="0" w:firstLine="0"/>
    </w:pPr>
    <w:rPr>
      <w:b/>
      <w:bCs/>
    </w:rPr>
  </w:style>
  <w:style w:type="paragraph" w:customStyle="1" w:styleId="StyleTableUnderlineLeft">
    <w:name w:val="Style Table + Underline Left"/>
    <w:basedOn w:val="Normal"/>
    <w:link w:val="StyleTableUnderlineLeftChar"/>
    <w:rsid w:val="00475554"/>
    <w:pPr>
      <w:keepNext/>
      <w:keepLines/>
      <w:spacing w:before="20" w:after="20" w:line="240" w:lineRule="auto"/>
    </w:pPr>
    <w:rPr>
      <w:i/>
      <w:color w:val="000080"/>
      <w:u w:val="single"/>
    </w:rPr>
  </w:style>
  <w:style w:type="character" w:customStyle="1" w:styleId="StyleTableUnderlineLeftChar">
    <w:name w:val="Style Table + Underline Left Char"/>
    <w:basedOn w:val="DefaultParagraphFont"/>
    <w:link w:val="StyleTableUnderlineLeft"/>
    <w:rsid w:val="00475554"/>
    <w:rPr>
      <w:i/>
      <w:color w:val="000080"/>
      <w:sz w:val="22"/>
      <w:szCs w:val="24"/>
      <w:u w:val="single"/>
      <w:lang w:eastAsia="ko-KR"/>
    </w:rPr>
  </w:style>
  <w:style w:type="character" w:customStyle="1" w:styleId="Style1">
    <w:name w:val="Style1"/>
    <w:basedOn w:val="DefaultParagraphFont"/>
    <w:uiPriority w:val="1"/>
    <w:rsid w:val="00475554"/>
  </w:style>
  <w:style w:type="character" w:customStyle="1" w:styleId="Style2">
    <w:name w:val="Style2"/>
    <w:basedOn w:val="DefaultParagraphFont"/>
    <w:uiPriority w:val="1"/>
    <w:rsid w:val="00475554"/>
  </w:style>
  <w:style w:type="character" w:customStyle="1" w:styleId="Style3">
    <w:name w:val="Style3"/>
    <w:basedOn w:val="DefaultParagraphFont"/>
    <w:uiPriority w:val="1"/>
    <w:rsid w:val="00475554"/>
  </w:style>
  <w:style w:type="character" w:customStyle="1" w:styleId="Style4">
    <w:name w:val="Style4"/>
    <w:basedOn w:val="DefaultParagraphFont"/>
    <w:uiPriority w:val="1"/>
    <w:rsid w:val="00475554"/>
  </w:style>
  <w:style w:type="character" w:customStyle="1" w:styleId="Style5">
    <w:name w:val="Style5"/>
    <w:basedOn w:val="DefaultParagraphFont"/>
    <w:uiPriority w:val="1"/>
    <w:rsid w:val="00475554"/>
  </w:style>
  <w:style w:type="character" w:customStyle="1" w:styleId="Style6">
    <w:name w:val="Style6"/>
    <w:basedOn w:val="DefaultParagraphFont"/>
    <w:uiPriority w:val="1"/>
    <w:rsid w:val="00475554"/>
    <w:rPr>
      <w:color w:val="000000" w:themeColor="text1"/>
    </w:rPr>
  </w:style>
  <w:style w:type="numbering" w:customStyle="1" w:styleId="Style7">
    <w:name w:val="Style7"/>
    <w:uiPriority w:val="99"/>
    <w:rsid w:val="00475554"/>
    <w:pPr>
      <w:numPr>
        <w:numId w:val="30"/>
      </w:numPr>
    </w:pPr>
  </w:style>
  <w:style w:type="paragraph" w:customStyle="1" w:styleId="Style8">
    <w:name w:val="Style8"/>
    <w:basedOn w:val="Heading1"/>
    <w:link w:val="Style8Char"/>
    <w:rsid w:val="00475554"/>
    <w:pPr>
      <w:numPr>
        <w:numId w:val="0"/>
      </w:numPr>
    </w:pPr>
  </w:style>
  <w:style w:type="character" w:customStyle="1" w:styleId="Style8Char">
    <w:name w:val="Style8 Char"/>
    <w:basedOn w:val="Heading1Char"/>
    <w:link w:val="Style8"/>
    <w:rsid w:val="00475554"/>
    <w:rPr>
      <w:b/>
      <w:smallCaps/>
      <w:sz w:val="32"/>
      <w:szCs w:val="24"/>
      <w:lang w:val="en-US" w:eastAsia="ko-KR"/>
    </w:rPr>
  </w:style>
  <w:style w:type="paragraph" w:customStyle="1" w:styleId="SubitemBody">
    <w:name w:val="Subitem Body"/>
    <w:basedOn w:val="NormalSubitem"/>
    <w:rsid w:val="00475554"/>
    <w:pPr>
      <w:tabs>
        <w:tab w:val="num" w:pos="425"/>
      </w:tabs>
      <w:ind w:left="425" w:hanging="425"/>
    </w:pPr>
  </w:style>
  <w:style w:type="paragraph" w:customStyle="1" w:styleId="SubTitle1">
    <w:name w:val="SubTitle 1"/>
    <w:basedOn w:val="Normal"/>
    <w:next w:val="Normal"/>
    <w:uiPriority w:val="4"/>
    <w:rsid w:val="00475554"/>
    <w:pPr>
      <w:spacing w:before="360" w:after="2000"/>
      <w:jc w:val="center"/>
    </w:pPr>
    <w:rPr>
      <w:b/>
      <w:sz w:val="40"/>
    </w:rPr>
  </w:style>
  <w:style w:type="paragraph" w:customStyle="1" w:styleId="SubTitle2">
    <w:name w:val="SubTitle 2"/>
    <w:basedOn w:val="Normal"/>
    <w:rsid w:val="00475554"/>
    <w:pPr>
      <w:spacing w:after="280"/>
      <w:jc w:val="center"/>
    </w:pPr>
    <w:rPr>
      <w:b/>
      <w:sz w:val="32"/>
    </w:rPr>
  </w:style>
  <w:style w:type="character" w:customStyle="1" w:styleId="TableChar">
    <w:name w:val="Table Char"/>
    <w:basedOn w:val="DefaultParagraphFont"/>
    <w:link w:val="Table"/>
    <w:rsid w:val="00475554"/>
    <w:rPr>
      <w:sz w:val="22"/>
      <w:szCs w:val="24"/>
      <w:lang w:eastAsia="nl-NL"/>
    </w:rPr>
  </w:style>
  <w:style w:type="table" w:styleId="TableGrid7">
    <w:name w:val="Table Grid 7"/>
    <w:basedOn w:val="TableNormal"/>
    <w:rsid w:val="00475554"/>
    <w:pPr>
      <w:spacing w:before="120" w:after="120"/>
      <w:jc w:val="both"/>
    </w:pPr>
    <w:rPr>
      <w:b/>
      <w:bCs/>
      <w:lang w:val="nl-BE" w:eastAsia="nl-B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1">
    <w:name w:val="Table Grid1"/>
    <w:basedOn w:val="TableNormal"/>
    <w:next w:val="TableGrid"/>
    <w:rsid w:val="00475554"/>
    <w:rPr>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75554"/>
    <w:pPr>
      <w:spacing w:before="120" w:after="120"/>
    </w:pPr>
    <w:rPr>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basedOn w:val="Normal"/>
    <w:rsid w:val="00475554"/>
    <w:pPr>
      <w:spacing w:before="80" w:after="80"/>
    </w:pPr>
    <w:rPr>
      <w:rFonts w:ascii="Arial" w:hAnsi="Arial"/>
      <w:b/>
      <w:i/>
      <w:color w:val="000080"/>
      <w:szCs w:val="20"/>
      <w:lang w:eastAsia="en-US"/>
    </w:rPr>
  </w:style>
  <w:style w:type="paragraph" w:customStyle="1" w:styleId="TableheaderCentered">
    <w:name w:val="Table header Centered"/>
    <w:basedOn w:val="Normal"/>
    <w:next w:val="Normal"/>
    <w:rsid w:val="00475554"/>
    <w:pPr>
      <w:keepNext/>
      <w:keepLines/>
      <w:spacing w:before="120" w:line="240" w:lineRule="auto"/>
      <w:jc w:val="center"/>
    </w:pPr>
    <w:rPr>
      <w:b/>
      <w:bCs/>
      <w:lang w:val="en" w:eastAsia="nl-NL"/>
    </w:rPr>
  </w:style>
  <w:style w:type="table" w:customStyle="1" w:styleId="TableHistory">
    <w:name w:val="Table History"/>
    <w:basedOn w:val="TableNormal"/>
    <w:uiPriority w:val="99"/>
    <w:rsid w:val="00475554"/>
    <w:pPr>
      <w:spacing w:before="60" w:after="60"/>
    </w:pPr>
    <w:rPr>
      <w:sz w:val="24"/>
      <w:szCs w:val="24"/>
    </w:rPr>
    <w:tblPr>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item">
    <w:name w:val="Table item"/>
    <w:basedOn w:val="Normal"/>
    <w:uiPriority w:val="99"/>
    <w:rsid w:val="00475554"/>
    <w:pPr>
      <w:spacing w:after="0" w:line="240" w:lineRule="auto"/>
    </w:pPr>
    <w:rPr>
      <w:sz w:val="20"/>
      <w:szCs w:val="22"/>
      <w:lang w:val="en" w:eastAsia="nl-NL"/>
    </w:rPr>
  </w:style>
  <w:style w:type="paragraph" w:customStyle="1" w:styleId="TableItem0">
    <w:name w:val="Table Item"/>
    <w:basedOn w:val="Normal"/>
    <w:rsid w:val="00475554"/>
    <w:pPr>
      <w:spacing w:before="120" w:line="240" w:lineRule="auto"/>
      <w:ind w:left="180"/>
    </w:pPr>
    <w:rPr>
      <w:i/>
      <w:color w:val="000080"/>
      <w:szCs w:val="20"/>
    </w:rPr>
  </w:style>
  <w:style w:type="table" w:customStyle="1" w:styleId="TableLetterhead">
    <w:name w:val="Table Letterhead"/>
    <w:basedOn w:val="TableNormal"/>
    <w:uiPriority w:val="99"/>
    <w:rsid w:val="00475554"/>
    <w:rPr>
      <w:sz w:val="24"/>
      <w:szCs w:val="24"/>
    </w:rPr>
    <w:tblPr>
      <w:tblCellMar>
        <w:left w:w="0" w:type="dxa"/>
        <w:bottom w:w="340" w:type="dxa"/>
        <w:right w:w="0" w:type="dxa"/>
      </w:tblCellMar>
    </w:tblPr>
  </w:style>
  <w:style w:type="paragraph" w:customStyle="1" w:styleId="TableNormal1">
    <w:name w:val="Table Normal1"/>
    <w:basedOn w:val="Normal"/>
    <w:rsid w:val="00475554"/>
    <w:pPr>
      <w:spacing w:before="20" w:after="20" w:line="276" w:lineRule="auto"/>
    </w:pPr>
    <w:rPr>
      <w:szCs w:val="22"/>
      <w:lang w:val="en" w:eastAsia="en-US"/>
    </w:rPr>
  </w:style>
  <w:style w:type="paragraph" w:customStyle="1" w:styleId="TableText">
    <w:name w:val="Table Text"/>
    <w:basedOn w:val="Normal"/>
    <w:rsid w:val="00475554"/>
    <w:pPr>
      <w:spacing w:before="60" w:after="60"/>
    </w:pPr>
  </w:style>
  <w:style w:type="paragraph" w:customStyle="1" w:styleId="Tabletext0">
    <w:name w:val="Table text"/>
    <w:basedOn w:val="Normal"/>
    <w:rsid w:val="00475554"/>
    <w:pPr>
      <w:spacing w:before="60"/>
    </w:pPr>
  </w:style>
  <w:style w:type="table" w:styleId="TableTheme">
    <w:name w:val="Table Theme"/>
    <w:basedOn w:val="TableNormal"/>
    <w:rsid w:val="00475554"/>
    <w:pPr>
      <w:spacing w:before="120" w:after="120"/>
      <w:jc w:val="both"/>
    </w:pPr>
    <w:rPr>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2">
    <w:name w:val="Text 2"/>
    <w:basedOn w:val="Normal"/>
    <w:rsid w:val="00475554"/>
    <w:pPr>
      <w:spacing w:line="240" w:lineRule="auto"/>
    </w:pPr>
    <w:rPr>
      <w:rFonts w:asciiTheme="minorHAnsi" w:hAnsiTheme="minorHAnsi"/>
      <w:sz w:val="20"/>
      <w:lang w:eastAsia="en-US"/>
    </w:rPr>
  </w:style>
  <w:style w:type="character" w:customStyle="1" w:styleId="TitleChar">
    <w:name w:val="Title Char"/>
    <w:basedOn w:val="DefaultParagraphFont"/>
    <w:link w:val="Title"/>
    <w:uiPriority w:val="3"/>
    <w:rsid w:val="00475554"/>
    <w:rPr>
      <w:b/>
      <w:kern w:val="28"/>
      <w:sz w:val="48"/>
      <w:szCs w:val="24"/>
    </w:rPr>
  </w:style>
  <w:style w:type="paragraph" w:customStyle="1" w:styleId="Verse">
    <w:name w:val="Verse"/>
    <w:basedOn w:val="Base"/>
    <w:rsid w:val="00475554"/>
    <w:pPr>
      <w:keepLines/>
      <w:tabs>
        <w:tab w:val="left" w:pos="2835"/>
      </w:tabs>
      <w:spacing w:after="240"/>
      <w:ind w:left="1701" w:right="851"/>
      <w:jc w:val="center"/>
    </w:pPr>
    <w:rPr>
      <w:b/>
      <w:i/>
      <w:sz w:val="20"/>
      <w:szCs w:val="20"/>
      <w:lang w:eastAsia="ko-KR"/>
    </w:rPr>
  </w:style>
  <w:style w:type="paragraph" w:customStyle="1" w:styleId="YReferences">
    <w:name w:val="YReferences"/>
    <w:basedOn w:val="Normal"/>
    <w:next w:val="Normal"/>
    <w:rsid w:val="00475554"/>
    <w:pPr>
      <w:spacing w:after="480"/>
      <w:ind w:left="1531" w:hanging="1531"/>
    </w:pPr>
  </w:style>
  <w:style w:type="paragraph" w:customStyle="1" w:styleId="ZFlag">
    <w:name w:val="Z_Flag"/>
    <w:basedOn w:val="Normal"/>
    <w:next w:val="Normal"/>
    <w:uiPriority w:val="99"/>
    <w:semiHidden/>
    <w:rsid w:val="00475554"/>
    <w:pPr>
      <w:widowControl w:val="0"/>
      <w:spacing w:after="0"/>
      <w:ind w:right="85"/>
    </w:pPr>
  </w:style>
  <w:style w:type="paragraph" w:customStyle="1" w:styleId="FootnoteReferenceSuperscriptCar">
    <w:name w:val="Footnote Reference Superscript Car"/>
    <w:aliases w:val=" Char Char Char Char Char Car,BVI fnr Car,Footnote symbol Car, BVI fnr Car,SUPERS Car,Footnote reference number Car,note TESI Car,-E Fußnotenzeichen Car,number Char Char Car Car,Char Char Char Char Char Car"/>
    <w:basedOn w:val="Normal"/>
    <w:link w:val="FootnoteReference"/>
    <w:uiPriority w:val="99"/>
    <w:rsid w:val="006521BE"/>
    <w:pPr>
      <w:spacing w:after="160" w:line="240" w:lineRule="exact"/>
    </w:pPr>
    <w:rPr>
      <w:sz w:val="20"/>
      <w:szCs w:val="20"/>
      <w:vertAlign w:val="superscript"/>
    </w:rPr>
  </w:style>
  <w:style w:type="paragraph" w:customStyle="1" w:styleId="pf0">
    <w:name w:val="pf0"/>
    <w:basedOn w:val="Normal"/>
    <w:rsid w:val="00196AE5"/>
    <w:pPr>
      <w:spacing w:before="100" w:beforeAutospacing="1" w:after="100" w:afterAutospacing="1" w:line="240" w:lineRule="auto"/>
    </w:pPr>
    <w:rPr>
      <w:sz w:val="24"/>
    </w:rPr>
  </w:style>
  <w:style w:type="character" w:customStyle="1" w:styleId="cf01">
    <w:name w:val="cf01"/>
    <w:basedOn w:val="DefaultParagraphFont"/>
    <w:rsid w:val="00196AE5"/>
    <w:rPr>
      <w:rFonts w:ascii="Segoe UI" w:hAnsi="Segoe UI" w:cs="Segoe UI" w:hint="default"/>
      <w:b/>
      <w:bCs/>
      <w:color w:val="262626"/>
      <w:sz w:val="28"/>
      <w:szCs w:val="28"/>
    </w:rPr>
  </w:style>
  <w:style w:type="character" w:customStyle="1" w:styleId="UnresolvedMention3">
    <w:name w:val="Unresolved Mention3"/>
    <w:basedOn w:val="DefaultParagraphFont"/>
    <w:uiPriority w:val="99"/>
    <w:semiHidden/>
    <w:unhideWhenUsed/>
    <w:rsid w:val="00520550"/>
    <w:rPr>
      <w:color w:val="605E5C"/>
      <w:shd w:val="clear" w:color="auto" w:fill="E1DFDD"/>
    </w:rPr>
  </w:style>
  <w:style w:type="paragraph" w:customStyle="1" w:styleId="msonormal0">
    <w:name w:val="msonormal"/>
    <w:basedOn w:val="Normal"/>
    <w:rsid w:val="00A55F57"/>
    <w:pPr>
      <w:spacing w:before="100" w:beforeAutospacing="1" w:after="100" w:afterAutospacing="1" w:line="240" w:lineRule="auto"/>
    </w:pPr>
    <w:rPr>
      <w:sz w:val="24"/>
    </w:rPr>
  </w:style>
  <w:style w:type="paragraph" w:customStyle="1" w:styleId="xl63">
    <w:name w:val="xl63"/>
    <w:basedOn w:val="Normal"/>
    <w:rsid w:val="00A55F57"/>
    <w:pPr>
      <w:spacing w:before="100" w:beforeAutospacing="1" w:after="100" w:afterAutospacing="1" w:line="240" w:lineRule="auto"/>
      <w:textAlignment w:val="center"/>
    </w:pPr>
    <w:rPr>
      <w:rFonts w:ascii="Arial" w:hAnsi="Arial" w:cs="Arial"/>
      <w:sz w:val="20"/>
      <w:szCs w:val="20"/>
    </w:rPr>
  </w:style>
  <w:style w:type="paragraph" w:customStyle="1" w:styleId="xl64">
    <w:name w:val="xl64"/>
    <w:basedOn w:val="Normal"/>
    <w:rsid w:val="00A55F57"/>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textAlignment w:val="center"/>
    </w:pPr>
    <w:rPr>
      <w:rFonts w:ascii="Arial" w:hAnsi="Arial" w:cs="Arial"/>
      <w:b/>
      <w:bCs/>
      <w:sz w:val="20"/>
      <w:szCs w:val="20"/>
    </w:rPr>
  </w:style>
  <w:style w:type="paragraph" w:customStyle="1" w:styleId="xl65">
    <w:name w:val="xl65"/>
    <w:basedOn w:val="Normal"/>
    <w:rsid w:val="00A55F57"/>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Arial" w:hAnsi="Arial" w:cs="Arial"/>
      <w:b/>
      <w:bCs/>
      <w:sz w:val="20"/>
      <w:szCs w:val="20"/>
    </w:rPr>
  </w:style>
  <w:style w:type="paragraph" w:customStyle="1" w:styleId="xl66">
    <w:name w:val="xl66"/>
    <w:basedOn w:val="Normal"/>
    <w:rsid w:val="00A55F5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rPr>
  </w:style>
  <w:style w:type="paragraph" w:customStyle="1" w:styleId="xl67">
    <w:name w:val="xl67"/>
    <w:basedOn w:val="Normal"/>
    <w:rsid w:val="00A55F5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68">
    <w:name w:val="xl68"/>
    <w:basedOn w:val="Normal"/>
    <w:rsid w:val="00A55F57"/>
    <w:pPr>
      <w:spacing w:before="100" w:beforeAutospacing="1" w:after="100" w:afterAutospacing="1" w:line="240" w:lineRule="auto"/>
      <w:jc w:val="center"/>
      <w:textAlignment w:val="center"/>
    </w:pPr>
    <w:rPr>
      <w:rFonts w:ascii="Arial" w:hAnsi="Arial" w:cs="Arial"/>
      <w:sz w:val="20"/>
      <w:szCs w:val="20"/>
    </w:rPr>
  </w:style>
  <w:style w:type="paragraph" w:customStyle="1" w:styleId="xl69">
    <w:name w:val="xl69"/>
    <w:basedOn w:val="Normal"/>
    <w:rsid w:val="00A55F57"/>
    <w:pPr>
      <w:spacing w:before="100" w:beforeAutospacing="1" w:after="100" w:afterAutospacing="1" w:line="240" w:lineRule="auto"/>
      <w:textAlignment w:val="center"/>
    </w:pPr>
    <w:rPr>
      <w:rFonts w:ascii="Arial" w:hAnsi="Arial" w:cs="Arial"/>
      <w:sz w:val="20"/>
      <w:szCs w:val="20"/>
    </w:rPr>
  </w:style>
  <w:style w:type="paragraph" w:customStyle="1" w:styleId="xl70">
    <w:name w:val="xl70"/>
    <w:basedOn w:val="Normal"/>
    <w:rsid w:val="00A55F57"/>
    <w:pPr>
      <w:pBdr>
        <w:top w:val="single" w:sz="4" w:space="0" w:color="B2B2B2"/>
        <w:left w:val="single" w:sz="4" w:space="0" w:color="B2B2B2"/>
        <w:bottom w:val="single" w:sz="4" w:space="0" w:color="B2B2B2"/>
        <w:right w:val="single" w:sz="4" w:space="0" w:color="B2B2B2"/>
      </w:pBdr>
      <w:shd w:val="clear" w:color="000000" w:fill="FFFFCC"/>
      <w:spacing w:before="100" w:beforeAutospacing="1" w:after="100" w:afterAutospacing="1" w:line="240" w:lineRule="auto"/>
      <w:textAlignment w:val="center"/>
    </w:pPr>
    <w:rPr>
      <w:rFonts w:ascii="Arial" w:hAnsi="Arial" w:cs="Arial"/>
      <w:b/>
      <w:bCs/>
      <w:color w:val="002060"/>
      <w:sz w:val="20"/>
      <w:szCs w:val="20"/>
    </w:rPr>
  </w:style>
  <w:style w:type="paragraph" w:customStyle="1" w:styleId="xl71">
    <w:name w:val="xl71"/>
    <w:basedOn w:val="Normal"/>
    <w:rsid w:val="00A55F5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rPr>
  </w:style>
  <w:style w:type="paragraph" w:customStyle="1" w:styleId="xl72">
    <w:name w:val="xl72"/>
    <w:basedOn w:val="Normal"/>
    <w:rsid w:val="00A55F57"/>
    <w:pPr>
      <w:spacing w:before="100" w:beforeAutospacing="1" w:after="100" w:afterAutospacing="1" w:line="240" w:lineRule="auto"/>
      <w:jc w:val="center"/>
      <w:textAlignment w:val="center"/>
    </w:pPr>
    <w:rPr>
      <w:rFonts w:ascii="Arial" w:hAnsi="Arial" w:cs="Arial"/>
      <w:sz w:val="20"/>
      <w:szCs w:val="20"/>
    </w:rPr>
  </w:style>
  <w:style w:type="paragraph" w:customStyle="1" w:styleId="xl73">
    <w:name w:val="xl73"/>
    <w:basedOn w:val="Normal"/>
    <w:rsid w:val="00A55F5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rPr>
  </w:style>
  <w:style w:type="paragraph" w:customStyle="1" w:styleId="xl74">
    <w:name w:val="xl74"/>
    <w:basedOn w:val="Normal"/>
    <w:rsid w:val="00A55F5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rPr>
  </w:style>
  <w:style w:type="paragraph" w:customStyle="1" w:styleId="xl75">
    <w:name w:val="xl75"/>
    <w:basedOn w:val="Normal"/>
    <w:rsid w:val="00A55F57"/>
    <w:pPr>
      <w:pBdr>
        <w:top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rPr>
  </w:style>
  <w:style w:type="paragraph" w:customStyle="1" w:styleId="xl76">
    <w:name w:val="xl76"/>
    <w:basedOn w:val="Normal"/>
    <w:rsid w:val="00A55F5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rPr>
  </w:style>
  <w:style w:type="paragraph" w:customStyle="1" w:styleId="xl77">
    <w:name w:val="xl77"/>
    <w:basedOn w:val="Normal"/>
    <w:rsid w:val="00A55F57"/>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8">
    <w:name w:val="xl78"/>
    <w:basedOn w:val="Normal"/>
    <w:rsid w:val="00A55F5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rPr>
  </w:style>
  <w:style w:type="paragraph" w:customStyle="1" w:styleId="xl79">
    <w:name w:val="xl79"/>
    <w:basedOn w:val="Normal"/>
    <w:rsid w:val="00A55F57"/>
    <w:pPr>
      <w:pBdr>
        <w:bottom w:val="single" w:sz="4" w:space="0" w:color="auto"/>
        <w:right w:val="single" w:sz="4" w:space="0" w:color="auto"/>
      </w:pBdr>
      <w:shd w:val="clear" w:color="000000" w:fill="366092"/>
      <w:spacing w:before="100" w:beforeAutospacing="1" w:after="100" w:afterAutospacing="1" w:line="240" w:lineRule="auto"/>
      <w:jc w:val="center"/>
      <w:textAlignment w:val="center"/>
    </w:pPr>
    <w:rPr>
      <w:rFonts w:ascii="Arial" w:hAnsi="Arial" w:cs="Arial"/>
      <w:b/>
      <w:bCs/>
      <w:color w:val="FFFFFF"/>
      <w:sz w:val="20"/>
      <w:szCs w:val="20"/>
    </w:rPr>
  </w:style>
  <w:style w:type="paragraph" w:customStyle="1" w:styleId="xl80">
    <w:name w:val="xl80"/>
    <w:basedOn w:val="Normal"/>
    <w:rsid w:val="00A55F57"/>
    <w:pPr>
      <w:pBdr>
        <w:top w:val="single" w:sz="4" w:space="0" w:color="B2B2B2"/>
        <w:left w:val="single" w:sz="4" w:space="0" w:color="B2B2B2"/>
        <w:bottom w:val="single" w:sz="4" w:space="0" w:color="B2B2B2"/>
        <w:right w:val="single" w:sz="4" w:space="0" w:color="B2B2B2"/>
      </w:pBdr>
      <w:shd w:val="clear" w:color="000000" w:fill="FFFFCC"/>
      <w:spacing w:before="100" w:beforeAutospacing="1" w:after="100" w:afterAutospacing="1" w:line="240" w:lineRule="auto"/>
      <w:jc w:val="center"/>
      <w:textAlignment w:val="center"/>
    </w:pPr>
    <w:rPr>
      <w:rFonts w:ascii="Arial" w:hAnsi="Arial" w:cs="Arial"/>
      <w:b/>
      <w:bCs/>
      <w:color w:val="002060"/>
      <w:sz w:val="20"/>
      <w:szCs w:val="20"/>
    </w:rPr>
  </w:style>
  <w:style w:type="paragraph" w:customStyle="1" w:styleId="xl81">
    <w:name w:val="xl81"/>
    <w:basedOn w:val="Normal"/>
    <w:rsid w:val="00A55F5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rPr>
  </w:style>
  <w:style w:type="paragraph" w:customStyle="1" w:styleId="xl82">
    <w:name w:val="xl82"/>
    <w:basedOn w:val="Normal"/>
    <w:rsid w:val="00A55F5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83">
    <w:name w:val="xl83"/>
    <w:basedOn w:val="Normal"/>
    <w:rsid w:val="00A55F5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rPr>
  </w:style>
  <w:style w:type="paragraph" w:customStyle="1" w:styleId="xl84">
    <w:name w:val="xl84"/>
    <w:basedOn w:val="Normal"/>
    <w:rsid w:val="00A55F5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character" w:customStyle="1" w:styleId="fontstyle01">
    <w:name w:val="fontstyle01"/>
    <w:basedOn w:val="DefaultParagraphFont"/>
    <w:rsid w:val="006979BF"/>
    <w:rPr>
      <w:rFonts w:ascii="TimesNewRomanPSMT" w:hAnsi="TimesNewRomanPSMT" w:hint="default"/>
      <w:b w:val="0"/>
      <w:bCs w:val="0"/>
      <w:i w:val="0"/>
      <w:iCs w:val="0"/>
      <w:color w:val="000000"/>
      <w:sz w:val="22"/>
      <w:szCs w:val="22"/>
    </w:rPr>
  </w:style>
  <w:style w:type="character" w:customStyle="1" w:styleId="Bold0">
    <w:name w:val="Bold"/>
    <w:uiPriority w:val="99"/>
    <w:rsid w:val="00C0719D"/>
    <w:rPr>
      <w:b/>
    </w:rPr>
  </w:style>
  <w:style w:type="paragraph" w:customStyle="1" w:styleId="TableBullet2">
    <w:name w:val="TableBullet2"/>
    <w:basedOn w:val="Normal"/>
    <w:rsid w:val="001D66D2"/>
    <w:pPr>
      <w:spacing w:after="60" w:line="240" w:lineRule="auto"/>
      <w:ind w:left="567" w:hanging="283"/>
    </w:pPr>
    <w:rPr>
      <w:sz w:val="20"/>
    </w:rPr>
  </w:style>
  <w:style w:type="character" w:customStyle="1" w:styleId="viiyi">
    <w:name w:val="viiyi"/>
    <w:basedOn w:val="DefaultParagraphFont"/>
    <w:rsid w:val="004E2FA9"/>
  </w:style>
  <w:style w:type="character" w:customStyle="1" w:styleId="jlqj4b">
    <w:name w:val="jlqj4b"/>
    <w:basedOn w:val="DefaultParagraphFont"/>
    <w:rsid w:val="004E2FA9"/>
  </w:style>
  <w:style w:type="character" w:customStyle="1" w:styleId="UnresolvedMention4">
    <w:name w:val="Unresolved Mention4"/>
    <w:basedOn w:val="DefaultParagraphFont"/>
    <w:uiPriority w:val="99"/>
    <w:semiHidden/>
    <w:unhideWhenUsed/>
    <w:rsid w:val="009B793F"/>
    <w:rPr>
      <w:color w:val="605E5C"/>
      <w:shd w:val="clear" w:color="auto" w:fill="E1DFDD"/>
    </w:rPr>
  </w:style>
  <w:style w:type="character" w:customStyle="1" w:styleId="Nevyrieenzmienka1">
    <w:name w:val="Nevyriešená zmienka1"/>
    <w:basedOn w:val="DefaultParagraphFont"/>
    <w:uiPriority w:val="99"/>
    <w:semiHidden/>
    <w:unhideWhenUsed/>
    <w:rsid w:val="008524F5"/>
    <w:rPr>
      <w:color w:val="605E5C"/>
      <w:shd w:val="clear" w:color="auto" w:fill="E1DFDD"/>
    </w:rPr>
  </w:style>
  <w:style w:type="character" w:customStyle="1" w:styleId="HTMLPreformattedChar">
    <w:name w:val="HTML Preformatted Char"/>
    <w:basedOn w:val="DefaultParagraphFont"/>
    <w:link w:val="HTMLPreformatted"/>
    <w:uiPriority w:val="99"/>
    <w:rsid w:val="009F7AD9"/>
    <w:rPr>
      <w:rFonts w:ascii="Courier New" w:eastAsia="Courier New" w:hAnsi="Courier New" w:cs="Courier New"/>
      <w:sz w:val="26"/>
      <w:szCs w:val="26"/>
      <w:lang w:val="fr-BE"/>
    </w:rPr>
  </w:style>
  <w:style w:type="paragraph" w:customStyle="1" w:styleId="NormalList">
    <w:name w:val="Normal List"/>
    <w:basedOn w:val="Normal"/>
    <w:rsid w:val="00F83A10"/>
    <w:pPr>
      <w:numPr>
        <w:numId w:val="32"/>
      </w:numPr>
      <w:spacing w:after="0" w:line="240" w:lineRule="auto"/>
    </w:pPr>
    <w:rPr>
      <w:sz w:val="24"/>
      <w:szCs w:val="20"/>
      <w:lang w:eastAsia="en-US"/>
    </w:rPr>
  </w:style>
  <w:style w:type="character" w:customStyle="1" w:styleId="BodyChar">
    <w:name w:val="Body Char"/>
    <w:link w:val="Body0"/>
    <w:locked/>
    <w:rsid w:val="00F83A10"/>
    <w:rPr>
      <w:rFonts w:ascii="Verdana" w:hAnsi="Verdana"/>
      <w:lang w:val="fr-FR"/>
    </w:rPr>
  </w:style>
  <w:style w:type="paragraph" w:customStyle="1" w:styleId="Body0">
    <w:name w:val="Body"/>
    <w:basedOn w:val="Normal"/>
    <w:link w:val="BodyChar"/>
    <w:qFormat/>
    <w:rsid w:val="00F83A10"/>
    <w:pPr>
      <w:spacing w:after="0" w:line="240" w:lineRule="auto"/>
    </w:pPr>
    <w:rPr>
      <w:rFonts w:ascii="Verdana" w:hAnsi="Verdana"/>
      <w:sz w:val="20"/>
      <w:szCs w:val="20"/>
      <w:lang w:val="fr-FR"/>
    </w:rPr>
  </w:style>
  <w:style w:type="character" w:customStyle="1" w:styleId="Zmienka1">
    <w:name w:val="Zmienka1"/>
    <w:basedOn w:val="DefaultParagraphFont"/>
    <w:uiPriority w:val="99"/>
    <w:unhideWhenUsed/>
    <w:rsid w:val="00A91079"/>
    <w:rPr>
      <w:color w:val="2B579A"/>
      <w:shd w:val="clear" w:color="auto" w:fill="E1DFDD"/>
    </w:rPr>
  </w:style>
  <w:style w:type="paragraph" w:customStyle="1" w:styleId="CM1">
    <w:name w:val="CM1"/>
    <w:basedOn w:val="Default"/>
    <w:next w:val="Default"/>
    <w:uiPriority w:val="99"/>
    <w:rsid w:val="003B1B1E"/>
    <w:rPr>
      <w:rFonts w:ascii="EUAlbertina" w:hAnsi="EUAlbertina" w:cs="Times New Roman"/>
      <w:color w:val="auto"/>
      <w:lang w:val="sk-SK"/>
    </w:rPr>
  </w:style>
  <w:style w:type="paragraph" w:customStyle="1" w:styleId="CM3">
    <w:name w:val="CM3"/>
    <w:basedOn w:val="Default"/>
    <w:next w:val="Default"/>
    <w:uiPriority w:val="99"/>
    <w:rsid w:val="003B1B1E"/>
    <w:rPr>
      <w:rFonts w:ascii="EUAlbertina" w:hAnsi="EUAlbertina" w:cs="Times New Roman"/>
      <w:color w:val="auto"/>
      <w:lang w:val="sk-SK"/>
    </w:rPr>
  </w:style>
  <w:style w:type="paragraph" w:customStyle="1" w:styleId="CM4">
    <w:name w:val="CM4"/>
    <w:basedOn w:val="Default"/>
    <w:next w:val="Default"/>
    <w:uiPriority w:val="99"/>
    <w:rsid w:val="003B1B1E"/>
    <w:rPr>
      <w:rFonts w:ascii="EUAlbertina" w:hAnsi="EUAlbertina" w:cs="Times New Roman"/>
      <w:color w:val="auto"/>
      <w:lang w:val="sk-SK"/>
    </w:rPr>
  </w:style>
  <w:style w:type="character" w:customStyle="1" w:styleId="y2iqfc">
    <w:name w:val="y2iqfc"/>
    <w:basedOn w:val="DefaultParagraphFont"/>
    <w:rsid w:val="007E38B4"/>
  </w:style>
  <w:style w:type="character" w:customStyle="1" w:styleId="Italics">
    <w:name w:val="Italics"/>
    <w:uiPriority w:val="99"/>
    <w:rsid w:val="00A95FBB"/>
    <w:rPr>
      <w:i/>
      <w:iCs/>
    </w:rPr>
  </w:style>
  <w:style w:type="paragraph" w:customStyle="1" w:styleId="Properties">
    <w:name w:val="Properties"/>
    <w:next w:val="Normal"/>
    <w:uiPriority w:val="99"/>
    <w:rsid w:val="00A95FBB"/>
    <w:pPr>
      <w:widowControl w:val="0"/>
      <w:autoSpaceDE w:val="0"/>
      <w:autoSpaceDN w:val="0"/>
      <w:adjustRightInd w:val="0"/>
      <w:jc w:val="right"/>
    </w:pPr>
    <w:rPr>
      <w:rFonts w:eastAsiaTheme="minorEastAsia"/>
      <w:color w:val="4F4F4F"/>
      <w:lang w:val="cs-CZ" w:eastAsia="cs-CZ"/>
      <w14:ligatures w14:val="standardContextual"/>
    </w:rPr>
  </w:style>
  <w:style w:type="paragraph" w:customStyle="1" w:styleId="Notes">
    <w:name w:val="Notes"/>
    <w:next w:val="Normal"/>
    <w:uiPriority w:val="99"/>
    <w:rsid w:val="00A95FBB"/>
    <w:pPr>
      <w:widowControl w:val="0"/>
      <w:autoSpaceDE w:val="0"/>
      <w:autoSpaceDN w:val="0"/>
      <w:adjustRightInd w:val="0"/>
    </w:pPr>
    <w:rPr>
      <w:rFonts w:eastAsiaTheme="minorEastAsia"/>
      <w:lang w:val="cs-CZ" w:eastAsia="cs-CZ"/>
      <w14:ligatures w14:val="standardContextual"/>
    </w:rPr>
  </w:style>
  <w:style w:type="paragraph" w:customStyle="1" w:styleId="DiagramImage">
    <w:name w:val="Diagram Image"/>
    <w:next w:val="Normal"/>
    <w:uiPriority w:val="99"/>
    <w:rsid w:val="00A95FBB"/>
    <w:pPr>
      <w:widowControl w:val="0"/>
      <w:autoSpaceDE w:val="0"/>
      <w:autoSpaceDN w:val="0"/>
      <w:adjustRightInd w:val="0"/>
      <w:jc w:val="center"/>
    </w:pPr>
    <w:rPr>
      <w:rFonts w:eastAsiaTheme="minorEastAsia"/>
      <w:sz w:val="24"/>
      <w:szCs w:val="24"/>
      <w:lang w:val="cs-CZ" w:eastAsia="cs-CZ"/>
      <w14:ligatures w14:val="standardContextual"/>
    </w:rPr>
  </w:style>
  <w:style w:type="paragraph" w:customStyle="1" w:styleId="DiagramLabel">
    <w:name w:val="Diagram Label"/>
    <w:next w:val="Normal"/>
    <w:uiPriority w:val="99"/>
    <w:rsid w:val="00A95FBB"/>
    <w:pPr>
      <w:widowControl w:val="0"/>
      <w:tabs>
        <w:tab w:val="num" w:pos="360"/>
      </w:tabs>
      <w:autoSpaceDE w:val="0"/>
      <w:autoSpaceDN w:val="0"/>
      <w:adjustRightInd w:val="0"/>
      <w:ind w:left="360" w:hanging="360"/>
      <w:jc w:val="center"/>
    </w:pPr>
    <w:rPr>
      <w:rFonts w:eastAsiaTheme="minorEastAsia"/>
      <w:sz w:val="16"/>
      <w:szCs w:val="16"/>
      <w:lang w:val="cs-CZ" w:eastAsia="cs-CZ"/>
      <w14:ligatures w14:val="standardContextual"/>
    </w:rPr>
  </w:style>
  <w:style w:type="paragraph" w:customStyle="1" w:styleId="TableTextNormal">
    <w:name w:val="Table Text Normal"/>
    <w:next w:val="Normal"/>
    <w:uiPriority w:val="99"/>
    <w:rsid w:val="00EA25E2"/>
    <w:pPr>
      <w:widowControl w:val="0"/>
      <w:autoSpaceDE w:val="0"/>
      <w:autoSpaceDN w:val="0"/>
      <w:adjustRightInd w:val="0"/>
      <w:spacing w:before="20" w:after="20"/>
      <w:ind w:left="270" w:right="270"/>
    </w:pPr>
    <w:rPr>
      <w:rFonts w:eastAsiaTheme="minorEastAsia"/>
      <w:sz w:val="18"/>
      <w:szCs w:val="18"/>
      <w:lang w:val="cs-CZ" w:eastAsia="cs-CZ"/>
      <w14:ligatures w14:val="standardContextual"/>
    </w:rPr>
  </w:style>
  <w:style w:type="paragraph" w:customStyle="1" w:styleId="TableHeadingLight">
    <w:name w:val="Table Heading Light"/>
    <w:next w:val="Normal"/>
    <w:uiPriority w:val="99"/>
    <w:rsid w:val="00EA25E2"/>
    <w:pPr>
      <w:widowControl w:val="0"/>
      <w:autoSpaceDE w:val="0"/>
      <w:autoSpaceDN w:val="0"/>
      <w:adjustRightInd w:val="0"/>
      <w:spacing w:before="80" w:after="40"/>
      <w:ind w:left="90" w:right="90"/>
    </w:pPr>
    <w:rPr>
      <w:rFonts w:eastAsiaTheme="minorEastAsia"/>
      <w:b/>
      <w:bCs/>
      <w:color w:val="4F4F4F"/>
      <w:sz w:val="18"/>
      <w:szCs w:val="18"/>
      <w:lang w:val="cs-CZ" w:eastAsia="cs-CZ"/>
      <w14:ligatures w14:val="standardContextual"/>
    </w:rPr>
  </w:style>
  <w:style w:type="character" w:customStyle="1" w:styleId="TableFieldLabel">
    <w:name w:val="Table Field Label"/>
    <w:uiPriority w:val="99"/>
    <w:rsid w:val="00EA25E2"/>
    <w:rPr>
      <w:rFonts w:ascii="Times New Roman" w:hAnsi="Times New Roman" w:cs="Times New Roman"/>
      <w:color w:val="6F6F6F"/>
    </w:rPr>
  </w:style>
  <w:style w:type="character" w:customStyle="1" w:styleId="BoldItalics">
    <w:name w:val="Bold Italics"/>
    <w:uiPriority w:val="99"/>
    <w:rsid w:val="009D3F8E"/>
    <w:rPr>
      <w:b/>
      <w:bCs/>
      <w:i/>
      <w:iCs/>
    </w:rPr>
  </w:style>
  <w:style w:type="character" w:customStyle="1" w:styleId="FieldLabel">
    <w:name w:val="Field Label"/>
    <w:uiPriority w:val="99"/>
    <w:rsid w:val="009D3F8E"/>
    <w:rPr>
      <w:rFonts w:ascii="Times New Roman" w:hAnsi="Times New Roman" w:cs="Times New Roman"/>
    </w:rPr>
  </w:style>
  <w:style w:type="character" w:customStyle="1" w:styleId="SSTemplateField">
    <w:name w:val="SSTemplateField"/>
    <w:uiPriority w:val="99"/>
    <w:rsid w:val="009D3F8E"/>
    <w:rPr>
      <w:rFonts w:ascii="Lucida Sans" w:hAnsi="Lucida Sans" w:cs="Lucida Sans"/>
      <w:b/>
      <w:bCs/>
      <w:color w:val="FFFFFF"/>
      <w:sz w:val="16"/>
      <w:szCs w:val="16"/>
      <w:shd w:val="clear" w:color="auto" w:fill="FF0000"/>
    </w:rPr>
  </w:style>
  <w:style w:type="character" w:customStyle="1" w:styleId="SSBookmark">
    <w:name w:val="SSBookmark"/>
    <w:uiPriority w:val="99"/>
    <w:rsid w:val="009D3F8E"/>
    <w:rPr>
      <w:rFonts w:ascii="Lucida Sans" w:hAnsi="Lucida Sans" w:cs="Lucida Sans"/>
      <w:b/>
      <w:bCs/>
      <w:color w:val="000000"/>
      <w:sz w:val="16"/>
      <w:szCs w:val="16"/>
      <w:shd w:val="clear" w:color="auto" w:fill="FFFF80"/>
    </w:rPr>
  </w:style>
  <w:style w:type="paragraph" w:customStyle="1" w:styleId="CoverHeading1">
    <w:name w:val="Cover Heading 1"/>
    <w:next w:val="Normal"/>
    <w:uiPriority w:val="99"/>
    <w:rsid w:val="009D3F8E"/>
    <w:pPr>
      <w:widowControl w:val="0"/>
      <w:autoSpaceDE w:val="0"/>
      <w:autoSpaceDN w:val="0"/>
      <w:adjustRightInd w:val="0"/>
      <w:jc w:val="right"/>
    </w:pPr>
    <w:rPr>
      <w:rFonts w:ascii="Calibri" w:eastAsiaTheme="minorEastAsia" w:hAnsi="Calibri" w:cs="Calibri"/>
      <w:b/>
      <w:bCs/>
      <w:sz w:val="72"/>
      <w:szCs w:val="72"/>
      <w:lang w:val="cs-CZ" w:eastAsia="cs-CZ"/>
      <w14:ligatures w14:val="standardContextual"/>
    </w:rPr>
  </w:style>
  <w:style w:type="paragraph" w:customStyle="1" w:styleId="CoverHeading2">
    <w:name w:val="Cover Heading 2"/>
    <w:next w:val="Normal"/>
    <w:uiPriority w:val="99"/>
    <w:rsid w:val="009D3F8E"/>
    <w:pPr>
      <w:widowControl w:val="0"/>
      <w:autoSpaceDE w:val="0"/>
      <w:autoSpaceDN w:val="0"/>
      <w:adjustRightInd w:val="0"/>
      <w:jc w:val="right"/>
    </w:pPr>
    <w:rPr>
      <w:rFonts w:ascii="Calibri" w:eastAsiaTheme="minorEastAsia" w:hAnsi="Calibri" w:cs="Calibri"/>
      <w:color w:val="800000"/>
      <w:sz w:val="60"/>
      <w:szCs w:val="60"/>
      <w:lang w:val="cs-CZ" w:eastAsia="cs-CZ"/>
      <w14:ligatures w14:val="standardContextual"/>
    </w:rPr>
  </w:style>
  <w:style w:type="paragraph" w:customStyle="1" w:styleId="CoverText1">
    <w:name w:val="Cover Text 1"/>
    <w:next w:val="Normal"/>
    <w:uiPriority w:val="99"/>
    <w:rsid w:val="009D3F8E"/>
    <w:pPr>
      <w:widowControl w:val="0"/>
      <w:autoSpaceDE w:val="0"/>
      <w:autoSpaceDN w:val="0"/>
      <w:adjustRightInd w:val="0"/>
      <w:jc w:val="right"/>
    </w:pPr>
    <w:rPr>
      <w:rFonts w:ascii="Liberation Sans Narrow" w:eastAsiaTheme="minorEastAsia" w:hAnsi="Liberation Sans Narrow" w:cs="Liberation Sans Narrow"/>
      <w:sz w:val="28"/>
      <w:szCs w:val="28"/>
      <w:lang w:val="cs-CZ" w:eastAsia="cs-CZ"/>
      <w14:ligatures w14:val="standardContextual"/>
    </w:rPr>
  </w:style>
  <w:style w:type="paragraph" w:customStyle="1" w:styleId="CoverText2">
    <w:name w:val="Cover Text 2"/>
    <w:next w:val="Normal"/>
    <w:uiPriority w:val="99"/>
    <w:rsid w:val="009D3F8E"/>
    <w:pPr>
      <w:widowControl w:val="0"/>
      <w:autoSpaceDE w:val="0"/>
      <w:autoSpaceDN w:val="0"/>
      <w:adjustRightInd w:val="0"/>
      <w:jc w:val="right"/>
    </w:pPr>
    <w:rPr>
      <w:rFonts w:ascii="Liberation Sans Narrow" w:eastAsiaTheme="minorEastAsia" w:hAnsi="Liberation Sans Narrow" w:cs="Liberation Sans Narrow"/>
      <w:color w:val="7F7F7F"/>
      <w:lang w:val="cs-CZ" w:eastAsia="cs-CZ"/>
      <w14:ligatures w14:val="standardContextual"/>
    </w:rPr>
  </w:style>
  <w:style w:type="paragraph" w:customStyle="1" w:styleId="TableLabel">
    <w:name w:val="Table Label"/>
    <w:next w:val="Normal"/>
    <w:uiPriority w:val="99"/>
    <w:rsid w:val="009D3F8E"/>
    <w:pPr>
      <w:widowControl w:val="0"/>
      <w:autoSpaceDE w:val="0"/>
      <w:autoSpaceDN w:val="0"/>
      <w:adjustRightInd w:val="0"/>
    </w:pPr>
    <w:rPr>
      <w:rFonts w:eastAsiaTheme="minorEastAsia"/>
      <w:sz w:val="16"/>
      <w:szCs w:val="16"/>
      <w:lang w:val="cs-CZ" w:eastAsia="cs-CZ"/>
      <w14:ligatures w14:val="standardContextual"/>
    </w:rPr>
  </w:style>
  <w:style w:type="paragraph" w:customStyle="1" w:styleId="TableTitle0">
    <w:name w:val="Table Title 0"/>
    <w:next w:val="Normal"/>
    <w:uiPriority w:val="99"/>
    <w:rsid w:val="009D3F8E"/>
    <w:pPr>
      <w:widowControl w:val="0"/>
      <w:autoSpaceDE w:val="0"/>
      <w:autoSpaceDN w:val="0"/>
      <w:adjustRightInd w:val="0"/>
      <w:ind w:left="270" w:right="270"/>
    </w:pPr>
    <w:rPr>
      <w:rFonts w:eastAsiaTheme="minorEastAsia"/>
      <w:b/>
      <w:bCs/>
      <w:sz w:val="22"/>
      <w:szCs w:val="22"/>
      <w:lang w:val="cs-CZ" w:eastAsia="cs-CZ"/>
      <w14:ligatures w14:val="standardContextual"/>
    </w:rPr>
  </w:style>
  <w:style w:type="paragraph" w:customStyle="1" w:styleId="TableTitle1">
    <w:name w:val="Table Title 1"/>
    <w:next w:val="Normal"/>
    <w:uiPriority w:val="99"/>
    <w:rsid w:val="009D3F8E"/>
    <w:pPr>
      <w:widowControl w:val="0"/>
      <w:autoSpaceDE w:val="0"/>
      <w:autoSpaceDN w:val="0"/>
      <w:adjustRightInd w:val="0"/>
      <w:spacing w:before="80" w:after="80"/>
      <w:ind w:left="180" w:right="270"/>
    </w:pPr>
    <w:rPr>
      <w:rFonts w:eastAsiaTheme="minorEastAsia"/>
      <w:b/>
      <w:bCs/>
      <w:sz w:val="18"/>
      <w:szCs w:val="18"/>
      <w:u w:val="single"/>
      <w:lang w:val="cs-CZ" w:eastAsia="cs-CZ"/>
      <w14:ligatures w14:val="standardContextual"/>
    </w:rPr>
  </w:style>
  <w:style w:type="paragraph" w:customStyle="1" w:styleId="TableTitle2">
    <w:name w:val="Table Title 2"/>
    <w:next w:val="Normal"/>
    <w:uiPriority w:val="99"/>
    <w:rsid w:val="009D3F8E"/>
    <w:pPr>
      <w:widowControl w:val="0"/>
      <w:autoSpaceDE w:val="0"/>
      <w:autoSpaceDN w:val="0"/>
      <w:adjustRightInd w:val="0"/>
      <w:spacing w:after="120"/>
      <w:ind w:left="270" w:right="270"/>
    </w:pPr>
    <w:rPr>
      <w:rFonts w:eastAsiaTheme="minorEastAsia"/>
      <w:sz w:val="18"/>
      <w:szCs w:val="18"/>
      <w:u w:val="single"/>
      <w:lang w:val="cs-CZ" w:eastAsia="cs-CZ"/>
      <w14:ligatures w14:val="standardContextual"/>
    </w:rPr>
  </w:style>
  <w:style w:type="paragraph" w:customStyle="1" w:styleId="TableTextLight">
    <w:name w:val="Table Text Light"/>
    <w:next w:val="Normal"/>
    <w:uiPriority w:val="99"/>
    <w:rsid w:val="009D3F8E"/>
    <w:pPr>
      <w:widowControl w:val="0"/>
      <w:autoSpaceDE w:val="0"/>
      <w:autoSpaceDN w:val="0"/>
      <w:adjustRightInd w:val="0"/>
      <w:spacing w:before="20" w:after="20"/>
      <w:ind w:left="270" w:right="270"/>
    </w:pPr>
    <w:rPr>
      <w:rFonts w:eastAsiaTheme="minorEastAsia"/>
      <w:color w:val="2F2F2F"/>
      <w:sz w:val="18"/>
      <w:szCs w:val="18"/>
      <w:lang w:val="cs-CZ" w:eastAsia="cs-CZ"/>
      <w14:ligatures w14:val="standardContextual"/>
    </w:rPr>
  </w:style>
  <w:style w:type="paragraph" w:customStyle="1" w:styleId="TableTextBold">
    <w:name w:val="Table Text Bold"/>
    <w:next w:val="Normal"/>
    <w:uiPriority w:val="99"/>
    <w:rsid w:val="009D3F8E"/>
    <w:pPr>
      <w:widowControl w:val="0"/>
      <w:autoSpaceDE w:val="0"/>
      <w:autoSpaceDN w:val="0"/>
      <w:adjustRightInd w:val="0"/>
      <w:spacing w:before="20" w:after="20"/>
      <w:ind w:left="270" w:right="270"/>
    </w:pPr>
    <w:rPr>
      <w:rFonts w:eastAsiaTheme="minorEastAsia"/>
      <w:b/>
      <w:bCs/>
      <w:sz w:val="18"/>
      <w:szCs w:val="18"/>
      <w:lang w:val="cs-CZ" w:eastAsia="cs-CZ"/>
      <w14:ligatures w14:val="standardContextual"/>
    </w:rPr>
  </w:style>
  <w:style w:type="paragraph" w:customStyle="1" w:styleId="CoverText3">
    <w:name w:val="Cover Text 3"/>
    <w:next w:val="Normal"/>
    <w:uiPriority w:val="99"/>
    <w:rsid w:val="009D3F8E"/>
    <w:pPr>
      <w:widowControl w:val="0"/>
      <w:autoSpaceDE w:val="0"/>
      <w:autoSpaceDN w:val="0"/>
      <w:adjustRightInd w:val="0"/>
      <w:jc w:val="right"/>
    </w:pPr>
    <w:rPr>
      <w:rFonts w:ascii="Calibri" w:eastAsiaTheme="minorEastAsia" w:hAnsi="Calibri" w:cs="Calibri"/>
      <w:b/>
      <w:bCs/>
      <w:color w:val="004080"/>
      <w:lang w:val="cs-CZ" w:eastAsia="cs-CZ"/>
      <w14:ligatures w14:val="standardContextual"/>
    </w:rPr>
  </w:style>
  <w:style w:type="paragraph" w:customStyle="1" w:styleId="TitleSmall">
    <w:name w:val="Title Small"/>
    <w:next w:val="Normal"/>
    <w:uiPriority w:val="99"/>
    <w:rsid w:val="009D3F8E"/>
    <w:pPr>
      <w:widowControl w:val="0"/>
      <w:autoSpaceDE w:val="0"/>
      <w:autoSpaceDN w:val="0"/>
      <w:adjustRightInd w:val="0"/>
      <w:spacing w:after="80"/>
    </w:pPr>
    <w:rPr>
      <w:rFonts w:ascii="Calibri" w:eastAsiaTheme="minorEastAsia" w:hAnsi="Calibri" w:cs="Calibri"/>
      <w:b/>
      <w:bCs/>
      <w:i/>
      <w:iCs/>
      <w:color w:val="3F3F3F"/>
      <w:lang w:val="cs-CZ" w:eastAsia="cs-CZ"/>
      <w14:ligatures w14:val="standardContextual"/>
    </w:rPr>
  </w:style>
  <w:style w:type="paragraph" w:customStyle="1" w:styleId="TableTextCode">
    <w:name w:val="Table Text Code"/>
    <w:next w:val="Normal"/>
    <w:uiPriority w:val="99"/>
    <w:rsid w:val="009D3F8E"/>
    <w:pPr>
      <w:widowControl w:val="0"/>
      <w:autoSpaceDE w:val="0"/>
      <w:autoSpaceDN w:val="0"/>
      <w:adjustRightInd w:val="0"/>
      <w:ind w:left="90" w:right="90"/>
    </w:pPr>
    <w:rPr>
      <w:rFonts w:ascii="Courier New" w:eastAsiaTheme="minorEastAsia" w:hAnsi="Courier New" w:cs="Courier New"/>
      <w:sz w:val="16"/>
      <w:szCs w:val="16"/>
      <w:lang w:val="cs-CZ" w:eastAsia="cs-CZ"/>
      <w14:ligatures w14:val="standardContextual"/>
    </w:rPr>
  </w:style>
  <w:style w:type="paragraph" w:customStyle="1" w:styleId="Items">
    <w:name w:val="Items"/>
    <w:next w:val="Normal"/>
    <w:uiPriority w:val="99"/>
    <w:rsid w:val="009D3F8E"/>
    <w:pPr>
      <w:widowControl w:val="0"/>
      <w:autoSpaceDE w:val="0"/>
      <w:autoSpaceDN w:val="0"/>
      <w:adjustRightInd w:val="0"/>
    </w:pPr>
    <w:rPr>
      <w:rFonts w:eastAsiaTheme="minorEastAsia"/>
      <w:lang w:val="cs-CZ" w:eastAsia="cs-CZ"/>
      <w14:ligatures w14:val="standardContextual"/>
    </w:rPr>
  </w:style>
  <w:style w:type="paragraph" w:customStyle="1" w:styleId="DefaultStyle">
    <w:name w:val="Default Style"/>
    <w:next w:val="Normal"/>
    <w:uiPriority w:val="99"/>
    <w:rsid w:val="009D3F8E"/>
    <w:pPr>
      <w:widowControl w:val="0"/>
      <w:autoSpaceDE w:val="0"/>
      <w:autoSpaceDN w:val="0"/>
      <w:adjustRightInd w:val="0"/>
    </w:pPr>
    <w:rPr>
      <w:rFonts w:eastAsiaTheme="minorEastAsia"/>
      <w:sz w:val="24"/>
      <w:szCs w:val="24"/>
      <w:lang w:val="cs-CZ" w:eastAsia="cs-CZ"/>
      <w14:ligatures w14:val="standardContextual"/>
    </w:rPr>
  </w:style>
  <w:style w:type="paragraph" w:customStyle="1" w:styleId="TableContents">
    <w:name w:val="Table Contents"/>
    <w:uiPriority w:val="99"/>
    <w:rsid w:val="009D3F8E"/>
    <w:pPr>
      <w:widowControl w:val="0"/>
      <w:autoSpaceDE w:val="0"/>
      <w:autoSpaceDN w:val="0"/>
      <w:adjustRightInd w:val="0"/>
    </w:pPr>
    <w:rPr>
      <w:rFonts w:ascii="Arial" w:eastAsiaTheme="minorEastAsia" w:hAnsi="Arial" w:cs="Arial"/>
      <w:sz w:val="24"/>
      <w:szCs w:val="24"/>
      <w:lang w:val="cs-CZ" w:eastAsia="cs-CZ"/>
      <w14:ligatures w14:val="standardContextual"/>
    </w:rPr>
  </w:style>
  <w:style w:type="paragraph" w:customStyle="1" w:styleId="Contents9">
    <w:name w:val="Contents 9"/>
    <w:uiPriority w:val="99"/>
    <w:rsid w:val="009D3F8E"/>
    <w:pPr>
      <w:widowControl w:val="0"/>
      <w:tabs>
        <w:tab w:val="right" w:leader="dot" w:pos="9720"/>
      </w:tabs>
      <w:autoSpaceDE w:val="0"/>
      <w:autoSpaceDN w:val="0"/>
      <w:adjustRightInd w:val="0"/>
      <w:spacing w:before="40" w:after="20"/>
      <w:ind w:left="1440" w:right="720"/>
    </w:pPr>
    <w:rPr>
      <w:rFonts w:eastAsiaTheme="minorEastAsia"/>
      <w:lang w:val="cs-CZ" w:eastAsia="cs-CZ"/>
      <w14:ligatures w14:val="standardContextual"/>
    </w:rPr>
  </w:style>
  <w:style w:type="paragraph" w:customStyle="1" w:styleId="Contents8">
    <w:name w:val="Contents 8"/>
    <w:uiPriority w:val="99"/>
    <w:rsid w:val="009D3F8E"/>
    <w:pPr>
      <w:widowControl w:val="0"/>
      <w:tabs>
        <w:tab w:val="right" w:leader="dot" w:pos="9540"/>
      </w:tabs>
      <w:autoSpaceDE w:val="0"/>
      <w:autoSpaceDN w:val="0"/>
      <w:adjustRightInd w:val="0"/>
      <w:spacing w:before="40" w:after="20"/>
      <w:ind w:left="1260" w:right="720"/>
    </w:pPr>
    <w:rPr>
      <w:rFonts w:eastAsiaTheme="minorEastAsia"/>
      <w:lang w:val="cs-CZ" w:eastAsia="cs-CZ"/>
      <w14:ligatures w14:val="standardContextual"/>
    </w:rPr>
  </w:style>
  <w:style w:type="paragraph" w:customStyle="1" w:styleId="Contents7">
    <w:name w:val="Contents 7"/>
    <w:uiPriority w:val="99"/>
    <w:rsid w:val="009D3F8E"/>
    <w:pPr>
      <w:widowControl w:val="0"/>
      <w:tabs>
        <w:tab w:val="right" w:leader="dot" w:pos="9360"/>
      </w:tabs>
      <w:autoSpaceDE w:val="0"/>
      <w:autoSpaceDN w:val="0"/>
      <w:adjustRightInd w:val="0"/>
      <w:spacing w:before="40" w:after="20"/>
      <w:ind w:left="1080" w:right="720"/>
    </w:pPr>
    <w:rPr>
      <w:rFonts w:eastAsiaTheme="minorEastAsia"/>
      <w:lang w:val="cs-CZ" w:eastAsia="cs-CZ"/>
      <w14:ligatures w14:val="standardContextual"/>
    </w:rPr>
  </w:style>
  <w:style w:type="paragraph" w:customStyle="1" w:styleId="Contents6">
    <w:name w:val="Contents 6"/>
    <w:uiPriority w:val="99"/>
    <w:rsid w:val="009D3F8E"/>
    <w:pPr>
      <w:widowControl w:val="0"/>
      <w:tabs>
        <w:tab w:val="right" w:leader="dot" w:pos="9180"/>
      </w:tabs>
      <w:autoSpaceDE w:val="0"/>
      <w:autoSpaceDN w:val="0"/>
      <w:adjustRightInd w:val="0"/>
      <w:spacing w:before="40" w:after="20"/>
      <w:ind w:left="900" w:right="720"/>
    </w:pPr>
    <w:rPr>
      <w:rFonts w:eastAsiaTheme="minorEastAsia"/>
      <w:lang w:val="cs-CZ" w:eastAsia="cs-CZ"/>
      <w14:ligatures w14:val="standardContextual"/>
    </w:rPr>
  </w:style>
  <w:style w:type="paragraph" w:customStyle="1" w:styleId="Contents5">
    <w:name w:val="Contents 5"/>
    <w:uiPriority w:val="99"/>
    <w:rsid w:val="009D3F8E"/>
    <w:pPr>
      <w:widowControl w:val="0"/>
      <w:tabs>
        <w:tab w:val="right" w:leader="dot" w:pos="9000"/>
      </w:tabs>
      <w:autoSpaceDE w:val="0"/>
      <w:autoSpaceDN w:val="0"/>
      <w:adjustRightInd w:val="0"/>
      <w:spacing w:before="40" w:after="20"/>
      <w:ind w:left="720" w:right="720"/>
    </w:pPr>
    <w:rPr>
      <w:rFonts w:eastAsiaTheme="minorEastAsia"/>
      <w:lang w:val="cs-CZ" w:eastAsia="cs-CZ"/>
      <w14:ligatures w14:val="standardContextual"/>
    </w:rPr>
  </w:style>
  <w:style w:type="paragraph" w:customStyle="1" w:styleId="Contents4">
    <w:name w:val="Contents 4"/>
    <w:uiPriority w:val="99"/>
    <w:rsid w:val="009D3F8E"/>
    <w:pPr>
      <w:widowControl w:val="0"/>
      <w:tabs>
        <w:tab w:val="right" w:leader="dot" w:pos="8820"/>
      </w:tabs>
      <w:autoSpaceDE w:val="0"/>
      <w:autoSpaceDN w:val="0"/>
      <w:adjustRightInd w:val="0"/>
      <w:spacing w:before="40" w:after="20"/>
      <w:ind w:left="540" w:right="720"/>
    </w:pPr>
    <w:rPr>
      <w:rFonts w:eastAsiaTheme="minorEastAsia"/>
      <w:lang w:val="cs-CZ" w:eastAsia="cs-CZ"/>
      <w14:ligatures w14:val="standardContextual"/>
    </w:rPr>
  </w:style>
  <w:style w:type="paragraph" w:customStyle="1" w:styleId="Contents3">
    <w:name w:val="Contents 3"/>
    <w:uiPriority w:val="99"/>
    <w:rsid w:val="009D3F8E"/>
    <w:pPr>
      <w:widowControl w:val="0"/>
      <w:tabs>
        <w:tab w:val="right" w:leader="dot" w:pos="8640"/>
      </w:tabs>
      <w:autoSpaceDE w:val="0"/>
      <w:autoSpaceDN w:val="0"/>
      <w:adjustRightInd w:val="0"/>
      <w:spacing w:before="40" w:after="20"/>
      <w:ind w:left="360" w:right="720"/>
    </w:pPr>
    <w:rPr>
      <w:rFonts w:eastAsiaTheme="minorEastAsia"/>
      <w:lang w:val="cs-CZ" w:eastAsia="cs-CZ"/>
      <w14:ligatures w14:val="standardContextual"/>
    </w:rPr>
  </w:style>
  <w:style w:type="paragraph" w:customStyle="1" w:styleId="Contents2">
    <w:name w:val="Contents 2"/>
    <w:uiPriority w:val="99"/>
    <w:rsid w:val="009D3F8E"/>
    <w:pPr>
      <w:widowControl w:val="0"/>
      <w:tabs>
        <w:tab w:val="right" w:leader="dot" w:pos="8460"/>
      </w:tabs>
      <w:autoSpaceDE w:val="0"/>
      <w:autoSpaceDN w:val="0"/>
      <w:adjustRightInd w:val="0"/>
      <w:spacing w:before="40" w:after="20"/>
      <w:ind w:left="180" w:right="720"/>
    </w:pPr>
    <w:rPr>
      <w:rFonts w:eastAsiaTheme="minorEastAsia"/>
      <w:lang w:val="cs-CZ" w:eastAsia="cs-CZ"/>
      <w14:ligatures w14:val="standardContextual"/>
    </w:rPr>
  </w:style>
  <w:style w:type="paragraph" w:customStyle="1" w:styleId="Contents1">
    <w:name w:val="Contents 1"/>
    <w:uiPriority w:val="99"/>
    <w:rsid w:val="009D3F8E"/>
    <w:pPr>
      <w:widowControl w:val="0"/>
      <w:tabs>
        <w:tab w:val="right" w:leader="dot" w:pos="8280"/>
      </w:tabs>
      <w:autoSpaceDE w:val="0"/>
      <w:autoSpaceDN w:val="0"/>
      <w:adjustRightInd w:val="0"/>
      <w:spacing w:before="120" w:after="40"/>
      <w:ind w:right="720"/>
    </w:pPr>
    <w:rPr>
      <w:rFonts w:eastAsiaTheme="minorEastAsia"/>
      <w:b/>
      <w:bCs/>
      <w:lang w:val="cs-CZ" w:eastAsia="cs-CZ"/>
      <w14:ligatures w14:val="standardContextual"/>
    </w:rPr>
  </w:style>
  <w:style w:type="paragraph" w:customStyle="1" w:styleId="ContentsHeading">
    <w:name w:val="Contents Heading"/>
    <w:uiPriority w:val="99"/>
    <w:rsid w:val="009D3F8E"/>
    <w:pPr>
      <w:keepNext/>
      <w:widowControl w:val="0"/>
      <w:autoSpaceDE w:val="0"/>
      <w:autoSpaceDN w:val="0"/>
      <w:adjustRightInd w:val="0"/>
      <w:spacing w:before="240" w:after="80"/>
    </w:pPr>
    <w:rPr>
      <w:rFonts w:ascii="Calibri" w:eastAsiaTheme="minorEastAsia" w:hAnsi="Calibri" w:cs="Calibri"/>
      <w:b/>
      <w:bCs/>
      <w:sz w:val="32"/>
      <w:szCs w:val="32"/>
      <w:lang w:val="cs-CZ" w:eastAsia="cs-CZ"/>
      <w14:ligatures w14:val="standardContextual"/>
    </w:rPr>
  </w:style>
  <w:style w:type="paragraph" w:customStyle="1" w:styleId="Index">
    <w:name w:val="Index"/>
    <w:uiPriority w:val="99"/>
    <w:rsid w:val="009D3F8E"/>
    <w:pPr>
      <w:widowControl w:val="0"/>
      <w:autoSpaceDE w:val="0"/>
      <w:autoSpaceDN w:val="0"/>
      <w:adjustRightInd w:val="0"/>
    </w:pPr>
    <w:rPr>
      <w:rFonts w:eastAsiaTheme="minorEastAsia"/>
      <w:sz w:val="24"/>
      <w:szCs w:val="24"/>
      <w:lang w:val="cs-CZ" w:eastAsia="cs-CZ"/>
      <w14:ligatures w14:val="standardContextual"/>
    </w:rPr>
  </w:style>
  <w:style w:type="paragraph" w:styleId="List">
    <w:name w:val="List"/>
    <w:basedOn w:val="Normal"/>
    <w:uiPriority w:val="99"/>
    <w:rsid w:val="009D3F8E"/>
    <w:pPr>
      <w:widowControl w:val="0"/>
      <w:autoSpaceDE w:val="0"/>
      <w:autoSpaceDN w:val="0"/>
      <w:adjustRightInd w:val="0"/>
      <w:spacing w:line="240" w:lineRule="auto"/>
    </w:pPr>
    <w:rPr>
      <w:rFonts w:eastAsiaTheme="minorEastAsia"/>
      <w:sz w:val="24"/>
      <w:lang w:val="cs-CZ" w:eastAsia="cs-CZ"/>
      <w14:ligatures w14:val="standardContextual"/>
    </w:rPr>
  </w:style>
  <w:style w:type="paragraph" w:customStyle="1" w:styleId="TextBody0">
    <w:name w:val="Text Body"/>
    <w:uiPriority w:val="99"/>
    <w:rsid w:val="009D3F8E"/>
    <w:pPr>
      <w:widowControl w:val="0"/>
      <w:autoSpaceDE w:val="0"/>
      <w:autoSpaceDN w:val="0"/>
      <w:adjustRightInd w:val="0"/>
      <w:spacing w:after="120"/>
    </w:pPr>
    <w:rPr>
      <w:rFonts w:ascii="Arial" w:eastAsiaTheme="minorEastAsia" w:hAnsi="Arial" w:cs="Arial"/>
      <w:sz w:val="24"/>
      <w:szCs w:val="24"/>
      <w:lang w:val="cs-CZ" w:eastAsia="cs-CZ"/>
      <w14:ligatures w14:val="standardContextual"/>
    </w:rPr>
  </w:style>
  <w:style w:type="paragraph" w:styleId="PlainText">
    <w:name w:val="Plain Text"/>
    <w:basedOn w:val="Normal"/>
    <w:link w:val="PlainTextChar"/>
    <w:uiPriority w:val="99"/>
    <w:rsid w:val="009D3F8E"/>
    <w:pPr>
      <w:widowControl w:val="0"/>
      <w:autoSpaceDE w:val="0"/>
      <w:autoSpaceDN w:val="0"/>
      <w:adjustRightInd w:val="0"/>
      <w:spacing w:after="0" w:line="240" w:lineRule="auto"/>
    </w:pPr>
    <w:rPr>
      <w:rFonts w:ascii="Arial" w:eastAsiaTheme="minorEastAsia" w:hAnsi="Arial" w:cs="Arial"/>
      <w:sz w:val="20"/>
      <w:szCs w:val="20"/>
      <w:lang w:val="cs-CZ" w:eastAsia="cs-CZ"/>
      <w14:ligatures w14:val="standardContextual"/>
    </w:rPr>
  </w:style>
  <w:style w:type="character" w:customStyle="1" w:styleId="PlainTextChar">
    <w:name w:val="Plain Text Char"/>
    <w:basedOn w:val="DefaultParagraphFont"/>
    <w:link w:val="PlainText"/>
    <w:uiPriority w:val="99"/>
    <w:rsid w:val="009D3F8E"/>
    <w:rPr>
      <w:rFonts w:ascii="Arial" w:eastAsiaTheme="minorEastAsia" w:hAnsi="Arial" w:cs="Arial"/>
      <w:lang w:val="cs-CZ" w:eastAsia="cs-CZ"/>
      <w14:ligatures w14:val="standardContextual"/>
    </w:rPr>
  </w:style>
  <w:style w:type="character" w:customStyle="1" w:styleId="AllCaps">
    <w:name w:val="All Caps"/>
    <w:uiPriority w:val="99"/>
    <w:rsid w:val="009D3F8E"/>
    <w:rPr>
      <w:caps/>
    </w:rPr>
  </w:style>
  <w:style w:type="character" w:customStyle="1" w:styleId="Nevyeenzmnka1">
    <w:name w:val="Nevyřešená zmínka1"/>
    <w:basedOn w:val="DefaultParagraphFont"/>
    <w:uiPriority w:val="99"/>
    <w:semiHidden/>
    <w:unhideWhenUsed/>
    <w:rsid w:val="00F45FDF"/>
    <w:rPr>
      <w:color w:val="605E5C"/>
      <w:shd w:val="clear" w:color="auto" w:fill="E1DFDD"/>
    </w:rPr>
  </w:style>
  <w:style w:type="paragraph" w:customStyle="1" w:styleId="NormalComment">
    <w:name w:val="Normal Comment"/>
    <w:basedOn w:val="Normal"/>
    <w:rsid w:val="001537F6"/>
    <w:pPr>
      <w:spacing w:before="120" w:after="60" w:line="240" w:lineRule="auto"/>
    </w:pPr>
    <w:rPr>
      <w:color w:val="FF0000"/>
      <w:sz w:val="24"/>
      <w:szCs w:val="20"/>
      <w:lang w:eastAsia="en-US"/>
    </w:rPr>
  </w:style>
  <w:style w:type="table" w:customStyle="1" w:styleId="Styl1">
    <w:name w:val="Styl1"/>
    <w:basedOn w:val="TableNormal"/>
    <w:uiPriority w:val="99"/>
    <w:rsid w:val="00826F7C"/>
    <w:tblPr/>
  </w:style>
  <w:style w:type="paragraph" w:customStyle="1" w:styleId="Normalsp">
    <w:name w:val="Normalsp"/>
    <w:basedOn w:val="Normal"/>
    <w:autoRedefine/>
    <w:rsid w:val="00BB0985"/>
    <w:pPr>
      <w:keepNext/>
      <w:keepLines/>
      <w:tabs>
        <w:tab w:val="left" w:pos="284"/>
      </w:tabs>
      <w:spacing w:before="120" w:line="240" w:lineRule="auto"/>
    </w:pPr>
    <w:rPr>
      <w:sz w:val="20"/>
      <w:szCs w:val="20"/>
      <w:lang w:eastAsia="en-US"/>
    </w:rPr>
  </w:style>
  <w:style w:type="paragraph" w:customStyle="1" w:styleId="Normalsphead">
    <w:name w:val="Normalsphead"/>
    <w:basedOn w:val="Normalsp"/>
    <w:rsid w:val="00BB0985"/>
    <w:rPr>
      <w:b/>
      <w:bCs/>
    </w:rPr>
  </w:style>
  <w:style w:type="character" w:customStyle="1" w:styleId="Nevyeenzmnka2">
    <w:name w:val="Nevyřešená zmínka2"/>
    <w:basedOn w:val="DefaultParagraphFont"/>
    <w:uiPriority w:val="99"/>
    <w:semiHidden/>
    <w:unhideWhenUsed/>
    <w:rsid w:val="00E65139"/>
    <w:rPr>
      <w:color w:val="605E5C"/>
      <w:shd w:val="clear" w:color="auto" w:fill="E1DFDD"/>
    </w:rPr>
  </w:style>
  <w:style w:type="character" w:styleId="UnresolvedMention">
    <w:name w:val="Unresolved Mention"/>
    <w:basedOn w:val="DefaultParagraphFont"/>
    <w:uiPriority w:val="99"/>
    <w:semiHidden/>
    <w:unhideWhenUsed/>
    <w:rsid w:val="00FE2819"/>
    <w:rPr>
      <w:color w:val="605E5C"/>
      <w:shd w:val="clear" w:color="auto" w:fill="E1DFDD"/>
    </w:rPr>
  </w:style>
  <w:style w:type="table" w:styleId="PlainTable4">
    <w:name w:val="Plain Table 4"/>
    <w:basedOn w:val="TableNormal"/>
    <w:uiPriority w:val="44"/>
    <w:rsid w:val="00BE72AF"/>
    <w:rPr>
      <w:rFonts w:asciiTheme="minorHAnsi" w:eastAsiaTheme="minorHAnsi" w:hAnsiTheme="minorHAnsi" w:cstheme="minorBidi"/>
      <w:kern w:val="2"/>
      <w:sz w:val="24"/>
      <w:szCs w:val="24"/>
      <w:lang w:val="cs-CZ" w:eastAsia="en-US"/>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BE72A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663">
      <w:bodyDiv w:val="1"/>
      <w:marLeft w:val="0"/>
      <w:marRight w:val="0"/>
      <w:marTop w:val="0"/>
      <w:marBottom w:val="0"/>
      <w:divBdr>
        <w:top w:val="none" w:sz="0" w:space="0" w:color="auto"/>
        <w:left w:val="none" w:sz="0" w:space="0" w:color="auto"/>
        <w:bottom w:val="none" w:sz="0" w:space="0" w:color="auto"/>
        <w:right w:val="none" w:sz="0" w:space="0" w:color="auto"/>
      </w:divBdr>
    </w:div>
    <w:div w:id="2325127">
      <w:bodyDiv w:val="1"/>
      <w:marLeft w:val="0"/>
      <w:marRight w:val="0"/>
      <w:marTop w:val="0"/>
      <w:marBottom w:val="0"/>
      <w:divBdr>
        <w:top w:val="none" w:sz="0" w:space="0" w:color="auto"/>
        <w:left w:val="none" w:sz="0" w:space="0" w:color="auto"/>
        <w:bottom w:val="none" w:sz="0" w:space="0" w:color="auto"/>
        <w:right w:val="none" w:sz="0" w:space="0" w:color="auto"/>
      </w:divBdr>
    </w:div>
    <w:div w:id="4744746">
      <w:bodyDiv w:val="1"/>
      <w:marLeft w:val="0"/>
      <w:marRight w:val="0"/>
      <w:marTop w:val="0"/>
      <w:marBottom w:val="0"/>
      <w:divBdr>
        <w:top w:val="none" w:sz="0" w:space="0" w:color="auto"/>
        <w:left w:val="none" w:sz="0" w:space="0" w:color="auto"/>
        <w:bottom w:val="none" w:sz="0" w:space="0" w:color="auto"/>
        <w:right w:val="none" w:sz="0" w:space="0" w:color="auto"/>
      </w:divBdr>
    </w:div>
    <w:div w:id="10034200">
      <w:bodyDiv w:val="1"/>
      <w:marLeft w:val="0"/>
      <w:marRight w:val="0"/>
      <w:marTop w:val="0"/>
      <w:marBottom w:val="0"/>
      <w:divBdr>
        <w:top w:val="none" w:sz="0" w:space="0" w:color="auto"/>
        <w:left w:val="none" w:sz="0" w:space="0" w:color="auto"/>
        <w:bottom w:val="none" w:sz="0" w:space="0" w:color="auto"/>
        <w:right w:val="none" w:sz="0" w:space="0" w:color="auto"/>
      </w:divBdr>
    </w:div>
    <w:div w:id="10693932">
      <w:bodyDiv w:val="1"/>
      <w:marLeft w:val="0"/>
      <w:marRight w:val="0"/>
      <w:marTop w:val="0"/>
      <w:marBottom w:val="0"/>
      <w:divBdr>
        <w:top w:val="none" w:sz="0" w:space="0" w:color="auto"/>
        <w:left w:val="none" w:sz="0" w:space="0" w:color="auto"/>
        <w:bottom w:val="none" w:sz="0" w:space="0" w:color="auto"/>
        <w:right w:val="none" w:sz="0" w:space="0" w:color="auto"/>
      </w:divBdr>
    </w:div>
    <w:div w:id="16464030">
      <w:bodyDiv w:val="1"/>
      <w:marLeft w:val="0"/>
      <w:marRight w:val="0"/>
      <w:marTop w:val="0"/>
      <w:marBottom w:val="0"/>
      <w:divBdr>
        <w:top w:val="none" w:sz="0" w:space="0" w:color="auto"/>
        <w:left w:val="none" w:sz="0" w:space="0" w:color="auto"/>
        <w:bottom w:val="none" w:sz="0" w:space="0" w:color="auto"/>
        <w:right w:val="none" w:sz="0" w:space="0" w:color="auto"/>
      </w:divBdr>
    </w:div>
    <w:div w:id="22288333">
      <w:bodyDiv w:val="1"/>
      <w:marLeft w:val="0"/>
      <w:marRight w:val="0"/>
      <w:marTop w:val="0"/>
      <w:marBottom w:val="0"/>
      <w:divBdr>
        <w:top w:val="none" w:sz="0" w:space="0" w:color="auto"/>
        <w:left w:val="none" w:sz="0" w:space="0" w:color="auto"/>
        <w:bottom w:val="none" w:sz="0" w:space="0" w:color="auto"/>
        <w:right w:val="none" w:sz="0" w:space="0" w:color="auto"/>
      </w:divBdr>
    </w:div>
    <w:div w:id="22827086">
      <w:bodyDiv w:val="1"/>
      <w:marLeft w:val="0"/>
      <w:marRight w:val="0"/>
      <w:marTop w:val="0"/>
      <w:marBottom w:val="0"/>
      <w:divBdr>
        <w:top w:val="none" w:sz="0" w:space="0" w:color="auto"/>
        <w:left w:val="none" w:sz="0" w:space="0" w:color="auto"/>
        <w:bottom w:val="none" w:sz="0" w:space="0" w:color="auto"/>
        <w:right w:val="none" w:sz="0" w:space="0" w:color="auto"/>
      </w:divBdr>
    </w:div>
    <w:div w:id="30113106">
      <w:bodyDiv w:val="1"/>
      <w:marLeft w:val="0"/>
      <w:marRight w:val="0"/>
      <w:marTop w:val="0"/>
      <w:marBottom w:val="0"/>
      <w:divBdr>
        <w:top w:val="none" w:sz="0" w:space="0" w:color="auto"/>
        <w:left w:val="none" w:sz="0" w:space="0" w:color="auto"/>
        <w:bottom w:val="none" w:sz="0" w:space="0" w:color="auto"/>
        <w:right w:val="none" w:sz="0" w:space="0" w:color="auto"/>
      </w:divBdr>
    </w:div>
    <w:div w:id="32734512">
      <w:bodyDiv w:val="1"/>
      <w:marLeft w:val="0"/>
      <w:marRight w:val="0"/>
      <w:marTop w:val="0"/>
      <w:marBottom w:val="0"/>
      <w:divBdr>
        <w:top w:val="none" w:sz="0" w:space="0" w:color="auto"/>
        <w:left w:val="none" w:sz="0" w:space="0" w:color="auto"/>
        <w:bottom w:val="none" w:sz="0" w:space="0" w:color="auto"/>
        <w:right w:val="none" w:sz="0" w:space="0" w:color="auto"/>
      </w:divBdr>
    </w:div>
    <w:div w:id="33239670">
      <w:bodyDiv w:val="1"/>
      <w:marLeft w:val="0"/>
      <w:marRight w:val="0"/>
      <w:marTop w:val="0"/>
      <w:marBottom w:val="0"/>
      <w:divBdr>
        <w:top w:val="none" w:sz="0" w:space="0" w:color="auto"/>
        <w:left w:val="none" w:sz="0" w:space="0" w:color="auto"/>
        <w:bottom w:val="none" w:sz="0" w:space="0" w:color="auto"/>
        <w:right w:val="none" w:sz="0" w:space="0" w:color="auto"/>
      </w:divBdr>
    </w:div>
    <w:div w:id="33384218">
      <w:bodyDiv w:val="1"/>
      <w:marLeft w:val="0"/>
      <w:marRight w:val="0"/>
      <w:marTop w:val="0"/>
      <w:marBottom w:val="0"/>
      <w:divBdr>
        <w:top w:val="none" w:sz="0" w:space="0" w:color="auto"/>
        <w:left w:val="none" w:sz="0" w:space="0" w:color="auto"/>
        <w:bottom w:val="none" w:sz="0" w:space="0" w:color="auto"/>
        <w:right w:val="none" w:sz="0" w:space="0" w:color="auto"/>
      </w:divBdr>
    </w:div>
    <w:div w:id="39476026">
      <w:bodyDiv w:val="1"/>
      <w:marLeft w:val="0"/>
      <w:marRight w:val="0"/>
      <w:marTop w:val="0"/>
      <w:marBottom w:val="0"/>
      <w:divBdr>
        <w:top w:val="none" w:sz="0" w:space="0" w:color="auto"/>
        <w:left w:val="none" w:sz="0" w:space="0" w:color="auto"/>
        <w:bottom w:val="none" w:sz="0" w:space="0" w:color="auto"/>
        <w:right w:val="none" w:sz="0" w:space="0" w:color="auto"/>
      </w:divBdr>
    </w:div>
    <w:div w:id="43525078">
      <w:bodyDiv w:val="1"/>
      <w:marLeft w:val="0"/>
      <w:marRight w:val="0"/>
      <w:marTop w:val="0"/>
      <w:marBottom w:val="0"/>
      <w:divBdr>
        <w:top w:val="none" w:sz="0" w:space="0" w:color="auto"/>
        <w:left w:val="none" w:sz="0" w:space="0" w:color="auto"/>
        <w:bottom w:val="none" w:sz="0" w:space="0" w:color="auto"/>
        <w:right w:val="none" w:sz="0" w:space="0" w:color="auto"/>
      </w:divBdr>
    </w:div>
    <w:div w:id="50739170">
      <w:bodyDiv w:val="1"/>
      <w:marLeft w:val="0"/>
      <w:marRight w:val="0"/>
      <w:marTop w:val="0"/>
      <w:marBottom w:val="0"/>
      <w:divBdr>
        <w:top w:val="none" w:sz="0" w:space="0" w:color="auto"/>
        <w:left w:val="none" w:sz="0" w:space="0" w:color="auto"/>
        <w:bottom w:val="none" w:sz="0" w:space="0" w:color="auto"/>
        <w:right w:val="none" w:sz="0" w:space="0" w:color="auto"/>
      </w:divBdr>
    </w:div>
    <w:div w:id="50857194">
      <w:bodyDiv w:val="1"/>
      <w:marLeft w:val="0"/>
      <w:marRight w:val="0"/>
      <w:marTop w:val="0"/>
      <w:marBottom w:val="0"/>
      <w:divBdr>
        <w:top w:val="none" w:sz="0" w:space="0" w:color="auto"/>
        <w:left w:val="none" w:sz="0" w:space="0" w:color="auto"/>
        <w:bottom w:val="none" w:sz="0" w:space="0" w:color="auto"/>
        <w:right w:val="none" w:sz="0" w:space="0" w:color="auto"/>
      </w:divBdr>
    </w:div>
    <w:div w:id="52588373">
      <w:bodyDiv w:val="1"/>
      <w:marLeft w:val="0"/>
      <w:marRight w:val="0"/>
      <w:marTop w:val="0"/>
      <w:marBottom w:val="0"/>
      <w:divBdr>
        <w:top w:val="none" w:sz="0" w:space="0" w:color="auto"/>
        <w:left w:val="none" w:sz="0" w:space="0" w:color="auto"/>
        <w:bottom w:val="none" w:sz="0" w:space="0" w:color="auto"/>
        <w:right w:val="none" w:sz="0" w:space="0" w:color="auto"/>
      </w:divBdr>
    </w:div>
    <w:div w:id="54593669">
      <w:bodyDiv w:val="1"/>
      <w:marLeft w:val="0"/>
      <w:marRight w:val="0"/>
      <w:marTop w:val="0"/>
      <w:marBottom w:val="0"/>
      <w:divBdr>
        <w:top w:val="none" w:sz="0" w:space="0" w:color="auto"/>
        <w:left w:val="none" w:sz="0" w:space="0" w:color="auto"/>
        <w:bottom w:val="none" w:sz="0" w:space="0" w:color="auto"/>
        <w:right w:val="none" w:sz="0" w:space="0" w:color="auto"/>
      </w:divBdr>
    </w:div>
    <w:div w:id="55131213">
      <w:bodyDiv w:val="1"/>
      <w:marLeft w:val="0"/>
      <w:marRight w:val="0"/>
      <w:marTop w:val="0"/>
      <w:marBottom w:val="0"/>
      <w:divBdr>
        <w:top w:val="none" w:sz="0" w:space="0" w:color="auto"/>
        <w:left w:val="none" w:sz="0" w:space="0" w:color="auto"/>
        <w:bottom w:val="none" w:sz="0" w:space="0" w:color="auto"/>
        <w:right w:val="none" w:sz="0" w:space="0" w:color="auto"/>
      </w:divBdr>
    </w:div>
    <w:div w:id="66735981">
      <w:bodyDiv w:val="1"/>
      <w:marLeft w:val="0"/>
      <w:marRight w:val="0"/>
      <w:marTop w:val="0"/>
      <w:marBottom w:val="0"/>
      <w:divBdr>
        <w:top w:val="none" w:sz="0" w:space="0" w:color="auto"/>
        <w:left w:val="none" w:sz="0" w:space="0" w:color="auto"/>
        <w:bottom w:val="none" w:sz="0" w:space="0" w:color="auto"/>
        <w:right w:val="none" w:sz="0" w:space="0" w:color="auto"/>
      </w:divBdr>
    </w:div>
    <w:div w:id="68699852">
      <w:bodyDiv w:val="1"/>
      <w:marLeft w:val="0"/>
      <w:marRight w:val="0"/>
      <w:marTop w:val="0"/>
      <w:marBottom w:val="0"/>
      <w:divBdr>
        <w:top w:val="none" w:sz="0" w:space="0" w:color="auto"/>
        <w:left w:val="none" w:sz="0" w:space="0" w:color="auto"/>
        <w:bottom w:val="none" w:sz="0" w:space="0" w:color="auto"/>
        <w:right w:val="none" w:sz="0" w:space="0" w:color="auto"/>
      </w:divBdr>
    </w:div>
    <w:div w:id="68892803">
      <w:bodyDiv w:val="1"/>
      <w:marLeft w:val="0"/>
      <w:marRight w:val="0"/>
      <w:marTop w:val="0"/>
      <w:marBottom w:val="0"/>
      <w:divBdr>
        <w:top w:val="none" w:sz="0" w:space="0" w:color="auto"/>
        <w:left w:val="none" w:sz="0" w:space="0" w:color="auto"/>
        <w:bottom w:val="none" w:sz="0" w:space="0" w:color="auto"/>
        <w:right w:val="none" w:sz="0" w:space="0" w:color="auto"/>
      </w:divBdr>
    </w:div>
    <w:div w:id="70855875">
      <w:bodyDiv w:val="1"/>
      <w:marLeft w:val="0"/>
      <w:marRight w:val="0"/>
      <w:marTop w:val="0"/>
      <w:marBottom w:val="0"/>
      <w:divBdr>
        <w:top w:val="none" w:sz="0" w:space="0" w:color="auto"/>
        <w:left w:val="none" w:sz="0" w:space="0" w:color="auto"/>
        <w:bottom w:val="none" w:sz="0" w:space="0" w:color="auto"/>
        <w:right w:val="none" w:sz="0" w:space="0" w:color="auto"/>
      </w:divBdr>
    </w:div>
    <w:div w:id="74404706">
      <w:bodyDiv w:val="1"/>
      <w:marLeft w:val="0"/>
      <w:marRight w:val="0"/>
      <w:marTop w:val="0"/>
      <w:marBottom w:val="0"/>
      <w:divBdr>
        <w:top w:val="none" w:sz="0" w:space="0" w:color="auto"/>
        <w:left w:val="none" w:sz="0" w:space="0" w:color="auto"/>
        <w:bottom w:val="none" w:sz="0" w:space="0" w:color="auto"/>
        <w:right w:val="none" w:sz="0" w:space="0" w:color="auto"/>
      </w:divBdr>
    </w:div>
    <w:div w:id="81412321">
      <w:bodyDiv w:val="1"/>
      <w:marLeft w:val="0"/>
      <w:marRight w:val="0"/>
      <w:marTop w:val="0"/>
      <w:marBottom w:val="0"/>
      <w:divBdr>
        <w:top w:val="none" w:sz="0" w:space="0" w:color="auto"/>
        <w:left w:val="none" w:sz="0" w:space="0" w:color="auto"/>
        <w:bottom w:val="none" w:sz="0" w:space="0" w:color="auto"/>
        <w:right w:val="none" w:sz="0" w:space="0" w:color="auto"/>
      </w:divBdr>
    </w:div>
    <w:div w:id="81997194">
      <w:bodyDiv w:val="1"/>
      <w:marLeft w:val="0"/>
      <w:marRight w:val="0"/>
      <w:marTop w:val="0"/>
      <w:marBottom w:val="0"/>
      <w:divBdr>
        <w:top w:val="none" w:sz="0" w:space="0" w:color="auto"/>
        <w:left w:val="none" w:sz="0" w:space="0" w:color="auto"/>
        <w:bottom w:val="none" w:sz="0" w:space="0" w:color="auto"/>
        <w:right w:val="none" w:sz="0" w:space="0" w:color="auto"/>
      </w:divBdr>
    </w:div>
    <w:div w:id="82804055">
      <w:bodyDiv w:val="1"/>
      <w:marLeft w:val="0"/>
      <w:marRight w:val="0"/>
      <w:marTop w:val="0"/>
      <w:marBottom w:val="0"/>
      <w:divBdr>
        <w:top w:val="none" w:sz="0" w:space="0" w:color="auto"/>
        <w:left w:val="none" w:sz="0" w:space="0" w:color="auto"/>
        <w:bottom w:val="none" w:sz="0" w:space="0" w:color="auto"/>
        <w:right w:val="none" w:sz="0" w:space="0" w:color="auto"/>
      </w:divBdr>
    </w:div>
    <w:div w:id="84303311">
      <w:bodyDiv w:val="1"/>
      <w:marLeft w:val="0"/>
      <w:marRight w:val="0"/>
      <w:marTop w:val="0"/>
      <w:marBottom w:val="0"/>
      <w:divBdr>
        <w:top w:val="none" w:sz="0" w:space="0" w:color="auto"/>
        <w:left w:val="none" w:sz="0" w:space="0" w:color="auto"/>
        <w:bottom w:val="none" w:sz="0" w:space="0" w:color="auto"/>
        <w:right w:val="none" w:sz="0" w:space="0" w:color="auto"/>
      </w:divBdr>
    </w:div>
    <w:div w:id="85928149">
      <w:bodyDiv w:val="1"/>
      <w:marLeft w:val="0"/>
      <w:marRight w:val="0"/>
      <w:marTop w:val="0"/>
      <w:marBottom w:val="0"/>
      <w:divBdr>
        <w:top w:val="none" w:sz="0" w:space="0" w:color="auto"/>
        <w:left w:val="none" w:sz="0" w:space="0" w:color="auto"/>
        <w:bottom w:val="none" w:sz="0" w:space="0" w:color="auto"/>
        <w:right w:val="none" w:sz="0" w:space="0" w:color="auto"/>
      </w:divBdr>
    </w:div>
    <w:div w:id="87847390">
      <w:bodyDiv w:val="1"/>
      <w:marLeft w:val="0"/>
      <w:marRight w:val="0"/>
      <w:marTop w:val="0"/>
      <w:marBottom w:val="0"/>
      <w:divBdr>
        <w:top w:val="none" w:sz="0" w:space="0" w:color="auto"/>
        <w:left w:val="none" w:sz="0" w:space="0" w:color="auto"/>
        <w:bottom w:val="none" w:sz="0" w:space="0" w:color="auto"/>
        <w:right w:val="none" w:sz="0" w:space="0" w:color="auto"/>
      </w:divBdr>
    </w:div>
    <w:div w:id="88477858">
      <w:bodyDiv w:val="1"/>
      <w:marLeft w:val="0"/>
      <w:marRight w:val="0"/>
      <w:marTop w:val="0"/>
      <w:marBottom w:val="0"/>
      <w:divBdr>
        <w:top w:val="none" w:sz="0" w:space="0" w:color="auto"/>
        <w:left w:val="none" w:sz="0" w:space="0" w:color="auto"/>
        <w:bottom w:val="none" w:sz="0" w:space="0" w:color="auto"/>
        <w:right w:val="none" w:sz="0" w:space="0" w:color="auto"/>
      </w:divBdr>
    </w:div>
    <w:div w:id="95828261">
      <w:bodyDiv w:val="1"/>
      <w:marLeft w:val="0"/>
      <w:marRight w:val="0"/>
      <w:marTop w:val="0"/>
      <w:marBottom w:val="0"/>
      <w:divBdr>
        <w:top w:val="none" w:sz="0" w:space="0" w:color="auto"/>
        <w:left w:val="none" w:sz="0" w:space="0" w:color="auto"/>
        <w:bottom w:val="none" w:sz="0" w:space="0" w:color="auto"/>
        <w:right w:val="none" w:sz="0" w:space="0" w:color="auto"/>
      </w:divBdr>
      <w:divsChild>
        <w:div w:id="90127194">
          <w:marLeft w:val="1800"/>
          <w:marRight w:val="0"/>
          <w:marTop w:val="100"/>
          <w:marBottom w:val="120"/>
          <w:divBdr>
            <w:top w:val="none" w:sz="0" w:space="0" w:color="auto"/>
            <w:left w:val="none" w:sz="0" w:space="0" w:color="auto"/>
            <w:bottom w:val="none" w:sz="0" w:space="0" w:color="auto"/>
            <w:right w:val="none" w:sz="0" w:space="0" w:color="auto"/>
          </w:divBdr>
        </w:div>
        <w:div w:id="1632856974">
          <w:marLeft w:val="1800"/>
          <w:marRight w:val="0"/>
          <w:marTop w:val="100"/>
          <w:marBottom w:val="120"/>
          <w:divBdr>
            <w:top w:val="none" w:sz="0" w:space="0" w:color="auto"/>
            <w:left w:val="none" w:sz="0" w:space="0" w:color="auto"/>
            <w:bottom w:val="none" w:sz="0" w:space="0" w:color="auto"/>
            <w:right w:val="none" w:sz="0" w:space="0" w:color="auto"/>
          </w:divBdr>
        </w:div>
        <w:div w:id="2102022697">
          <w:marLeft w:val="1800"/>
          <w:marRight w:val="0"/>
          <w:marTop w:val="100"/>
          <w:marBottom w:val="120"/>
          <w:divBdr>
            <w:top w:val="none" w:sz="0" w:space="0" w:color="auto"/>
            <w:left w:val="none" w:sz="0" w:space="0" w:color="auto"/>
            <w:bottom w:val="none" w:sz="0" w:space="0" w:color="auto"/>
            <w:right w:val="none" w:sz="0" w:space="0" w:color="auto"/>
          </w:divBdr>
        </w:div>
      </w:divsChild>
    </w:div>
    <w:div w:id="100809655">
      <w:bodyDiv w:val="1"/>
      <w:marLeft w:val="0"/>
      <w:marRight w:val="0"/>
      <w:marTop w:val="0"/>
      <w:marBottom w:val="0"/>
      <w:divBdr>
        <w:top w:val="none" w:sz="0" w:space="0" w:color="auto"/>
        <w:left w:val="none" w:sz="0" w:space="0" w:color="auto"/>
        <w:bottom w:val="none" w:sz="0" w:space="0" w:color="auto"/>
        <w:right w:val="none" w:sz="0" w:space="0" w:color="auto"/>
      </w:divBdr>
    </w:div>
    <w:div w:id="101264198">
      <w:bodyDiv w:val="1"/>
      <w:marLeft w:val="0"/>
      <w:marRight w:val="0"/>
      <w:marTop w:val="0"/>
      <w:marBottom w:val="0"/>
      <w:divBdr>
        <w:top w:val="none" w:sz="0" w:space="0" w:color="auto"/>
        <w:left w:val="none" w:sz="0" w:space="0" w:color="auto"/>
        <w:bottom w:val="none" w:sz="0" w:space="0" w:color="auto"/>
        <w:right w:val="none" w:sz="0" w:space="0" w:color="auto"/>
      </w:divBdr>
    </w:div>
    <w:div w:id="105736789">
      <w:bodyDiv w:val="1"/>
      <w:marLeft w:val="0"/>
      <w:marRight w:val="0"/>
      <w:marTop w:val="0"/>
      <w:marBottom w:val="0"/>
      <w:divBdr>
        <w:top w:val="none" w:sz="0" w:space="0" w:color="auto"/>
        <w:left w:val="none" w:sz="0" w:space="0" w:color="auto"/>
        <w:bottom w:val="none" w:sz="0" w:space="0" w:color="auto"/>
        <w:right w:val="none" w:sz="0" w:space="0" w:color="auto"/>
      </w:divBdr>
    </w:div>
    <w:div w:id="108939148">
      <w:bodyDiv w:val="1"/>
      <w:marLeft w:val="0"/>
      <w:marRight w:val="0"/>
      <w:marTop w:val="0"/>
      <w:marBottom w:val="0"/>
      <w:divBdr>
        <w:top w:val="none" w:sz="0" w:space="0" w:color="auto"/>
        <w:left w:val="none" w:sz="0" w:space="0" w:color="auto"/>
        <w:bottom w:val="none" w:sz="0" w:space="0" w:color="auto"/>
        <w:right w:val="none" w:sz="0" w:space="0" w:color="auto"/>
      </w:divBdr>
    </w:div>
    <w:div w:id="109396120">
      <w:bodyDiv w:val="1"/>
      <w:marLeft w:val="0"/>
      <w:marRight w:val="0"/>
      <w:marTop w:val="0"/>
      <w:marBottom w:val="0"/>
      <w:divBdr>
        <w:top w:val="none" w:sz="0" w:space="0" w:color="auto"/>
        <w:left w:val="none" w:sz="0" w:space="0" w:color="auto"/>
        <w:bottom w:val="none" w:sz="0" w:space="0" w:color="auto"/>
        <w:right w:val="none" w:sz="0" w:space="0" w:color="auto"/>
      </w:divBdr>
    </w:div>
    <w:div w:id="110829176">
      <w:bodyDiv w:val="1"/>
      <w:marLeft w:val="0"/>
      <w:marRight w:val="0"/>
      <w:marTop w:val="0"/>
      <w:marBottom w:val="0"/>
      <w:divBdr>
        <w:top w:val="none" w:sz="0" w:space="0" w:color="auto"/>
        <w:left w:val="none" w:sz="0" w:space="0" w:color="auto"/>
        <w:bottom w:val="none" w:sz="0" w:space="0" w:color="auto"/>
        <w:right w:val="none" w:sz="0" w:space="0" w:color="auto"/>
      </w:divBdr>
    </w:div>
    <w:div w:id="111558309">
      <w:bodyDiv w:val="1"/>
      <w:marLeft w:val="0"/>
      <w:marRight w:val="0"/>
      <w:marTop w:val="0"/>
      <w:marBottom w:val="0"/>
      <w:divBdr>
        <w:top w:val="none" w:sz="0" w:space="0" w:color="auto"/>
        <w:left w:val="none" w:sz="0" w:space="0" w:color="auto"/>
        <w:bottom w:val="none" w:sz="0" w:space="0" w:color="auto"/>
        <w:right w:val="none" w:sz="0" w:space="0" w:color="auto"/>
      </w:divBdr>
    </w:div>
    <w:div w:id="113259837">
      <w:bodyDiv w:val="1"/>
      <w:marLeft w:val="0"/>
      <w:marRight w:val="0"/>
      <w:marTop w:val="0"/>
      <w:marBottom w:val="0"/>
      <w:divBdr>
        <w:top w:val="none" w:sz="0" w:space="0" w:color="auto"/>
        <w:left w:val="none" w:sz="0" w:space="0" w:color="auto"/>
        <w:bottom w:val="none" w:sz="0" w:space="0" w:color="auto"/>
        <w:right w:val="none" w:sz="0" w:space="0" w:color="auto"/>
      </w:divBdr>
    </w:div>
    <w:div w:id="116872886">
      <w:bodyDiv w:val="1"/>
      <w:marLeft w:val="0"/>
      <w:marRight w:val="0"/>
      <w:marTop w:val="0"/>
      <w:marBottom w:val="0"/>
      <w:divBdr>
        <w:top w:val="none" w:sz="0" w:space="0" w:color="auto"/>
        <w:left w:val="none" w:sz="0" w:space="0" w:color="auto"/>
        <w:bottom w:val="none" w:sz="0" w:space="0" w:color="auto"/>
        <w:right w:val="none" w:sz="0" w:space="0" w:color="auto"/>
      </w:divBdr>
    </w:div>
    <w:div w:id="118107501">
      <w:bodyDiv w:val="1"/>
      <w:marLeft w:val="0"/>
      <w:marRight w:val="0"/>
      <w:marTop w:val="0"/>
      <w:marBottom w:val="0"/>
      <w:divBdr>
        <w:top w:val="none" w:sz="0" w:space="0" w:color="auto"/>
        <w:left w:val="none" w:sz="0" w:space="0" w:color="auto"/>
        <w:bottom w:val="none" w:sz="0" w:space="0" w:color="auto"/>
        <w:right w:val="none" w:sz="0" w:space="0" w:color="auto"/>
      </w:divBdr>
    </w:div>
    <w:div w:id="118232923">
      <w:bodyDiv w:val="1"/>
      <w:marLeft w:val="0"/>
      <w:marRight w:val="0"/>
      <w:marTop w:val="0"/>
      <w:marBottom w:val="0"/>
      <w:divBdr>
        <w:top w:val="none" w:sz="0" w:space="0" w:color="auto"/>
        <w:left w:val="none" w:sz="0" w:space="0" w:color="auto"/>
        <w:bottom w:val="none" w:sz="0" w:space="0" w:color="auto"/>
        <w:right w:val="none" w:sz="0" w:space="0" w:color="auto"/>
      </w:divBdr>
    </w:div>
    <w:div w:id="119231624">
      <w:bodyDiv w:val="1"/>
      <w:marLeft w:val="0"/>
      <w:marRight w:val="0"/>
      <w:marTop w:val="0"/>
      <w:marBottom w:val="0"/>
      <w:divBdr>
        <w:top w:val="none" w:sz="0" w:space="0" w:color="auto"/>
        <w:left w:val="none" w:sz="0" w:space="0" w:color="auto"/>
        <w:bottom w:val="none" w:sz="0" w:space="0" w:color="auto"/>
        <w:right w:val="none" w:sz="0" w:space="0" w:color="auto"/>
      </w:divBdr>
    </w:div>
    <w:div w:id="121122544">
      <w:bodyDiv w:val="1"/>
      <w:marLeft w:val="0"/>
      <w:marRight w:val="0"/>
      <w:marTop w:val="0"/>
      <w:marBottom w:val="0"/>
      <w:divBdr>
        <w:top w:val="none" w:sz="0" w:space="0" w:color="auto"/>
        <w:left w:val="none" w:sz="0" w:space="0" w:color="auto"/>
        <w:bottom w:val="none" w:sz="0" w:space="0" w:color="auto"/>
        <w:right w:val="none" w:sz="0" w:space="0" w:color="auto"/>
      </w:divBdr>
    </w:div>
    <w:div w:id="128595305">
      <w:bodyDiv w:val="1"/>
      <w:marLeft w:val="0"/>
      <w:marRight w:val="0"/>
      <w:marTop w:val="0"/>
      <w:marBottom w:val="0"/>
      <w:divBdr>
        <w:top w:val="none" w:sz="0" w:space="0" w:color="auto"/>
        <w:left w:val="none" w:sz="0" w:space="0" w:color="auto"/>
        <w:bottom w:val="none" w:sz="0" w:space="0" w:color="auto"/>
        <w:right w:val="none" w:sz="0" w:space="0" w:color="auto"/>
      </w:divBdr>
    </w:div>
    <w:div w:id="128982503">
      <w:bodyDiv w:val="1"/>
      <w:marLeft w:val="0"/>
      <w:marRight w:val="0"/>
      <w:marTop w:val="0"/>
      <w:marBottom w:val="0"/>
      <w:divBdr>
        <w:top w:val="none" w:sz="0" w:space="0" w:color="auto"/>
        <w:left w:val="none" w:sz="0" w:space="0" w:color="auto"/>
        <w:bottom w:val="none" w:sz="0" w:space="0" w:color="auto"/>
        <w:right w:val="none" w:sz="0" w:space="0" w:color="auto"/>
      </w:divBdr>
    </w:div>
    <w:div w:id="129330781">
      <w:bodyDiv w:val="1"/>
      <w:marLeft w:val="0"/>
      <w:marRight w:val="0"/>
      <w:marTop w:val="0"/>
      <w:marBottom w:val="0"/>
      <w:divBdr>
        <w:top w:val="none" w:sz="0" w:space="0" w:color="auto"/>
        <w:left w:val="none" w:sz="0" w:space="0" w:color="auto"/>
        <w:bottom w:val="none" w:sz="0" w:space="0" w:color="auto"/>
        <w:right w:val="none" w:sz="0" w:space="0" w:color="auto"/>
      </w:divBdr>
    </w:div>
    <w:div w:id="130023569">
      <w:bodyDiv w:val="1"/>
      <w:marLeft w:val="0"/>
      <w:marRight w:val="0"/>
      <w:marTop w:val="0"/>
      <w:marBottom w:val="0"/>
      <w:divBdr>
        <w:top w:val="none" w:sz="0" w:space="0" w:color="auto"/>
        <w:left w:val="none" w:sz="0" w:space="0" w:color="auto"/>
        <w:bottom w:val="none" w:sz="0" w:space="0" w:color="auto"/>
        <w:right w:val="none" w:sz="0" w:space="0" w:color="auto"/>
      </w:divBdr>
    </w:div>
    <w:div w:id="132331140">
      <w:bodyDiv w:val="1"/>
      <w:marLeft w:val="0"/>
      <w:marRight w:val="0"/>
      <w:marTop w:val="0"/>
      <w:marBottom w:val="0"/>
      <w:divBdr>
        <w:top w:val="none" w:sz="0" w:space="0" w:color="auto"/>
        <w:left w:val="none" w:sz="0" w:space="0" w:color="auto"/>
        <w:bottom w:val="none" w:sz="0" w:space="0" w:color="auto"/>
        <w:right w:val="none" w:sz="0" w:space="0" w:color="auto"/>
      </w:divBdr>
      <w:divsChild>
        <w:div w:id="194857580">
          <w:marLeft w:val="0"/>
          <w:marRight w:val="0"/>
          <w:marTop w:val="0"/>
          <w:marBottom w:val="75"/>
          <w:divBdr>
            <w:top w:val="none" w:sz="0" w:space="0" w:color="auto"/>
            <w:left w:val="none" w:sz="0" w:space="0" w:color="auto"/>
            <w:bottom w:val="none" w:sz="0" w:space="0" w:color="auto"/>
            <w:right w:val="none" w:sz="0" w:space="0" w:color="auto"/>
          </w:divBdr>
        </w:div>
      </w:divsChild>
    </w:div>
    <w:div w:id="134028793">
      <w:bodyDiv w:val="1"/>
      <w:marLeft w:val="0"/>
      <w:marRight w:val="0"/>
      <w:marTop w:val="0"/>
      <w:marBottom w:val="0"/>
      <w:divBdr>
        <w:top w:val="none" w:sz="0" w:space="0" w:color="auto"/>
        <w:left w:val="none" w:sz="0" w:space="0" w:color="auto"/>
        <w:bottom w:val="none" w:sz="0" w:space="0" w:color="auto"/>
        <w:right w:val="none" w:sz="0" w:space="0" w:color="auto"/>
      </w:divBdr>
    </w:div>
    <w:div w:id="136075967">
      <w:bodyDiv w:val="1"/>
      <w:marLeft w:val="0"/>
      <w:marRight w:val="0"/>
      <w:marTop w:val="0"/>
      <w:marBottom w:val="0"/>
      <w:divBdr>
        <w:top w:val="none" w:sz="0" w:space="0" w:color="auto"/>
        <w:left w:val="none" w:sz="0" w:space="0" w:color="auto"/>
        <w:bottom w:val="none" w:sz="0" w:space="0" w:color="auto"/>
        <w:right w:val="none" w:sz="0" w:space="0" w:color="auto"/>
      </w:divBdr>
    </w:div>
    <w:div w:id="143355351">
      <w:bodyDiv w:val="1"/>
      <w:marLeft w:val="0"/>
      <w:marRight w:val="0"/>
      <w:marTop w:val="0"/>
      <w:marBottom w:val="0"/>
      <w:divBdr>
        <w:top w:val="none" w:sz="0" w:space="0" w:color="auto"/>
        <w:left w:val="none" w:sz="0" w:space="0" w:color="auto"/>
        <w:bottom w:val="none" w:sz="0" w:space="0" w:color="auto"/>
        <w:right w:val="none" w:sz="0" w:space="0" w:color="auto"/>
      </w:divBdr>
    </w:div>
    <w:div w:id="143740846">
      <w:bodyDiv w:val="1"/>
      <w:marLeft w:val="0"/>
      <w:marRight w:val="0"/>
      <w:marTop w:val="0"/>
      <w:marBottom w:val="0"/>
      <w:divBdr>
        <w:top w:val="none" w:sz="0" w:space="0" w:color="auto"/>
        <w:left w:val="none" w:sz="0" w:space="0" w:color="auto"/>
        <w:bottom w:val="none" w:sz="0" w:space="0" w:color="auto"/>
        <w:right w:val="none" w:sz="0" w:space="0" w:color="auto"/>
      </w:divBdr>
    </w:div>
    <w:div w:id="146098250">
      <w:bodyDiv w:val="1"/>
      <w:marLeft w:val="0"/>
      <w:marRight w:val="0"/>
      <w:marTop w:val="0"/>
      <w:marBottom w:val="0"/>
      <w:divBdr>
        <w:top w:val="none" w:sz="0" w:space="0" w:color="auto"/>
        <w:left w:val="none" w:sz="0" w:space="0" w:color="auto"/>
        <w:bottom w:val="none" w:sz="0" w:space="0" w:color="auto"/>
        <w:right w:val="none" w:sz="0" w:space="0" w:color="auto"/>
      </w:divBdr>
    </w:div>
    <w:div w:id="147553006">
      <w:bodyDiv w:val="1"/>
      <w:marLeft w:val="0"/>
      <w:marRight w:val="0"/>
      <w:marTop w:val="0"/>
      <w:marBottom w:val="0"/>
      <w:divBdr>
        <w:top w:val="none" w:sz="0" w:space="0" w:color="auto"/>
        <w:left w:val="none" w:sz="0" w:space="0" w:color="auto"/>
        <w:bottom w:val="none" w:sz="0" w:space="0" w:color="auto"/>
        <w:right w:val="none" w:sz="0" w:space="0" w:color="auto"/>
      </w:divBdr>
    </w:div>
    <w:div w:id="150759167">
      <w:bodyDiv w:val="1"/>
      <w:marLeft w:val="0"/>
      <w:marRight w:val="0"/>
      <w:marTop w:val="0"/>
      <w:marBottom w:val="0"/>
      <w:divBdr>
        <w:top w:val="none" w:sz="0" w:space="0" w:color="auto"/>
        <w:left w:val="none" w:sz="0" w:space="0" w:color="auto"/>
        <w:bottom w:val="none" w:sz="0" w:space="0" w:color="auto"/>
        <w:right w:val="none" w:sz="0" w:space="0" w:color="auto"/>
      </w:divBdr>
    </w:div>
    <w:div w:id="151798739">
      <w:bodyDiv w:val="1"/>
      <w:marLeft w:val="0"/>
      <w:marRight w:val="0"/>
      <w:marTop w:val="0"/>
      <w:marBottom w:val="0"/>
      <w:divBdr>
        <w:top w:val="none" w:sz="0" w:space="0" w:color="auto"/>
        <w:left w:val="none" w:sz="0" w:space="0" w:color="auto"/>
        <w:bottom w:val="none" w:sz="0" w:space="0" w:color="auto"/>
        <w:right w:val="none" w:sz="0" w:space="0" w:color="auto"/>
      </w:divBdr>
    </w:div>
    <w:div w:id="152335554">
      <w:bodyDiv w:val="1"/>
      <w:marLeft w:val="0"/>
      <w:marRight w:val="0"/>
      <w:marTop w:val="0"/>
      <w:marBottom w:val="0"/>
      <w:divBdr>
        <w:top w:val="none" w:sz="0" w:space="0" w:color="auto"/>
        <w:left w:val="none" w:sz="0" w:space="0" w:color="auto"/>
        <w:bottom w:val="none" w:sz="0" w:space="0" w:color="auto"/>
        <w:right w:val="none" w:sz="0" w:space="0" w:color="auto"/>
      </w:divBdr>
    </w:div>
    <w:div w:id="165290230">
      <w:bodyDiv w:val="1"/>
      <w:marLeft w:val="0"/>
      <w:marRight w:val="0"/>
      <w:marTop w:val="0"/>
      <w:marBottom w:val="0"/>
      <w:divBdr>
        <w:top w:val="none" w:sz="0" w:space="0" w:color="auto"/>
        <w:left w:val="none" w:sz="0" w:space="0" w:color="auto"/>
        <w:bottom w:val="none" w:sz="0" w:space="0" w:color="auto"/>
        <w:right w:val="none" w:sz="0" w:space="0" w:color="auto"/>
      </w:divBdr>
    </w:div>
    <w:div w:id="167864464">
      <w:bodyDiv w:val="1"/>
      <w:marLeft w:val="0"/>
      <w:marRight w:val="0"/>
      <w:marTop w:val="0"/>
      <w:marBottom w:val="0"/>
      <w:divBdr>
        <w:top w:val="none" w:sz="0" w:space="0" w:color="auto"/>
        <w:left w:val="none" w:sz="0" w:space="0" w:color="auto"/>
        <w:bottom w:val="none" w:sz="0" w:space="0" w:color="auto"/>
        <w:right w:val="none" w:sz="0" w:space="0" w:color="auto"/>
      </w:divBdr>
    </w:div>
    <w:div w:id="171649895">
      <w:bodyDiv w:val="1"/>
      <w:marLeft w:val="0"/>
      <w:marRight w:val="0"/>
      <w:marTop w:val="0"/>
      <w:marBottom w:val="0"/>
      <w:divBdr>
        <w:top w:val="none" w:sz="0" w:space="0" w:color="auto"/>
        <w:left w:val="none" w:sz="0" w:space="0" w:color="auto"/>
        <w:bottom w:val="none" w:sz="0" w:space="0" w:color="auto"/>
        <w:right w:val="none" w:sz="0" w:space="0" w:color="auto"/>
      </w:divBdr>
    </w:div>
    <w:div w:id="172032593">
      <w:bodyDiv w:val="1"/>
      <w:marLeft w:val="0"/>
      <w:marRight w:val="0"/>
      <w:marTop w:val="0"/>
      <w:marBottom w:val="0"/>
      <w:divBdr>
        <w:top w:val="none" w:sz="0" w:space="0" w:color="auto"/>
        <w:left w:val="none" w:sz="0" w:space="0" w:color="auto"/>
        <w:bottom w:val="none" w:sz="0" w:space="0" w:color="auto"/>
        <w:right w:val="none" w:sz="0" w:space="0" w:color="auto"/>
      </w:divBdr>
    </w:div>
    <w:div w:id="174075306">
      <w:bodyDiv w:val="1"/>
      <w:marLeft w:val="0"/>
      <w:marRight w:val="0"/>
      <w:marTop w:val="0"/>
      <w:marBottom w:val="0"/>
      <w:divBdr>
        <w:top w:val="none" w:sz="0" w:space="0" w:color="auto"/>
        <w:left w:val="none" w:sz="0" w:space="0" w:color="auto"/>
        <w:bottom w:val="none" w:sz="0" w:space="0" w:color="auto"/>
        <w:right w:val="none" w:sz="0" w:space="0" w:color="auto"/>
      </w:divBdr>
    </w:div>
    <w:div w:id="176816191">
      <w:bodyDiv w:val="1"/>
      <w:marLeft w:val="0"/>
      <w:marRight w:val="0"/>
      <w:marTop w:val="0"/>
      <w:marBottom w:val="0"/>
      <w:divBdr>
        <w:top w:val="none" w:sz="0" w:space="0" w:color="auto"/>
        <w:left w:val="none" w:sz="0" w:space="0" w:color="auto"/>
        <w:bottom w:val="none" w:sz="0" w:space="0" w:color="auto"/>
        <w:right w:val="none" w:sz="0" w:space="0" w:color="auto"/>
      </w:divBdr>
    </w:div>
    <w:div w:id="178853734">
      <w:bodyDiv w:val="1"/>
      <w:marLeft w:val="0"/>
      <w:marRight w:val="0"/>
      <w:marTop w:val="0"/>
      <w:marBottom w:val="0"/>
      <w:divBdr>
        <w:top w:val="none" w:sz="0" w:space="0" w:color="auto"/>
        <w:left w:val="none" w:sz="0" w:space="0" w:color="auto"/>
        <w:bottom w:val="none" w:sz="0" w:space="0" w:color="auto"/>
        <w:right w:val="none" w:sz="0" w:space="0" w:color="auto"/>
      </w:divBdr>
    </w:div>
    <w:div w:id="181404198">
      <w:bodyDiv w:val="1"/>
      <w:marLeft w:val="0"/>
      <w:marRight w:val="0"/>
      <w:marTop w:val="0"/>
      <w:marBottom w:val="0"/>
      <w:divBdr>
        <w:top w:val="none" w:sz="0" w:space="0" w:color="auto"/>
        <w:left w:val="none" w:sz="0" w:space="0" w:color="auto"/>
        <w:bottom w:val="none" w:sz="0" w:space="0" w:color="auto"/>
        <w:right w:val="none" w:sz="0" w:space="0" w:color="auto"/>
      </w:divBdr>
    </w:div>
    <w:div w:id="181669655">
      <w:bodyDiv w:val="1"/>
      <w:marLeft w:val="0"/>
      <w:marRight w:val="0"/>
      <w:marTop w:val="0"/>
      <w:marBottom w:val="0"/>
      <w:divBdr>
        <w:top w:val="none" w:sz="0" w:space="0" w:color="auto"/>
        <w:left w:val="none" w:sz="0" w:space="0" w:color="auto"/>
        <w:bottom w:val="none" w:sz="0" w:space="0" w:color="auto"/>
        <w:right w:val="none" w:sz="0" w:space="0" w:color="auto"/>
      </w:divBdr>
    </w:div>
    <w:div w:id="185169942">
      <w:bodyDiv w:val="1"/>
      <w:marLeft w:val="0"/>
      <w:marRight w:val="0"/>
      <w:marTop w:val="0"/>
      <w:marBottom w:val="0"/>
      <w:divBdr>
        <w:top w:val="none" w:sz="0" w:space="0" w:color="auto"/>
        <w:left w:val="none" w:sz="0" w:space="0" w:color="auto"/>
        <w:bottom w:val="none" w:sz="0" w:space="0" w:color="auto"/>
        <w:right w:val="none" w:sz="0" w:space="0" w:color="auto"/>
      </w:divBdr>
    </w:div>
    <w:div w:id="189073313">
      <w:bodyDiv w:val="1"/>
      <w:marLeft w:val="0"/>
      <w:marRight w:val="0"/>
      <w:marTop w:val="0"/>
      <w:marBottom w:val="0"/>
      <w:divBdr>
        <w:top w:val="none" w:sz="0" w:space="0" w:color="auto"/>
        <w:left w:val="none" w:sz="0" w:space="0" w:color="auto"/>
        <w:bottom w:val="none" w:sz="0" w:space="0" w:color="auto"/>
        <w:right w:val="none" w:sz="0" w:space="0" w:color="auto"/>
      </w:divBdr>
    </w:div>
    <w:div w:id="194004976">
      <w:bodyDiv w:val="1"/>
      <w:marLeft w:val="0"/>
      <w:marRight w:val="0"/>
      <w:marTop w:val="0"/>
      <w:marBottom w:val="0"/>
      <w:divBdr>
        <w:top w:val="none" w:sz="0" w:space="0" w:color="auto"/>
        <w:left w:val="none" w:sz="0" w:space="0" w:color="auto"/>
        <w:bottom w:val="none" w:sz="0" w:space="0" w:color="auto"/>
        <w:right w:val="none" w:sz="0" w:space="0" w:color="auto"/>
      </w:divBdr>
    </w:div>
    <w:div w:id="194539071">
      <w:bodyDiv w:val="1"/>
      <w:marLeft w:val="0"/>
      <w:marRight w:val="0"/>
      <w:marTop w:val="0"/>
      <w:marBottom w:val="0"/>
      <w:divBdr>
        <w:top w:val="none" w:sz="0" w:space="0" w:color="auto"/>
        <w:left w:val="none" w:sz="0" w:space="0" w:color="auto"/>
        <w:bottom w:val="none" w:sz="0" w:space="0" w:color="auto"/>
        <w:right w:val="none" w:sz="0" w:space="0" w:color="auto"/>
      </w:divBdr>
    </w:div>
    <w:div w:id="202056643">
      <w:bodyDiv w:val="1"/>
      <w:marLeft w:val="0"/>
      <w:marRight w:val="0"/>
      <w:marTop w:val="0"/>
      <w:marBottom w:val="0"/>
      <w:divBdr>
        <w:top w:val="none" w:sz="0" w:space="0" w:color="auto"/>
        <w:left w:val="none" w:sz="0" w:space="0" w:color="auto"/>
        <w:bottom w:val="none" w:sz="0" w:space="0" w:color="auto"/>
        <w:right w:val="none" w:sz="0" w:space="0" w:color="auto"/>
      </w:divBdr>
    </w:div>
    <w:div w:id="208734366">
      <w:bodyDiv w:val="1"/>
      <w:marLeft w:val="0"/>
      <w:marRight w:val="0"/>
      <w:marTop w:val="0"/>
      <w:marBottom w:val="0"/>
      <w:divBdr>
        <w:top w:val="none" w:sz="0" w:space="0" w:color="auto"/>
        <w:left w:val="none" w:sz="0" w:space="0" w:color="auto"/>
        <w:bottom w:val="none" w:sz="0" w:space="0" w:color="auto"/>
        <w:right w:val="none" w:sz="0" w:space="0" w:color="auto"/>
      </w:divBdr>
    </w:div>
    <w:div w:id="210504908">
      <w:bodyDiv w:val="1"/>
      <w:marLeft w:val="0"/>
      <w:marRight w:val="0"/>
      <w:marTop w:val="0"/>
      <w:marBottom w:val="0"/>
      <w:divBdr>
        <w:top w:val="none" w:sz="0" w:space="0" w:color="auto"/>
        <w:left w:val="none" w:sz="0" w:space="0" w:color="auto"/>
        <w:bottom w:val="none" w:sz="0" w:space="0" w:color="auto"/>
        <w:right w:val="none" w:sz="0" w:space="0" w:color="auto"/>
      </w:divBdr>
    </w:div>
    <w:div w:id="211774616">
      <w:bodyDiv w:val="1"/>
      <w:marLeft w:val="0"/>
      <w:marRight w:val="0"/>
      <w:marTop w:val="0"/>
      <w:marBottom w:val="0"/>
      <w:divBdr>
        <w:top w:val="none" w:sz="0" w:space="0" w:color="auto"/>
        <w:left w:val="none" w:sz="0" w:space="0" w:color="auto"/>
        <w:bottom w:val="none" w:sz="0" w:space="0" w:color="auto"/>
        <w:right w:val="none" w:sz="0" w:space="0" w:color="auto"/>
      </w:divBdr>
    </w:div>
    <w:div w:id="212276820">
      <w:bodyDiv w:val="1"/>
      <w:marLeft w:val="0"/>
      <w:marRight w:val="0"/>
      <w:marTop w:val="0"/>
      <w:marBottom w:val="0"/>
      <w:divBdr>
        <w:top w:val="none" w:sz="0" w:space="0" w:color="auto"/>
        <w:left w:val="none" w:sz="0" w:space="0" w:color="auto"/>
        <w:bottom w:val="none" w:sz="0" w:space="0" w:color="auto"/>
        <w:right w:val="none" w:sz="0" w:space="0" w:color="auto"/>
      </w:divBdr>
    </w:div>
    <w:div w:id="226108735">
      <w:bodyDiv w:val="1"/>
      <w:marLeft w:val="0"/>
      <w:marRight w:val="0"/>
      <w:marTop w:val="0"/>
      <w:marBottom w:val="0"/>
      <w:divBdr>
        <w:top w:val="none" w:sz="0" w:space="0" w:color="auto"/>
        <w:left w:val="none" w:sz="0" w:space="0" w:color="auto"/>
        <w:bottom w:val="none" w:sz="0" w:space="0" w:color="auto"/>
        <w:right w:val="none" w:sz="0" w:space="0" w:color="auto"/>
      </w:divBdr>
    </w:div>
    <w:div w:id="228343810">
      <w:bodyDiv w:val="1"/>
      <w:marLeft w:val="0"/>
      <w:marRight w:val="0"/>
      <w:marTop w:val="0"/>
      <w:marBottom w:val="0"/>
      <w:divBdr>
        <w:top w:val="none" w:sz="0" w:space="0" w:color="auto"/>
        <w:left w:val="none" w:sz="0" w:space="0" w:color="auto"/>
        <w:bottom w:val="none" w:sz="0" w:space="0" w:color="auto"/>
        <w:right w:val="none" w:sz="0" w:space="0" w:color="auto"/>
      </w:divBdr>
    </w:div>
    <w:div w:id="229078638">
      <w:bodyDiv w:val="1"/>
      <w:marLeft w:val="0"/>
      <w:marRight w:val="0"/>
      <w:marTop w:val="0"/>
      <w:marBottom w:val="0"/>
      <w:divBdr>
        <w:top w:val="none" w:sz="0" w:space="0" w:color="auto"/>
        <w:left w:val="none" w:sz="0" w:space="0" w:color="auto"/>
        <w:bottom w:val="none" w:sz="0" w:space="0" w:color="auto"/>
        <w:right w:val="none" w:sz="0" w:space="0" w:color="auto"/>
      </w:divBdr>
    </w:div>
    <w:div w:id="230426865">
      <w:bodyDiv w:val="1"/>
      <w:marLeft w:val="0"/>
      <w:marRight w:val="0"/>
      <w:marTop w:val="0"/>
      <w:marBottom w:val="0"/>
      <w:divBdr>
        <w:top w:val="none" w:sz="0" w:space="0" w:color="auto"/>
        <w:left w:val="none" w:sz="0" w:space="0" w:color="auto"/>
        <w:bottom w:val="none" w:sz="0" w:space="0" w:color="auto"/>
        <w:right w:val="none" w:sz="0" w:space="0" w:color="auto"/>
      </w:divBdr>
    </w:div>
    <w:div w:id="231697328">
      <w:bodyDiv w:val="1"/>
      <w:marLeft w:val="0"/>
      <w:marRight w:val="0"/>
      <w:marTop w:val="0"/>
      <w:marBottom w:val="0"/>
      <w:divBdr>
        <w:top w:val="none" w:sz="0" w:space="0" w:color="auto"/>
        <w:left w:val="none" w:sz="0" w:space="0" w:color="auto"/>
        <w:bottom w:val="none" w:sz="0" w:space="0" w:color="auto"/>
        <w:right w:val="none" w:sz="0" w:space="0" w:color="auto"/>
      </w:divBdr>
    </w:div>
    <w:div w:id="232282631">
      <w:bodyDiv w:val="1"/>
      <w:marLeft w:val="0"/>
      <w:marRight w:val="0"/>
      <w:marTop w:val="0"/>
      <w:marBottom w:val="0"/>
      <w:divBdr>
        <w:top w:val="none" w:sz="0" w:space="0" w:color="auto"/>
        <w:left w:val="none" w:sz="0" w:space="0" w:color="auto"/>
        <w:bottom w:val="none" w:sz="0" w:space="0" w:color="auto"/>
        <w:right w:val="none" w:sz="0" w:space="0" w:color="auto"/>
      </w:divBdr>
    </w:div>
    <w:div w:id="233441655">
      <w:bodyDiv w:val="1"/>
      <w:marLeft w:val="0"/>
      <w:marRight w:val="0"/>
      <w:marTop w:val="0"/>
      <w:marBottom w:val="0"/>
      <w:divBdr>
        <w:top w:val="none" w:sz="0" w:space="0" w:color="auto"/>
        <w:left w:val="none" w:sz="0" w:space="0" w:color="auto"/>
        <w:bottom w:val="none" w:sz="0" w:space="0" w:color="auto"/>
        <w:right w:val="none" w:sz="0" w:space="0" w:color="auto"/>
      </w:divBdr>
    </w:div>
    <w:div w:id="233585838">
      <w:bodyDiv w:val="1"/>
      <w:marLeft w:val="0"/>
      <w:marRight w:val="0"/>
      <w:marTop w:val="0"/>
      <w:marBottom w:val="0"/>
      <w:divBdr>
        <w:top w:val="none" w:sz="0" w:space="0" w:color="auto"/>
        <w:left w:val="none" w:sz="0" w:space="0" w:color="auto"/>
        <w:bottom w:val="none" w:sz="0" w:space="0" w:color="auto"/>
        <w:right w:val="none" w:sz="0" w:space="0" w:color="auto"/>
      </w:divBdr>
    </w:div>
    <w:div w:id="236674535">
      <w:bodyDiv w:val="1"/>
      <w:marLeft w:val="0"/>
      <w:marRight w:val="0"/>
      <w:marTop w:val="0"/>
      <w:marBottom w:val="0"/>
      <w:divBdr>
        <w:top w:val="none" w:sz="0" w:space="0" w:color="auto"/>
        <w:left w:val="none" w:sz="0" w:space="0" w:color="auto"/>
        <w:bottom w:val="none" w:sz="0" w:space="0" w:color="auto"/>
        <w:right w:val="none" w:sz="0" w:space="0" w:color="auto"/>
      </w:divBdr>
    </w:div>
    <w:div w:id="243691548">
      <w:bodyDiv w:val="1"/>
      <w:marLeft w:val="0"/>
      <w:marRight w:val="0"/>
      <w:marTop w:val="0"/>
      <w:marBottom w:val="0"/>
      <w:divBdr>
        <w:top w:val="none" w:sz="0" w:space="0" w:color="auto"/>
        <w:left w:val="none" w:sz="0" w:space="0" w:color="auto"/>
        <w:bottom w:val="none" w:sz="0" w:space="0" w:color="auto"/>
        <w:right w:val="none" w:sz="0" w:space="0" w:color="auto"/>
      </w:divBdr>
    </w:div>
    <w:div w:id="244070242">
      <w:bodyDiv w:val="1"/>
      <w:marLeft w:val="0"/>
      <w:marRight w:val="0"/>
      <w:marTop w:val="0"/>
      <w:marBottom w:val="0"/>
      <w:divBdr>
        <w:top w:val="none" w:sz="0" w:space="0" w:color="auto"/>
        <w:left w:val="none" w:sz="0" w:space="0" w:color="auto"/>
        <w:bottom w:val="none" w:sz="0" w:space="0" w:color="auto"/>
        <w:right w:val="none" w:sz="0" w:space="0" w:color="auto"/>
      </w:divBdr>
    </w:div>
    <w:div w:id="244143787">
      <w:bodyDiv w:val="1"/>
      <w:marLeft w:val="0"/>
      <w:marRight w:val="0"/>
      <w:marTop w:val="0"/>
      <w:marBottom w:val="0"/>
      <w:divBdr>
        <w:top w:val="none" w:sz="0" w:space="0" w:color="auto"/>
        <w:left w:val="none" w:sz="0" w:space="0" w:color="auto"/>
        <w:bottom w:val="none" w:sz="0" w:space="0" w:color="auto"/>
        <w:right w:val="none" w:sz="0" w:space="0" w:color="auto"/>
      </w:divBdr>
    </w:div>
    <w:div w:id="246768759">
      <w:bodyDiv w:val="1"/>
      <w:marLeft w:val="0"/>
      <w:marRight w:val="0"/>
      <w:marTop w:val="0"/>
      <w:marBottom w:val="0"/>
      <w:divBdr>
        <w:top w:val="none" w:sz="0" w:space="0" w:color="auto"/>
        <w:left w:val="none" w:sz="0" w:space="0" w:color="auto"/>
        <w:bottom w:val="none" w:sz="0" w:space="0" w:color="auto"/>
        <w:right w:val="none" w:sz="0" w:space="0" w:color="auto"/>
      </w:divBdr>
    </w:div>
    <w:div w:id="256907115">
      <w:bodyDiv w:val="1"/>
      <w:marLeft w:val="0"/>
      <w:marRight w:val="0"/>
      <w:marTop w:val="0"/>
      <w:marBottom w:val="0"/>
      <w:divBdr>
        <w:top w:val="none" w:sz="0" w:space="0" w:color="auto"/>
        <w:left w:val="none" w:sz="0" w:space="0" w:color="auto"/>
        <w:bottom w:val="none" w:sz="0" w:space="0" w:color="auto"/>
        <w:right w:val="none" w:sz="0" w:space="0" w:color="auto"/>
      </w:divBdr>
    </w:div>
    <w:div w:id="259341530">
      <w:bodyDiv w:val="1"/>
      <w:marLeft w:val="0"/>
      <w:marRight w:val="0"/>
      <w:marTop w:val="0"/>
      <w:marBottom w:val="0"/>
      <w:divBdr>
        <w:top w:val="none" w:sz="0" w:space="0" w:color="auto"/>
        <w:left w:val="none" w:sz="0" w:space="0" w:color="auto"/>
        <w:bottom w:val="none" w:sz="0" w:space="0" w:color="auto"/>
        <w:right w:val="none" w:sz="0" w:space="0" w:color="auto"/>
      </w:divBdr>
    </w:div>
    <w:div w:id="259532157">
      <w:bodyDiv w:val="1"/>
      <w:marLeft w:val="0"/>
      <w:marRight w:val="0"/>
      <w:marTop w:val="0"/>
      <w:marBottom w:val="0"/>
      <w:divBdr>
        <w:top w:val="none" w:sz="0" w:space="0" w:color="auto"/>
        <w:left w:val="none" w:sz="0" w:space="0" w:color="auto"/>
        <w:bottom w:val="none" w:sz="0" w:space="0" w:color="auto"/>
        <w:right w:val="none" w:sz="0" w:space="0" w:color="auto"/>
      </w:divBdr>
    </w:div>
    <w:div w:id="259610057">
      <w:bodyDiv w:val="1"/>
      <w:marLeft w:val="0"/>
      <w:marRight w:val="0"/>
      <w:marTop w:val="0"/>
      <w:marBottom w:val="0"/>
      <w:divBdr>
        <w:top w:val="none" w:sz="0" w:space="0" w:color="auto"/>
        <w:left w:val="none" w:sz="0" w:space="0" w:color="auto"/>
        <w:bottom w:val="none" w:sz="0" w:space="0" w:color="auto"/>
        <w:right w:val="none" w:sz="0" w:space="0" w:color="auto"/>
      </w:divBdr>
    </w:div>
    <w:div w:id="263852124">
      <w:bodyDiv w:val="1"/>
      <w:marLeft w:val="0"/>
      <w:marRight w:val="0"/>
      <w:marTop w:val="0"/>
      <w:marBottom w:val="0"/>
      <w:divBdr>
        <w:top w:val="none" w:sz="0" w:space="0" w:color="auto"/>
        <w:left w:val="none" w:sz="0" w:space="0" w:color="auto"/>
        <w:bottom w:val="none" w:sz="0" w:space="0" w:color="auto"/>
        <w:right w:val="none" w:sz="0" w:space="0" w:color="auto"/>
      </w:divBdr>
    </w:div>
    <w:div w:id="265890396">
      <w:bodyDiv w:val="1"/>
      <w:marLeft w:val="0"/>
      <w:marRight w:val="0"/>
      <w:marTop w:val="0"/>
      <w:marBottom w:val="0"/>
      <w:divBdr>
        <w:top w:val="none" w:sz="0" w:space="0" w:color="auto"/>
        <w:left w:val="none" w:sz="0" w:space="0" w:color="auto"/>
        <w:bottom w:val="none" w:sz="0" w:space="0" w:color="auto"/>
        <w:right w:val="none" w:sz="0" w:space="0" w:color="auto"/>
      </w:divBdr>
    </w:div>
    <w:div w:id="270168734">
      <w:bodyDiv w:val="1"/>
      <w:marLeft w:val="0"/>
      <w:marRight w:val="0"/>
      <w:marTop w:val="0"/>
      <w:marBottom w:val="0"/>
      <w:divBdr>
        <w:top w:val="none" w:sz="0" w:space="0" w:color="auto"/>
        <w:left w:val="none" w:sz="0" w:space="0" w:color="auto"/>
        <w:bottom w:val="none" w:sz="0" w:space="0" w:color="auto"/>
        <w:right w:val="none" w:sz="0" w:space="0" w:color="auto"/>
      </w:divBdr>
    </w:div>
    <w:div w:id="273901269">
      <w:bodyDiv w:val="1"/>
      <w:marLeft w:val="0"/>
      <w:marRight w:val="0"/>
      <w:marTop w:val="0"/>
      <w:marBottom w:val="0"/>
      <w:divBdr>
        <w:top w:val="none" w:sz="0" w:space="0" w:color="auto"/>
        <w:left w:val="none" w:sz="0" w:space="0" w:color="auto"/>
        <w:bottom w:val="none" w:sz="0" w:space="0" w:color="auto"/>
        <w:right w:val="none" w:sz="0" w:space="0" w:color="auto"/>
      </w:divBdr>
    </w:div>
    <w:div w:id="276259543">
      <w:bodyDiv w:val="1"/>
      <w:marLeft w:val="0"/>
      <w:marRight w:val="0"/>
      <w:marTop w:val="0"/>
      <w:marBottom w:val="0"/>
      <w:divBdr>
        <w:top w:val="none" w:sz="0" w:space="0" w:color="auto"/>
        <w:left w:val="none" w:sz="0" w:space="0" w:color="auto"/>
        <w:bottom w:val="none" w:sz="0" w:space="0" w:color="auto"/>
        <w:right w:val="none" w:sz="0" w:space="0" w:color="auto"/>
      </w:divBdr>
    </w:div>
    <w:div w:id="279839823">
      <w:bodyDiv w:val="1"/>
      <w:marLeft w:val="0"/>
      <w:marRight w:val="0"/>
      <w:marTop w:val="0"/>
      <w:marBottom w:val="0"/>
      <w:divBdr>
        <w:top w:val="none" w:sz="0" w:space="0" w:color="auto"/>
        <w:left w:val="none" w:sz="0" w:space="0" w:color="auto"/>
        <w:bottom w:val="none" w:sz="0" w:space="0" w:color="auto"/>
        <w:right w:val="none" w:sz="0" w:space="0" w:color="auto"/>
      </w:divBdr>
    </w:div>
    <w:div w:id="282080995">
      <w:bodyDiv w:val="1"/>
      <w:marLeft w:val="0"/>
      <w:marRight w:val="0"/>
      <w:marTop w:val="0"/>
      <w:marBottom w:val="0"/>
      <w:divBdr>
        <w:top w:val="none" w:sz="0" w:space="0" w:color="auto"/>
        <w:left w:val="none" w:sz="0" w:space="0" w:color="auto"/>
        <w:bottom w:val="none" w:sz="0" w:space="0" w:color="auto"/>
        <w:right w:val="none" w:sz="0" w:space="0" w:color="auto"/>
      </w:divBdr>
    </w:div>
    <w:div w:id="285284084">
      <w:bodyDiv w:val="1"/>
      <w:marLeft w:val="0"/>
      <w:marRight w:val="0"/>
      <w:marTop w:val="0"/>
      <w:marBottom w:val="0"/>
      <w:divBdr>
        <w:top w:val="none" w:sz="0" w:space="0" w:color="auto"/>
        <w:left w:val="none" w:sz="0" w:space="0" w:color="auto"/>
        <w:bottom w:val="none" w:sz="0" w:space="0" w:color="auto"/>
        <w:right w:val="none" w:sz="0" w:space="0" w:color="auto"/>
      </w:divBdr>
    </w:div>
    <w:div w:id="286855591">
      <w:bodyDiv w:val="1"/>
      <w:marLeft w:val="0"/>
      <w:marRight w:val="0"/>
      <w:marTop w:val="0"/>
      <w:marBottom w:val="0"/>
      <w:divBdr>
        <w:top w:val="none" w:sz="0" w:space="0" w:color="auto"/>
        <w:left w:val="none" w:sz="0" w:space="0" w:color="auto"/>
        <w:bottom w:val="none" w:sz="0" w:space="0" w:color="auto"/>
        <w:right w:val="none" w:sz="0" w:space="0" w:color="auto"/>
      </w:divBdr>
    </w:div>
    <w:div w:id="286937643">
      <w:bodyDiv w:val="1"/>
      <w:marLeft w:val="0"/>
      <w:marRight w:val="0"/>
      <w:marTop w:val="0"/>
      <w:marBottom w:val="0"/>
      <w:divBdr>
        <w:top w:val="none" w:sz="0" w:space="0" w:color="auto"/>
        <w:left w:val="none" w:sz="0" w:space="0" w:color="auto"/>
        <w:bottom w:val="none" w:sz="0" w:space="0" w:color="auto"/>
        <w:right w:val="none" w:sz="0" w:space="0" w:color="auto"/>
      </w:divBdr>
    </w:div>
    <w:div w:id="289631344">
      <w:bodyDiv w:val="1"/>
      <w:marLeft w:val="0"/>
      <w:marRight w:val="0"/>
      <w:marTop w:val="0"/>
      <w:marBottom w:val="0"/>
      <w:divBdr>
        <w:top w:val="none" w:sz="0" w:space="0" w:color="auto"/>
        <w:left w:val="none" w:sz="0" w:space="0" w:color="auto"/>
        <w:bottom w:val="none" w:sz="0" w:space="0" w:color="auto"/>
        <w:right w:val="none" w:sz="0" w:space="0" w:color="auto"/>
      </w:divBdr>
    </w:div>
    <w:div w:id="292295990">
      <w:bodyDiv w:val="1"/>
      <w:marLeft w:val="0"/>
      <w:marRight w:val="0"/>
      <w:marTop w:val="0"/>
      <w:marBottom w:val="0"/>
      <w:divBdr>
        <w:top w:val="none" w:sz="0" w:space="0" w:color="auto"/>
        <w:left w:val="none" w:sz="0" w:space="0" w:color="auto"/>
        <w:bottom w:val="none" w:sz="0" w:space="0" w:color="auto"/>
        <w:right w:val="none" w:sz="0" w:space="0" w:color="auto"/>
      </w:divBdr>
    </w:div>
    <w:div w:id="295335891">
      <w:bodyDiv w:val="1"/>
      <w:marLeft w:val="0"/>
      <w:marRight w:val="0"/>
      <w:marTop w:val="0"/>
      <w:marBottom w:val="0"/>
      <w:divBdr>
        <w:top w:val="none" w:sz="0" w:space="0" w:color="auto"/>
        <w:left w:val="none" w:sz="0" w:space="0" w:color="auto"/>
        <w:bottom w:val="none" w:sz="0" w:space="0" w:color="auto"/>
        <w:right w:val="none" w:sz="0" w:space="0" w:color="auto"/>
      </w:divBdr>
    </w:div>
    <w:div w:id="296031338">
      <w:bodyDiv w:val="1"/>
      <w:marLeft w:val="0"/>
      <w:marRight w:val="0"/>
      <w:marTop w:val="0"/>
      <w:marBottom w:val="0"/>
      <w:divBdr>
        <w:top w:val="none" w:sz="0" w:space="0" w:color="auto"/>
        <w:left w:val="none" w:sz="0" w:space="0" w:color="auto"/>
        <w:bottom w:val="none" w:sz="0" w:space="0" w:color="auto"/>
        <w:right w:val="none" w:sz="0" w:space="0" w:color="auto"/>
      </w:divBdr>
    </w:div>
    <w:div w:id="301009566">
      <w:bodyDiv w:val="1"/>
      <w:marLeft w:val="0"/>
      <w:marRight w:val="0"/>
      <w:marTop w:val="0"/>
      <w:marBottom w:val="0"/>
      <w:divBdr>
        <w:top w:val="none" w:sz="0" w:space="0" w:color="auto"/>
        <w:left w:val="none" w:sz="0" w:space="0" w:color="auto"/>
        <w:bottom w:val="none" w:sz="0" w:space="0" w:color="auto"/>
        <w:right w:val="none" w:sz="0" w:space="0" w:color="auto"/>
      </w:divBdr>
    </w:div>
    <w:div w:id="302974477">
      <w:bodyDiv w:val="1"/>
      <w:marLeft w:val="0"/>
      <w:marRight w:val="0"/>
      <w:marTop w:val="0"/>
      <w:marBottom w:val="0"/>
      <w:divBdr>
        <w:top w:val="none" w:sz="0" w:space="0" w:color="auto"/>
        <w:left w:val="none" w:sz="0" w:space="0" w:color="auto"/>
        <w:bottom w:val="none" w:sz="0" w:space="0" w:color="auto"/>
        <w:right w:val="none" w:sz="0" w:space="0" w:color="auto"/>
      </w:divBdr>
    </w:div>
    <w:div w:id="304315157">
      <w:bodyDiv w:val="1"/>
      <w:marLeft w:val="0"/>
      <w:marRight w:val="0"/>
      <w:marTop w:val="0"/>
      <w:marBottom w:val="0"/>
      <w:divBdr>
        <w:top w:val="none" w:sz="0" w:space="0" w:color="auto"/>
        <w:left w:val="none" w:sz="0" w:space="0" w:color="auto"/>
        <w:bottom w:val="none" w:sz="0" w:space="0" w:color="auto"/>
        <w:right w:val="none" w:sz="0" w:space="0" w:color="auto"/>
      </w:divBdr>
    </w:div>
    <w:div w:id="304434778">
      <w:bodyDiv w:val="1"/>
      <w:marLeft w:val="0"/>
      <w:marRight w:val="0"/>
      <w:marTop w:val="0"/>
      <w:marBottom w:val="0"/>
      <w:divBdr>
        <w:top w:val="none" w:sz="0" w:space="0" w:color="auto"/>
        <w:left w:val="none" w:sz="0" w:space="0" w:color="auto"/>
        <w:bottom w:val="none" w:sz="0" w:space="0" w:color="auto"/>
        <w:right w:val="none" w:sz="0" w:space="0" w:color="auto"/>
      </w:divBdr>
    </w:div>
    <w:div w:id="305932785">
      <w:bodyDiv w:val="1"/>
      <w:marLeft w:val="0"/>
      <w:marRight w:val="0"/>
      <w:marTop w:val="0"/>
      <w:marBottom w:val="0"/>
      <w:divBdr>
        <w:top w:val="none" w:sz="0" w:space="0" w:color="auto"/>
        <w:left w:val="none" w:sz="0" w:space="0" w:color="auto"/>
        <w:bottom w:val="none" w:sz="0" w:space="0" w:color="auto"/>
        <w:right w:val="none" w:sz="0" w:space="0" w:color="auto"/>
      </w:divBdr>
    </w:div>
    <w:div w:id="308435828">
      <w:bodyDiv w:val="1"/>
      <w:marLeft w:val="0"/>
      <w:marRight w:val="0"/>
      <w:marTop w:val="0"/>
      <w:marBottom w:val="0"/>
      <w:divBdr>
        <w:top w:val="none" w:sz="0" w:space="0" w:color="auto"/>
        <w:left w:val="none" w:sz="0" w:space="0" w:color="auto"/>
        <w:bottom w:val="none" w:sz="0" w:space="0" w:color="auto"/>
        <w:right w:val="none" w:sz="0" w:space="0" w:color="auto"/>
      </w:divBdr>
    </w:div>
    <w:div w:id="308487123">
      <w:bodyDiv w:val="1"/>
      <w:marLeft w:val="0"/>
      <w:marRight w:val="0"/>
      <w:marTop w:val="0"/>
      <w:marBottom w:val="0"/>
      <w:divBdr>
        <w:top w:val="none" w:sz="0" w:space="0" w:color="auto"/>
        <w:left w:val="none" w:sz="0" w:space="0" w:color="auto"/>
        <w:bottom w:val="none" w:sz="0" w:space="0" w:color="auto"/>
        <w:right w:val="none" w:sz="0" w:space="0" w:color="auto"/>
      </w:divBdr>
    </w:div>
    <w:div w:id="318535472">
      <w:bodyDiv w:val="1"/>
      <w:marLeft w:val="0"/>
      <w:marRight w:val="0"/>
      <w:marTop w:val="0"/>
      <w:marBottom w:val="0"/>
      <w:divBdr>
        <w:top w:val="none" w:sz="0" w:space="0" w:color="auto"/>
        <w:left w:val="none" w:sz="0" w:space="0" w:color="auto"/>
        <w:bottom w:val="none" w:sz="0" w:space="0" w:color="auto"/>
        <w:right w:val="none" w:sz="0" w:space="0" w:color="auto"/>
      </w:divBdr>
    </w:div>
    <w:div w:id="319888640">
      <w:bodyDiv w:val="1"/>
      <w:marLeft w:val="0"/>
      <w:marRight w:val="0"/>
      <w:marTop w:val="0"/>
      <w:marBottom w:val="0"/>
      <w:divBdr>
        <w:top w:val="none" w:sz="0" w:space="0" w:color="auto"/>
        <w:left w:val="none" w:sz="0" w:space="0" w:color="auto"/>
        <w:bottom w:val="none" w:sz="0" w:space="0" w:color="auto"/>
        <w:right w:val="none" w:sz="0" w:space="0" w:color="auto"/>
      </w:divBdr>
    </w:div>
    <w:div w:id="322782595">
      <w:bodyDiv w:val="1"/>
      <w:marLeft w:val="0"/>
      <w:marRight w:val="0"/>
      <w:marTop w:val="0"/>
      <w:marBottom w:val="0"/>
      <w:divBdr>
        <w:top w:val="none" w:sz="0" w:space="0" w:color="auto"/>
        <w:left w:val="none" w:sz="0" w:space="0" w:color="auto"/>
        <w:bottom w:val="none" w:sz="0" w:space="0" w:color="auto"/>
        <w:right w:val="none" w:sz="0" w:space="0" w:color="auto"/>
      </w:divBdr>
    </w:div>
    <w:div w:id="326330043">
      <w:bodyDiv w:val="1"/>
      <w:marLeft w:val="0"/>
      <w:marRight w:val="0"/>
      <w:marTop w:val="0"/>
      <w:marBottom w:val="0"/>
      <w:divBdr>
        <w:top w:val="none" w:sz="0" w:space="0" w:color="auto"/>
        <w:left w:val="none" w:sz="0" w:space="0" w:color="auto"/>
        <w:bottom w:val="none" w:sz="0" w:space="0" w:color="auto"/>
        <w:right w:val="none" w:sz="0" w:space="0" w:color="auto"/>
      </w:divBdr>
    </w:div>
    <w:div w:id="327297196">
      <w:bodyDiv w:val="1"/>
      <w:marLeft w:val="0"/>
      <w:marRight w:val="0"/>
      <w:marTop w:val="0"/>
      <w:marBottom w:val="0"/>
      <w:divBdr>
        <w:top w:val="none" w:sz="0" w:space="0" w:color="auto"/>
        <w:left w:val="none" w:sz="0" w:space="0" w:color="auto"/>
        <w:bottom w:val="none" w:sz="0" w:space="0" w:color="auto"/>
        <w:right w:val="none" w:sz="0" w:space="0" w:color="auto"/>
      </w:divBdr>
    </w:div>
    <w:div w:id="328557020">
      <w:bodyDiv w:val="1"/>
      <w:marLeft w:val="0"/>
      <w:marRight w:val="0"/>
      <w:marTop w:val="0"/>
      <w:marBottom w:val="0"/>
      <w:divBdr>
        <w:top w:val="none" w:sz="0" w:space="0" w:color="auto"/>
        <w:left w:val="none" w:sz="0" w:space="0" w:color="auto"/>
        <w:bottom w:val="none" w:sz="0" w:space="0" w:color="auto"/>
        <w:right w:val="none" w:sz="0" w:space="0" w:color="auto"/>
      </w:divBdr>
    </w:div>
    <w:div w:id="331761491">
      <w:bodyDiv w:val="1"/>
      <w:marLeft w:val="0"/>
      <w:marRight w:val="0"/>
      <w:marTop w:val="0"/>
      <w:marBottom w:val="0"/>
      <w:divBdr>
        <w:top w:val="none" w:sz="0" w:space="0" w:color="auto"/>
        <w:left w:val="none" w:sz="0" w:space="0" w:color="auto"/>
        <w:bottom w:val="none" w:sz="0" w:space="0" w:color="auto"/>
        <w:right w:val="none" w:sz="0" w:space="0" w:color="auto"/>
      </w:divBdr>
    </w:div>
    <w:div w:id="334693610">
      <w:bodyDiv w:val="1"/>
      <w:marLeft w:val="0"/>
      <w:marRight w:val="0"/>
      <w:marTop w:val="0"/>
      <w:marBottom w:val="0"/>
      <w:divBdr>
        <w:top w:val="none" w:sz="0" w:space="0" w:color="auto"/>
        <w:left w:val="none" w:sz="0" w:space="0" w:color="auto"/>
        <w:bottom w:val="none" w:sz="0" w:space="0" w:color="auto"/>
        <w:right w:val="none" w:sz="0" w:space="0" w:color="auto"/>
      </w:divBdr>
    </w:div>
    <w:div w:id="335154030">
      <w:bodyDiv w:val="1"/>
      <w:marLeft w:val="0"/>
      <w:marRight w:val="0"/>
      <w:marTop w:val="0"/>
      <w:marBottom w:val="0"/>
      <w:divBdr>
        <w:top w:val="none" w:sz="0" w:space="0" w:color="auto"/>
        <w:left w:val="none" w:sz="0" w:space="0" w:color="auto"/>
        <w:bottom w:val="none" w:sz="0" w:space="0" w:color="auto"/>
        <w:right w:val="none" w:sz="0" w:space="0" w:color="auto"/>
      </w:divBdr>
    </w:div>
    <w:div w:id="339282980">
      <w:bodyDiv w:val="1"/>
      <w:marLeft w:val="0"/>
      <w:marRight w:val="0"/>
      <w:marTop w:val="0"/>
      <w:marBottom w:val="0"/>
      <w:divBdr>
        <w:top w:val="none" w:sz="0" w:space="0" w:color="auto"/>
        <w:left w:val="none" w:sz="0" w:space="0" w:color="auto"/>
        <w:bottom w:val="none" w:sz="0" w:space="0" w:color="auto"/>
        <w:right w:val="none" w:sz="0" w:space="0" w:color="auto"/>
      </w:divBdr>
    </w:div>
    <w:div w:id="342704104">
      <w:bodyDiv w:val="1"/>
      <w:marLeft w:val="0"/>
      <w:marRight w:val="0"/>
      <w:marTop w:val="0"/>
      <w:marBottom w:val="0"/>
      <w:divBdr>
        <w:top w:val="none" w:sz="0" w:space="0" w:color="auto"/>
        <w:left w:val="none" w:sz="0" w:space="0" w:color="auto"/>
        <w:bottom w:val="none" w:sz="0" w:space="0" w:color="auto"/>
        <w:right w:val="none" w:sz="0" w:space="0" w:color="auto"/>
      </w:divBdr>
    </w:div>
    <w:div w:id="350879957">
      <w:bodyDiv w:val="1"/>
      <w:marLeft w:val="0"/>
      <w:marRight w:val="0"/>
      <w:marTop w:val="0"/>
      <w:marBottom w:val="0"/>
      <w:divBdr>
        <w:top w:val="none" w:sz="0" w:space="0" w:color="auto"/>
        <w:left w:val="none" w:sz="0" w:space="0" w:color="auto"/>
        <w:bottom w:val="none" w:sz="0" w:space="0" w:color="auto"/>
        <w:right w:val="none" w:sz="0" w:space="0" w:color="auto"/>
      </w:divBdr>
    </w:div>
    <w:div w:id="353239343">
      <w:bodyDiv w:val="1"/>
      <w:marLeft w:val="0"/>
      <w:marRight w:val="0"/>
      <w:marTop w:val="0"/>
      <w:marBottom w:val="0"/>
      <w:divBdr>
        <w:top w:val="none" w:sz="0" w:space="0" w:color="auto"/>
        <w:left w:val="none" w:sz="0" w:space="0" w:color="auto"/>
        <w:bottom w:val="none" w:sz="0" w:space="0" w:color="auto"/>
        <w:right w:val="none" w:sz="0" w:space="0" w:color="auto"/>
      </w:divBdr>
    </w:div>
    <w:div w:id="356658179">
      <w:bodyDiv w:val="1"/>
      <w:marLeft w:val="0"/>
      <w:marRight w:val="0"/>
      <w:marTop w:val="0"/>
      <w:marBottom w:val="0"/>
      <w:divBdr>
        <w:top w:val="none" w:sz="0" w:space="0" w:color="auto"/>
        <w:left w:val="none" w:sz="0" w:space="0" w:color="auto"/>
        <w:bottom w:val="none" w:sz="0" w:space="0" w:color="auto"/>
        <w:right w:val="none" w:sz="0" w:space="0" w:color="auto"/>
      </w:divBdr>
    </w:div>
    <w:div w:id="357968622">
      <w:bodyDiv w:val="1"/>
      <w:marLeft w:val="0"/>
      <w:marRight w:val="0"/>
      <w:marTop w:val="0"/>
      <w:marBottom w:val="0"/>
      <w:divBdr>
        <w:top w:val="none" w:sz="0" w:space="0" w:color="auto"/>
        <w:left w:val="none" w:sz="0" w:space="0" w:color="auto"/>
        <w:bottom w:val="none" w:sz="0" w:space="0" w:color="auto"/>
        <w:right w:val="none" w:sz="0" w:space="0" w:color="auto"/>
      </w:divBdr>
    </w:div>
    <w:div w:id="364066579">
      <w:bodyDiv w:val="1"/>
      <w:marLeft w:val="0"/>
      <w:marRight w:val="0"/>
      <w:marTop w:val="0"/>
      <w:marBottom w:val="0"/>
      <w:divBdr>
        <w:top w:val="none" w:sz="0" w:space="0" w:color="auto"/>
        <w:left w:val="none" w:sz="0" w:space="0" w:color="auto"/>
        <w:bottom w:val="none" w:sz="0" w:space="0" w:color="auto"/>
        <w:right w:val="none" w:sz="0" w:space="0" w:color="auto"/>
      </w:divBdr>
    </w:div>
    <w:div w:id="364404629">
      <w:bodyDiv w:val="1"/>
      <w:marLeft w:val="0"/>
      <w:marRight w:val="0"/>
      <w:marTop w:val="0"/>
      <w:marBottom w:val="0"/>
      <w:divBdr>
        <w:top w:val="none" w:sz="0" w:space="0" w:color="auto"/>
        <w:left w:val="none" w:sz="0" w:space="0" w:color="auto"/>
        <w:bottom w:val="none" w:sz="0" w:space="0" w:color="auto"/>
        <w:right w:val="none" w:sz="0" w:space="0" w:color="auto"/>
      </w:divBdr>
    </w:div>
    <w:div w:id="366370186">
      <w:bodyDiv w:val="1"/>
      <w:marLeft w:val="0"/>
      <w:marRight w:val="0"/>
      <w:marTop w:val="0"/>
      <w:marBottom w:val="0"/>
      <w:divBdr>
        <w:top w:val="none" w:sz="0" w:space="0" w:color="auto"/>
        <w:left w:val="none" w:sz="0" w:space="0" w:color="auto"/>
        <w:bottom w:val="none" w:sz="0" w:space="0" w:color="auto"/>
        <w:right w:val="none" w:sz="0" w:space="0" w:color="auto"/>
      </w:divBdr>
    </w:div>
    <w:div w:id="367143849">
      <w:bodyDiv w:val="1"/>
      <w:marLeft w:val="0"/>
      <w:marRight w:val="0"/>
      <w:marTop w:val="0"/>
      <w:marBottom w:val="0"/>
      <w:divBdr>
        <w:top w:val="none" w:sz="0" w:space="0" w:color="auto"/>
        <w:left w:val="none" w:sz="0" w:space="0" w:color="auto"/>
        <w:bottom w:val="none" w:sz="0" w:space="0" w:color="auto"/>
        <w:right w:val="none" w:sz="0" w:space="0" w:color="auto"/>
      </w:divBdr>
    </w:div>
    <w:div w:id="374163410">
      <w:bodyDiv w:val="1"/>
      <w:marLeft w:val="0"/>
      <w:marRight w:val="0"/>
      <w:marTop w:val="0"/>
      <w:marBottom w:val="0"/>
      <w:divBdr>
        <w:top w:val="none" w:sz="0" w:space="0" w:color="auto"/>
        <w:left w:val="none" w:sz="0" w:space="0" w:color="auto"/>
        <w:bottom w:val="none" w:sz="0" w:space="0" w:color="auto"/>
        <w:right w:val="none" w:sz="0" w:space="0" w:color="auto"/>
      </w:divBdr>
    </w:div>
    <w:div w:id="376205478">
      <w:bodyDiv w:val="1"/>
      <w:marLeft w:val="0"/>
      <w:marRight w:val="0"/>
      <w:marTop w:val="0"/>
      <w:marBottom w:val="0"/>
      <w:divBdr>
        <w:top w:val="none" w:sz="0" w:space="0" w:color="auto"/>
        <w:left w:val="none" w:sz="0" w:space="0" w:color="auto"/>
        <w:bottom w:val="none" w:sz="0" w:space="0" w:color="auto"/>
        <w:right w:val="none" w:sz="0" w:space="0" w:color="auto"/>
      </w:divBdr>
    </w:div>
    <w:div w:id="378478099">
      <w:bodyDiv w:val="1"/>
      <w:marLeft w:val="0"/>
      <w:marRight w:val="0"/>
      <w:marTop w:val="0"/>
      <w:marBottom w:val="0"/>
      <w:divBdr>
        <w:top w:val="none" w:sz="0" w:space="0" w:color="auto"/>
        <w:left w:val="none" w:sz="0" w:space="0" w:color="auto"/>
        <w:bottom w:val="none" w:sz="0" w:space="0" w:color="auto"/>
        <w:right w:val="none" w:sz="0" w:space="0" w:color="auto"/>
      </w:divBdr>
    </w:div>
    <w:div w:id="393890687">
      <w:bodyDiv w:val="1"/>
      <w:marLeft w:val="0"/>
      <w:marRight w:val="0"/>
      <w:marTop w:val="0"/>
      <w:marBottom w:val="0"/>
      <w:divBdr>
        <w:top w:val="none" w:sz="0" w:space="0" w:color="auto"/>
        <w:left w:val="none" w:sz="0" w:space="0" w:color="auto"/>
        <w:bottom w:val="none" w:sz="0" w:space="0" w:color="auto"/>
        <w:right w:val="none" w:sz="0" w:space="0" w:color="auto"/>
      </w:divBdr>
    </w:div>
    <w:div w:id="399986892">
      <w:bodyDiv w:val="1"/>
      <w:marLeft w:val="0"/>
      <w:marRight w:val="0"/>
      <w:marTop w:val="0"/>
      <w:marBottom w:val="0"/>
      <w:divBdr>
        <w:top w:val="none" w:sz="0" w:space="0" w:color="auto"/>
        <w:left w:val="none" w:sz="0" w:space="0" w:color="auto"/>
        <w:bottom w:val="none" w:sz="0" w:space="0" w:color="auto"/>
        <w:right w:val="none" w:sz="0" w:space="0" w:color="auto"/>
      </w:divBdr>
    </w:div>
    <w:div w:id="401100322">
      <w:bodyDiv w:val="1"/>
      <w:marLeft w:val="0"/>
      <w:marRight w:val="0"/>
      <w:marTop w:val="0"/>
      <w:marBottom w:val="0"/>
      <w:divBdr>
        <w:top w:val="none" w:sz="0" w:space="0" w:color="auto"/>
        <w:left w:val="none" w:sz="0" w:space="0" w:color="auto"/>
        <w:bottom w:val="none" w:sz="0" w:space="0" w:color="auto"/>
        <w:right w:val="none" w:sz="0" w:space="0" w:color="auto"/>
      </w:divBdr>
    </w:div>
    <w:div w:id="401178400">
      <w:bodyDiv w:val="1"/>
      <w:marLeft w:val="0"/>
      <w:marRight w:val="0"/>
      <w:marTop w:val="0"/>
      <w:marBottom w:val="0"/>
      <w:divBdr>
        <w:top w:val="none" w:sz="0" w:space="0" w:color="auto"/>
        <w:left w:val="none" w:sz="0" w:space="0" w:color="auto"/>
        <w:bottom w:val="none" w:sz="0" w:space="0" w:color="auto"/>
        <w:right w:val="none" w:sz="0" w:space="0" w:color="auto"/>
      </w:divBdr>
    </w:div>
    <w:div w:id="411852398">
      <w:bodyDiv w:val="1"/>
      <w:marLeft w:val="0"/>
      <w:marRight w:val="0"/>
      <w:marTop w:val="0"/>
      <w:marBottom w:val="0"/>
      <w:divBdr>
        <w:top w:val="none" w:sz="0" w:space="0" w:color="auto"/>
        <w:left w:val="none" w:sz="0" w:space="0" w:color="auto"/>
        <w:bottom w:val="none" w:sz="0" w:space="0" w:color="auto"/>
        <w:right w:val="none" w:sz="0" w:space="0" w:color="auto"/>
      </w:divBdr>
    </w:div>
    <w:div w:id="412362608">
      <w:bodyDiv w:val="1"/>
      <w:marLeft w:val="0"/>
      <w:marRight w:val="0"/>
      <w:marTop w:val="0"/>
      <w:marBottom w:val="0"/>
      <w:divBdr>
        <w:top w:val="none" w:sz="0" w:space="0" w:color="auto"/>
        <w:left w:val="none" w:sz="0" w:space="0" w:color="auto"/>
        <w:bottom w:val="none" w:sz="0" w:space="0" w:color="auto"/>
        <w:right w:val="none" w:sz="0" w:space="0" w:color="auto"/>
      </w:divBdr>
    </w:div>
    <w:div w:id="414058430">
      <w:bodyDiv w:val="1"/>
      <w:marLeft w:val="0"/>
      <w:marRight w:val="0"/>
      <w:marTop w:val="0"/>
      <w:marBottom w:val="0"/>
      <w:divBdr>
        <w:top w:val="none" w:sz="0" w:space="0" w:color="auto"/>
        <w:left w:val="none" w:sz="0" w:space="0" w:color="auto"/>
        <w:bottom w:val="none" w:sz="0" w:space="0" w:color="auto"/>
        <w:right w:val="none" w:sz="0" w:space="0" w:color="auto"/>
      </w:divBdr>
    </w:div>
    <w:div w:id="414131568">
      <w:bodyDiv w:val="1"/>
      <w:marLeft w:val="0"/>
      <w:marRight w:val="0"/>
      <w:marTop w:val="0"/>
      <w:marBottom w:val="0"/>
      <w:divBdr>
        <w:top w:val="none" w:sz="0" w:space="0" w:color="auto"/>
        <w:left w:val="none" w:sz="0" w:space="0" w:color="auto"/>
        <w:bottom w:val="none" w:sz="0" w:space="0" w:color="auto"/>
        <w:right w:val="none" w:sz="0" w:space="0" w:color="auto"/>
      </w:divBdr>
    </w:div>
    <w:div w:id="416026364">
      <w:bodyDiv w:val="1"/>
      <w:marLeft w:val="0"/>
      <w:marRight w:val="0"/>
      <w:marTop w:val="0"/>
      <w:marBottom w:val="0"/>
      <w:divBdr>
        <w:top w:val="none" w:sz="0" w:space="0" w:color="auto"/>
        <w:left w:val="none" w:sz="0" w:space="0" w:color="auto"/>
        <w:bottom w:val="none" w:sz="0" w:space="0" w:color="auto"/>
        <w:right w:val="none" w:sz="0" w:space="0" w:color="auto"/>
      </w:divBdr>
    </w:div>
    <w:div w:id="419372072">
      <w:bodyDiv w:val="1"/>
      <w:marLeft w:val="0"/>
      <w:marRight w:val="0"/>
      <w:marTop w:val="0"/>
      <w:marBottom w:val="0"/>
      <w:divBdr>
        <w:top w:val="none" w:sz="0" w:space="0" w:color="auto"/>
        <w:left w:val="none" w:sz="0" w:space="0" w:color="auto"/>
        <w:bottom w:val="none" w:sz="0" w:space="0" w:color="auto"/>
        <w:right w:val="none" w:sz="0" w:space="0" w:color="auto"/>
      </w:divBdr>
    </w:div>
    <w:div w:id="420757193">
      <w:bodyDiv w:val="1"/>
      <w:marLeft w:val="0"/>
      <w:marRight w:val="0"/>
      <w:marTop w:val="0"/>
      <w:marBottom w:val="0"/>
      <w:divBdr>
        <w:top w:val="none" w:sz="0" w:space="0" w:color="auto"/>
        <w:left w:val="none" w:sz="0" w:space="0" w:color="auto"/>
        <w:bottom w:val="none" w:sz="0" w:space="0" w:color="auto"/>
        <w:right w:val="none" w:sz="0" w:space="0" w:color="auto"/>
      </w:divBdr>
    </w:div>
    <w:div w:id="424767092">
      <w:bodyDiv w:val="1"/>
      <w:marLeft w:val="0"/>
      <w:marRight w:val="0"/>
      <w:marTop w:val="0"/>
      <w:marBottom w:val="0"/>
      <w:divBdr>
        <w:top w:val="none" w:sz="0" w:space="0" w:color="auto"/>
        <w:left w:val="none" w:sz="0" w:space="0" w:color="auto"/>
        <w:bottom w:val="none" w:sz="0" w:space="0" w:color="auto"/>
        <w:right w:val="none" w:sz="0" w:space="0" w:color="auto"/>
      </w:divBdr>
    </w:div>
    <w:div w:id="430666154">
      <w:bodyDiv w:val="1"/>
      <w:marLeft w:val="0"/>
      <w:marRight w:val="0"/>
      <w:marTop w:val="0"/>
      <w:marBottom w:val="0"/>
      <w:divBdr>
        <w:top w:val="none" w:sz="0" w:space="0" w:color="auto"/>
        <w:left w:val="none" w:sz="0" w:space="0" w:color="auto"/>
        <w:bottom w:val="none" w:sz="0" w:space="0" w:color="auto"/>
        <w:right w:val="none" w:sz="0" w:space="0" w:color="auto"/>
      </w:divBdr>
    </w:div>
    <w:div w:id="431628806">
      <w:bodyDiv w:val="1"/>
      <w:marLeft w:val="0"/>
      <w:marRight w:val="0"/>
      <w:marTop w:val="0"/>
      <w:marBottom w:val="0"/>
      <w:divBdr>
        <w:top w:val="none" w:sz="0" w:space="0" w:color="auto"/>
        <w:left w:val="none" w:sz="0" w:space="0" w:color="auto"/>
        <w:bottom w:val="none" w:sz="0" w:space="0" w:color="auto"/>
        <w:right w:val="none" w:sz="0" w:space="0" w:color="auto"/>
      </w:divBdr>
    </w:div>
    <w:div w:id="436868382">
      <w:bodyDiv w:val="1"/>
      <w:marLeft w:val="0"/>
      <w:marRight w:val="0"/>
      <w:marTop w:val="0"/>
      <w:marBottom w:val="0"/>
      <w:divBdr>
        <w:top w:val="none" w:sz="0" w:space="0" w:color="auto"/>
        <w:left w:val="none" w:sz="0" w:space="0" w:color="auto"/>
        <w:bottom w:val="none" w:sz="0" w:space="0" w:color="auto"/>
        <w:right w:val="none" w:sz="0" w:space="0" w:color="auto"/>
      </w:divBdr>
    </w:div>
    <w:div w:id="440222947">
      <w:bodyDiv w:val="1"/>
      <w:marLeft w:val="0"/>
      <w:marRight w:val="0"/>
      <w:marTop w:val="0"/>
      <w:marBottom w:val="0"/>
      <w:divBdr>
        <w:top w:val="none" w:sz="0" w:space="0" w:color="auto"/>
        <w:left w:val="none" w:sz="0" w:space="0" w:color="auto"/>
        <w:bottom w:val="none" w:sz="0" w:space="0" w:color="auto"/>
        <w:right w:val="none" w:sz="0" w:space="0" w:color="auto"/>
      </w:divBdr>
    </w:div>
    <w:div w:id="442960875">
      <w:bodyDiv w:val="1"/>
      <w:marLeft w:val="0"/>
      <w:marRight w:val="0"/>
      <w:marTop w:val="0"/>
      <w:marBottom w:val="0"/>
      <w:divBdr>
        <w:top w:val="none" w:sz="0" w:space="0" w:color="auto"/>
        <w:left w:val="none" w:sz="0" w:space="0" w:color="auto"/>
        <w:bottom w:val="none" w:sz="0" w:space="0" w:color="auto"/>
        <w:right w:val="none" w:sz="0" w:space="0" w:color="auto"/>
      </w:divBdr>
    </w:div>
    <w:div w:id="449515247">
      <w:bodyDiv w:val="1"/>
      <w:marLeft w:val="0"/>
      <w:marRight w:val="0"/>
      <w:marTop w:val="0"/>
      <w:marBottom w:val="0"/>
      <w:divBdr>
        <w:top w:val="none" w:sz="0" w:space="0" w:color="auto"/>
        <w:left w:val="none" w:sz="0" w:space="0" w:color="auto"/>
        <w:bottom w:val="none" w:sz="0" w:space="0" w:color="auto"/>
        <w:right w:val="none" w:sz="0" w:space="0" w:color="auto"/>
      </w:divBdr>
    </w:div>
    <w:div w:id="454908296">
      <w:bodyDiv w:val="1"/>
      <w:marLeft w:val="0"/>
      <w:marRight w:val="0"/>
      <w:marTop w:val="0"/>
      <w:marBottom w:val="0"/>
      <w:divBdr>
        <w:top w:val="none" w:sz="0" w:space="0" w:color="auto"/>
        <w:left w:val="none" w:sz="0" w:space="0" w:color="auto"/>
        <w:bottom w:val="none" w:sz="0" w:space="0" w:color="auto"/>
        <w:right w:val="none" w:sz="0" w:space="0" w:color="auto"/>
      </w:divBdr>
    </w:div>
    <w:div w:id="463432664">
      <w:bodyDiv w:val="1"/>
      <w:marLeft w:val="0"/>
      <w:marRight w:val="0"/>
      <w:marTop w:val="0"/>
      <w:marBottom w:val="0"/>
      <w:divBdr>
        <w:top w:val="none" w:sz="0" w:space="0" w:color="auto"/>
        <w:left w:val="none" w:sz="0" w:space="0" w:color="auto"/>
        <w:bottom w:val="none" w:sz="0" w:space="0" w:color="auto"/>
        <w:right w:val="none" w:sz="0" w:space="0" w:color="auto"/>
      </w:divBdr>
    </w:div>
    <w:div w:id="464548171">
      <w:bodyDiv w:val="1"/>
      <w:marLeft w:val="0"/>
      <w:marRight w:val="0"/>
      <w:marTop w:val="0"/>
      <w:marBottom w:val="0"/>
      <w:divBdr>
        <w:top w:val="none" w:sz="0" w:space="0" w:color="auto"/>
        <w:left w:val="none" w:sz="0" w:space="0" w:color="auto"/>
        <w:bottom w:val="none" w:sz="0" w:space="0" w:color="auto"/>
        <w:right w:val="none" w:sz="0" w:space="0" w:color="auto"/>
      </w:divBdr>
    </w:div>
    <w:div w:id="464810694">
      <w:bodyDiv w:val="1"/>
      <w:marLeft w:val="0"/>
      <w:marRight w:val="0"/>
      <w:marTop w:val="0"/>
      <w:marBottom w:val="0"/>
      <w:divBdr>
        <w:top w:val="none" w:sz="0" w:space="0" w:color="auto"/>
        <w:left w:val="none" w:sz="0" w:space="0" w:color="auto"/>
        <w:bottom w:val="none" w:sz="0" w:space="0" w:color="auto"/>
        <w:right w:val="none" w:sz="0" w:space="0" w:color="auto"/>
      </w:divBdr>
    </w:div>
    <w:div w:id="466975969">
      <w:bodyDiv w:val="1"/>
      <w:marLeft w:val="0"/>
      <w:marRight w:val="0"/>
      <w:marTop w:val="0"/>
      <w:marBottom w:val="0"/>
      <w:divBdr>
        <w:top w:val="none" w:sz="0" w:space="0" w:color="auto"/>
        <w:left w:val="none" w:sz="0" w:space="0" w:color="auto"/>
        <w:bottom w:val="none" w:sz="0" w:space="0" w:color="auto"/>
        <w:right w:val="none" w:sz="0" w:space="0" w:color="auto"/>
      </w:divBdr>
    </w:div>
    <w:div w:id="472253408">
      <w:bodyDiv w:val="1"/>
      <w:marLeft w:val="0"/>
      <w:marRight w:val="0"/>
      <w:marTop w:val="0"/>
      <w:marBottom w:val="0"/>
      <w:divBdr>
        <w:top w:val="none" w:sz="0" w:space="0" w:color="auto"/>
        <w:left w:val="none" w:sz="0" w:space="0" w:color="auto"/>
        <w:bottom w:val="none" w:sz="0" w:space="0" w:color="auto"/>
        <w:right w:val="none" w:sz="0" w:space="0" w:color="auto"/>
      </w:divBdr>
    </w:div>
    <w:div w:id="473301470">
      <w:bodyDiv w:val="1"/>
      <w:marLeft w:val="0"/>
      <w:marRight w:val="0"/>
      <w:marTop w:val="0"/>
      <w:marBottom w:val="0"/>
      <w:divBdr>
        <w:top w:val="none" w:sz="0" w:space="0" w:color="auto"/>
        <w:left w:val="none" w:sz="0" w:space="0" w:color="auto"/>
        <w:bottom w:val="none" w:sz="0" w:space="0" w:color="auto"/>
        <w:right w:val="none" w:sz="0" w:space="0" w:color="auto"/>
      </w:divBdr>
    </w:div>
    <w:div w:id="475338558">
      <w:bodyDiv w:val="1"/>
      <w:marLeft w:val="0"/>
      <w:marRight w:val="0"/>
      <w:marTop w:val="0"/>
      <w:marBottom w:val="0"/>
      <w:divBdr>
        <w:top w:val="none" w:sz="0" w:space="0" w:color="auto"/>
        <w:left w:val="none" w:sz="0" w:space="0" w:color="auto"/>
        <w:bottom w:val="none" w:sz="0" w:space="0" w:color="auto"/>
        <w:right w:val="none" w:sz="0" w:space="0" w:color="auto"/>
      </w:divBdr>
    </w:div>
    <w:div w:id="479809942">
      <w:bodyDiv w:val="1"/>
      <w:marLeft w:val="0"/>
      <w:marRight w:val="0"/>
      <w:marTop w:val="0"/>
      <w:marBottom w:val="0"/>
      <w:divBdr>
        <w:top w:val="none" w:sz="0" w:space="0" w:color="auto"/>
        <w:left w:val="none" w:sz="0" w:space="0" w:color="auto"/>
        <w:bottom w:val="none" w:sz="0" w:space="0" w:color="auto"/>
        <w:right w:val="none" w:sz="0" w:space="0" w:color="auto"/>
      </w:divBdr>
    </w:div>
    <w:div w:id="486242116">
      <w:bodyDiv w:val="1"/>
      <w:marLeft w:val="0"/>
      <w:marRight w:val="0"/>
      <w:marTop w:val="0"/>
      <w:marBottom w:val="0"/>
      <w:divBdr>
        <w:top w:val="none" w:sz="0" w:space="0" w:color="auto"/>
        <w:left w:val="none" w:sz="0" w:space="0" w:color="auto"/>
        <w:bottom w:val="none" w:sz="0" w:space="0" w:color="auto"/>
        <w:right w:val="none" w:sz="0" w:space="0" w:color="auto"/>
      </w:divBdr>
    </w:div>
    <w:div w:id="489030284">
      <w:bodyDiv w:val="1"/>
      <w:marLeft w:val="0"/>
      <w:marRight w:val="0"/>
      <w:marTop w:val="0"/>
      <w:marBottom w:val="0"/>
      <w:divBdr>
        <w:top w:val="none" w:sz="0" w:space="0" w:color="auto"/>
        <w:left w:val="none" w:sz="0" w:space="0" w:color="auto"/>
        <w:bottom w:val="none" w:sz="0" w:space="0" w:color="auto"/>
        <w:right w:val="none" w:sz="0" w:space="0" w:color="auto"/>
      </w:divBdr>
    </w:div>
    <w:div w:id="493911302">
      <w:bodyDiv w:val="1"/>
      <w:marLeft w:val="0"/>
      <w:marRight w:val="0"/>
      <w:marTop w:val="0"/>
      <w:marBottom w:val="0"/>
      <w:divBdr>
        <w:top w:val="none" w:sz="0" w:space="0" w:color="auto"/>
        <w:left w:val="none" w:sz="0" w:space="0" w:color="auto"/>
        <w:bottom w:val="none" w:sz="0" w:space="0" w:color="auto"/>
        <w:right w:val="none" w:sz="0" w:space="0" w:color="auto"/>
      </w:divBdr>
    </w:div>
    <w:div w:id="497497751">
      <w:bodyDiv w:val="1"/>
      <w:marLeft w:val="0"/>
      <w:marRight w:val="0"/>
      <w:marTop w:val="0"/>
      <w:marBottom w:val="0"/>
      <w:divBdr>
        <w:top w:val="none" w:sz="0" w:space="0" w:color="auto"/>
        <w:left w:val="none" w:sz="0" w:space="0" w:color="auto"/>
        <w:bottom w:val="none" w:sz="0" w:space="0" w:color="auto"/>
        <w:right w:val="none" w:sz="0" w:space="0" w:color="auto"/>
      </w:divBdr>
    </w:div>
    <w:div w:id="499467525">
      <w:bodyDiv w:val="1"/>
      <w:marLeft w:val="0"/>
      <w:marRight w:val="0"/>
      <w:marTop w:val="0"/>
      <w:marBottom w:val="0"/>
      <w:divBdr>
        <w:top w:val="none" w:sz="0" w:space="0" w:color="auto"/>
        <w:left w:val="none" w:sz="0" w:space="0" w:color="auto"/>
        <w:bottom w:val="none" w:sz="0" w:space="0" w:color="auto"/>
        <w:right w:val="none" w:sz="0" w:space="0" w:color="auto"/>
      </w:divBdr>
    </w:div>
    <w:div w:id="500051882">
      <w:bodyDiv w:val="1"/>
      <w:marLeft w:val="0"/>
      <w:marRight w:val="0"/>
      <w:marTop w:val="0"/>
      <w:marBottom w:val="0"/>
      <w:divBdr>
        <w:top w:val="none" w:sz="0" w:space="0" w:color="auto"/>
        <w:left w:val="none" w:sz="0" w:space="0" w:color="auto"/>
        <w:bottom w:val="none" w:sz="0" w:space="0" w:color="auto"/>
        <w:right w:val="none" w:sz="0" w:space="0" w:color="auto"/>
      </w:divBdr>
    </w:div>
    <w:div w:id="508721272">
      <w:bodyDiv w:val="1"/>
      <w:marLeft w:val="0"/>
      <w:marRight w:val="0"/>
      <w:marTop w:val="0"/>
      <w:marBottom w:val="0"/>
      <w:divBdr>
        <w:top w:val="none" w:sz="0" w:space="0" w:color="auto"/>
        <w:left w:val="none" w:sz="0" w:space="0" w:color="auto"/>
        <w:bottom w:val="none" w:sz="0" w:space="0" w:color="auto"/>
        <w:right w:val="none" w:sz="0" w:space="0" w:color="auto"/>
      </w:divBdr>
    </w:div>
    <w:div w:id="510294636">
      <w:bodyDiv w:val="1"/>
      <w:marLeft w:val="0"/>
      <w:marRight w:val="0"/>
      <w:marTop w:val="0"/>
      <w:marBottom w:val="0"/>
      <w:divBdr>
        <w:top w:val="none" w:sz="0" w:space="0" w:color="auto"/>
        <w:left w:val="none" w:sz="0" w:space="0" w:color="auto"/>
        <w:bottom w:val="none" w:sz="0" w:space="0" w:color="auto"/>
        <w:right w:val="none" w:sz="0" w:space="0" w:color="auto"/>
      </w:divBdr>
    </w:div>
    <w:div w:id="518084447">
      <w:bodyDiv w:val="1"/>
      <w:marLeft w:val="0"/>
      <w:marRight w:val="0"/>
      <w:marTop w:val="0"/>
      <w:marBottom w:val="0"/>
      <w:divBdr>
        <w:top w:val="none" w:sz="0" w:space="0" w:color="auto"/>
        <w:left w:val="none" w:sz="0" w:space="0" w:color="auto"/>
        <w:bottom w:val="none" w:sz="0" w:space="0" w:color="auto"/>
        <w:right w:val="none" w:sz="0" w:space="0" w:color="auto"/>
      </w:divBdr>
    </w:div>
    <w:div w:id="522521290">
      <w:bodyDiv w:val="1"/>
      <w:marLeft w:val="0"/>
      <w:marRight w:val="0"/>
      <w:marTop w:val="0"/>
      <w:marBottom w:val="0"/>
      <w:divBdr>
        <w:top w:val="none" w:sz="0" w:space="0" w:color="auto"/>
        <w:left w:val="none" w:sz="0" w:space="0" w:color="auto"/>
        <w:bottom w:val="none" w:sz="0" w:space="0" w:color="auto"/>
        <w:right w:val="none" w:sz="0" w:space="0" w:color="auto"/>
      </w:divBdr>
    </w:div>
    <w:div w:id="523861350">
      <w:bodyDiv w:val="1"/>
      <w:marLeft w:val="0"/>
      <w:marRight w:val="0"/>
      <w:marTop w:val="0"/>
      <w:marBottom w:val="0"/>
      <w:divBdr>
        <w:top w:val="none" w:sz="0" w:space="0" w:color="auto"/>
        <w:left w:val="none" w:sz="0" w:space="0" w:color="auto"/>
        <w:bottom w:val="none" w:sz="0" w:space="0" w:color="auto"/>
        <w:right w:val="none" w:sz="0" w:space="0" w:color="auto"/>
      </w:divBdr>
    </w:div>
    <w:div w:id="527183388">
      <w:bodyDiv w:val="1"/>
      <w:marLeft w:val="0"/>
      <w:marRight w:val="0"/>
      <w:marTop w:val="0"/>
      <w:marBottom w:val="0"/>
      <w:divBdr>
        <w:top w:val="none" w:sz="0" w:space="0" w:color="auto"/>
        <w:left w:val="none" w:sz="0" w:space="0" w:color="auto"/>
        <w:bottom w:val="none" w:sz="0" w:space="0" w:color="auto"/>
        <w:right w:val="none" w:sz="0" w:space="0" w:color="auto"/>
      </w:divBdr>
    </w:div>
    <w:div w:id="528958692">
      <w:bodyDiv w:val="1"/>
      <w:marLeft w:val="0"/>
      <w:marRight w:val="0"/>
      <w:marTop w:val="0"/>
      <w:marBottom w:val="0"/>
      <w:divBdr>
        <w:top w:val="none" w:sz="0" w:space="0" w:color="auto"/>
        <w:left w:val="none" w:sz="0" w:space="0" w:color="auto"/>
        <w:bottom w:val="none" w:sz="0" w:space="0" w:color="auto"/>
        <w:right w:val="none" w:sz="0" w:space="0" w:color="auto"/>
      </w:divBdr>
    </w:div>
    <w:div w:id="529730642">
      <w:bodyDiv w:val="1"/>
      <w:marLeft w:val="0"/>
      <w:marRight w:val="0"/>
      <w:marTop w:val="0"/>
      <w:marBottom w:val="0"/>
      <w:divBdr>
        <w:top w:val="none" w:sz="0" w:space="0" w:color="auto"/>
        <w:left w:val="none" w:sz="0" w:space="0" w:color="auto"/>
        <w:bottom w:val="none" w:sz="0" w:space="0" w:color="auto"/>
        <w:right w:val="none" w:sz="0" w:space="0" w:color="auto"/>
      </w:divBdr>
    </w:div>
    <w:div w:id="533007623">
      <w:bodyDiv w:val="1"/>
      <w:marLeft w:val="0"/>
      <w:marRight w:val="0"/>
      <w:marTop w:val="0"/>
      <w:marBottom w:val="0"/>
      <w:divBdr>
        <w:top w:val="none" w:sz="0" w:space="0" w:color="auto"/>
        <w:left w:val="none" w:sz="0" w:space="0" w:color="auto"/>
        <w:bottom w:val="none" w:sz="0" w:space="0" w:color="auto"/>
        <w:right w:val="none" w:sz="0" w:space="0" w:color="auto"/>
      </w:divBdr>
    </w:div>
    <w:div w:id="536545335">
      <w:bodyDiv w:val="1"/>
      <w:marLeft w:val="0"/>
      <w:marRight w:val="0"/>
      <w:marTop w:val="0"/>
      <w:marBottom w:val="0"/>
      <w:divBdr>
        <w:top w:val="none" w:sz="0" w:space="0" w:color="auto"/>
        <w:left w:val="none" w:sz="0" w:space="0" w:color="auto"/>
        <w:bottom w:val="none" w:sz="0" w:space="0" w:color="auto"/>
        <w:right w:val="none" w:sz="0" w:space="0" w:color="auto"/>
      </w:divBdr>
    </w:div>
    <w:div w:id="542405722">
      <w:bodyDiv w:val="1"/>
      <w:marLeft w:val="0"/>
      <w:marRight w:val="0"/>
      <w:marTop w:val="0"/>
      <w:marBottom w:val="0"/>
      <w:divBdr>
        <w:top w:val="none" w:sz="0" w:space="0" w:color="auto"/>
        <w:left w:val="none" w:sz="0" w:space="0" w:color="auto"/>
        <w:bottom w:val="none" w:sz="0" w:space="0" w:color="auto"/>
        <w:right w:val="none" w:sz="0" w:space="0" w:color="auto"/>
      </w:divBdr>
    </w:div>
    <w:div w:id="546725075">
      <w:bodyDiv w:val="1"/>
      <w:marLeft w:val="0"/>
      <w:marRight w:val="0"/>
      <w:marTop w:val="0"/>
      <w:marBottom w:val="0"/>
      <w:divBdr>
        <w:top w:val="none" w:sz="0" w:space="0" w:color="auto"/>
        <w:left w:val="none" w:sz="0" w:space="0" w:color="auto"/>
        <w:bottom w:val="none" w:sz="0" w:space="0" w:color="auto"/>
        <w:right w:val="none" w:sz="0" w:space="0" w:color="auto"/>
      </w:divBdr>
    </w:div>
    <w:div w:id="551380132">
      <w:bodyDiv w:val="1"/>
      <w:marLeft w:val="0"/>
      <w:marRight w:val="0"/>
      <w:marTop w:val="0"/>
      <w:marBottom w:val="0"/>
      <w:divBdr>
        <w:top w:val="none" w:sz="0" w:space="0" w:color="auto"/>
        <w:left w:val="none" w:sz="0" w:space="0" w:color="auto"/>
        <w:bottom w:val="none" w:sz="0" w:space="0" w:color="auto"/>
        <w:right w:val="none" w:sz="0" w:space="0" w:color="auto"/>
      </w:divBdr>
    </w:div>
    <w:div w:id="555355893">
      <w:bodyDiv w:val="1"/>
      <w:marLeft w:val="0"/>
      <w:marRight w:val="0"/>
      <w:marTop w:val="0"/>
      <w:marBottom w:val="0"/>
      <w:divBdr>
        <w:top w:val="none" w:sz="0" w:space="0" w:color="auto"/>
        <w:left w:val="none" w:sz="0" w:space="0" w:color="auto"/>
        <w:bottom w:val="none" w:sz="0" w:space="0" w:color="auto"/>
        <w:right w:val="none" w:sz="0" w:space="0" w:color="auto"/>
      </w:divBdr>
    </w:div>
    <w:div w:id="557403757">
      <w:bodyDiv w:val="1"/>
      <w:marLeft w:val="0"/>
      <w:marRight w:val="0"/>
      <w:marTop w:val="0"/>
      <w:marBottom w:val="0"/>
      <w:divBdr>
        <w:top w:val="none" w:sz="0" w:space="0" w:color="auto"/>
        <w:left w:val="none" w:sz="0" w:space="0" w:color="auto"/>
        <w:bottom w:val="none" w:sz="0" w:space="0" w:color="auto"/>
        <w:right w:val="none" w:sz="0" w:space="0" w:color="auto"/>
      </w:divBdr>
    </w:div>
    <w:div w:id="558177357">
      <w:bodyDiv w:val="1"/>
      <w:marLeft w:val="0"/>
      <w:marRight w:val="0"/>
      <w:marTop w:val="0"/>
      <w:marBottom w:val="0"/>
      <w:divBdr>
        <w:top w:val="none" w:sz="0" w:space="0" w:color="auto"/>
        <w:left w:val="none" w:sz="0" w:space="0" w:color="auto"/>
        <w:bottom w:val="none" w:sz="0" w:space="0" w:color="auto"/>
        <w:right w:val="none" w:sz="0" w:space="0" w:color="auto"/>
      </w:divBdr>
    </w:div>
    <w:div w:id="563834356">
      <w:bodyDiv w:val="1"/>
      <w:marLeft w:val="0"/>
      <w:marRight w:val="0"/>
      <w:marTop w:val="0"/>
      <w:marBottom w:val="0"/>
      <w:divBdr>
        <w:top w:val="none" w:sz="0" w:space="0" w:color="auto"/>
        <w:left w:val="none" w:sz="0" w:space="0" w:color="auto"/>
        <w:bottom w:val="none" w:sz="0" w:space="0" w:color="auto"/>
        <w:right w:val="none" w:sz="0" w:space="0" w:color="auto"/>
      </w:divBdr>
    </w:div>
    <w:div w:id="564607921">
      <w:bodyDiv w:val="1"/>
      <w:marLeft w:val="0"/>
      <w:marRight w:val="0"/>
      <w:marTop w:val="0"/>
      <w:marBottom w:val="0"/>
      <w:divBdr>
        <w:top w:val="none" w:sz="0" w:space="0" w:color="auto"/>
        <w:left w:val="none" w:sz="0" w:space="0" w:color="auto"/>
        <w:bottom w:val="none" w:sz="0" w:space="0" w:color="auto"/>
        <w:right w:val="none" w:sz="0" w:space="0" w:color="auto"/>
      </w:divBdr>
    </w:div>
    <w:div w:id="567615598">
      <w:bodyDiv w:val="1"/>
      <w:marLeft w:val="0"/>
      <w:marRight w:val="0"/>
      <w:marTop w:val="0"/>
      <w:marBottom w:val="0"/>
      <w:divBdr>
        <w:top w:val="none" w:sz="0" w:space="0" w:color="auto"/>
        <w:left w:val="none" w:sz="0" w:space="0" w:color="auto"/>
        <w:bottom w:val="none" w:sz="0" w:space="0" w:color="auto"/>
        <w:right w:val="none" w:sz="0" w:space="0" w:color="auto"/>
      </w:divBdr>
    </w:div>
    <w:div w:id="573126269">
      <w:bodyDiv w:val="1"/>
      <w:marLeft w:val="0"/>
      <w:marRight w:val="0"/>
      <w:marTop w:val="0"/>
      <w:marBottom w:val="0"/>
      <w:divBdr>
        <w:top w:val="none" w:sz="0" w:space="0" w:color="auto"/>
        <w:left w:val="none" w:sz="0" w:space="0" w:color="auto"/>
        <w:bottom w:val="none" w:sz="0" w:space="0" w:color="auto"/>
        <w:right w:val="none" w:sz="0" w:space="0" w:color="auto"/>
      </w:divBdr>
    </w:div>
    <w:div w:id="581960333">
      <w:bodyDiv w:val="1"/>
      <w:marLeft w:val="0"/>
      <w:marRight w:val="0"/>
      <w:marTop w:val="0"/>
      <w:marBottom w:val="0"/>
      <w:divBdr>
        <w:top w:val="none" w:sz="0" w:space="0" w:color="auto"/>
        <w:left w:val="none" w:sz="0" w:space="0" w:color="auto"/>
        <w:bottom w:val="none" w:sz="0" w:space="0" w:color="auto"/>
        <w:right w:val="none" w:sz="0" w:space="0" w:color="auto"/>
      </w:divBdr>
    </w:div>
    <w:div w:id="582182671">
      <w:bodyDiv w:val="1"/>
      <w:marLeft w:val="0"/>
      <w:marRight w:val="0"/>
      <w:marTop w:val="0"/>
      <w:marBottom w:val="0"/>
      <w:divBdr>
        <w:top w:val="none" w:sz="0" w:space="0" w:color="auto"/>
        <w:left w:val="none" w:sz="0" w:space="0" w:color="auto"/>
        <w:bottom w:val="none" w:sz="0" w:space="0" w:color="auto"/>
        <w:right w:val="none" w:sz="0" w:space="0" w:color="auto"/>
      </w:divBdr>
    </w:div>
    <w:div w:id="584532647">
      <w:bodyDiv w:val="1"/>
      <w:marLeft w:val="0"/>
      <w:marRight w:val="0"/>
      <w:marTop w:val="0"/>
      <w:marBottom w:val="0"/>
      <w:divBdr>
        <w:top w:val="none" w:sz="0" w:space="0" w:color="auto"/>
        <w:left w:val="none" w:sz="0" w:space="0" w:color="auto"/>
        <w:bottom w:val="none" w:sz="0" w:space="0" w:color="auto"/>
        <w:right w:val="none" w:sz="0" w:space="0" w:color="auto"/>
      </w:divBdr>
    </w:div>
    <w:div w:id="587233851">
      <w:bodyDiv w:val="1"/>
      <w:marLeft w:val="0"/>
      <w:marRight w:val="0"/>
      <w:marTop w:val="0"/>
      <w:marBottom w:val="0"/>
      <w:divBdr>
        <w:top w:val="none" w:sz="0" w:space="0" w:color="auto"/>
        <w:left w:val="none" w:sz="0" w:space="0" w:color="auto"/>
        <w:bottom w:val="none" w:sz="0" w:space="0" w:color="auto"/>
        <w:right w:val="none" w:sz="0" w:space="0" w:color="auto"/>
      </w:divBdr>
    </w:div>
    <w:div w:id="593241781">
      <w:bodyDiv w:val="1"/>
      <w:marLeft w:val="0"/>
      <w:marRight w:val="0"/>
      <w:marTop w:val="0"/>
      <w:marBottom w:val="0"/>
      <w:divBdr>
        <w:top w:val="none" w:sz="0" w:space="0" w:color="auto"/>
        <w:left w:val="none" w:sz="0" w:space="0" w:color="auto"/>
        <w:bottom w:val="none" w:sz="0" w:space="0" w:color="auto"/>
        <w:right w:val="none" w:sz="0" w:space="0" w:color="auto"/>
      </w:divBdr>
    </w:div>
    <w:div w:id="594048322">
      <w:bodyDiv w:val="1"/>
      <w:marLeft w:val="0"/>
      <w:marRight w:val="0"/>
      <w:marTop w:val="0"/>
      <w:marBottom w:val="0"/>
      <w:divBdr>
        <w:top w:val="none" w:sz="0" w:space="0" w:color="auto"/>
        <w:left w:val="none" w:sz="0" w:space="0" w:color="auto"/>
        <w:bottom w:val="none" w:sz="0" w:space="0" w:color="auto"/>
        <w:right w:val="none" w:sz="0" w:space="0" w:color="auto"/>
      </w:divBdr>
    </w:div>
    <w:div w:id="595097589">
      <w:bodyDiv w:val="1"/>
      <w:marLeft w:val="0"/>
      <w:marRight w:val="0"/>
      <w:marTop w:val="0"/>
      <w:marBottom w:val="0"/>
      <w:divBdr>
        <w:top w:val="none" w:sz="0" w:space="0" w:color="auto"/>
        <w:left w:val="none" w:sz="0" w:space="0" w:color="auto"/>
        <w:bottom w:val="none" w:sz="0" w:space="0" w:color="auto"/>
        <w:right w:val="none" w:sz="0" w:space="0" w:color="auto"/>
      </w:divBdr>
    </w:div>
    <w:div w:id="595556884">
      <w:bodyDiv w:val="1"/>
      <w:marLeft w:val="0"/>
      <w:marRight w:val="0"/>
      <w:marTop w:val="0"/>
      <w:marBottom w:val="0"/>
      <w:divBdr>
        <w:top w:val="none" w:sz="0" w:space="0" w:color="auto"/>
        <w:left w:val="none" w:sz="0" w:space="0" w:color="auto"/>
        <w:bottom w:val="none" w:sz="0" w:space="0" w:color="auto"/>
        <w:right w:val="none" w:sz="0" w:space="0" w:color="auto"/>
      </w:divBdr>
    </w:div>
    <w:div w:id="602106858">
      <w:bodyDiv w:val="1"/>
      <w:marLeft w:val="0"/>
      <w:marRight w:val="0"/>
      <w:marTop w:val="0"/>
      <w:marBottom w:val="0"/>
      <w:divBdr>
        <w:top w:val="none" w:sz="0" w:space="0" w:color="auto"/>
        <w:left w:val="none" w:sz="0" w:space="0" w:color="auto"/>
        <w:bottom w:val="none" w:sz="0" w:space="0" w:color="auto"/>
        <w:right w:val="none" w:sz="0" w:space="0" w:color="auto"/>
      </w:divBdr>
    </w:div>
    <w:div w:id="604771942">
      <w:bodyDiv w:val="1"/>
      <w:marLeft w:val="0"/>
      <w:marRight w:val="0"/>
      <w:marTop w:val="0"/>
      <w:marBottom w:val="0"/>
      <w:divBdr>
        <w:top w:val="none" w:sz="0" w:space="0" w:color="auto"/>
        <w:left w:val="none" w:sz="0" w:space="0" w:color="auto"/>
        <w:bottom w:val="none" w:sz="0" w:space="0" w:color="auto"/>
        <w:right w:val="none" w:sz="0" w:space="0" w:color="auto"/>
      </w:divBdr>
    </w:div>
    <w:div w:id="606278491">
      <w:bodyDiv w:val="1"/>
      <w:marLeft w:val="0"/>
      <w:marRight w:val="0"/>
      <w:marTop w:val="0"/>
      <w:marBottom w:val="0"/>
      <w:divBdr>
        <w:top w:val="none" w:sz="0" w:space="0" w:color="auto"/>
        <w:left w:val="none" w:sz="0" w:space="0" w:color="auto"/>
        <w:bottom w:val="none" w:sz="0" w:space="0" w:color="auto"/>
        <w:right w:val="none" w:sz="0" w:space="0" w:color="auto"/>
      </w:divBdr>
    </w:div>
    <w:div w:id="609511497">
      <w:bodyDiv w:val="1"/>
      <w:marLeft w:val="0"/>
      <w:marRight w:val="0"/>
      <w:marTop w:val="0"/>
      <w:marBottom w:val="0"/>
      <w:divBdr>
        <w:top w:val="none" w:sz="0" w:space="0" w:color="auto"/>
        <w:left w:val="none" w:sz="0" w:space="0" w:color="auto"/>
        <w:bottom w:val="none" w:sz="0" w:space="0" w:color="auto"/>
        <w:right w:val="none" w:sz="0" w:space="0" w:color="auto"/>
      </w:divBdr>
    </w:div>
    <w:div w:id="617420772">
      <w:bodyDiv w:val="1"/>
      <w:marLeft w:val="0"/>
      <w:marRight w:val="0"/>
      <w:marTop w:val="0"/>
      <w:marBottom w:val="0"/>
      <w:divBdr>
        <w:top w:val="none" w:sz="0" w:space="0" w:color="auto"/>
        <w:left w:val="none" w:sz="0" w:space="0" w:color="auto"/>
        <w:bottom w:val="none" w:sz="0" w:space="0" w:color="auto"/>
        <w:right w:val="none" w:sz="0" w:space="0" w:color="auto"/>
      </w:divBdr>
    </w:div>
    <w:div w:id="621769254">
      <w:bodyDiv w:val="1"/>
      <w:marLeft w:val="0"/>
      <w:marRight w:val="0"/>
      <w:marTop w:val="0"/>
      <w:marBottom w:val="0"/>
      <w:divBdr>
        <w:top w:val="none" w:sz="0" w:space="0" w:color="auto"/>
        <w:left w:val="none" w:sz="0" w:space="0" w:color="auto"/>
        <w:bottom w:val="none" w:sz="0" w:space="0" w:color="auto"/>
        <w:right w:val="none" w:sz="0" w:space="0" w:color="auto"/>
      </w:divBdr>
    </w:div>
    <w:div w:id="628898900">
      <w:bodyDiv w:val="1"/>
      <w:marLeft w:val="0"/>
      <w:marRight w:val="0"/>
      <w:marTop w:val="0"/>
      <w:marBottom w:val="0"/>
      <w:divBdr>
        <w:top w:val="none" w:sz="0" w:space="0" w:color="auto"/>
        <w:left w:val="none" w:sz="0" w:space="0" w:color="auto"/>
        <w:bottom w:val="none" w:sz="0" w:space="0" w:color="auto"/>
        <w:right w:val="none" w:sz="0" w:space="0" w:color="auto"/>
      </w:divBdr>
    </w:div>
    <w:div w:id="631324955">
      <w:bodyDiv w:val="1"/>
      <w:marLeft w:val="0"/>
      <w:marRight w:val="0"/>
      <w:marTop w:val="0"/>
      <w:marBottom w:val="0"/>
      <w:divBdr>
        <w:top w:val="none" w:sz="0" w:space="0" w:color="auto"/>
        <w:left w:val="none" w:sz="0" w:space="0" w:color="auto"/>
        <w:bottom w:val="none" w:sz="0" w:space="0" w:color="auto"/>
        <w:right w:val="none" w:sz="0" w:space="0" w:color="auto"/>
      </w:divBdr>
    </w:div>
    <w:div w:id="638650818">
      <w:bodyDiv w:val="1"/>
      <w:marLeft w:val="0"/>
      <w:marRight w:val="0"/>
      <w:marTop w:val="0"/>
      <w:marBottom w:val="0"/>
      <w:divBdr>
        <w:top w:val="none" w:sz="0" w:space="0" w:color="auto"/>
        <w:left w:val="none" w:sz="0" w:space="0" w:color="auto"/>
        <w:bottom w:val="none" w:sz="0" w:space="0" w:color="auto"/>
        <w:right w:val="none" w:sz="0" w:space="0" w:color="auto"/>
      </w:divBdr>
    </w:div>
    <w:div w:id="641739708">
      <w:bodyDiv w:val="1"/>
      <w:marLeft w:val="0"/>
      <w:marRight w:val="0"/>
      <w:marTop w:val="0"/>
      <w:marBottom w:val="0"/>
      <w:divBdr>
        <w:top w:val="none" w:sz="0" w:space="0" w:color="auto"/>
        <w:left w:val="none" w:sz="0" w:space="0" w:color="auto"/>
        <w:bottom w:val="none" w:sz="0" w:space="0" w:color="auto"/>
        <w:right w:val="none" w:sz="0" w:space="0" w:color="auto"/>
      </w:divBdr>
    </w:div>
    <w:div w:id="642393952">
      <w:bodyDiv w:val="1"/>
      <w:marLeft w:val="0"/>
      <w:marRight w:val="0"/>
      <w:marTop w:val="0"/>
      <w:marBottom w:val="0"/>
      <w:divBdr>
        <w:top w:val="none" w:sz="0" w:space="0" w:color="auto"/>
        <w:left w:val="none" w:sz="0" w:space="0" w:color="auto"/>
        <w:bottom w:val="none" w:sz="0" w:space="0" w:color="auto"/>
        <w:right w:val="none" w:sz="0" w:space="0" w:color="auto"/>
      </w:divBdr>
    </w:div>
    <w:div w:id="650838398">
      <w:bodyDiv w:val="1"/>
      <w:marLeft w:val="0"/>
      <w:marRight w:val="0"/>
      <w:marTop w:val="0"/>
      <w:marBottom w:val="0"/>
      <w:divBdr>
        <w:top w:val="none" w:sz="0" w:space="0" w:color="auto"/>
        <w:left w:val="none" w:sz="0" w:space="0" w:color="auto"/>
        <w:bottom w:val="none" w:sz="0" w:space="0" w:color="auto"/>
        <w:right w:val="none" w:sz="0" w:space="0" w:color="auto"/>
      </w:divBdr>
    </w:div>
    <w:div w:id="650839071">
      <w:bodyDiv w:val="1"/>
      <w:marLeft w:val="0"/>
      <w:marRight w:val="0"/>
      <w:marTop w:val="0"/>
      <w:marBottom w:val="0"/>
      <w:divBdr>
        <w:top w:val="none" w:sz="0" w:space="0" w:color="auto"/>
        <w:left w:val="none" w:sz="0" w:space="0" w:color="auto"/>
        <w:bottom w:val="none" w:sz="0" w:space="0" w:color="auto"/>
        <w:right w:val="none" w:sz="0" w:space="0" w:color="auto"/>
      </w:divBdr>
    </w:div>
    <w:div w:id="658772943">
      <w:bodyDiv w:val="1"/>
      <w:marLeft w:val="0"/>
      <w:marRight w:val="0"/>
      <w:marTop w:val="0"/>
      <w:marBottom w:val="0"/>
      <w:divBdr>
        <w:top w:val="none" w:sz="0" w:space="0" w:color="auto"/>
        <w:left w:val="none" w:sz="0" w:space="0" w:color="auto"/>
        <w:bottom w:val="none" w:sz="0" w:space="0" w:color="auto"/>
        <w:right w:val="none" w:sz="0" w:space="0" w:color="auto"/>
      </w:divBdr>
    </w:div>
    <w:div w:id="659117486">
      <w:bodyDiv w:val="1"/>
      <w:marLeft w:val="0"/>
      <w:marRight w:val="0"/>
      <w:marTop w:val="0"/>
      <w:marBottom w:val="0"/>
      <w:divBdr>
        <w:top w:val="none" w:sz="0" w:space="0" w:color="auto"/>
        <w:left w:val="none" w:sz="0" w:space="0" w:color="auto"/>
        <w:bottom w:val="none" w:sz="0" w:space="0" w:color="auto"/>
        <w:right w:val="none" w:sz="0" w:space="0" w:color="auto"/>
      </w:divBdr>
    </w:div>
    <w:div w:id="663583698">
      <w:bodyDiv w:val="1"/>
      <w:marLeft w:val="0"/>
      <w:marRight w:val="0"/>
      <w:marTop w:val="0"/>
      <w:marBottom w:val="0"/>
      <w:divBdr>
        <w:top w:val="none" w:sz="0" w:space="0" w:color="auto"/>
        <w:left w:val="none" w:sz="0" w:space="0" w:color="auto"/>
        <w:bottom w:val="none" w:sz="0" w:space="0" w:color="auto"/>
        <w:right w:val="none" w:sz="0" w:space="0" w:color="auto"/>
      </w:divBdr>
    </w:div>
    <w:div w:id="665134627">
      <w:bodyDiv w:val="1"/>
      <w:marLeft w:val="0"/>
      <w:marRight w:val="0"/>
      <w:marTop w:val="0"/>
      <w:marBottom w:val="0"/>
      <w:divBdr>
        <w:top w:val="none" w:sz="0" w:space="0" w:color="auto"/>
        <w:left w:val="none" w:sz="0" w:space="0" w:color="auto"/>
        <w:bottom w:val="none" w:sz="0" w:space="0" w:color="auto"/>
        <w:right w:val="none" w:sz="0" w:space="0" w:color="auto"/>
      </w:divBdr>
    </w:div>
    <w:div w:id="670647838">
      <w:bodyDiv w:val="1"/>
      <w:marLeft w:val="0"/>
      <w:marRight w:val="0"/>
      <w:marTop w:val="0"/>
      <w:marBottom w:val="0"/>
      <w:divBdr>
        <w:top w:val="none" w:sz="0" w:space="0" w:color="auto"/>
        <w:left w:val="none" w:sz="0" w:space="0" w:color="auto"/>
        <w:bottom w:val="none" w:sz="0" w:space="0" w:color="auto"/>
        <w:right w:val="none" w:sz="0" w:space="0" w:color="auto"/>
      </w:divBdr>
    </w:div>
    <w:div w:id="673457276">
      <w:bodyDiv w:val="1"/>
      <w:marLeft w:val="0"/>
      <w:marRight w:val="0"/>
      <w:marTop w:val="0"/>
      <w:marBottom w:val="0"/>
      <w:divBdr>
        <w:top w:val="none" w:sz="0" w:space="0" w:color="auto"/>
        <w:left w:val="none" w:sz="0" w:space="0" w:color="auto"/>
        <w:bottom w:val="none" w:sz="0" w:space="0" w:color="auto"/>
        <w:right w:val="none" w:sz="0" w:space="0" w:color="auto"/>
      </w:divBdr>
    </w:div>
    <w:div w:id="674769813">
      <w:bodyDiv w:val="1"/>
      <w:marLeft w:val="0"/>
      <w:marRight w:val="0"/>
      <w:marTop w:val="0"/>
      <w:marBottom w:val="0"/>
      <w:divBdr>
        <w:top w:val="none" w:sz="0" w:space="0" w:color="auto"/>
        <w:left w:val="none" w:sz="0" w:space="0" w:color="auto"/>
        <w:bottom w:val="none" w:sz="0" w:space="0" w:color="auto"/>
        <w:right w:val="none" w:sz="0" w:space="0" w:color="auto"/>
      </w:divBdr>
    </w:div>
    <w:div w:id="679621763">
      <w:bodyDiv w:val="1"/>
      <w:marLeft w:val="0"/>
      <w:marRight w:val="0"/>
      <w:marTop w:val="0"/>
      <w:marBottom w:val="0"/>
      <w:divBdr>
        <w:top w:val="none" w:sz="0" w:space="0" w:color="auto"/>
        <w:left w:val="none" w:sz="0" w:space="0" w:color="auto"/>
        <w:bottom w:val="none" w:sz="0" w:space="0" w:color="auto"/>
        <w:right w:val="none" w:sz="0" w:space="0" w:color="auto"/>
      </w:divBdr>
    </w:div>
    <w:div w:id="685711937">
      <w:bodyDiv w:val="1"/>
      <w:marLeft w:val="0"/>
      <w:marRight w:val="0"/>
      <w:marTop w:val="0"/>
      <w:marBottom w:val="0"/>
      <w:divBdr>
        <w:top w:val="none" w:sz="0" w:space="0" w:color="auto"/>
        <w:left w:val="none" w:sz="0" w:space="0" w:color="auto"/>
        <w:bottom w:val="none" w:sz="0" w:space="0" w:color="auto"/>
        <w:right w:val="none" w:sz="0" w:space="0" w:color="auto"/>
      </w:divBdr>
    </w:div>
    <w:div w:id="689263549">
      <w:bodyDiv w:val="1"/>
      <w:marLeft w:val="0"/>
      <w:marRight w:val="0"/>
      <w:marTop w:val="0"/>
      <w:marBottom w:val="0"/>
      <w:divBdr>
        <w:top w:val="none" w:sz="0" w:space="0" w:color="auto"/>
        <w:left w:val="none" w:sz="0" w:space="0" w:color="auto"/>
        <w:bottom w:val="none" w:sz="0" w:space="0" w:color="auto"/>
        <w:right w:val="none" w:sz="0" w:space="0" w:color="auto"/>
      </w:divBdr>
    </w:div>
    <w:div w:id="692614570">
      <w:bodyDiv w:val="1"/>
      <w:marLeft w:val="0"/>
      <w:marRight w:val="0"/>
      <w:marTop w:val="0"/>
      <w:marBottom w:val="0"/>
      <w:divBdr>
        <w:top w:val="none" w:sz="0" w:space="0" w:color="auto"/>
        <w:left w:val="none" w:sz="0" w:space="0" w:color="auto"/>
        <w:bottom w:val="none" w:sz="0" w:space="0" w:color="auto"/>
        <w:right w:val="none" w:sz="0" w:space="0" w:color="auto"/>
      </w:divBdr>
    </w:div>
    <w:div w:id="693192713">
      <w:bodyDiv w:val="1"/>
      <w:marLeft w:val="0"/>
      <w:marRight w:val="0"/>
      <w:marTop w:val="0"/>
      <w:marBottom w:val="0"/>
      <w:divBdr>
        <w:top w:val="none" w:sz="0" w:space="0" w:color="auto"/>
        <w:left w:val="none" w:sz="0" w:space="0" w:color="auto"/>
        <w:bottom w:val="none" w:sz="0" w:space="0" w:color="auto"/>
        <w:right w:val="none" w:sz="0" w:space="0" w:color="auto"/>
      </w:divBdr>
    </w:div>
    <w:div w:id="696471403">
      <w:bodyDiv w:val="1"/>
      <w:marLeft w:val="0"/>
      <w:marRight w:val="0"/>
      <w:marTop w:val="0"/>
      <w:marBottom w:val="0"/>
      <w:divBdr>
        <w:top w:val="none" w:sz="0" w:space="0" w:color="auto"/>
        <w:left w:val="none" w:sz="0" w:space="0" w:color="auto"/>
        <w:bottom w:val="none" w:sz="0" w:space="0" w:color="auto"/>
        <w:right w:val="none" w:sz="0" w:space="0" w:color="auto"/>
      </w:divBdr>
    </w:div>
    <w:div w:id="699234669">
      <w:bodyDiv w:val="1"/>
      <w:marLeft w:val="0"/>
      <w:marRight w:val="0"/>
      <w:marTop w:val="0"/>
      <w:marBottom w:val="0"/>
      <w:divBdr>
        <w:top w:val="none" w:sz="0" w:space="0" w:color="auto"/>
        <w:left w:val="none" w:sz="0" w:space="0" w:color="auto"/>
        <w:bottom w:val="none" w:sz="0" w:space="0" w:color="auto"/>
        <w:right w:val="none" w:sz="0" w:space="0" w:color="auto"/>
      </w:divBdr>
    </w:div>
    <w:div w:id="701587452">
      <w:bodyDiv w:val="1"/>
      <w:marLeft w:val="0"/>
      <w:marRight w:val="0"/>
      <w:marTop w:val="0"/>
      <w:marBottom w:val="0"/>
      <w:divBdr>
        <w:top w:val="none" w:sz="0" w:space="0" w:color="auto"/>
        <w:left w:val="none" w:sz="0" w:space="0" w:color="auto"/>
        <w:bottom w:val="none" w:sz="0" w:space="0" w:color="auto"/>
        <w:right w:val="none" w:sz="0" w:space="0" w:color="auto"/>
      </w:divBdr>
    </w:div>
    <w:div w:id="705833569">
      <w:bodyDiv w:val="1"/>
      <w:marLeft w:val="0"/>
      <w:marRight w:val="0"/>
      <w:marTop w:val="0"/>
      <w:marBottom w:val="0"/>
      <w:divBdr>
        <w:top w:val="none" w:sz="0" w:space="0" w:color="auto"/>
        <w:left w:val="none" w:sz="0" w:space="0" w:color="auto"/>
        <w:bottom w:val="none" w:sz="0" w:space="0" w:color="auto"/>
        <w:right w:val="none" w:sz="0" w:space="0" w:color="auto"/>
      </w:divBdr>
      <w:divsChild>
        <w:div w:id="459155554">
          <w:marLeft w:val="1166"/>
          <w:marRight w:val="0"/>
          <w:marTop w:val="86"/>
          <w:marBottom w:val="0"/>
          <w:divBdr>
            <w:top w:val="none" w:sz="0" w:space="0" w:color="auto"/>
            <w:left w:val="none" w:sz="0" w:space="0" w:color="auto"/>
            <w:bottom w:val="none" w:sz="0" w:space="0" w:color="auto"/>
            <w:right w:val="none" w:sz="0" w:space="0" w:color="auto"/>
          </w:divBdr>
        </w:div>
        <w:div w:id="699937204">
          <w:marLeft w:val="1166"/>
          <w:marRight w:val="0"/>
          <w:marTop w:val="86"/>
          <w:marBottom w:val="0"/>
          <w:divBdr>
            <w:top w:val="none" w:sz="0" w:space="0" w:color="auto"/>
            <w:left w:val="none" w:sz="0" w:space="0" w:color="auto"/>
            <w:bottom w:val="none" w:sz="0" w:space="0" w:color="auto"/>
            <w:right w:val="none" w:sz="0" w:space="0" w:color="auto"/>
          </w:divBdr>
        </w:div>
        <w:div w:id="1070884004">
          <w:marLeft w:val="1166"/>
          <w:marRight w:val="0"/>
          <w:marTop w:val="86"/>
          <w:marBottom w:val="0"/>
          <w:divBdr>
            <w:top w:val="none" w:sz="0" w:space="0" w:color="auto"/>
            <w:left w:val="none" w:sz="0" w:space="0" w:color="auto"/>
            <w:bottom w:val="none" w:sz="0" w:space="0" w:color="auto"/>
            <w:right w:val="none" w:sz="0" w:space="0" w:color="auto"/>
          </w:divBdr>
        </w:div>
        <w:div w:id="1080904720">
          <w:marLeft w:val="1166"/>
          <w:marRight w:val="0"/>
          <w:marTop w:val="86"/>
          <w:marBottom w:val="0"/>
          <w:divBdr>
            <w:top w:val="none" w:sz="0" w:space="0" w:color="auto"/>
            <w:left w:val="none" w:sz="0" w:space="0" w:color="auto"/>
            <w:bottom w:val="none" w:sz="0" w:space="0" w:color="auto"/>
            <w:right w:val="none" w:sz="0" w:space="0" w:color="auto"/>
          </w:divBdr>
        </w:div>
      </w:divsChild>
    </w:div>
    <w:div w:id="708915112">
      <w:bodyDiv w:val="1"/>
      <w:marLeft w:val="0"/>
      <w:marRight w:val="0"/>
      <w:marTop w:val="0"/>
      <w:marBottom w:val="0"/>
      <w:divBdr>
        <w:top w:val="none" w:sz="0" w:space="0" w:color="auto"/>
        <w:left w:val="none" w:sz="0" w:space="0" w:color="auto"/>
        <w:bottom w:val="none" w:sz="0" w:space="0" w:color="auto"/>
        <w:right w:val="none" w:sz="0" w:space="0" w:color="auto"/>
      </w:divBdr>
    </w:div>
    <w:div w:id="711805388">
      <w:bodyDiv w:val="1"/>
      <w:marLeft w:val="0"/>
      <w:marRight w:val="0"/>
      <w:marTop w:val="0"/>
      <w:marBottom w:val="0"/>
      <w:divBdr>
        <w:top w:val="none" w:sz="0" w:space="0" w:color="auto"/>
        <w:left w:val="none" w:sz="0" w:space="0" w:color="auto"/>
        <w:bottom w:val="none" w:sz="0" w:space="0" w:color="auto"/>
        <w:right w:val="none" w:sz="0" w:space="0" w:color="auto"/>
      </w:divBdr>
    </w:div>
    <w:div w:id="712852803">
      <w:bodyDiv w:val="1"/>
      <w:marLeft w:val="0"/>
      <w:marRight w:val="0"/>
      <w:marTop w:val="0"/>
      <w:marBottom w:val="0"/>
      <w:divBdr>
        <w:top w:val="none" w:sz="0" w:space="0" w:color="auto"/>
        <w:left w:val="none" w:sz="0" w:space="0" w:color="auto"/>
        <w:bottom w:val="none" w:sz="0" w:space="0" w:color="auto"/>
        <w:right w:val="none" w:sz="0" w:space="0" w:color="auto"/>
      </w:divBdr>
    </w:div>
    <w:div w:id="717239516">
      <w:bodyDiv w:val="1"/>
      <w:marLeft w:val="0"/>
      <w:marRight w:val="0"/>
      <w:marTop w:val="0"/>
      <w:marBottom w:val="0"/>
      <w:divBdr>
        <w:top w:val="none" w:sz="0" w:space="0" w:color="auto"/>
        <w:left w:val="none" w:sz="0" w:space="0" w:color="auto"/>
        <w:bottom w:val="none" w:sz="0" w:space="0" w:color="auto"/>
        <w:right w:val="none" w:sz="0" w:space="0" w:color="auto"/>
      </w:divBdr>
    </w:div>
    <w:div w:id="717436773">
      <w:bodyDiv w:val="1"/>
      <w:marLeft w:val="0"/>
      <w:marRight w:val="0"/>
      <w:marTop w:val="0"/>
      <w:marBottom w:val="0"/>
      <w:divBdr>
        <w:top w:val="none" w:sz="0" w:space="0" w:color="auto"/>
        <w:left w:val="none" w:sz="0" w:space="0" w:color="auto"/>
        <w:bottom w:val="none" w:sz="0" w:space="0" w:color="auto"/>
        <w:right w:val="none" w:sz="0" w:space="0" w:color="auto"/>
      </w:divBdr>
    </w:div>
    <w:div w:id="726151238">
      <w:bodyDiv w:val="1"/>
      <w:marLeft w:val="0"/>
      <w:marRight w:val="0"/>
      <w:marTop w:val="0"/>
      <w:marBottom w:val="0"/>
      <w:divBdr>
        <w:top w:val="none" w:sz="0" w:space="0" w:color="auto"/>
        <w:left w:val="none" w:sz="0" w:space="0" w:color="auto"/>
        <w:bottom w:val="none" w:sz="0" w:space="0" w:color="auto"/>
        <w:right w:val="none" w:sz="0" w:space="0" w:color="auto"/>
      </w:divBdr>
    </w:div>
    <w:div w:id="731267752">
      <w:bodyDiv w:val="1"/>
      <w:marLeft w:val="0"/>
      <w:marRight w:val="0"/>
      <w:marTop w:val="0"/>
      <w:marBottom w:val="0"/>
      <w:divBdr>
        <w:top w:val="none" w:sz="0" w:space="0" w:color="auto"/>
        <w:left w:val="none" w:sz="0" w:space="0" w:color="auto"/>
        <w:bottom w:val="none" w:sz="0" w:space="0" w:color="auto"/>
        <w:right w:val="none" w:sz="0" w:space="0" w:color="auto"/>
      </w:divBdr>
    </w:div>
    <w:div w:id="732389552">
      <w:bodyDiv w:val="1"/>
      <w:marLeft w:val="0"/>
      <w:marRight w:val="0"/>
      <w:marTop w:val="0"/>
      <w:marBottom w:val="0"/>
      <w:divBdr>
        <w:top w:val="none" w:sz="0" w:space="0" w:color="auto"/>
        <w:left w:val="none" w:sz="0" w:space="0" w:color="auto"/>
        <w:bottom w:val="none" w:sz="0" w:space="0" w:color="auto"/>
        <w:right w:val="none" w:sz="0" w:space="0" w:color="auto"/>
      </w:divBdr>
    </w:div>
    <w:div w:id="738551659">
      <w:bodyDiv w:val="1"/>
      <w:marLeft w:val="0"/>
      <w:marRight w:val="0"/>
      <w:marTop w:val="0"/>
      <w:marBottom w:val="0"/>
      <w:divBdr>
        <w:top w:val="none" w:sz="0" w:space="0" w:color="auto"/>
        <w:left w:val="none" w:sz="0" w:space="0" w:color="auto"/>
        <w:bottom w:val="none" w:sz="0" w:space="0" w:color="auto"/>
        <w:right w:val="none" w:sz="0" w:space="0" w:color="auto"/>
      </w:divBdr>
    </w:div>
    <w:div w:id="741147361">
      <w:bodyDiv w:val="1"/>
      <w:marLeft w:val="0"/>
      <w:marRight w:val="0"/>
      <w:marTop w:val="0"/>
      <w:marBottom w:val="0"/>
      <w:divBdr>
        <w:top w:val="none" w:sz="0" w:space="0" w:color="auto"/>
        <w:left w:val="none" w:sz="0" w:space="0" w:color="auto"/>
        <w:bottom w:val="none" w:sz="0" w:space="0" w:color="auto"/>
        <w:right w:val="none" w:sz="0" w:space="0" w:color="auto"/>
      </w:divBdr>
    </w:div>
    <w:div w:id="741292215">
      <w:bodyDiv w:val="1"/>
      <w:marLeft w:val="0"/>
      <w:marRight w:val="0"/>
      <w:marTop w:val="0"/>
      <w:marBottom w:val="0"/>
      <w:divBdr>
        <w:top w:val="none" w:sz="0" w:space="0" w:color="auto"/>
        <w:left w:val="none" w:sz="0" w:space="0" w:color="auto"/>
        <w:bottom w:val="none" w:sz="0" w:space="0" w:color="auto"/>
        <w:right w:val="none" w:sz="0" w:space="0" w:color="auto"/>
      </w:divBdr>
    </w:div>
    <w:div w:id="741832705">
      <w:bodyDiv w:val="1"/>
      <w:marLeft w:val="0"/>
      <w:marRight w:val="0"/>
      <w:marTop w:val="0"/>
      <w:marBottom w:val="0"/>
      <w:divBdr>
        <w:top w:val="none" w:sz="0" w:space="0" w:color="auto"/>
        <w:left w:val="none" w:sz="0" w:space="0" w:color="auto"/>
        <w:bottom w:val="none" w:sz="0" w:space="0" w:color="auto"/>
        <w:right w:val="none" w:sz="0" w:space="0" w:color="auto"/>
      </w:divBdr>
    </w:div>
    <w:div w:id="749347314">
      <w:bodyDiv w:val="1"/>
      <w:marLeft w:val="0"/>
      <w:marRight w:val="0"/>
      <w:marTop w:val="0"/>
      <w:marBottom w:val="0"/>
      <w:divBdr>
        <w:top w:val="none" w:sz="0" w:space="0" w:color="auto"/>
        <w:left w:val="none" w:sz="0" w:space="0" w:color="auto"/>
        <w:bottom w:val="none" w:sz="0" w:space="0" w:color="auto"/>
        <w:right w:val="none" w:sz="0" w:space="0" w:color="auto"/>
      </w:divBdr>
    </w:div>
    <w:div w:id="751583413">
      <w:bodyDiv w:val="1"/>
      <w:marLeft w:val="0"/>
      <w:marRight w:val="0"/>
      <w:marTop w:val="0"/>
      <w:marBottom w:val="0"/>
      <w:divBdr>
        <w:top w:val="none" w:sz="0" w:space="0" w:color="auto"/>
        <w:left w:val="none" w:sz="0" w:space="0" w:color="auto"/>
        <w:bottom w:val="none" w:sz="0" w:space="0" w:color="auto"/>
        <w:right w:val="none" w:sz="0" w:space="0" w:color="auto"/>
      </w:divBdr>
    </w:div>
    <w:div w:id="762455784">
      <w:bodyDiv w:val="1"/>
      <w:marLeft w:val="0"/>
      <w:marRight w:val="0"/>
      <w:marTop w:val="0"/>
      <w:marBottom w:val="0"/>
      <w:divBdr>
        <w:top w:val="none" w:sz="0" w:space="0" w:color="auto"/>
        <w:left w:val="none" w:sz="0" w:space="0" w:color="auto"/>
        <w:bottom w:val="none" w:sz="0" w:space="0" w:color="auto"/>
        <w:right w:val="none" w:sz="0" w:space="0" w:color="auto"/>
      </w:divBdr>
    </w:div>
    <w:div w:id="762994410">
      <w:bodyDiv w:val="1"/>
      <w:marLeft w:val="0"/>
      <w:marRight w:val="0"/>
      <w:marTop w:val="0"/>
      <w:marBottom w:val="0"/>
      <w:divBdr>
        <w:top w:val="none" w:sz="0" w:space="0" w:color="auto"/>
        <w:left w:val="none" w:sz="0" w:space="0" w:color="auto"/>
        <w:bottom w:val="none" w:sz="0" w:space="0" w:color="auto"/>
        <w:right w:val="none" w:sz="0" w:space="0" w:color="auto"/>
      </w:divBdr>
    </w:div>
    <w:div w:id="769202669">
      <w:bodyDiv w:val="1"/>
      <w:marLeft w:val="0"/>
      <w:marRight w:val="0"/>
      <w:marTop w:val="0"/>
      <w:marBottom w:val="0"/>
      <w:divBdr>
        <w:top w:val="none" w:sz="0" w:space="0" w:color="auto"/>
        <w:left w:val="none" w:sz="0" w:space="0" w:color="auto"/>
        <w:bottom w:val="none" w:sz="0" w:space="0" w:color="auto"/>
        <w:right w:val="none" w:sz="0" w:space="0" w:color="auto"/>
      </w:divBdr>
    </w:div>
    <w:div w:id="769352822">
      <w:bodyDiv w:val="1"/>
      <w:marLeft w:val="0"/>
      <w:marRight w:val="0"/>
      <w:marTop w:val="0"/>
      <w:marBottom w:val="0"/>
      <w:divBdr>
        <w:top w:val="none" w:sz="0" w:space="0" w:color="auto"/>
        <w:left w:val="none" w:sz="0" w:space="0" w:color="auto"/>
        <w:bottom w:val="none" w:sz="0" w:space="0" w:color="auto"/>
        <w:right w:val="none" w:sz="0" w:space="0" w:color="auto"/>
      </w:divBdr>
    </w:div>
    <w:div w:id="771514457">
      <w:bodyDiv w:val="1"/>
      <w:marLeft w:val="0"/>
      <w:marRight w:val="0"/>
      <w:marTop w:val="0"/>
      <w:marBottom w:val="0"/>
      <w:divBdr>
        <w:top w:val="none" w:sz="0" w:space="0" w:color="auto"/>
        <w:left w:val="none" w:sz="0" w:space="0" w:color="auto"/>
        <w:bottom w:val="none" w:sz="0" w:space="0" w:color="auto"/>
        <w:right w:val="none" w:sz="0" w:space="0" w:color="auto"/>
      </w:divBdr>
    </w:div>
    <w:div w:id="774983378">
      <w:bodyDiv w:val="1"/>
      <w:marLeft w:val="0"/>
      <w:marRight w:val="0"/>
      <w:marTop w:val="0"/>
      <w:marBottom w:val="0"/>
      <w:divBdr>
        <w:top w:val="none" w:sz="0" w:space="0" w:color="auto"/>
        <w:left w:val="none" w:sz="0" w:space="0" w:color="auto"/>
        <w:bottom w:val="none" w:sz="0" w:space="0" w:color="auto"/>
        <w:right w:val="none" w:sz="0" w:space="0" w:color="auto"/>
      </w:divBdr>
    </w:div>
    <w:div w:id="776484824">
      <w:bodyDiv w:val="1"/>
      <w:marLeft w:val="0"/>
      <w:marRight w:val="0"/>
      <w:marTop w:val="0"/>
      <w:marBottom w:val="0"/>
      <w:divBdr>
        <w:top w:val="none" w:sz="0" w:space="0" w:color="auto"/>
        <w:left w:val="none" w:sz="0" w:space="0" w:color="auto"/>
        <w:bottom w:val="none" w:sz="0" w:space="0" w:color="auto"/>
        <w:right w:val="none" w:sz="0" w:space="0" w:color="auto"/>
      </w:divBdr>
    </w:div>
    <w:div w:id="777061611">
      <w:bodyDiv w:val="1"/>
      <w:marLeft w:val="0"/>
      <w:marRight w:val="0"/>
      <w:marTop w:val="0"/>
      <w:marBottom w:val="0"/>
      <w:divBdr>
        <w:top w:val="none" w:sz="0" w:space="0" w:color="auto"/>
        <w:left w:val="none" w:sz="0" w:space="0" w:color="auto"/>
        <w:bottom w:val="none" w:sz="0" w:space="0" w:color="auto"/>
        <w:right w:val="none" w:sz="0" w:space="0" w:color="auto"/>
      </w:divBdr>
    </w:div>
    <w:div w:id="780222147">
      <w:bodyDiv w:val="1"/>
      <w:marLeft w:val="0"/>
      <w:marRight w:val="0"/>
      <w:marTop w:val="0"/>
      <w:marBottom w:val="0"/>
      <w:divBdr>
        <w:top w:val="none" w:sz="0" w:space="0" w:color="auto"/>
        <w:left w:val="none" w:sz="0" w:space="0" w:color="auto"/>
        <w:bottom w:val="none" w:sz="0" w:space="0" w:color="auto"/>
        <w:right w:val="none" w:sz="0" w:space="0" w:color="auto"/>
      </w:divBdr>
    </w:div>
    <w:div w:id="781731623">
      <w:bodyDiv w:val="1"/>
      <w:marLeft w:val="0"/>
      <w:marRight w:val="0"/>
      <w:marTop w:val="0"/>
      <w:marBottom w:val="0"/>
      <w:divBdr>
        <w:top w:val="none" w:sz="0" w:space="0" w:color="auto"/>
        <w:left w:val="none" w:sz="0" w:space="0" w:color="auto"/>
        <w:bottom w:val="none" w:sz="0" w:space="0" w:color="auto"/>
        <w:right w:val="none" w:sz="0" w:space="0" w:color="auto"/>
      </w:divBdr>
    </w:div>
    <w:div w:id="783112311">
      <w:bodyDiv w:val="1"/>
      <w:marLeft w:val="0"/>
      <w:marRight w:val="0"/>
      <w:marTop w:val="0"/>
      <w:marBottom w:val="0"/>
      <w:divBdr>
        <w:top w:val="none" w:sz="0" w:space="0" w:color="auto"/>
        <w:left w:val="none" w:sz="0" w:space="0" w:color="auto"/>
        <w:bottom w:val="none" w:sz="0" w:space="0" w:color="auto"/>
        <w:right w:val="none" w:sz="0" w:space="0" w:color="auto"/>
      </w:divBdr>
    </w:div>
    <w:div w:id="787814254">
      <w:bodyDiv w:val="1"/>
      <w:marLeft w:val="0"/>
      <w:marRight w:val="0"/>
      <w:marTop w:val="0"/>
      <w:marBottom w:val="0"/>
      <w:divBdr>
        <w:top w:val="none" w:sz="0" w:space="0" w:color="auto"/>
        <w:left w:val="none" w:sz="0" w:space="0" w:color="auto"/>
        <w:bottom w:val="none" w:sz="0" w:space="0" w:color="auto"/>
        <w:right w:val="none" w:sz="0" w:space="0" w:color="auto"/>
      </w:divBdr>
    </w:div>
    <w:div w:id="789665374">
      <w:bodyDiv w:val="1"/>
      <w:marLeft w:val="0"/>
      <w:marRight w:val="0"/>
      <w:marTop w:val="0"/>
      <w:marBottom w:val="0"/>
      <w:divBdr>
        <w:top w:val="none" w:sz="0" w:space="0" w:color="auto"/>
        <w:left w:val="none" w:sz="0" w:space="0" w:color="auto"/>
        <w:bottom w:val="none" w:sz="0" w:space="0" w:color="auto"/>
        <w:right w:val="none" w:sz="0" w:space="0" w:color="auto"/>
      </w:divBdr>
    </w:div>
    <w:div w:id="792942857">
      <w:bodyDiv w:val="1"/>
      <w:marLeft w:val="0"/>
      <w:marRight w:val="0"/>
      <w:marTop w:val="0"/>
      <w:marBottom w:val="0"/>
      <w:divBdr>
        <w:top w:val="none" w:sz="0" w:space="0" w:color="auto"/>
        <w:left w:val="none" w:sz="0" w:space="0" w:color="auto"/>
        <w:bottom w:val="none" w:sz="0" w:space="0" w:color="auto"/>
        <w:right w:val="none" w:sz="0" w:space="0" w:color="auto"/>
      </w:divBdr>
    </w:div>
    <w:div w:id="794174464">
      <w:bodyDiv w:val="1"/>
      <w:marLeft w:val="0"/>
      <w:marRight w:val="0"/>
      <w:marTop w:val="0"/>
      <w:marBottom w:val="0"/>
      <w:divBdr>
        <w:top w:val="none" w:sz="0" w:space="0" w:color="auto"/>
        <w:left w:val="none" w:sz="0" w:space="0" w:color="auto"/>
        <w:bottom w:val="none" w:sz="0" w:space="0" w:color="auto"/>
        <w:right w:val="none" w:sz="0" w:space="0" w:color="auto"/>
      </w:divBdr>
    </w:div>
    <w:div w:id="803545272">
      <w:bodyDiv w:val="1"/>
      <w:marLeft w:val="0"/>
      <w:marRight w:val="0"/>
      <w:marTop w:val="0"/>
      <w:marBottom w:val="0"/>
      <w:divBdr>
        <w:top w:val="none" w:sz="0" w:space="0" w:color="auto"/>
        <w:left w:val="none" w:sz="0" w:space="0" w:color="auto"/>
        <w:bottom w:val="none" w:sz="0" w:space="0" w:color="auto"/>
        <w:right w:val="none" w:sz="0" w:space="0" w:color="auto"/>
      </w:divBdr>
    </w:div>
    <w:div w:id="805969341">
      <w:bodyDiv w:val="1"/>
      <w:marLeft w:val="0"/>
      <w:marRight w:val="0"/>
      <w:marTop w:val="0"/>
      <w:marBottom w:val="0"/>
      <w:divBdr>
        <w:top w:val="none" w:sz="0" w:space="0" w:color="auto"/>
        <w:left w:val="none" w:sz="0" w:space="0" w:color="auto"/>
        <w:bottom w:val="none" w:sz="0" w:space="0" w:color="auto"/>
        <w:right w:val="none" w:sz="0" w:space="0" w:color="auto"/>
      </w:divBdr>
    </w:div>
    <w:div w:id="810371281">
      <w:bodyDiv w:val="1"/>
      <w:marLeft w:val="0"/>
      <w:marRight w:val="0"/>
      <w:marTop w:val="0"/>
      <w:marBottom w:val="0"/>
      <w:divBdr>
        <w:top w:val="none" w:sz="0" w:space="0" w:color="auto"/>
        <w:left w:val="none" w:sz="0" w:space="0" w:color="auto"/>
        <w:bottom w:val="none" w:sz="0" w:space="0" w:color="auto"/>
        <w:right w:val="none" w:sz="0" w:space="0" w:color="auto"/>
      </w:divBdr>
    </w:div>
    <w:div w:id="811410450">
      <w:bodyDiv w:val="1"/>
      <w:marLeft w:val="0"/>
      <w:marRight w:val="0"/>
      <w:marTop w:val="0"/>
      <w:marBottom w:val="0"/>
      <w:divBdr>
        <w:top w:val="none" w:sz="0" w:space="0" w:color="auto"/>
        <w:left w:val="none" w:sz="0" w:space="0" w:color="auto"/>
        <w:bottom w:val="none" w:sz="0" w:space="0" w:color="auto"/>
        <w:right w:val="none" w:sz="0" w:space="0" w:color="auto"/>
      </w:divBdr>
    </w:div>
    <w:div w:id="815294826">
      <w:bodyDiv w:val="1"/>
      <w:marLeft w:val="0"/>
      <w:marRight w:val="0"/>
      <w:marTop w:val="0"/>
      <w:marBottom w:val="0"/>
      <w:divBdr>
        <w:top w:val="none" w:sz="0" w:space="0" w:color="auto"/>
        <w:left w:val="none" w:sz="0" w:space="0" w:color="auto"/>
        <w:bottom w:val="none" w:sz="0" w:space="0" w:color="auto"/>
        <w:right w:val="none" w:sz="0" w:space="0" w:color="auto"/>
      </w:divBdr>
    </w:div>
    <w:div w:id="817579252">
      <w:bodyDiv w:val="1"/>
      <w:marLeft w:val="0"/>
      <w:marRight w:val="0"/>
      <w:marTop w:val="0"/>
      <w:marBottom w:val="0"/>
      <w:divBdr>
        <w:top w:val="none" w:sz="0" w:space="0" w:color="auto"/>
        <w:left w:val="none" w:sz="0" w:space="0" w:color="auto"/>
        <w:bottom w:val="none" w:sz="0" w:space="0" w:color="auto"/>
        <w:right w:val="none" w:sz="0" w:space="0" w:color="auto"/>
      </w:divBdr>
    </w:div>
    <w:div w:id="819080538">
      <w:bodyDiv w:val="1"/>
      <w:marLeft w:val="0"/>
      <w:marRight w:val="0"/>
      <w:marTop w:val="0"/>
      <w:marBottom w:val="0"/>
      <w:divBdr>
        <w:top w:val="none" w:sz="0" w:space="0" w:color="auto"/>
        <w:left w:val="none" w:sz="0" w:space="0" w:color="auto"/>
        <w:bottom w:val="none" w:sz="0" w:space="0" w:color="auto"/>
        <w:right w:val="none" w:sz="0" w:space="0" w:color="auto"/>
      </w:divBdr>
    </w:div>
    <w:div w:id="820119194">
      <w:bodyDiv w:val="1"/>
      <w:marLeft w:val="0"/>
      <w:marRight w:val="0"/>
      <w:marTop w:val="0"/>
      <w:marBottom w:val="0"/>
      <w:divBdr>
        <w:top w:val="none" w:sz="0" w:space="0" w:color="auto"/>
        <w:left w:val="none" w:sz="0" w:space="0" w:color="auto"/>
        <w:bottom w:val="none" w:sz="0" w:space="0" w:color="auto"/>
        <w:right w:val="none" w:sz="0" w:space="0" w:color="auto"/>
      </w:divBdr>
    </w:div>
    <w:div w:id="820384787">
      <w:bodyDiv w:val="1"/>
      <w:marLeft w:val="0"/>
      <w:marRight w:val="0"/>
      <w:marTop w:val="0"/>
      <w:marBottom w:val="0"/>
      <w:divBdr>
        <w:top w:val="none" w:sz="0" w:space="0" w:color="auto"/>
        <w:left w:val="none" w:sz="0" w:space="0" w:color="auto"/>
        <w:bottom w:val="none" w:sz="0" w:space="0" w:color="auto"/>
        <w:right w:val="none" w:sz="0" w:space="0" w:color="auto"/>
      </w:divBdr>
    </w:div>
    <w:div w:id="821703292">
      <w:bodyDiv w:val="1"/>
      <w:marLeft w:val="0"/>
      <w:marRight w:val="0"/>
      <w:marTop w:val="0"/>
      <w:marBottom w:val="0"/>
      <w:divBdr>
        <w:top w:val="none" w:sz="0" w:space="0" w:color="auto"/>
        <w:left w:val="none" w:sz="0" w:space="0" w:color="auto"/>
        <w:bottom w:val="none" w:sz="0" w:space="0" w:color="auto"/>
        <w:right w:val="none" w:sz="0" w:space="0" w:color="auto"/>
      </w:divBdr>
    </w:div>
    <w:div w:id="824124391">
      <w:bodyDiv w:val="1"/>
      <w:marLeft w:val="0"/>
      <w:marRight w:val="0"/>
      <w:marTop w:val="0"/>
      <w:marBottom w:val="0"/>
      <w:divBdr>
        <w:top w:val="none" w:sz="0" w:space="0" w:color="auto"/>
        <w:left w:val="none" w:sz="0" w:space="0" w:color="auto"/>
        <w:bottom w:val="none" w:sz="0" w:space="0" w:color="auto"/>
        <w:right w:val="none" w:sz="0" w:space="0" w:color="auto"/>
      </w:divBdr>
    </w:div>
    <w:div w:id="828058956">
      <w:bodyDiv w:val="1"/>
      <w:marLeft w:val="0"/>
      <w:marRight w:val="0"/>
      <w:marTop w:val="0"/>
      <w:marBottom w:val="0"/>
      <w:divBdr>
        <w:top w:val="none" w:sz="0" w:space="0" w:color="auto"/>
        <w:left w:val="none" w:sz="0" w:space="0" w:color="auto"/>
        <w:bottom w:val="none" w:sz="0" w:space="0" w:color="auto"/>
        <w:right w:val="none" w:sz="0" w:space="0" w:color="auto"/>
      </w:divBdr>
    </w:div>
    <w:div w:id="829948223">
      <w:bodyDiv w:val="1"/>
      <w:marLeft w:val="0"/>
      <w:marRight w:val="0"/>
      <w:marTop w:val="0"/>
      <w:marBottom w:val="0"/>
      <w:divBdr>
        <w:top w:val="none" w:sz="0" w:space="0" w:color="auto"/>
        <w:left w:val="none" w:sz="0" w:space="0" w:color="auto"/>
        <w:bottom w:val="none" w:sz="0" w:space="0" w:color="auto"/>
        <w:right w:val="none" w:sz="0" w:space="0" w:color="auto"/>
      </w:divBdr>
    </w:div>
    <w:div w:id="838812684">
      <w:bodyDiv w:val="1"/>
      <w:marLeft w:val="0"/>
      <w:marRight w:val="0"/>
      <w:marTop w:val="0"/>
      <w:marBottom w:val="0"/>
      <w:divBdr>
        <w:top w:val="none" w:sz="0" w:space="0" w:color="auto"/>
        <w:left w:val="none" w:sz="0" w:space="0" w:color="auto"/>
        <w:bottom w:val="none" w:sz="0" w:space="0" w:color="auto"/>
        <w:right w:val="none" w:sz="0" w:space="0" w:color="auto"/>
      </w:divBdr>
    </w:div>
    <w:div w:id="839657300">
      <w:bodyDiv w:val="1"/>
      <w:marLeft w:val="0"/>
      <w:marRight w:val="0"/>
      <w:marTop w:val="0"/>
      <w:marBottom w:val="0"/>
      <w:divBdr>
        <w:top w:val="none" w:sz="0" w:space="0" w:color="auto"/>
        <w:left w:val="none" w:sz="0" w:space="0" w:color="auto"/>
        <w:bottom w:val="none" w:sz="0" w:space="0" w:color="auto"/>
        <w:right w:val="none" w:sz="0" w:space="0" w:color="auto"/>
      </w:divBdr>
    </w:div>
    <w:div w:id="841817702">
      <w:bodyDiv w:val="1"/>
      <w:marLeft w:val="0"/>
      <w:marRight w:val="0"/>
      <w:marTop w:val="0"/>
      <w:marBottom w:val="0"/>
      <w:divBdr>
        <w:top w:val="none" w:sz="0" w:space="0" w:color="auto"/>
        <w:left w:val="none" w:sz="0" w:space="0" w:color="auto"/>
        <w:bottom w:val="none" w:sz="0" w:space="0" w:color="auto"/>
        <w:right w:val="none" w:sz="0" w:space="0" w:color="auto"/>
      </w:divBdr>
    </w:div>
    <w:div w:id="841891623">
      <w:bodyDiv w:val="1"/>
      <w:marLeft w:val="0"/>
      <w:marRight w:val="0"/>
      <w:marTop w:val="0"/>
      <w:marBottom w:val="0"/>
      <w:divBdr>
        <w:top w:val="none" w:sz="0" w:space="0" w:color="auto"/>
        <w:left w:val="none" w:sz="0" w:space="0" w:color="auto"/>
        <w:bottom w:val="none" w:sz="0" w:space="0" w:color="auto"/>
        <w:right w:val="none" w:sz="0" w:space="0" w:color="auto"/>
      </w:divBdr>
    </w:div>
    <w:div w:id="843714456">
      <w:bodyDiv w:val="1"/>
      <w:marLeft w:val="0"/>
      <w:marRight w:val="0"/>
      <w:marTop w:val="0"/>
      <w:marBottom w:val="0"/>
      <w:divBdr>
        <w:top w:val="none" w:sz="0" w:space="0" w:color="auto"/>
        <w:left w:val="none" w:sz="0" w:space="0" w:color="auto"/>
        <w:bottom w:val="none" w:sz="0" w:space="0" w:color="auto"/>
        <w:right w:val="none" w:sz="0" w:space="0" w:color="auto"/>
      </w:divBdr>
    </w:div>
    <w:div w:id="848644926">
      <w:bodyDiv w:val="1"/>
      <w:marLeft w:val="0"/>
      <w:marRight w:val="0"/>
      <w:marTop w:val="0"/>
      <w:marBottom w:val="0"/>
      <w:divBdr>
        <w:top w:val="none" w:sz="0" w:space="0" w:color="auto"/>
        <w:left w:val="none" w:sz="0" w:space="0" w:color="auto"/>
        <w:bottom w:val="none" w:sz="0" w:space="0" w:color="auto"/>
        <w:right w:val="none" w:sz="0" w:space="0" w:color="auto"/>
      </w:divBdr>
    </w:div>
    <w:div w:id="849417493">
      <w:bodyDiv w:val="1"/>
      <w:marLeft w:val="0"/>
      <w:marRight w:val="0"/>
      <w:marTop w:val="0"/>
      <w:marBottom w:val="0"/>
      <w:divBdr>
        <w:top w:val="none" w:sz="0" w:space="0" w:color="auto"/>
        <w:left w:val="none" w:sz="0" w:space="0" w:color="auto"/>
        <w:bottom w:val="none" w:sz="0" w:space="0" w:color="auto"/>
        <w:right w:val="none" w:sz="0" w:space="0" w:color="auto"/>
      </w:divBdr>
    </w:div>
    <w:div w:id="851913595">
      <w:bodyDiv w:val="1"/>
      <w:marLeft w:val="0"/>
      <w:marRight w:val="0"/>
      <w:marTop w:val="0"/>
      <w:marBottom w:val="0"/>
      <w:divBdr>
        <w:top w:val="none" w:sz="0" w:space="0" w:color="auto"/>
        <w:left w:val="none" w:sz="0" w:space="0" w:color="auto"/>
        <w:bottom w:val="none" w:sz="0" w:space="0" w:color="auto"/>
        <w:right w:val="none" w:sz="0" w:space="0" w:color="auto"/>
      </w:divBdr>
    </w:div>
    <w:div w:id="852695142">
      <w:bodyDiv w:val="1"/>
      <w:marLeft w:val="0"/>
      <w:marRight w:val="0"/>
      <w:marTop w:val="0"/>
      <w:marBottom w:val="0"/>
      <w:divBdr>
        <w:top w:val="none" w:sz="0" w:space="0" w:color="auto"/>
        <w:left w:val="none" w:sz="0" w:space="0" w:color="auto"/>
        <w:bottom w:val="none" w:sz="0" w:space="0" w:color="auto"/>
        <w:right w:val="none" w:sz="0" w:space="0" w:color="auto"/>
      </w:divBdr>
    </w:div>
    <w:div w:id="860699829">
      <w:bodyDiv w:val="1"/>
      <w:marLeft w:val="0"/>
      <w:marRight w:val="0"/>
      <w:marTop w:val="0"/>
      <w:marBottom w:val="0"/>
      <w:divBdr>
        <w:top w:val="none" w:sz="0" w:space="0" w:color="auto"/>
        <w:left w:val="none" w:sz="0" w:space="0" w:color="auto"/>
        <w:bottom w:val="none" w:sz="0" w:space="0" w:color="auto"/>
        <w:right w:val="none" w:sz="0" w:space="0" w:color="auto"/>
      </w:divBdr>
    </w:div>
    <w:div w:id="864053974">
      <w:bodyDiv w:val="1"/>
      <w:marLeft w:val="0"/>
      <w:marRight w:val="0"/>
      <w:marTop w:val="0"/>
      <w:marBottom w:val="0"/>
      <w:divBdr>
        <w:top w:val="none" w:sz="0" w:space="0" w:color="auto"/>
        <w:left w:val="none" w:sz="0" w:space="0" w:color="auto"/>
        <w:bottom w:val="none" w:sz="0" w:space="0" w:color="auto"/>
        <w:right w:val="none" w:sz="0" w:space="0" w:color="auto"/>
      </w:divBdr>
      <w:divsChild>
        <w:div w:id="1755738263">
          <w:marLeft w:val="0"/>
          <w:marRight w:val="0"/>
          <w:marTop w:val="0"/>
          <w:marBottom w:val="0"/>
          <w:divBdr>
            <w:top w:val="none" w:sz="0" w:space="0" w:color="auto"/>
            <w:left w:val="none" w:sz="0" w:space="0" w:color="auto"/>
            <w:bottom w:val="none" w:sz="0" w:space="0" w:color="auto"/>
            <w:right w:val="none" w:sz="0" w:space="0" w:color="auto"/>
          </w:divBdr>
          <w:divsChild>
            <w:div w:id="934484746">
              <w:marLeft w:val="0"/>
              <w:marRight w:val="0"/>
              <w:marTop w:val="0"/>
              <w:marBottom w:val="0"/>
              <w:divBdr>
                <w:top w:val="none" w:sz="0" w:space="0" w:color="auto"/>
                <w:left w:val="none" w:sz="0" w:space="0" w:color="auto"/>
                <w:bottom w:val="none" w:sz="0" w:space="0" w:color="auto"/>
                <w:right w:val="none" w:sz="0" w:space="0" w:color="auto"/>
              </w:divBdr>
              <w:divsChild>
                <w:div w:id="1336878474">
                  <w:marLeft w:val="0"/>
                  <w:marRight w:val="0"/>
                  <w:marTop w:val="0"/>
                  <w:marBottom w:val="0"/>
                  <w:divBdr>
                    <w:top w:val="none" w:sz="0" w:space="0" w:color="auto"/>
                    <w:left w:val="none" w:sz="0" w:space="0" w:color="auto"/>
                    <w:bottom w:val="none" w:sz="0" w:space="0" w:color="auto"/>
                    <w:right w:val="none" w:sz="0" w:space="0" w:color="auto"/>
                  </w:divBdr>
                  <w:divsChild>
                    <w:div w:id="1208029914">
                      <w:marLeft w:val="0"/>
                      <w:marRight w:val="0"/>
                      <w:marTop w:val="0"/>
                      <w:marBottom w:val="0"/>
                      <w:divBdr>
                        <w:top w:val="none" w:sz="0" w:space="0" w:color="auto"/>
                        <w:left w:val="none" w:sz="0" w:space="0" w:color="auto"/>
                        <w:bottom w:val="none" w:sz="0" w:space="0" w:color="auto"/>
                        <w:right w:val="none" w:sz="0" w:space="0" w:color="auto"/>
                      </w:divBdr>
                      <w:divsChild>
                        <w:div w:id="1942253117">
                          <w:marLeft w:val="0"/>
                          <w:marRight w:val="0"/>
                          <w:marTop w:val="0"/>
                          <w:marBottom w:val="0"/>
                          <w:divBdr>
                            <w:top w:val="none" w:sz="0" w:space="0" w:color="auto"/>
                            <w:left w:val="none" w:sz="0" w:space="0" w:color="auto"/>
                            <w:bottom w:val="none" w:sz="0" w:space="0" w:color="auto"/>
                            <w:right w:val="none" w:sz="0" w:space="0" w:color="auto"/>
                          </w:divBdr>
                          <w:divsChild>
                            <w:div w:id="1497454831">
                              <w:marLeft w:val="0"/>
                              <w:marRight w:val="0"/>
                              <w:marTop w:val="0"/>
                              <w:marBottom w:val="0"/>
                              <w:divBdr>
                                <w:top w:val="none" w:sz="0" w:space="0" w:color="auto"/>
                                <w:left w:val="none" w:sz="0" w:space="0" w:color="auto"/>
                                <w:bottom w:val="none" w:sz="0" w:space="0" w:color="auto"/>
                                <w:right w:val="none" w:sz="0" w:space="0" w:color="auto"/>
                              </w:divBdr>
                              <w:divsChild>
                                <w:div w:id="2790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757726">
                      <w:marLeft w:val="0"/>
                      <w:marRight w:val="0"/>
                      <w:marTop w:val="0"/>
                      <w:marBottom w:val="0"/>
                      <w:divBdr>
                        <w:top w:val="none" w:sz="0" w:space="0" w:color="auto"/>
                        <w:left w:val="none" w:sz="0" w:space="0" w:color="auto"/>
                        <w:bottom w:val="none" w:sz="0" w:space="0" w:color="auto"/>
                        <w:right w:val="none" w:sz="0" w:space="0" w:color="auto"/>
                      </w:divBdr>
                      <w:divsChild>
                        <w:div w:id="754130585">
                          <w:marLeft w:val="0"/>
                          <w:marRight w:val="0"/>
                          <w:marTop w:val="0"/>
                          <w:marBottom w:val="0"/>
                          <w:divBdr>
                            <w:top w:val="none" w:sz="0" w:space="0" w:color="auto"/>
                            <w:left w:val="none" w:sz="0" w:space="0" w:color="auto"/>
                            <w:bottom w:val="none" w:sz="0" w:space="0" w:color="auto"/>
                            <w:right w:val="none" w:sz="0" w:space="0" w:color="auto"/>
                          </w:divBdr>
                          <w:divsChild>
                            <w:div w:id="262081649">
                              <w:marLeft w:val="0"/>
                              <w:marRight w:val="0"/>
                              <w:marTop w:val="0"/>
                              <w:marBottom w:val="0"/>
                              <w:divBdr>
                                <w:top w:val="none" w:sz="0" w:space="0" w:color="auto"/>
                                <w:left w:val="none" w:sz="0" w:space="0" w:color="auto"/>
                                <w:bottom w:val="none" w:sz="0" w:space="0" w:color="auto"/>
                                <w:right w:val="none" w:sz="0" w:space="0" w:color="auto"/>
                              </w:divBdr>
                              <w:divsChild>
                                <w:div w:id="500044558">
                                  <w:marLeft w:val="120"/>
                                  <w:marRight w:val="120"/>
                                  <w:marTop w:val="0"/>
                                  <w:marBottom w:val="0"/>
                                  <w:divBdr>
                                    <w:top w:val="none" w:sz="0" w:space="0" w:color="auto"/>
                                    <w:left w:val="none" w:sz="0" w:space="0" w:color="auto"/>
                                    <w:bottom w:val="none" w:sz="0" w:space="0" w:color="auto"/>
                                    <w:right w:val="none" w:sz="0" w:space="0" w:color="auto"/>
                                  </w:divBdr>
                                  <w:divsChild>
                                    <w:div w:id="40059219">
                                      <w:marLeft w:val="0"/>
                                      <w:marRight w:val="0"/>
                                      <w:marTop w:val="0"/>
                                      <w:marBottom w:val="0"/>
                                      <w:divBdr>
                                        <w:top w:val="none" w:sz="0" w:space="0" w:color="auto"/>
                                        <w:left w:val="none" w:sz="0" w:space="0" w:color="auto"/>
                                        <w:bottom w:val="none" w:sz="0" w:space="0" w:color="auto"/>
                                        <w:right w:val="none" w:sz="0" w:space="0" w:color="auto"/>
                                      </w:divBdr>
                                      <w:divsChild>
                                        <w:div w:id="11100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856557">
                              <w:marLeft w:val="0"/>
                              <w:marRight w:val="0"/>
                              <w:marTop w:val="100"/>
                              <w:marBottom w:val="0"/>
                              <w:divBdr>
                                <w:top w:val="none" w:sz="0" w:space="0" w:color="auto"/>
                                <w:left w:val="none" w:sz="0" w:space="0" w:color="auto"/>
                                <w:bottom w:val="none" w:sz="0" w:space="0" w:color="auto"/>
                                <w:right w:val="none" w:sz="0" w:space="0" w:color="auto"/>
                              </w:divBdr>
                              <w:divsChild>
                                <w:div w:id="622032615">
                                  <w:marLeft w:val="0"/>
                                  <w:marRight w:val="0"/>
                                  <w:marTop w:val="0"/>
                                  <w:marBottom w:val="0"/>
                                  <w:divBdr>
                                    <w:top w:val="none" w:sz="0" w:space="0" w:color="auto"/>
                                    <w:left w:val="none" w:sz="0" w:space="0" w:color="auto"/>
                                    <w:bottom w:val="none" w:sz="0" w:space="0" w:color="auto"/>
                                    <w:right w:val="none" w:sz="0" w:space="0" w:color="auto"/>
                                  </w:divBdr>
                                  <w:divsChild>
                                    <w:div w:id="908735539">
                                      <w:marLeft w:val="0"/>
                                      <w:marRight w:val="0"/>
                                      <w:marTop w:val="0"/>
                                      <w:marBottom w:val="0"/>
                                      <w:divBdr>
                                        <w:top w:val="none" w:sz="0" w:space="0" w:color="auto"/>
                                        <w:left w:val="none" w:sz="0" w:space="0" w:color="auto"/>
                                        <w:bottom w:val="none" w:sz="0" w:space="0" w:color="auto"/>
                                        <w:right w:val="none" w:sz="0" w:space="0" w:color="auto"/>
                                      </w:divBdr>
                                    </w:div>
                                  </w:divsChild>
                                </w:div>
                                <w:div w:id="926378633">
                                  <w:marLeft w:val="0"/>
                                  <w:marRight w:val="0"/>
                                  <w:marTop w:val="0"/>
                                  <w:marBottom w:val="0"/>
                                  <w:divBdr>
                                    <w:top w:val="none" w:sz="0" w:space="0" w:color="auto"/>
                                    <w:left w:val="none" w:sz="0" w:space="0" w:color="auto"/>
                                    <w:bottom w:val="none" w:sz="0" w:space="0" w:color="auto"/>
                                    <w:right w:val="none" w:sz="0" w:space="0" w:color="auto"/>
                                  </w:divBdr>
                                  <w:divsChild>
                                    <w:div w:id="1664043918">
                                      <w:marLeft w:val="0"/>
                                      <w:marRight w:val="0"/>
                                      <w:marTop w:val="0"/>
                                      <w:marBottom w:val="0"/>
                                      <w:divBdr>
                                        <w:top w:val="none" w:sz="0" w:space="0" w:color="auto"/>
                                        <w:left w:val="none" w:sz="0" w:space="0" w:color="auto"/>
                                        <w:bottom w:val="none" w:sz="0" w:space="0" w:color="auto"/>
                                        <w:right w:val="none" w:sz="0" w:space="0" w:color="auto"/>
                                      </w:divBdr>
                                      <w:divsChild>
                                        <w:div w:id="16673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55038">
                                  <w:marLeft w:val="0"/>
                                  <w:marRight w:val="0"/>
                                  <w:marTop w:val="0"/>
                                  <w:marBottom w:val="0"/>
                                  <w:divBdr>
                                    <w:top w:val="none" w:sz="0" w:space="0" w:color="auto"/>
                                    <w:left w:val="none" w:sz="0" w:space="0" w:color="auto"/>
                                    <w:bottom w:val="none" w:sz="0" w:space="0" w:color="auto"/>
                                    <w:right w:val="none" w:sz="0" w:space="0" w:color="auto"/>
                                  </w:divBdr>
                                  <w:divsChild>
                                    <w:div w:id="1458992019">
                                      <w:marLeft w:val="0"/>
                                      <w:marRight w:val="0"/>
                                      <w:marTop w:val="0"/>
                                      <w:marBottom w:val="0"/>
                                      <w:divBdr>
                                        <w:top w:val="none" w:sz="0" w:space="0" w:color="auto"/>
                                        <w:left w:val="none" w:sz="0" w:space="0" w:color="auto"/>
                                        <w:bottom w:val="none" w:sz="0" w:space="0" w:color="auto"/>
                                        <w:right w:val="none" w:sz="0" w:space="0" w:color="auto"/>
                                      </w:divBdr>
                                      <w:divsChild>
                                        <w:div w:id="1686399789">
                                          <w:marLeft w:val="0"/>
                                          <w:marRight w:val="0"/>
                                          <w:marTop w:val="0"/>
                                          <w:marBottom w:val="0"/>
                                          <w:divBdr>
                                            <w:top w:val="none" w:sz="0" w:space="0" w:color="auto"/>
                                            <w:left w:val="none" w:sz="0" w:space="0" w:color="auto"/>
                                            <w:bottom w:val="none" w:sz="0" w:space="0" w:color="auto"/>
                                            <w:right w:val="none" w:sz="0" w:space="0" w:color="auto"/>
                                          </w:divBdr>
                                          <w:divsChild>
                                            <w:div w:id="70649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9949580">
      <w:bodyDiv w:val="1"/>
      <w:marLeft w:val="0"/>
      <w:marRight w:val="0"/>
      <w:marTop w:val="0"/>
      <w:marBottom w:val="0"/>
      <w:divBdr>
        <w:top w:val="none" w:sz="0" w:space="0" w:color="auto"/>
        <w:left w:val="none" w:sz="0" w:space="0" w:color="auto"/>
        <w:bottom w:val="none" w:sz="0" w:space="0" w:color="auto"/>
        <w:right w:val="none" w:sz="0" w:space="0" w:color="auto"/>
      </w:divBdr>
    </w:div>
    <w:div w:id="869950641">
      <w:bodyDiv w:val="1"/>
      <w:marLeft w:val="0"/>
      <w:marRight w:val="0"/>
      <w:marTop w:val="0"/>
      <w:marBottom w:val="0"/>
      <w:divBdr>
        <w:top w:val="none" w:sz="0" w:space="0" w:color="auto"/>
        <w:left w:val="none" w:sz="0" w:space="0" w:color="auto"/>
        <w:bottom w:val="none" w:sz="0" w:space="0" w:color="auto"/>
        <w:right w:val="none" w:sz="0" w:space="0" w:color="auto"/>
      </w:divBdr>
    </w:div>
    <w:div w:id="875191723">
      <w:bodyDiv w:val="1"/>
      <w:marLeft w:val="0"/>
      <w:marRight w:val="0"/>
      <w:marTop w:val="0"/>
      <w:marBottom w:val="0"/>
      <w:divBdr>
        <w:top w:val="none" w:sz="0" w:space="0" w:color="auto"/>
        <w:left w:val="none" w:sz="0" w:space="0" w:color="auto"/>
        <w:bottom w:val="none" w:sz="0" w:space="0" w:color="auto"/>
        <w:right w:val="none" w:sz="0" w:space="0" w:color="auto"/>
      </w:divBdr>
      <w:divsChild>
        <w:div w:id="1616522868">
          <w:marLeft w:val="1800"/>
          <w:marRight w:val="0"/>
          <w:marTop w:val="0"/>
          <w:marBottom w:val="360"/>
          <w:divBdr>
            <w:top w:val="none" w:sz="0" w:space="0" w:color="auto"/>
            <w:left w:val="none" w:sz="0" w:space="0" w:color="auto"/>
            <w:bottom w:val="none" w:sz="0" w:space="0" w:color="auto"/>
            <w:right w:val="none" w:sz="0" w:space="0" w:color="auto"/>
          </w:divBdr>
        </w:div>
      </w:divsChild>
    </w:div>
    <w:div w:id="877621092">
      <w:bodyDiv w:val="1"/>
      <w:marLeft w:val="0"/>
      <w:marRight w:val="0"/>
      <w:marTop w:val="0"/>
      <w:marBottom w:val="0"/>
      <w:divBdr>
        <w:top w:val="none" w:sz="0" w:space="0" w:color="auto"/>
        <w:left w:val="none" w:sz="0" w:space="0" w:color="auto"/>
        <w:bottom w:val="none" w:sz="0" w:space="0" w:color="auto"/>
        <w:right w:val="none" w:sz="0" w:space="0" w:color="auto"/>
      </w:divBdr>
    </w:div>
    <w:div w:id="883101840">
      <w:bodyDiv w:val="1"/>
      <w:marLeft w:val="0"/>
      <w:marRight w:val="0"/>
      <w:marTop w:val="0"/>
      <w:marBottom w:val="0"/>
      <w:divBdr>
        <w:top w:val="none" w:sz="0" w:space="0" w:color="auto"/>
        <w:left w:val="none" w:sz="0" w:space="0" w:color="auto"/>
        <w:bottom w:val="none" w:sz="0" w:space="0" w:color="auto"/>
        <w:right w:val="none" w:sz="0" w:space="0" w:color="auto"/>
      </w:divBdr>
    </w:div>
    <w:div w:id="883441976">
      <w:bodyDiv w:val="1"/>
      <w:marLeft w:val="0"/>
      <w:marRight w:val="0"/>
      <w:marTop w:val="0"/>
      <w:marBottom w:val="0"/>
      <w:divBdr>
        <w:top w:val="none" w:sz="0" w:space="0" w:color="auto"/>
        <w:left w:val="none" w:sz="0" w:space="0" w:color="auto"/>
        <w:bottom w:val="none" w:sz="0" w:space="0" w:color="auto"/>
        <w:right w:val="none" w:sz="0" w:space="0" w:color="auto"/>
      </w:divBdr>
    </w:div>
    <w:div w:id="888952455">
      <w:bodyDiv w:val="1"/>
      <w:marLeft w:val="0"/>
      <w:marRight w:val="0"/>
      <w:marTop w:val="0"/>
      <w:marBottom w:val="0"/>
      <w:divBdr>
        <w:top w:val="none" w:sz="0" w:space="0" w:color="auto"/>
        <w:left w:val="none" w:sz="0" w:space="0" w:color="auto"/>
        <w:bottom w:val="none" w:sz="0" w:space="0" w:color="auto"/>
        <w:right w:val="none" w:sz="0" w:space="0" w:color="auto"/>
      </w:divBdr>
    </w:div>
    <w:div w:id="890113309">
      <w:bodyDiv w:val="1"/>
      <w:marLeft w:val="0"/>
      <w:marRight w:val="0"/>
      <w:marTop w:val="0"/>
      <w:marBottom w:val="0"/>
      <w:divBdr>
        <w:top w:val="none" w:sz="0" w:space="0" w:color="auto"/>
        <w:left w:val="none" w:sz="0" w:space="0" w:color="auto"/>
        <w:bottom w:val="none" w:sz="0" w:space="0" w:color="auto"/>
        <w:right w:val="none" w:sz="0" w:space="0" w:color="auto"/>
      </w:divBdr>
    </w:div>
    <w:div w:id="894311677">
      <w:bodyDiv w:val="1"/>
      <w:marLeft w:val="0"/>
      <w:marRight w:val="0"/>
      <w:marTop w:val="0"/>
      <w:marBottom w:val="0"/>
      <w:divBdr>
        <w:top w:val="none" w:sz="0" w:space="0" w:color="auto"/>
        <w:left w:val="none" w:sz="0" w:space="0" w:color="auto"/>
        <w:bottom w:val="none" w:sz="0" w:space="0" w:color="auto"/>
        <w:right w:val="none" w:sz="0" w:space="0" w:color="auto"/>
      </w:divBdr>
    </w:div>
    <w:div w:id="896624587">
      <w:bodyDiv w:val="1"/>
      <w:marLeft w:val="0"/>
      <w:marRight w:val="0"/>
      <w:marTop w:val="0"/>
      <w:marBottom w:val="0"/>
      <w:divBdr>
        <w:top w:val="none" w:sz="0" w:space="0" w:color="auto"/>
        <w:left w:val="none" w:sz="0" w:space="0" w:color="auto"/>
        <w:bottom w:val="none" w:sz="0" w:space="0" w:color="auto"/>
        <w:right w:val="none" w:sz="0" w:space="0" w:color="auto"/>
      </w:divBdr>
    </w:div>
    <w:div w:id="897785655">
      <w:bodyDiv w:val="1"/>
      <w:marLeft w:val="0"/>
      <w:marRight w:val="0"/>
      <w:marTop w:val="0"/>
      <w:marBottom w:val="0"/>
      <w:divBdr>
        <w:top w:val="none" w:sz="0" w:space="0" w:color="auto"/>
        <w:left w:val="none" w:sz="0" w:space="0" w:color="auto"/>
        <w:bottom w:val="none" w:sz="0" w:space="0" w:color="auto"/>
        <w:right w:val="none" w:sz="0" w:space="0" w:color="auto"/>
      </w:divBdr>
    </w:div>
    <w:div w:id="899484940">
      <w:bodyDiv w:val="1"/>
      <w:marLeft w:val="0"/>
      <w:marRight w:val="0"/>
      <w:marTop w:val="0"/>
      <w:marBottom w:val="0"/>
      <w:divBdr>
        <w:top w:val="none" w:sz="0" w:space="0" w:color="auto"/>
        <w:left w:val="none" w:sz="0" w:space="0" w:color="auto"/>
        <w:bottom w:val="none" w:sz="0" w:space="0" w:color="auto"/>
        <w:right w:val="none" w:sz="0" w:space="0" w:color="auto"/>
      </w:divBdr>
    </w:div>
    <w:div w:id="905529378">
      <w:bodyDiv w:val="1"/>
      <w:marLeft w:val="0"/>
      <w:marRight w:val="0"/>
      <w:marTop w:val="0"/>
      <w:marBottom w:val="0"/>
      <w:divBdr>
        <w:top w:val="none" w:sz="0" w:space="0" w:color="auto"/>
        <w:left w:val="none" w:sz="0" w:space="0" w:color="auto"/>
        <w:bottom w:val="none" w:sz="0" w:space="0" w:color="auto"/>
        <w:right w:val="none" w:sz="0" w:space="0" w:color="auto"/>
      </w:divBdr>
    </w:div>
    <w:div w:id="907766773">
      <w:bodyDiv w:val="1"/>
      <w:marLeft w:val="0"/>
      <w:marRight w:val="0"/>
      <w:marTop w:val="0"/>
      <w:marBottom w:val="0"/>
      <w:divBdr>
        <w:top w:val="none" w:sz="0" w:space="0" w:color="auto"/>
        <w:left w:val="none" w:sz="0" w:space="0" w:color="auto"/>
        <w:bottom w:val="none" w:sz="0" w:space="0" w:color="auto"/>
        <w:right w:val="none" w:sz="0" w:space="0" w:color="auto"/>
      </w:divBdr>
    </w:div>
    <w:div w:id="909459844">
      <w:bodyDiv w:val="1"/>
      <w:marLeft w:val="0"/>
      <w:marRight w:val="0"/>
      <w:marTop w:val="0"/>
      <w:marBottom w:val="0"/>
      <w:divBdr>
        <w:top w:val="none" w:sz="0" w:space="0" w:color="auto"/>
        <w:left w:val="none" w:sz="0" w:space="0" w:color="auto"/>
        <w:bottom w:val="none" w:sz="0" w:space="0" w:color="auto"/>
        <w:right w:val="none" w:sz="0" w:space="0" w:color="auto"/>
      </w:divBdr>
    </w:div>
    <w:div w:id="913316899">
      <w:bodyDiv w:val="1"/>
      <w:marLeft w:val="0"/>
      <w:marRight w:val="0"/>
      <w:marTop w:val="0"/>
      <w:marBottom w:val="0"/>
      <w:divBdr>
        <w:top w:val="none" w:sz="0" w:space="0" w:color="auto"/>
        <w:left w:val="none" w:sz="0" w:space="0" w:color="auto"/>
        <w:bottom w:val="none" w:sz="0" w:space="0" w:color="auto"/>
        <w:right w:val="none" w:sz="0" w:space="0" w:color="auto"/>
      </w:divBdr>
    </w:div>
    <w:div w:id="914053887">
      <w:bodyDiv w:val="1"/>
      <w:marLeft w:val="0"/>
      <w:marRight w:val="0"/>
      <w:marTop w:val="0"/>
      <w:marBottom w:val="0"/>
      <w:divBdr>
        <w:top w:val="none" w:sz="0" w:space="0" w:color="auto"/>
        <w:left w:val="none" w:sz="0" w:space="0" w:color="auto"/>
        <w:bottom w:val="none" w:sz="0" w:space="0" w:color="auto"/>
        <w:right w:val="none" w:sz="0" w:space="0" w:color="auto"/>
      </w:divBdr>
    </w:div>
    <w:div w:id="914512940">
      <w:bodyDiv w:val="1"/>
      <w:marLeft w:val="0"/>
      <w:marRight w:val="0"/>
      <w:marTop w:val="0"/>
      <w:marBottom w:val="0"/>
      <w:divBdr>
        <w:top w:val="none" w:sz="0" w:space="0" w:color="auto"/>
        <w:left w:val="none" w:sz="0" w:space="0" w:color="auto"/>
        <w:bottom w:val="none" w:sz="0" w:space="0" w:color="auto"/>
        <w:right w:val="none" w:sz="0" w:space="0" w:color="auto"/>
      </w:divBdr>
    </w:div>
    <w:div w:id="916401577">
      <w:bodyDiv w:val="1"/>
      <w:marLeft w:val="0"/>
      <w:marRight w:val="0"/>
      <w:marTop w:val="0"/>
      <w:marBottom w:val="0"/>
      <w:divBdr>
        <w:top w:val="none" w:sz="0" w:space="0" w:color="auto"/>
        <w:left w:val="none" w:sz="0" w:space="0" w:color="auto"/>
        <w:bottom w:val="none" w:sz="0" w:space="0" w:color="auto"/>
        <w:right w:val="none" w:sz="0" w:space="0" w:color="auto"/>
      </w:divBdr>
    </w:div>
    <w:div w:id="916985666">
      <w:bodyDiv w:val="1"/>
      <w:marLeft w:val="0"/>
      <w:marRight w:val="0"/>
      <w:marTop w:val="0"/>
      <w:marBottom w:val="0"/>
      <w:divBdr>
        <w:top w:val="none" w:sz="0" w:space="0" w:color="auto"/>
        <w:left w:val="none" w:sz="0" w:space="0" w:color="auto"/>
        <w:bottom w:val="none" w:sz="0" w:space="0" w:color="auto"/>
        <w:right w:val="none" w:sz="0" w:space="0" w:color="auto"/>
      </w:divBdr>
    </w:div>
    <w:div w:id="921259456">
      <w:bodyDiv w:val="1"/>
      <w:marLeft w:val="0"/>
      <w:marRight w:val="0"/>
      <w:marTop w:val="0"/>
      <w:marBottom w:val="0"/>
      <w:divBdr>
        <w:top w:val="none" w:sz="0" w:space="0" w:color="auto"/>
        <w:left w:val="none" w:sz="0" w:space="0" w:color="auto"/>
        <w:bottom w:val="none" w:sz="0" w:space="0" w:color="auto"/>
        <w:right w:val="none" w:sz="0" w:space="0" w:color="auto"/>
      </w:divBdr>
    </w:div>
    <w:div w:id="923996415">
      <w:bodyDiv w:val="1"/>
      <w:marLeft w:val="0"/>
      <w:marRight w:val="0"/>
      <w:marTop w:val="0"/>
      <w:marBottom w:val="0"/>
      <w:divBdr>
        <w:top w:val="none" w:sz="0" w:space="0" w:color="auto"/>
        <w:left w:val="none" w:sz="0" w:space="0" w:color="auto"/>
        <w:bottom w:val="none" w:sz="0" w:space="0" w:color="auto"/>
        <w:right w:val="none" w:sz="0" w:space="0" w:color="auto"/>
      </w:divBdr>
    </w:div>
    <w:div w:id="924538075">
      <w:bodyDiv w:val="1"/>
      <w:marLeft w:val="0"/>
      <w:marRight w:val="0"/>
      <w:marTop w:val="0"/>
      <w:marBottom w:val="0"/>
      <w:divBdr>
        <w:top w:val="none" w:sz="0" w:space="0" w:color="auto"/>
        <w:left w:val="none" w:sz="0" w:space="0" w:color="auto"/>
        <w:bottom w:val="none" w:sz="0" w:space="0" w:color="auto"/>
        <w:right w:val="none" w:sz="0" w:space="0" w:color="auto"/>
      </w:divBdr>
    </w:div>
    <w:div w:id="935946775">
      <w:bodyDiv w:val="1"/>
      <w:marLeft w:val="0"/>
      <w:marRight w:val="0"/>
      <w:marTop w:val="0"/>
      <w:marBottom w:val="0"/>
      <w:divBdr>
        <w:top w:val="none" w:sz="0" w:space="0" w:color="auto"/>
        <w:left w:val="none" w:sz="0" w:space="0" w:color="auto"/>
        <w:bottom w:val="none" w:sz="0" w:space="0" w:color="auto"/>
        <w:right w:val="none" w:sz="0" w:space="0" w:color="auto"/>
      </w:divBdr>
    </w:div>
    <w:div w:id="939215761">
      <w:bodyDiv w:val="1"/>
      <w:marLeft w:val="0"/>
      <w:marRight w:val="0"/>
      <w:marTop w:val="0"/>
      <w:marBottom w:val="0"/>
      <w:divBdr>
        <w:top w:val="none" w:sz="0" w:space="0" w:color="auto"/>
        <w:left w:val="none" w:sz="0" w:space="0" w:color="auto"/>
        <w:bottom w:val="none" w:sz="0" w:space="0" w:color="auto"/>
        <w:right w:val="none" w:sz="0" w:space="0" w:color="auto"/>
      </w:divBdr>
    </w:div>
    <w:div w:id="946352767">
      <w:bodyDiv w:val="1"/>
      <w:marLeft w:val="0"/>
      <w:marRight w:val="0"/>
      <w:marTop w:val="0"/>
      <w:marBottom w:val="0"/>
      <w:divBdr>
        <w:top w:val="none" w:sz="0" w:space="0" w:color="auto"/>
        <w:left w:val="none" w:sz="0" w:space="0" w:color="auto"/>
        <w:bottom w:val="none" w:sz="0" w:space="0" w:color="auto"/>
        <w:right w:val="none" w:sz="0" w:space="0" w:color="auto"/>
      </w:divBdr>
    </w:div>
    <w:div w:id="949121334">
      <w:bodyDiv w:val="1"/>
      <w:marLeft w:val="0"/>
      <w:marRight w:val="0"/>
      <w:marTop w:val="0"/>
      <w:marBottom w:val="0"/>
      <w:divBdr>
        <w:top w:val="none" w:sz="0" w:space="0" w:color="auto"/>
        <w:left w:val="none" w:sz="0" w:space="0" w:color="auto"/>
        <w:bottom w:val="none" w:sz="0" w:space="0" w:color="auto"/>
        <w:right w:val="none" w:sz="0" w:space="0" w:color="auto"/>
      </w:divBdr>
    </w:div>
    <w:div w:id="949623869">
      <w:bodyDiv w:val="1"/>
      <w:marLeft w:val="0"/>
      <w:marRight w:val="0"/>
      <w:marTop w:val="0"/>
      <w:marBottom w:val="0"/>
      <w:divBdr>
        <w:top w:val="none" w:sz="0" w:space="0" w:color="auto"/>
        <w:left w:val="none" w:sz="0" w:space="0" w:color="auto"/>
        <w:bottom w:val="none" w:sz="0" w:space="0" w:color="auto"/>
        <w:right w:val="none" w:sz="0" w:space="0" w:color="auto"/>
      </w:divBdr>
    </w:div>
    <w:div w:id="949900638">
      <w:bodyDiv w:val="1"/>
      <w:marLeft w:val="0"/>
      <w:marRight w:val="0"/>
      <w:marTop w:val="0"/>
      <w:marBottom w:val="0"/>
      <w:divBdr>
        <w:top w:val="none" w:sz="0" w:space="0" w:color="auto"/>
        <w:left w:val="none" w:sz="0" w:space="0" w:color="auto"/>
        <w:bottom w:val="none" w:sz="0" w:space="0" w:color="auto"/>
        <w:right w:val="none" w:sz="0" w:space="0" w:color="auto"/>
      </w:divBdr>
    </w:div>
    <w:div w:id="953751528">
      <w:bodyDiv w:val="1"/>
      <w:marLeft w:val="0"/>
      <w:marRight w:val="0"/>
      <w:marTop w:val="0"/>
      <w:marBottom w:val="0"/>
      <w:divBdr>
        <w:top w:val="none" w:sz="0" w:space="0" w:color="auto"/>
        <w:left w:val="none" w:sz="0" w:space="0" w:color="auto"/>
        <w:bottom w:val="none" w:sz="0" w:space="0" w:color="auto"/>
        <w:right w:val="none" w:sz="0" w:space="0" w:color="auto"/>
      </w:divBdr>
    </w:div>
    <w:div w:id="955525218">
      <w:bodyDiv w:val="1"/>
      <w:marLeft w:val="0"/>
      <w:marRight w:val="0"/>
      <w:marTop w:val="0"/>
      <w:marBottom w:val="0"/>
      <w:divBdr>
        <w:top w:val="none" w:sz="0" w:space="0" w:color="auto"/>
        <w:left w:val="none" w:sz="0" w:space="0" w:color="auto"/>
        <w:bottom w:val="none" w:sz="0" w:space="0" w:color="auto"/>
        <w:right w:val="none" w:sz="0" w:space="0" w:color="auto"/>
      </w:divBdr>
    </w:div>
    <w:div w:id="957300509">
      <w:bodyDiv w:val="1"/>
      <w:marLeft w:val="0"/>
      <w:marRight w:val="0"/>
      <w:marTop w:val="0"/>
      <w:marBottom w:val="0"/>
      <w:divBdr>
        <w:top w:val="none" w:sz="0" w:space="0" w:color="auto"/>
        <w:left w:val="none" w:sz="0" w:space="0" w:color="auto"/>
        <w:bottom w:val="none" w:sz="0" w:space="0" w:color="auto"/>
        <w:right w:val="none" w:sz="0" w:space="0" w:color="auto"/>
      </w:divBdr>
    </w:div>
    <w:div w:id="957570892">
      <w:bodyDiv w:val="1"/>
      <w:marLeft w:val="0"/>
      <w:marRight w:val="0"/>
      <w:marTop w:val="0"/>
      <w:marBottom w:val="0"/>
      <w:divBdr>
        <w:top w:val="none" w:sz="0" w:space="0" w:color="auto"/>
        <w:left w:val="none" w:sz="0" w:space="0" w:color="auto"/>
        <w:bottom w:val="none" w:sz="0" w:space="0" w:color="auto"/>
        <w:right w:val="none" w:sz="0" w:space="0" w:color="auto"/>
      </w:divBdr>
    </w:div>
    <w:div w:id="959259261">
      <w:bodyDiv w:val="1"/>
      <w:marLeft w:val="0"/>
      <w:marRight w:val="0"/>
      <w:marTop w:val="0"/>
      <w:marBottom w:val="0"/>
      <w:divBdr>
        <w:top w:val="none" w:sz="0" w:space="0" w:color="auto"/>
        <w:left w:val="none" w:sz="0" w:space="0" w:color="auto"/>
        <w:bottom w:val="none" w:sz="0" w:space="0" w:color="auto"/>
        <w:right w:val="none" w:sz="0" w:space="0" w:color="auto"/>
      </w:divBdr>
    </w:div>
    <w:div w:id="959649658">
      <w:bodyDiv w:val="1"/>
      <w:marLeft w:val="0"/>
      <w:marRight w:val="0"/>
      <w:marTop w:val="0"/>
      <w:marBottom w:val="0"/>
      <w:divBdr>
        <w:top w:val="none" w:sz="0" w:space="0" w:color="auto"/>
        <w:left w:val="none" w:sz="0" w:space="0" w:color="auto"/>
        <w:bottom w:val="none" w:sz="0" w:space="0" w:color="auto"/>
        <w:right w:val="none" w:sz="0" w:space="0" w:color="auto"/>
      </w:divBdr>
    </w:div>
    <w:div w:id="963581373">
      <w:bodyDiv w:val="1"/>
      <w:marLeft w:val="0"/>
      <w:marRight w:val="0"/>
      <w:marTop w:val="0"/>
      <w:marBottom w:val="0"/>
      <w:divBdr>
        <w:top w:val="none" w:sz="0" w:space="0" w:color="auto"/>
        <w:left w:val="none" w:sz="0" w:space="0" w:color="auto"/>
        <w:bottom w:val="none" w:sz="0" w:space="0" w:color="auto"/>
        <w:right w:val="none" w:sz="0" w:space="0" w:color="auto"/>
      </w:divBdr>
    </w:div>
    <w:div w:id="964309754">
      <w:bodyDiv w:val="1"/>
      <w:marLeft w:val="0"/>
      <w:marRight w:val="0"/>
      <w:marTop w:val="0"/>
      <w:marBottom w:val="0"/>
      <w:divBdr>
        <w:top w:val="none" w:sz="0" w:space="0" w:color="auto"/>
        <w:left w:val="none" w:sz="0" w:space="0" w:color="auto"/>
        <w:bottom w:val="none" w:sz="0" w:space="0" w:color="auto"/>
        <w:right w:val="none" w:sz="0" w:space="0" w:color="auto"/>
      </w:divBdr>
    </w:div>
    <w:div w:id="970790242">
      <w:bodyDiv w:val="1"/>
      <w:marLeft w:val="0"/>
      <w:marRight w:val="0"/>
      <w:marTop w:val="0"/>
      <w:marBottom w:val="0"/>
      <w:divBdr>
        <w:top w:val="none" w:sz="0" w:space="0" w:color="auto"/>
        <w:left w:val="none" w:sz="0" w:space="0" w:color="auto"/>
        <w:bottom w:val="none" w:sz="0" w:space="0" w:color="auto"/>
        <w:right w:val="none" w:sz="0" w:space="0" w:color="auto"/>
      </w:divBdr>
    </w:div>
    <w:div w:id="974797143">
      <w:bodyDiv w:val="1"/>
      <w:marLeft w:val="0"/>
      <w:marRight w:val="0"/>
      <w:marTop w:val="0"/>
      <w:marBottom w:val="0"/>
      <w:divBdr>
        <w:top w:val="none" w:sz="0" w:space="0" w:color="auto"/>
        <w:left w:val="none" w:sz="0" w:space="0" w:color="auto"/>
        <w:bottom w:val="none" w:sz="0" w:space="0" w:color="auto"/>
        <w:right w:val="none" w:sz="0" w:space="0" w:color="auto"/>
      </w:divBdr>
    </w:div>
    <w:div w:id="977954402">
      <w:bodyDiv w:val="1"/>
      <w:marLeft w:val="0"/>
      <w:marRight w:val="0"/>
      <w:marTop w:val="0"/>
      <w:marBottom w:val="0"/>
      <w:divBdr>
        <w:top w:val="none" w:sz="0" w:space="0" w:color="auto"/>
        <w:left w:val="none" w:sz="0" w:space="0" w:color="auto"/>
        <w:bottom w:val="none" w:sz="0" w:space="0" w:color="auto"/>
        <w:right w:val="none" w:sz="0" w:space="0" w:color="auto"/>
      </w:divBdr>
    </w:div>
    <w:div w:id="978073026">
      <w:bodyDiv w:val="1"/>
      <w:marLeft w:val="0"/>
      <w:marRight w:val="0"/>
      <w:marTop w:val="0"/>
      <w:marBottom w:val="0"/>
      <w:divBdr>
        <w:top w:val="none" w:sz="0" w:space="0" w:color="auto"/>
        <w:left w:val="none" w:sz="0" w:space="0" w:color="auto"/>
        <w:bottom w:val="none" w:sz="0" w:space="0" w:color="auto"/>
        <w:right w:val="none" w:sz="0" w:space="0" w:color="auto"/>
      </w:divBdr>
    </w:div>
    <w:div w:id="979573022">
      <w:bodyDiv w:val="1"/>
      <w:marLeft w:val="0"/>
      <w:marRight w:val="0"/>
      <w:marTop w:val="0"/>
      <w:marBottom w:val="0"/>
      <w:divBdr>
        <w:top w:val="none" w:sz="0" w:space="0" w:color="auto"/>
        <w:left w:val="none" w:sz="0" w:space="0" w:color="auto"/>
        <w:bottom w:val="none" w:sz="0" w:space="0" w:color="auto"/>
        <w:right w:val="none" w:sz="0" w:space="0" w:color="auto"/>
      </w:divBdr>
    </w:div>
    <w:div w:id="980427897">
      <w:bodyDiv w:val="1"/>
      <w:marLeft w:val="0"/>
      <w:marRight w:val="0"/>
      <w:marTop w:val="0"/>
      <w:marBottom w:val="0"/>
      <w:divBdr>
        <w:top w:val="none" w:sz="0" w:space="0" w:color="auto"/>
        <w:left w:val="none" w:sz="0" w:space="0" w:color="auto"/>
        <w:bottom w:val="none" w:sz="0" w:space="0" w:color="auto"/>
        <w:right w:val="none" w:sz="0" w:space="0" w:color="auto"/>
      </w:divBdr>
    </w:div>
    <w:div w:id="983778266">
      <w:bodyDiv w:val="1"/>
      <w:marLeft w:val="0"/>
      <w:marRight w:val="0"/>
      <w:marTop w:val="0"/>
      <w:marBottom w:val="0"/>
      <w:divBdr>
        <w:top w:val="none" w:sz="0" w:space="0" w:color="auto"/>
        <w:left w:val="none" w:sz="0" w:space="0" w:color="auto"/>
        <w:bottom w:val="none" w:sz="0" w:space="0" w:color="auto"/>
        <w:right w:val="none" w:sz="0" w:space="0" w:color="auto"/>
      </w:divBdr>
    </w:div>
    <w:div w:id="985012491">
      <w:bodyDiv w:val="1"/>
      <w:marLeft w:val="0"/>
      <w:marRight w:val="0"/>
      <w:marTop w:val="0"/>
      <w:marBottom w:val="0"/>
      <w:divBdr>
        <w:top w:val="none" w:sz="0" w:space="0" w:color="auto"/>
        <w:left w:val="none" w:sz="0" w:space="0" w:color="auto"/>
        <w:bottom w:val="none" w:sz="0" w:space="0" w:color="auto"/>
        <w:right w:val="none" w:sz="0" w:space="0" w:color="auto"/>
      </w:divBdr>
    </w:div>
    <w:div w:id="990139091">
      <w:bodyDiv w:val="1"/>
      <w:marLeft w:val="0"/>
      <w:marRight w:val="0"/>
      <w:marTop w:val="0"/>
      <w:marBottom w:val="0"/>
      <w:divBdr>
        <w:top w:val="none" w:sz="0" w:space="0" w:color="auto"/>
        <w:left w:val="none" w:sz="0" w:space="0" w:color="auto"/>
        <w:bottom w:val="none" w:sz="0" w:space="0" w:color="auto"/>
        <w:right w:val="none" w:sz="0" w:space="0" w:color="auto"/>
      </w:divBdr>
    </w:div>
    <w:div w:id="990601605">
      <w:bodyDiv w:val="1"/>
      <w:marLeft w:val="0"/>
      <w:marRight w:val="0"/>
      <w:marTop w:val="0"/>
      <w:marBottom w:val="0"/>
      <w:divBdr>
        <w:top w:val="none" w:sz="0" w:space="0" w:color="auto"/>
        <w:left w:val="none" w:sz="0" w:space="0" w:color="auto"/>
        <w:bottom w:val="none" w:sz="0" w:space="0" w:color="auto"/>
        <w:right w:val="none" w:sz="0" w:space="0" w:color="auto"/>
      </w:divBdr>
    </w:div>
    <w:div w:id="990669876">
      <w:bodyDiv w:val="1"/>
      <w:marLeft w:val="0"/>
      <w:marRight w:val="0"/>
      <w:marTop w:val="0"/>
      <w:marBottom w:val="0"/>
      <w:divBdr>
        <w:top w:val="none" w:sz="0" w:space="0" w:color="auto"/>
        <w:left w:val="none" w:sz="0" w:space="0" w:color="auto"/>
        <w:bottom w:val="none" w:sz="0" w:space="0" w:color="auto"/>
        <w:right w:val="none" w:sz="0" w:space="0" w:color="auto"/>
      </w:divBdr>
    </w:div>
    <w:div w:id="994332465">
      <w:bodyDiv w:val="1"/>
      <w:marLeft w:val="0"/>
      <w:marRight w:val="0"/>
      <w:marTop w:val="0"/>
      <w:marBottom w:val="0"/>
      <w:divBdr>
        <w:top w:val="none" w:sz="0" w:space="0" w:color="auto"/>
        <w:left w:val="none" w:sz="0" w:space="0" w:color="auto"/>
        <w:bottom w:val="none" w:sz="0" w:space="0" w:color="auto"/>
        <w:right w:val="none" w:sz="0" w:space="0" w:color="auto"/>
      </w:divBdr>
    </w:div>
    <w:div w:id="998269130">
      <w:bodyDiv w:val="1"/>
      <w:marLeft w:val="0"/>
      <w:marRight w:val="0"/>
      <w:marTop w:val="0"/>
      <w:marBottom w:val="0"/>
      <w:divBdr>
        <w:top w:val="none" w:sz="0" w:space="0" w:color="auto"/>
        <w:left w:val="none" w:sz="0" w:space="0" w:color="auto"/>
        <w:bottom w:val="none" w:sz="0" w:space="0" w:color="auto"/>
        <w:right w:val="none" w:sz="0" w:space="0" w:color="auto"/>
      </w:divBdr>
    </w:div>
    <w:div w:id="998994228">
      <w:bodyDiv w:val="1"/>
      <w:marLeft w:val="0"/>
      <w:marRight w:val="0"/>
      <w:marTop w:val="0"/>
      <w:marBottom w:val="0"/>
      <w:divBdr>
        <w:top w:val="none" w:sz="0" w:space="0" w:color="auto"/>
        <w:left w:val="none" w:sz="0" w:space="0" w:color="auto"/>
        <w:bottom w:val="none" w:sz="0" w:space="0" w:color="auto"/>
        <w:right w:val="none" w:sz="0" w:space="0" w:color="auto"/>
      </w:divBdr>
    </w:div>
    <w:div w:id="1004894361">
      <w:bodyDiv w:val="1"/>
      <w:marLeft w:val="0"/>
      <w:marRight w:val="0"/>
      <w:marTop w:val="0"/>
      <w:marBottom w:val="0"/>
      <w:divBdr>
        <w:top w:val="none" w:sz="0" w:space="0" w:color="auto"/>
        <w:left w:val="none" w:sz="0" w:space="0" w:color="auto"/>
        <w:bottom w:val="none" w:sz="0" w:space="0" w:color="auto"/>
        <w:right w:val="none" w:sz="0" w:space="0" w:color="auto"/>
      </w:divBdr>
    </w:div>
    <w:div w:id="1007054468">
      <w:bodyDiv w:val="1"/>
      <w:marLeft w:val="0"/>
      <w:marRight w:val="0"/>
      <w:marTop w:val="0"/>
      <w:marBottom w:val="0"/>
      <w:divBdr>
        <w:top w:val="none" w:sz="0" w:space="0" w:color="auto"/>
        <w:left w:val="none" w:sz="0" w:space="0" w:color="auto"/>
        <w:bottom w:val="none" w:sz="0" w:space="0" w:color="auto"/>
        <w:right w:val="none" w:sz="0" w:space="0" w:color="auto"/>
      </w:divBdr>
    </w:div>
    <w:div w:id="1011877607">
      <w:bodyDiv w:val="1"/>
      <w:marLeft w:val="0"/>
      <w:marRight w:val="0"/>
      <w:marTop w:val="0"/>
      <w:marBottom w:val="0"/>
      <w:divBdr>
        <w:top w:val="none" w:sz="0" w:space="0" w:color="auto"/>
        <w:left w:val="none" w:sz="0" w:space="0" w:color="auto"/>
        <w:bottom w:val="none" w:sz="0" w:space="0" w:color="auto"/>
        <w:right w:val="none" w:sz="0" w:space="0" w:color="auto"/>
      </w:divBdr>
    </w:div>
    <w:div w:id="1014310831">
      <w:bodyDiv w:val="1"/>
      <w:marLeft w:val="0"/>
      <w:marRight w:val="0"/>
      <w:marTop w:val="0"/>
      <w:marBottom w:val="0"/>
      <w:divBdr>
        <w:top w:val="none" w:sz="0" w:space="0" w:color="auto"/>
        <w:left w:val="none" w:sz="0" w:space="0" w:color="auto"/>
        <w:bottom w:val="none" w:sz="0" w:space="0" w:color="auto"/>
        <w:right w:val="none" w:sz="0" w:space="0" w:color="auto"/>
      </w:divBdr>
    </w:div>
    <w:div w:id="1015501136">
      <w:bodyDiv w:val="1"/>
      <w:marLeft w:val="0"/>
      <w:marRight w:val="0"/>
      <w:marTop w:val="0"/>
      <w:marBottom w:val="0"/>
      <w:divBdr>
        <w:top w:val="none" w:sz="0" w:space="0" w:color="auto"/>
        <w:left w:val="none" w:sz="0" w:space="0" w:color="auto"/>
        <w:bottom w:val="none" w:sz="0" w:space="0" w:color="auto"/>
        <w:right w:val="none" w:sz="0" w:space="0" w:color="auto"/>
      </w:divBdr>
    </w:div>
    <w:div w:id="1016732140">
      <w:bodyDiv w:val="1"/>
      <w:marLeft w:val="0"/>
      <w:marRight w:val="0"/>
      <w:marTop w:val="0"/>
      <w:marBottom w:val="0"/>
      <w:divBdr>
        <w:top w:val="none" w:sz="0" w:space="0" w:color="auto"/>
        <w:left w:val="none" w:sz="0" w:space="0" w:color="auto"/>
        <w:bottom w:val="none" w:sz="0" w:space="0" w:color="auto"/>
        <w:right w:val="none" w:sz="0" w:space="0" w:color="auto"/>
      </w:divBdr>
    </w:div>
    <w:div w:id="1019163370">
      <w:bodyDiv w:val="1"/>
      <w:marLeft w:val="0"/>
      <w:marRight w:val="0"/>
      <w:marTop w:val="0"/>
      <w:marBottom w:val="0"/>
      <w:divBdr>
        <w:top w:val="none" w:sz="0" w:space="0" w:color="auto"/>
        <w:left w:val="none" w:sz="0" w:space="0" w:color="auto"/>
        <w:bottom w:val="none" w:sz="0" w:space="0" w:color="auto"/>
        <w:right w:val="none" w:sz="0" w:space="0" w:color="auto"/>
      </w:divBdr>
    </w:div>
    <w:div w:id="1021932239">
      <w:bodyDiv w:val="1"/>
      <w:marLeft w:val="0"/>
      <w:marRight w:val="0"/>
      <w:marTop w:val="0"/>
      <w:marBottom w:val="0"/>
      <w:divBdr>
        <w:top w:val="none" w:sz="0" w:space="0" w:color="auto"/>
        <w:left w:val="none" w:sz="0" w:space="0" w:color="auto"/>
        <w:bottom w:val="none" w:sz="0" w:space="0" w:color="auto"/>
        <w:right w:val="none" w:sz="0" w:space="0" w:color="auto"/>
      </w:divBdr>
    </w:div>
    <w:div w:id="1030451374">
      <w:bodyDiv w:val="1"/>
      <w:marLeft w:val="0"/>
      <w:marRight w:val="0"/>
      <w:marTop w:val="0"/>
      <w:marBottom w:val="0"/>
      <w:divBdr>
        <w:top w:val="none" w:sz="0" w:space="0" w:color="auto"/>
        <w:left w:val="none" w:sz="0" w:space="0" w:color="auto"/>
        <w:bottom w:val="none" w:sz="0" w:space="0" w:color="auto"/>
        <w:right w:val="none" w:sz="0" w:space="0" w:color="auto"/>
      </w:divBdr>
    </w:div>
    <w:div w:id="1033113804">
      <w:bodyDiv w:val="1"/>
      <w:marLeft w:val="0"/>
      <w:marRight w:val="0"/>
      <w:marTop w:val="0"/>
      <w:marBottom w:val="0"/>
      <w:divBdr>
        <w:top w:val="none" w:sz="0" w:space="0" w:color="auto"/>
        <w:left w:val="none" w:sz="0" w:space="0" w:color="auto"/>
        <w:bottom w:val="none" w:sz="0" w:space="0" w:color="auto"/>
        <w:right w:val="none" w:sz="0" w:space="0" w:color="auto"/>
      </w:divBdr>
    </w:div>
    <w:div w:id="1034161866">
      <w:bodyDiv w:val="1"/>
      <w:marLeft w:val="0"/>
      <w:marRight w:val="0"/>
      <w:marTop w:val="0"/>
      <w:marBottom w:val="0"/>
      <w:divBdr>
        <w:top w:val="none" w:sz="0" w:space="0" w:color="auto"/>
        <w:left w:val="none" w:sz="0" w:space="0" w:color="auto"/>
        <w:bottom w:val="none" w:sz="0" w:space="0" w:color="auto"/>
        <w:right w:val="none" w:sz="0" w:space="0" w:color="auto"/>
      </w:divBdr>
    </w:div>
    <w:div w:id="1035081840">
      <w:bodyDiv w:val="1"/>
      <w:marLeft w:val="0"/>
      <w:marRight w:val="0"/>
      <w:marTop w:val="0"/>
      <w:marBottom w:val="0"/>
      <w:divBdr>
        <w:top w:val="none" w:sz="0" w:space="0" w:color="auto"/>
        <w:left w:val="none" w:sz="0" w:space="0" w:color="auto"/>
        <w:bottom w:val="none" w:sz="0" w:space="0" w:color="auto"/>
        <w:right w:val="none" w:sz="0" w:space="0" w:color="auto"/>
      </w:divBdr>
    </w:div>
    <w:div w:id="1037781123">
      <w:bodyDiv w:val="1"/>
      <w:marLeft w:val="0"/>
      <w:marRight w:val="0"/>
      <w:marTop w:val="0"/>
      <w:marBottom w:val="0"/>
      <w:divBdr>
        <w:top w:val="none" w:sz="0" w:space="0" w:color="auto"/>
        <w:left w:val="none" w:sz="0" w:space="0" w:color="auto"/>
        <w:bottom w:val="none" w:sz="0" w:space="0" w:color="auto"/>
        <w:right w:val="none" w:sz="0" w:space="0" w:color="auto"/>
      </w:divBdr>
    </w:div>
    <w:div w:id="1038355523">
      <w:bodyDiv w:val="1"/>
      <w:marLeft w:val="0"/>
      <w:marRight w:val="0"/>
      <w:marTop w:val="0"/>
      <w:marBottom w:val="0"/>
      <w:divBdr>
        <w:top w:val="none" w:sz="0" w:space="0" w:color="auto"/>
        <w:left w:val="none" w:sz="0" w:space="0" w:color="auto"/>
        <w:bottom w:val="none" w:sz="0" w:space="0" w:color="auto"/>
        <w:right w:val="none" w:sz="0" w:space="0" w:color="auto"/>
      </w:divBdr>
    </w:div>
    <w:div w:id="1039936364">
      <w:bodyDiv w:val="1"/>
      <w:marLeft w:val="0"/>
      <w:marRight w:val="0"/>
      <w:marTop w:val="0"/>
      <w:marBottom w:val="0"/>
      <w:divBdr>
        <w:top w:val="none" w:sz="0" w:space="0" w:color="auto"/>
        <w:left w:val="none" w:sz="0" w:space="0" w:color="auto"/>
        <w:bottom w:val="none" w:sz="0" w:space="0" w:color="auto"/>
        <w:right w:val="none" w:sz="0" w:space="0" w:color="auto"/>
      </w:divBdr>
    </w:div>
    <w:div w:id="1043212222">
      <w:bodyDiv w:val="1"/>
      <w:marLeft w:val="0"/>
      <w:marRight w:val="0"/>
      <w:marTop w:val="0"/>
      <w:marBottom w:val="0"/>
      <w:divBdr>
        <w:top w:val="none" w:sz="0" w:space="0" w:color="auto"/>
        <w:left w:val="none" w:sz="0" w:space="0" w:color="auto"/>
        <w:bottom w:val="none" w:sz="0" w:space="0" w:color="auto"/>
        <w:right w:val="none" w:sz="0" w:space="0" w:color="auto"/>
      </w:divBdr>
    </w:div>
    <w:div w:id="1043214110">
      <w:bodyDiv w:val="1"/>
      <w:marLeft w:val="0"/>
      <w:marRight w:val="0"/>
      <w:marTop w:val="0"/>
      <w:marBottom w:val="0"/>
      <w:divBdr>
        <w:top w:val="none" w:sz="0" w:space="0" w:color="auto"/>
        <w:left w:val="none" w:sz="0" w:space="0" w:color="auto"/>
        <w:bottom w:val="none" w:sz="0" w:space="0" w:color="auto"/>
        <w:right w:val="none" w:sz="0" w:space="0" w:color="auto"/>
      </w:divBdr>
    </w:div>
    <w:div w:id="1048453554">
      <w:bodyDiv w:val="1"/>
      <w:marLeft w:val="0"/>
      <w:marRight w:val="0"/>
      <w:marTop w:val="0"/>
      <w:marBottom w:val="0"/>
      <w:divBdr>
        <w:top w:val="none" w:sz="0" w:space="0" w:color="auto"/>
        <w:left w:val="none" w:sz="0" w:space="0" w:color="auto"/>
        <w:bottom w:val="none" w:sz="0" w:space="0" w:color="auto"/>
        <w:right w:val="none" w:sz="0" w:space="0" w:color="auto"/>
      </w:divBdr>
    </w:div>
    <w:div w:id="1049308535">
      <w:bodyDiv w:val="1"/>
      <w:marLeft w:val="0"/>
      <w:marRight w:val="0"/>
      <w:marTop w:val="0"/>
      <w:marBottom w:val="0"/>
      <w:divBdr>
        <w:top w:val="none" w:sz="0" w:space="0" w:color="auto"/>
        <w:left w:val="none" w:sz="0" w:space="0" w:color="auto"/>
        <w:bottom w:val="none" w:sz="0" w:space="0" w:color="auto"/>
        <w:right w:val="none" w:sz="0" w:space="0" w:color="auto"/>
      </w:divBdr>
    </w:div>
    <w:div w:id="1057507131">
      <w:bodyDiv w:val="1"/>
      <w:marLeft w:val="0"/>
      <w:marRight w:val="0"/>
      <w:marTop w:val="0"/>
      <w:marBottom w:val="0"/>
      <w:divBdr>
        <w:top w:val="none" w:sz="0" w:space="0" w:color="auto"/>
        <w:left w:val="none" w:sz="0" w:space="0" w:color="auto"/>
        <w:bottom w:val="none" w:sz="0" w:space="0" w:color="auto"/>
        <w:right w:val="none" w:sz="0" w:space="0" w:color="auto"/>
      </w:divBdr>
    </w:div>
    <w:div w:id="1059862858">
      <w:bodyDiv w:val="1"/>
      <w:marLeft w:val="0"/>
      <w:marRight w:val="0"/>
      <w:marTop w:val="0"/>
      <w:marBottom w:val="0"/>
      <w:divBdr>
        <w:top w:val="none" w:sz="0" w:space="0" w:color="auto"/>
        <w:left w:val="none" w:sz="0" w:space="0" w:color="auto"/>
        <w:bottom w:val="none" w:sz="0" w:space="0" w:color="auto"/>
        <w:right w:val="none" w:sz="0" w:space="0" w:color="auto"/>
      </w:divBdr>
    </w:div>
    <w:div w:id="1063066695">
      <w:bodyDiv w:val="1"/>
      <w:marLeft w:val="0"/>
      <w:marRight w:val="0"/>
      <w:marTop w:val="0"/>
      <w:marBottom w:val="0"/>
      <w:divBdr>
        <w:top w:val="none" w:sz="0" w:space="0" w:color="auto"/>
        <w:left w:val="none" w:sz="0" w:space="0" w:color="auto"/>
        <w:bottom w:val="none" w:sz="0" w:space="0" w:color="auto"/>
        <w:right w:val="none" w:sz="0" w:space="0" w:color="auto"/>
      </w:divBdr>
    </w:div>
    <w:div w:id="1064715225">
      <w:bodyDiv w:val="1"/>
      <w:marLeft w:val="0"/>
      <w:marRight w:val="0"/>
      <w:marTop w:val="0"/>
      <w:marBottom w:val="0"/>
      <w:divBdr>
        <w:top w:val="none" w:sz="0" w:space="0" w:color="auto"/>
        <w:left w:val="none" w:sz="0" w:space="0" w:color="auto"/>
        <w:bottom w:val="none" w:sz="0" w:space="0" w:color="auto"/>
        <w:right w:val="none" w:sz="0" w:space="0" w:color="auto"/>
      </w:divBdr>
    </w:div>
    <w:div w:id="1081833261">
      <w:bodyDiv w:val="1"/>
      <w:marLeft w:val="0"/>
      <w:marRight w:val="0"/>
      <w:marTop w:val="0"/>
      <w:marBottom w:val="0"/>
      <w:divBdr>
        <w:top w:val="none" w:sz="0" w:space="0" w:color="auto"/>
        <w:left w:val="none" w:sz="0" w:space="0" w:color="auto"/>
        <w:bottom w:val="none" w:sz="0" w:space="0" w:color="auto"/>
        <w:right w:val="none" w:sz="0" w:space="0" w:color="auto"/>
      </w:divBdr>
    </w:div>
    <w:div w:id="1083382366">
      <w:bodyDiv w:val="1"/>
      <w:marLeft w:val="0"/>
      <w:marRight w:val="0"/>
      <w:marTop w:val="0"/>
      <w:marBottom w:val="0"/>
      <w:divBdr>
        <w:top w:val="none" w:sz="0" w:space="0" w:color="auto"/>
        <w:left w:val="none" w:sz="0" w:space="0" w:color="auto"/>
        <w:bottom w:val="none" w:sz="0" w:space="0" w:color="auto"/>
        <w:right w:val="none" w:sz="0" w:space="0" w:color="auto"/>
      </w:divBdr>
    </w:div>
    <w:div w:id="1083918834">
      <w:bodyDiv w:val="1"/>
      <w:marLeft w:val="0"/>
      <w:marRight w:val="0"/>
      <w:marTop w:val="0"/>
      <w:marBottom w:val="0"/>
      <w:divBdr>
        <w:top w:val="none" w:sz="0" w:space="0" w:color="auto"/>
        <w:left w:val="none" w:sz="0" w:space="0" w:color="auto"/>
        <w:bottom w:val="none" w:sz="0" w:space="0" w:color="auto"/>
        <w:right w:val="none" w:sz="0" w:space="0" w:color="auto"/>
      </w:divBdr>
    </w:div>
    <w:div w:id="1084491983">
      <w:bodyDiv w:val="1"/>
      <w:marLeft w:val="0"/>
      <w:marRight w:val="0"/>
      <w:marTop w:val="0"/>
      <w:marBottom w:val="0"/>
      <w:divBdr>
        <w:top w:val="none" w:sz="0" w:space="0" w:color="auto"/>
        <w:left w:val="none" w:sz="0" w:space="0" w:color="auto"/>
        <w:bottom w:val="none" w:sz="0" w:space="0" w:color="auto"/>
        <w:right w:val="none" w:sz="0" w:space="0" w:color="auto"/>
      </w:divBdr>
    </w:div>
    <w:div w:id="1098604500">
      <w:bodyDiv w:val="1"/>
      <w:marLeft w:val="0"/>
      <w:marRight w:val="0"/>
      <w:marTop w:val="0"/>
      <w:marBottom w:val="0"/>
      <w:divBdr>
        <w:top w:val="none" w:sz="0" w:space="0" w:color="auto"/>
        <w:left w:val="none" w:sz="0" w:space="0" w:color="auto"/>
        <w:bottom w:val="none" w:sz="0" w:space="0" w:color="auto"/>
        <w:right w:val="none" w:sz="0" w:space="0" w:color="auto"/>
      </w:divBdr>
    </w:div>
    <w:div w:id="1102606246">
      <w:bodyDiv w:val="1"/>
      <w:marLeft w:val="0"/>
      <w:marRight w:val="0"/>
      <w:marTop w:val="0"/>
      <w:marBottom w:val="0"/>
      <w:divBdr>
        <w:top w:val="none" w:sz="0" w:space="0" w:color="auto"/>
        <w:left w:val="none" w:sz="0" w:space="0" w:color="auto"/>
        <w:bottom w:val="none" w:sz="0" w:space="0" w:color="auto"/>
        <w:right w:val="none" w:sz="0" w:space="0" w:color="auto"/>
      </w:divBdr>
    </w:div>
    <w:div w:id="1113481790">
      <w:bodyDiv w:val="1"/>
      <w:marLeft w:val="0"/>
      <w:marRight w:val="0"/>
      <w:marTop w:val="0"/>
      <w:marBottom w:val="0"/>
      <w:divBdr>
        <w:top w:val="none" w:sz="0" w:space="0" w:color="auto"/>
        <w:left w:val="none" w:sz="0" w:space="0" w:color="auto"/>
        <w:bottom w:val="none" w:sz="0" w:space="0" w:color="auto"/>
        <w:right w:val="none" w:sz="0" w:space="0" w:color="auto"/>
      </w:divBdr>
    </w:div>
    <w:div w:id="1113592370">
      <w:bodyDiv w:val="1"/>
      <w:marLeft w:val="0"/>
      <w:marRight w:val="0"/>
      <w:marTop w:val="0"/>
      <w:marBottom w:val="0"/>
      <w:divBdr>
        <w:top w:val="none" w:sz="0" w:space="0" w:color="auto"/>
        <w:left w:val="none" w:sz="0" w:space="0" w:color="auto"/>
        <w:bottom w:val="none" w:sz="0" w:space="0" w:color="auto"/>
        <w:right w:val="none" w:sz="0" w:space="0" w:color="auto"/>
      </w:divBdr>
    </w:div>
    <w:div w:id="1117868968">
      <w:bodyDiv w:val="1"/>
      <w:marLeft w:val="0"/>
      <w:marRight w:val="0"/>
      <w:marTop w:val="0"/>
      <w:marBottom w:val="0"/>
      <w:divBdr>
        <w:top w:val="none" w:sz="0" w:space="0" w:color="auto"/>
        <w:left w:val="none" w:sz="0" w:space="0" w:color="auto"/>
        <w:bottom w:val="none" w:sz="0" w:space="0" w:color="auto"/>
        <w:right w:val="none" w:sz="0" w:space="0" w:color="auto"/>
      </w:divBdr>
    </w:div>
    <w:div w:id="1118262311">
      <w:bodyDiv w:val="1"/>
      <w:marLeft w:val="0"/>
      <w:marRight w:val="0"/>
      <w:marTop w:val="0"/>
      <w:marBottom w:val="0"/>
      <w:divBdr>
        <w:top w:val="none" w:sz="0" w:space="0" w:color="auto"/>
        <w:left w:val="none" w:sz="0" w:space="0" w:color="auto"/>
        <w:bottom w:val="none" w:sz="0" w:space="0" w:color="auto"/>
        <w:right w:val="none" w:sz="0" w:space="0" w:color="auto"/>
      </w:divBdr>
    </w:div>
    <w:div w:id="1130319748">
      <w:bodyDiv w:val="1"/>
      <w:marLeft w:val="0"/>
      <w:marRight w:val="0"/>
      <w:marTop w:val="0"/>
      <w:marBottom w:val="0"/>
      <w:divBdr>
        <w:top w:val="none" w:sz="0" w:space="0" w:color="auto"/>
        <w:left w:val="none" w:sz="0" w:space="0" w:color="auto"/>
        <w:bottom w:val="none" w:sz="0" w:space="0" w:color="auto"/>
        <w:right w:val="none" w:sz="0" w:space="0" w:color="auto"/>
      </w:divBdr>
    </w:div>
    <w:div w:id="1130980601">
      <w:bodyDiv w:val="1"/>
      <w:marLeft w:val="0"/>
      <w:marRight w:val="0"/>
      <w:marTop w:val="0"/>
      <w:marBottom w:val="0"/>
      <w:divBdr>
        <w:top w:val="none" w:sz="0" w:space="0" w:color="auto"/>
        <w:left w:val="none" w:sz="0" w:space="0" w:color="auto"/>
        <w:bottom w:val="none" w:sz="0" w:space="0" w:color="auto"/>
        <w:right w:val="none" w:sz="0" w:space="0" w:color="auto"/>
      </w:divBdr>
    </w:div>
    <w:div w:id="1131703835">
      <w:bodyDiv w:val="1"/>
      <w:marLeft w:val="0"/>
      <w:marRight w:val="0"/>
      <w:marTop w:val="0"/>
      <w:marBottom w:val="0"/>
      <w:divBdr>
        <w:top w:val="none" w:sz="0" w:space="0" w:color="auto"/>
        <w:left w:val="none" w:sz="0" w:space="0" w:color="auto"/>
        <w:bottom w:val="none" w:sz="0" w:space="0" w:color="auto"/>
        <w:right w:val="none" w:sz="0" w:space="0" w:color="auto"/>
      </w:divBdr>
    </w:div>
    <w:div w:id="1136723765">
      <w:bodyDiv w:val="1"/>
      <w:marLeft w:val="0"/>
      <w:marRight w:val="0"/>
      <w:marTop w:val="0"/>
      <w:marBottom w:val="0"/>
      <w:divBdr>
        <w:top w:val="none" w:sz="0" w:space="0" w:color="auto"/>
        <w:left w:val="none" w:sz="0" w:space="0" w:color="auto"/>
        <w:bottom w:val="none" w:sz="0" w:space="0" w:color="auto"/>
        <w:right w:val="none" w:sz="0" w:space="0" w:color="auto"/>
      </w:divBdr>
    </w:div>
    <w:div w:id="1137605759">
      <w:bodyDiv w:val="1"/>
      <w:marLeft w:val="0"/>
      <w:marRight w:val="0"/>
      <w:marTop w:val="0"/>
      <w:marBottom w:val="0"/>
      <w:divBdr>
        <w:top w:val="none" w:sz="0" w:space="0" w:color="auto"/>
        <w:left w:val="none" w:sz="0" w:space="0" w:color="auto"/>
        <w:bottom w:val="none" w:sz="0" w:space="0" w:color="auto"/>
        <w:right w:val="none" w:sz="0" w:space="0" w:color="auto"/>
      </w:divBdr>
    </w:div>
    <w:div w:id="1141844374">
      <w:bodyDiv w:val="1"/>
      <w:marLeft w:val="0"/>
      <w:marRight w:val="0"/>
      <w:marTop w:val="0"/>
      <w:marBottom w:val="0"/>
      <w:divBdr>
        <w:top w:val="none" w:sz="0" w:space="0" w:color="auto"/>
        <w:left w:val="none" w:sz="0" w:space="0" w:color="auto"/>
        <w:bottom w:val="none" w:sz="0" w:space="0" w:color="auto"/>
        <w:right w:val="none" w:sz="0" w:space="0" w:color="auto"/>
      </w:divBdr>
    </w:div>
    <w:div w:id="1146582911">
      <w:bodyDiv w:val="1"/>
      <w:marLeft w:val="0"/>
      <w:marRight w:val="0"/>
      <w:marTop w:val="0"/>
      <w:marBottom w:val="0"/>
      <w:divBdr>
        <w:top w:val="none" w:sz="0" w:space="0" w:color="auto"/>
        <w:left w:val="none" w:sz="0" w:space="0" w:color="auto"/>
        <w:bottom w:val="none" w:sz="0" w:space="0" w:color="auto"/>
        <w:right w:val="none" w:sz="0" w:space="0" w:color="auto"/>
      </w:divBdr>
    </w:div>
    <w:div w:id="1148324816">
      <w:bodyDiv w:val="1"/>
      <w:marLeft w:val="0"/>
      <w:marRight w:val="0"/>
      <w:marTop w:val="0"/>
      <w:marBottom w:val="0"/>
      <w:divBdr>
        <w:top w:val="none" w:sz="0" w:space="0" w:color="auto"/>
        <w:left w:val="none" w:sz="0" w:space="0" w:color="auto"/>
        <w:bottom w:val="none" w:sz="0" w:space="0" w:color="auto"/>
        <w:right w:val="none" w:sz="0" w:space="0" w:color="auto"/>
      </w:divBdr>
    </w:div>
    <w:div w:id="1152868305">
      <w:bodyDiv w:val="1"/>
      <w:marLeft w:val="0"/>
      <w:marRight w:val="0"/>
      <w:marTop w:val="0"/>
      <w:marBottom w:val="0"/>
      <w:divBdr>
        <w:top w:val="none" w:sz="0" w:space="0" w:color="auto"/>
        <w:left w:val="none" w:sz="0" w:space="0" w:color="auto"/>
        <w:bottom w:val="none" w:sz="0" w:space="0" w:color="auto"/>
        <w:right w:val="none" w:sz="0" w:space="0" w:color="auto"/>
      </w:divBdr>
    </w:div>
    <w:div w:id="1155992354">
      <w:bodyDiv w:val="1"/>
      <w:marLeft w:val="0"/>
      <w:marRight w:val="0"/>
      <w:marTop w:val="0"/>
      <w:marBottom w:val="0"/>
      <w:divBdr>
        <w:top w:val="none" w:sz="0" w:space="0" w:color="auto"/>
        <w:left w:val="none" w:sz="0" w:space="0" w:color="auto"/>
        <w:bottom w:val="none" w:sz="0" w:space="0" w:color="auto"/>
        <w:right w:val="none" w:sz="0" w:space="0" w:color="auto"/>
      </w:divBdr>
    </w:div>
    <w:div w:id="1163081010">
      <w:bodyDiv w:val="1"/>
      <w:marLeft w:val="0"/>
      <w:marRight w:val="0"/>
      <w:marTop w:val="0"/>
      <w:marBottom w:val="0"/>
      <w:divBdr>
        <w:top w:val="none" w:sz="0" w:space="0" w:color="auto"/>
        <w:left w:val="none" w:sz="0" w:space="0" w:color="auto"/>
        <w:bottom w:val="none" w:sz="0" w:space="0" w:color="auto"/>
        <w:right w:val="none" w:sz="0" w:space="0" w:color="auto"/>
      </w:divBdr>
    </w:div>
    <w:div w:id="1167013053">
      <w:bodyDiv w:val="1"/>
      <w:marLeft w:val="0"/>
      <w:marRight w:val="0"/>
      <w:marTop w:val="0"/>
      <w:marBottom w:val="0"/>
      <w:divBdr>
        <w:top w:val="none" w:sz="0" w:space="0" w:color="auto"/>
        <w:left w:val="none" w:sz="0" w:space="0" w:color="auto"/>
        <w:bottom w:val="none" w:sz="0" w:space="0" w:color="auto"/>
        <w:right w:val="none" w:sz="0" w:space="0" w:color="auto"/>
      </w:divBdr>
    </w:div>
    <w:div w:id="1173256404">
      <w:bodyDiv w:val="1"/>
      <w:marLeft w:val="0"/>
      <w:marRight w:val="0"/>
      <w:marTop w:val="0"/>
      <w:marBottom w:val="0"/>
      <w:divBdr>
        <w:top w:val="none" w:sz="0" w:space="0" w:color="auto"/>
        <w:left w:val="none" w:sz="0" w:space="0" w:color="auto"/>
        <w:bottom w:val="none" w:sz="0" w:space="0" w:color="auto"/>
        <w:right w:val="none" w:sz="0" w:space="0" w:color="auto"/>
      </w:divBdr>
    </w:div>
    <w:div w:id="1176727091">
      <w:bodyDiv w:val="1"/>
      <w:marLeft w:val="0"/>
      <w:marRight w:val="0"/>
      <w:marTop w:val="0"/>
      <w:marBottom w:val="0"/>
      <w:divBdr>
        <w:top w:val="none" w:sz="0" w:space="0" w:color="auto"/>
        <w:left w:val="none" w:sz="0" w:space="0" w:color="auto"/>
        <w:bottom w:val="none" w:sz="0" w:space="0" w:color="auto"/>
        <w:right w:val="none" w:sz="0" w:space="0" w:color="auto"/>
      </w:divBdr>
    </w:div>
    <w:div w:id="1186754249">
      <w:bodyDiv w:val="1"/>
      <w:marLeft w:val="0"/>
      <w:marRight w:val="0"/>
      <w:marTop w:val="0"/>
      <w:marBottom w:val="0"/>
      <w:divBdr>
        <w:top w:val="none" w:sz="0" w:space="0" w:color="auto"/>
        <w:left w:val="none" w:sz="0" w:space="0" w:color="auto"/>
        <w:bottom w:val="none" w:sz="0" w:space="0" w:color="auto"/>
        <w:right w:val="none" w:sz="0" w:space="0" w:color="auto"/>
      </w:divBdr>
    </w:div>
    <w:div w:id="1194343732">
      <w:bodyDiv w:val="1"/>
      <w:marLeft w:val="0"/>
      <w:marRight w:val="0"/>
      <w:marTop w:val="0"/>
      <w:marBottom w:val="0"/>
      <w:divBdr>
        <w:top w:val="none" w:sz="0" w:space="0" w:color="auto"/>
        <w:left w:val="none" w:sz="0" w:space="0" w:color="auto"/>
        <w:bottom w:val="none" w:sz="0" w:space="0" w:color="auto"/>
        <w:right w:val="none" w:sz="0" w:space="0" w:color="auto"/>
      </w:divBdr>
    </w:div>
    <w:div w:id="1197353820">
      <w:bodyDiv w:val="1"/>
      <w:marLeft w:val="0"/>
      <w:marRight w:val="0"/>
      <w:marTop w:val="0"/>
      <w:marBottom w:val="0"/>
      <w:divBdr>
        <w:top w:val="none" w:sz="0" w:space="0" w:color="auto"/>
        <w:left w:val="none" w:sz="0" w:space="0" w:color="auto"/>
        <w:bottom w:val="none" w:sz="0" w:space="0" w:color="auto"/>
        <w:right w:val="none" w:sz="0" w:space="0" w:color="auto"/>
      </w:divBdr>
    </w:div>
    <w:div w:id="1198276299">
      <w:bodyDiv w:val="1"/>
      <w:marLeft w:val="0"/>
      <w:marRight w:val="0"/>
      <w:marTop w:val="0"/>
      <w:marBottom w:val="0"/>
      <w:divBdr>
        <w:top w:val="none" w:sz="0" w:space="0" w:color="auto"/>
        <w:left w:val="none" w:sz="0" w:space="0" w:color="auto"/>
        <w:bottom w:val="none" w:sz="0" w:space="0" w:color="auto"/>
        <w:right w:val="none" w:sz="0" w:space="0" w:color="auto"/>
      </w:divBdr>
    </w:div>
    <w:div w:id="1200044765">
      <w:bodyDiv w:val="1"/>
      <w:marLeft w:val="0"/>
      <w:marRight w:val="0"/>
      <w:marTop w:val="0"/>
      <w:marBottom w:val="0"/>
      <w:divBdr>
        <w:top w:val="none" w:sz="0" w:space="0" w:color="auto"/>
        <w:left w:val="none" w:sz="0" w:space="0" w:color="auto"/>
        <w:bottom w:val="none" w:sz="0" w:space="0" w:color="auto"/>
        <w:right w:val="none" w:sz="0" w:space="0" w:color="auto"/>
      </w:divBdr>
    </w:div>
    <w:div w:id="1208175558">
      <w:bodyDiv w:val="1"/>
      <w:marLeft w:val="0"/>
      <w:marRight w:val="0"/>
      <w:marTop w:val="0"/>
      <w:marBottom w:val="0"/>
      <w:divBdr>
        <w:top w:val="none" w:sz="0" w:space="0" w:color="auto"/>
        <w:left w:val="none" w:sz="0" w:space="0" w:color="auto"/>
        <w:bottom w:val="none" w:sz="0" w:space="0" w:color="auto"/>
        <w:right w:val="none" w:sz="0" w:space="0" w:color="auto"/>
      </w:divBdr>
    </w:div>
    <w:div w:id="1213544509">
      <w:bodyDiv w:val="1"/>
      <w:marLeft w:val="0"/>
      <w:marRight w:val="0"/>
      <w:marTop w:val="0"/>
      <w:marBottom w:val="0"/>
      <w:divBdr>
        <w:top w:val="none" w:sz="0" w:space="0" w:color="auto"/>
        <w:left w:val="none" w:sz="0" w:space="0" w:color="auto"/>
        <w:bottom w:val="none" w:sz="0" w:space="0" w:color="auto"/>
        <w:right w:val="none" w:sz="0" w:space="0" w:color="auto"/>
      </w:divBdr>
    </w:div>
    <w:div w:id="1214123916">
      <w:bodyDiv w:val="1"/>
      <w:marLeft w:val="0"/>
      <w:marRight w:val="0"/>
      <w:marTop w:val="0"/>
      <w:marBottom w:val="0"/>
      <w:divBdr>
        <w:top w:val="none" w:sz="0" w:space="0" w:color="auto"/>
        <w:left w:val="none" w:sz="0" w:space="0" w:color="auto"/>
        <w:bottom w:val="none" w:sz="0" w:space="0" w:color="auto"/>
        <w:right w:val="none" w:sz="0" w:space="0" w:color="auto"/>
      </w:divBdr>
    </w:div>
    <w:div w:id="1215852194">
      <w:bodyDiv w:val="1"/>
      <w:marLeft w:val="0"/>
      <w:marRight w:val="0"/>
      <w:marTop w:val="0"/>
      <w:marBottom w:val="0"/>
      <w:divBdr>
        <w:top w:val="none" w:sz="0" w:space="0" w:color="auto"/>
        <w:left w:val="none" w:sz="0" w:space="0" w:color="auto"/>
        <w:bottom w:val="none" w:sz="0" w:space="0" w:color="auto"/>
        <w:right w:val="none" w:sz="0" w:space="0" w:color="auto"/>
      </w:divBdr>
    </w:div>
    <w:div w:id="1218205446">
      <w:bodyDiv w:val="1"/>
      <w:marLeft w:val="0"/>
      <w:marRight w:val="0"/>
      <w:marTop w:val="0"/>
      <w:marBottom w:val="0"/>
      <w:divBdr>
        <w:top w:val="none" w:sz="0" w:space="0" w:color="auto"/>
        <w:left w:val="none" w:sz="0" w:space="0" w:color="auto"/>
        <w:bottom w:val="none" w:sz="0" w:space="0" w:color="auto"/>
        <w:right w:val="none" w:sz="0" w:space="0" w:color="auto"/>
      </w:divBdr>
    </w:div>
    <w:div w:id="1219050043">
      <w:bodyDiv w:val="1"/>
      <w:marLeft w:val="0"/>
      <w:marRight w:val="0"/>
      <w:marTop w:val="0"/>
      <w:marBottom w:val="0"/>
      <w:divBdr>
        <w:top w:val="none" w:sz="0" w:space="0" w:color="auto"/>
        <w:left w:val="none" w:sz="0" w:space="0" w:color="auto"/>
        <w:bottom w:val="none" w:sz="0" w:space="0" w:color="auto"/>
        <w:right w:val="none" w:sz="0" w:space="0" w:color="auto"/>
      </w:divBdr>
    </w:div>
    <w:div w:id="1220626015">
      <w:bodyDiv w:val="1"/>
      <w:marLeft w:val="0"/>
      <w:marRight w:val="0"/>
      <w:marTop w:val="0"/>
      <w:marBottom w:val="0"/>
      <w:divBdr>
        <w:top w:val="none" w:sz="0" w:space="0" w:color="auto"/>
        <w:left w:val="none" w:sz="0" w:space="0" w:color="auto"/>
        <w:bottom w:val="none" w:sz="0" w:space="0" w:color="auto"/>
        <w:right w:val="none" w:sz="0" w:space="0" w:color="auto"/>
      </w:divBdr>
    </w:div>
    <w:div w:id="1223635466">
      <w:bodyDiv w:val="1"/>
      <w:marLeft w:val="0"/>
      <w:marRight w:val="0"/>
      <w:marTop w:val="0"/>
      <w:marBottom w:val="0"/>
      <w:divBdr>
        <w:top w:val="none" w:sz="0" w:space="0" w:color="auto"/>
        <w:left w:val="none" w:sz="0" w:space="0" w:color="auto"/>
        <w:bottom w:val="none" w:sz="0" w:space="0" w:color="auto"/>
        <w:right w:val="none" w:sz="0" w:space="0" w:color="auto"/>
      </w:divBdr>
    </w:div>
    <w:div w:id="1227035589">
      <w:bodyDiv w:val="1"/>
      <w:marLeft w:val="0"/>
      <w:marRight w:val="0"/>
      <w:marTop w:val="0"/>
      <w:marBottom w:val="0"/>
      <w:divBdr>
        <w:top w:val="none" w:sz="0" w:space="0" w:color="auto"/>
        <w:left w:val="none" w:sz="0" w:space="0" w:color="auto"/>
        <w:bottom w:val="none" w:sz="0" w:space="0" w:color="auto"/>
        <w:right w:val="none" w:sz="0" w:space="0" w:color="auto"/>
      </w:divBdr>
    </w:div>
    <w:div w:id="1230195019">
      <w:bodyDiv w:val="1"/>
      <w:marLeft w:val="0"/>
      <w:marRight w:val="0"/>
      <w:marTop w:val="0"/>
      <w:marBottom w:val="0"/>
      <w:divBdr>
        <w:top w:val="none" w:sz="0" w:space="0" w:color="auto"/>
        <w:left w:val="none" w:sz="0" w:space="0" w:color="auto"/>
        <w:bottom w:val="none" w:sz="0" w:space="0" w:color="auto"/>
        <w:right w:val="none" w:sz="0" w:space="0" w:color="auto"/>
      </w:divBdr>
    </w:div>
    <w:div w:id="1234898580">
      <w:bodyDiv w:val="1"/>
      <w:marLeft w:val="0"/>
      <w:marRight w:val="0"/>
      <w:marTop w:val="0"/>
      <w:marBottom w:val="0"/>
      <w:divBdr>
        <w:top w:val="none" w:sz="0" w:space="0" w:color="auto"/>
        <w:left w:val="none" w:sz="0" w:space="0" w:color="auto"/>
        <w:bottom w:val="none" w:sz="0" w:space="0" w:color="auto"/>
        <w:right w:val="none" w:sz="0" w:space="0" w:color="auto"/>
      </w:divBdr>
    </w:div>
    <w:div w:id="1235969347">
      <w:bodyDiv w:val="1"/>
      <w:marLeft w:val="0"/>
      <w:marRight w:val="0"/>
      <w:marTop w:val="0"/>
      <w:marBottom w:val="0"/>
      <w:divBdr>
        <w:top w:val="none" w:sz="0" w:space="0" w:color="auto"/>
        <w:left w:val="none" w:sz="0" w:space="0" w:color="auto"/>
        <w:bottom w:val="none" w:sz="0" w:space="0" w:color="auto"/>
        <w:right w:val="none" w:sz="0" w:space="0" w:color="auto"/>
      </w:divBdr>
    </w:div>
    <w:div w:id="1236358850">
      <w:bodyDiv w:val="1"/>
      <w:marLeft w:val="0"/>
      <w:marRight w:val="0"/>
      <w:marTop w:val="0"/>
      <w:marBottom w:val="0"/>
      <w:divBdr>
        <w:top w:val="none" w:sz="0" w:space="0" w:color="auto"/>
        <w:left w:val="none" w:sz="0" w:space="0" w:color="auto"/>
        <w:bottom w:val="none" w:sz="0" w:space="0" w:color="auto"/>
        <w:right w:val="none" w:sz="0" w:space="0" w:color="auto"/>
      </w:divBdr>
    </w:div>
    <w:div w:id="1237589415">
      <w:bodyDiv w:val="1"/>
      <w:marLeft w:val="0"/>
      <w:marRight w:val="0"/>
      <w:marTop w:val="0"/>
      <w:marBottom w:val="0"/>
      <w:divBdr>
        <w:top w:val="none" w:sz="0" w:space="0" w:color="auto"/>
        <w:left w:val="none" w:sz="0" w:space="0" w:color="auto"/>
        <w:bottom w:val="none" w:sz="0" w:space="0" w:color="auto"/>
        <w:right w:val="none" w:sz="0" w:space="0" w:color="auto"/>
      </w:divBdr>
    </w:div>
    <w:div w:id="1244417542">
      <w:bodyDiv w:val="1"/>
      <w:marLeft w:val="0"/>
      <w:marRight w:val="0"/>
      <w:marTop w:val="0"/>
      <w:marBottom w:val="0"/>
      <w:divBdr>
        <w:top w:val="none" w:sz="0" w:space="0" w:color="auto"/>
        <w:left w:val="none" w:sz="0" w:space="0" w:color="auto"/>
        <w:bottom w:val="none" w:sz="0" w:space="0" w:color="auto"/>
        <w:right w:val="none" w:sz="0" w:space="0" w:color="auto"/>
      </w:divBdr>
    </w:div>
    <w:div w:id="1244534370">
      <w:bodyDiv w:val="1"/>
      <w:marLeft w:val="0"/>
      <w:marRight w:val="0"/>
      <w:marTop w:val="0"/>
      <w:marBottom w:val="0"/>
      <w:divBdr>
        <w:top w:val="none" w:sz="0" w:space="0" w:color="auto"/>
        <w:left w:val="none" w:sz="0" w:space="0" w:color="auto"/>
        <w:bottom w:val="none" w:sz="0" w:space="0" w:color="auto"/>
        <w:right w:val="none" w:sz="0" w:space="0" w:color="auto"/>
      </w:divBdr>
    </w:div>
    <w:div w:id="1245069135">
      <w:bodyDiv w:val="1"/>
      <w:marLeft w:val="0"/>
      <w:marRight w:val="0"/>
      <w:marTop w:val="0"/>
      <w:marBottom w:val="0"/>
      <w:divBdr>
        <w:top w:val="none" w:sz="0" w:space="0" w:color="auto"/>
        <w:left w:val="none" w:sz="0" w:space="0" w:color="auto"/>
        <w:bottom w:val="none" w:sz="0" w:space="0" w:color="auto"/>
        <w:right w:val="none" w:sz="0" w:space="0" w:color="auto"/>
      </w:divBdr>
    </w:div>
    <w:div w:id="1245265183">
      <w:bodyDiv w:val="1"/>
      <w:marLeft w:val="0"/>
      <w:marRight w:val="0"/>
      <w:marTop w:val="0"/>
      <w:marBottom w:val="0"/>
      <w:divBdr>
        <w:top w:val="none" w:sz="0" w:space="0" w:color="auto"/>
        <w:left w:val="none" w:sz="0" w:space="0" w:color="auto"/>
        <w:bottom w:val="none" w:sz="0" w:space="0" w:color="auto"/>
        <w:right w:val="none" w:sz="0" w:space="0" w:color="auto"/>
      </w:divBdr>
    </w:div>
    <w:div w:id="1250508601">
      <w:bodyDiv w:val="1"/>
      <w:marLeft w:val="0"/>
      <w:marRight w:val="0"/>
      <w:marTop w:val="0"/>
      <w:marBottom w:val="0"/>
      <w:divBdr>
        <w:top w:val="none" w:sz="0" w:space="0" w:color="auto"/>
        <w:left w:val="none" w:sz="0" w:space="0" w:color="auto"/>
        <w:bottom w:val="none" w:sz="0" w:space="0" w:color="auto"/>
        <w:right w:val="none" w:sz="0" w:space="0" w:color="auto"/>
      </w:divBdr>
    </w:div>
    <w:div w:id="1251621550">
      <w:bodyDiv w:val="1"/>
      <w:marLeft w:val="0"/>
      <w:marRight w:val="0"/>
      <w:marTop w:val="0"/>
      <w:marBottom w:val="0"/>
      <w:divBdr>
        <w:top w:val="none" w:sz="0" w:space="0" w:color="auto"/>
        <w:left w:val="none" w:sz="0" w:space="0" w:color="auto"/>
        <w:bottom w:val="none" w:sz="0" w:space="0" w:color="auto"/>
        <w:right w:val="none" w:sz="0" w:space="0" w:color="auto"/>
      </w:divBdr>
    </w:div>
    <w:div w:id="1257055706">
      <w:bodyDiv w:val="1"/>
      <w:marLeft w:val="0"/>
      <w:marRight w:val="0"/>
      <w:marTop w:val="0"/>
      <w:marBottom w:val="0"/>
      <w:divBdr>
        <w:top w:val="none" w:sz="0" w:space="0" w:color="auto"/>
        <w:left w:val="none" w:sz="0" w:space="0" w:color="auto"/>
        <w:bottom w:val="none" w:sz="0" w:space="0" w:color="auto"/>
        <w:right w:val="none" w:sz="0" w:space="0" w:color="auto"/>
      </w:divBdr>
    </w:div>
    <w:div w:id="1258753579">
      <w:bodyDiv w:val="1"/>
      <w:marLeft w:val="0"/>
      <w:marRight w:val="0"/>
      <w:marTop w:val="0"/>
      <w:marBottom w:val="0"/>
      <w:divBdr>
        <w:top w:val="none" w:sz="0" w:space="0" w:color="auto"/>
        <w:left w:val="none" w:sz="0" w:space="0" w:color="auto"/>
        <w:bottom w:val="none" w:sz="0" w:space="0" w:color="auto"/>
        <w:right w:val="none" w:sz="0" w:space="0" w:color="auto"/>
      </w:divBdr>
    </w:div>
    <w:div w:id="1259483480">
      <w:bodyDiv w:val="1"/>
      <w:marLeft w:val="0"/>
      <w:marRight w:val="0"/>
      <w:marTop w:val="0"/>
      <w:marBottom w:val="0"/>
      <w:divBdr>
        <w:top w:val="none" w:sz="0" w:space="0" w:color="auto"/>
        <w:left w:val="none" w:sz="0" w:space="0" w:color="auto"/>
        <w:bottom w:val="none" w:sz="0" w:space="0" w:color="auto"/>
        <w:right w:val="none" w:sz="0" w:space="0" w:color="auto"/>
      </w:divBdr>
    </w:div>
    <w:div w:id="1259681064">
      <w:bodyDiv w:val="1"/>
      <w:marLeft w:val="0"/>
      <w:marRight w:val="0"/>
      <w:marTop w:val="0"/>
      <w:marBottom w:val="0"/>
      <w:divBdr>
        <w:top w:val="none" w:sz="0" w:space="0" w:color="auto"/>
        <w:left w:val="none" w:sz="0" w:space="0" w:color="auto"/>
        <w:bottom w:val="none" w:sz="0" w:space="0" w:color="auto"/>
        <w:right w:val="none" w:sz="0" w:space="0" w:color="auto"/>
      </w:divBdr>
    </w:div>
    <w:div w:id="1261374103">
      <w:bodyDiv w:val="1"/>
      <w:marLeft w:val="0"/>
      <w:marRight w:val="0"/>
      <w:marTop w:val="0"/>
      <w:marBottom w:val="0"/>
      <w:divBdr>
        <w:top w:val="none" w:sz="0" w:space="0" w:color="auto"/>
        <w:left w:val="none" w:sz="0" w:space="0" w:color="auto"/>
        <w:bottom w:val="none" w:sz="0" w:space="0" w:color="auto"/>
        <w:right w:val="none" w:sz="0" w:space="0" w:color="auto"/>
      </w:divBdr>
    </w:div>
    <w:div w:id="1261833785">
      <w:bodyDiv w:val="1"/>
      <w:marLeft w:val="0"/>
      <w:marRight w:val="0"/>
      <w:marTop w:val="0"/>
      <w:marBottom w:val="0"/>
      <w:divBdr>
        <w:top w:val="none" w:sz="0" w:space="0" w:color="auto"/>
        <w:left w:val="none" w:sz="0" w:space="0" w:color="auto"/>
        <w:bottom w:val="none" w:sz="0" w:space="0" w:color="auto"/>
        <w:right w:val="none" w:sz="0" w:space="0" w:color="auto"/>
      </w:divBdr>
    </w:div>
    <w:div w:id="1268777626">
      <w:bodyDiv w:val="1"/>
      <w:marLeft w:val="0"/>
      <w:marRight w:val="0"/>
      <w:marTop w:val="0"/>
      <w:marBottom w:val="0"/>
      <w:divBdr>
        <w:top w:val="none" w:sz="0" w:space="0" w:color="auto"/>
        <w:left w:val="none" w:sz="0" w:space="0" w:color="auto"/>
        <w:bottom w:val="none" w:sz="0" w:space="0" w:color="auto"/>
        <w:right w:val="none" w:sz="0" w:space="0" w:color="auto"/>
      </w:divBdr>
    </w:div>
    <w:div w:id="1270314113">
      <w:bodyDiv w:val="1"/>
      <w:marLeft w:val="0"/>
      <w:marRight w:val="0"/>
      <w:marTop w:val="0"/>
      <w:marBottom w:val="0"/>
      <w:divBdr>
        <w:top w:val="none" w:sz="0" w:space="0" w:color="auto"/>
        <w:left w:val="none" w:sz="0" w:space="0" w:color="auto"/>
        <w:bottom w:val="none" w:sz="0" w:space="0" w:color="auto"/>
        <w:right w:val="none" w:sz="0" w:space="0" w:color="auto"/>
      </w:divBdr>
    </w:div>
    <w:div w:id="1271470278">
      <w:bodyDiv w:val="1"/>
      <w:marLeft w:val="0"/>
      <w:marRight w:val="0"/>
      <w:marTop w:val="0"/>
      <w:marBottom w:val="0"/>
      <w:divBdr>
        <w:top w:val="none" w:sz="0" w:space="0" w:color="auto"/>
        <w:left w:val="none" w:sz="0" w:space="0" w:color="auto"/>
        <w:bottom w:val="none" w:sz="0" w:space="0" w:color="auto"/>
        <w:right w:val="none" w:sz="0" w:space="0" w:color="auto"/>
      </w:divBdr>
    </w:div>
    <w:div w:id="1272128949">
      <w:bodyDiv w:val="1"/>
      <w:marLeft w:val="0"/>
      <w:marRight w:val="0"/>
      <w:marTop w:val="0"/>
      <w:marBottom w:val="0"/>
      <w:divBdr>
        <w:top w:val="none" w:sz="0" w:space="0" w:color="auto"/>
        <w:left w:val="none" w:sz="0" w:space="0" w:color="auto"/>
        <w:bottom w:val="none" w:sz="0" w:space="0" w:color="auto"/>
        <w:right w:val="none" w:sz="0" w:space="0" w:color="auto"/>
      </w:divBdr>
    </w:div>
    <w:div w:id="1277518751">
      <w:bodyDiv w:val="1"/>
      <w:marLeft w:val="0"/>
      <w:marRight w:val="0"/>
      <w:marTop w:val="0"/>
      <w:marBottom w:val="0"/>
      <w:divBdr>
        <w:top w:val="none" w:sz="0" w:space="0" w:color="auto"/>
        <w:left w:val="none" w:sz="0" w:space="0" w:color="auto"/>
        <w:bottom w:val="none" w:sz="0" w:space="0" w:color="auto"/>
        <w:right w:val="none" w:sz="0" w:space="0" w:color="auto"/>
      </w:divBdr>
    </w:div>
    <w:div w:id="1278176660">
      <w:bodyDiv w:val="1"/>
      <w:marLeft w:val="0"/>
      <w:marRight w:val="0"/>
      <w:marTop w:val="0"/>
      <w:marBottom w:val="0"/>
      <w:divBdr>
        <w:top w:val="none" w:sz="0" w:space="0" w:color="auto"/>
        <w:left w:val="none" w:sz="0" w:space="0" w:color="auto"/>
        <w:bottom w:val="none" w:sz="0" w:space="0" w:color="auto"/>
        <w:right w:val="none" w:sz="0" w:space="0" w:color="auto"/>
      </w:divBdr>
    </w:div>
    <w:div w:id="1280838998">
      <w:bodyDiv w:val="1"/>
      <w:marLeft w:val="0"/>
      <w:marRight w:val="0"/>
      <w:marTop w:val="0"/>
      <w:marBottom w:val="0"/>
      <w:divBdr>
        <w:top w:val="none" w:sz="0" w:space="0" w:color="auto"/>
        <w:left w:val="none" w:sz="0" w:space="0" w:color="auto"/>
        <w:bottom w:val="none" w:sz="0" w:space="0" w:color="auto"/>
        <w:right w:val="none" w:sz="0" w:space="0" w:color="auto"/>
      </w:divBdr>
    </w:div>
    <w:div w:id="1281112417">
      <w:bodyDiv w:val="1"/>
      <w:marLeft w:val="0"/>
      <w:marRight w:val="0"/>
      <w:marTop w:val="0"/>
      <w:marBottom w:val="0"/>
      <w:divBdr>
        <w:top w:val="none" w:sz="0" w:space="0" w:color="auto"/>
        <w:left w:val="none" w:sz="0" w:space="0" w:color="auto"/>
        <w:bottom w:val="none" w:sz="0" w:space="0" w:color="auto"/>
        <w:right w:val="none" w:sz="0" w:space="0" w:color="auto"/>
      </w:divBdr>
    </w:div>
    <w:div w:id="1281181829">
      <w:bodyDiv w:val="1"/>
      <w:marLeft w:val="0"/>
      <w:marRight w:val="0"/>
      <w:marTop w:val="0"/>
      <w:marBottom w:val="0"/>
      <w:divBdr>
        <w:top w:val="none" w:sz="0" w:space="0" w:color="auto"/>
        <w:left w:val="none" w:sz="0" w:space="0" w:color="auto"/>
        <w:bottom w:val="none" w:sz="0" w:space="0" w:color="auto"/>
        <w:right w:val="none" w:sz="0" w:space="0" w:color="auto"/>
      </w:divBdr>
    </w:div>
    <w:div w:id="1282998305">
      <w:bodyDiv w:val="1"/>
      <w:marLeft w:val="0"/>
      <w:marRight w:val="0"/>
      <w:marTop w:val="0"/>
      <w:marBottom w:val="0"/>
      <w:divBdr>
        <w:top w:val="none" w:sz="0" w:space="0" w:color="auto"/>
        <w:left w:val="none" w:sz="0" w:space="0" w:color="auto"/>
        <w:bottom w:val="none" w:sz="0" w:space="0" w:color="auto"/>
        <w:right w:val="none" w:sz="0" w:space="0" w:color="auto"/>
      </w:divBdr>
    </w:div>
    <w:div w:id="1284187174">
      <w:bodyDiv w:val="1"/>
      <w:marLeft w:val="0"/>
      <w:marRight w:val="0"/>
      <w:marTop w:val="0"/>
      <w:marBottom w:val="0"/>
      <w:divBdr>
        <w:top w:val="none" w:sz="0" w:space="0" w:color="auto"/>
        <w:left w:val="none" w:sz="0" w:space="0" w:color="auto"/>
        <w:bottom w:val="none" w:sz="0" w:space="0" w:color="auto"/>
        <w:right w:val="none" w:sz="0" w:space="0" w:color="auto"/>
      </w:divBdr>
    </w:div>
    <w:div w:id="1288194186">
      <w:bodyDiv w:val="1"/>
      <w:marLeft w:val="0"/>
      <w:marRight w:val="0"/>
      <w:marTop w:val="0"/>
      <w:marBottom w:val="0"/>
      <w:divBdr>
        <w:top w:val="none" w:sz="0" w:space="0" w:color="auto"/>
        <w:left w:val="none" w:sz="0" w:space="0" w:color="auto"/>
        <w:bottom w:val="none" w:sz="0" w:space="0" w:color="auto"/>
        <w:right w:val="none" w:sz="0" w:space="0" w:color="auto"/>
      </w:divBdr>
    </w:div>
    <w:div w:id="1289627560">
      <w:bodyDiv w:val="1"/>
      <w:marLeft w:val="0"/>
      <w:marRight w:val="0"/>
      <w:marTop w:val="0"/>
      <w:marBottom w:val="0"/>
      <w:divBdr>
        <w:top w:val="none" w:sz="0" w:space="0" w:color="auto"/>
        <w:left w:val="none" w:sz="0" w:space="0" w:color="auto"/>
        <w:bottom w:val="none" w:sz="0" w:space="0" w:color="auto"/>
        <w:right w:val="none" w:sz="0" w:space="0" w:color="auto"/>
      </w:divBdr>
    </w:div>
    <w:div w:id="1290937257">
      <w:bodyDiv w:val="1"/>
      <w:marLeft w:val="0"/>
      <w:marRight w:val="0"/>
      <w:marTop w:val="0"/>
      <w:marBottom w:val="0"/>
      <w:divBdr>
        <w:top w:val="none" w:sz="0" w:space="0" w:color="auto"/>
        <w:left w:val="none" w:sz="0" w:space="0" w:color="auto"/>
        <w:bottom w:val="none" w:sz="0" w:space="0" w:color="auto"/>
        <w:right w:val="none" w:sz="0" w:space="0" w:color="auto"/>
      </w:divBdr>
    </w:div>
    <w:div w:id="1293244694">
      <w:bodyDiv w:val="1"/>
      <w:marLeft w:val="0"/>
      <w:marRight w:val="0"/>
      <w:marTop w:val="0"/>
      <w:marBottom w:val="0"/>
      <w:divBdr>
        <w:top w:val="none" w:sz="0" w:space="0" w:color="auto"/>
        <w:left w:val="none" w:sz="0" w:space="0" w:color="auto"/>
        <w:bottom w:val="none" w:sz="0" w:space="0" w:color="auto"/>
        <w:right w:val="none" w:sz="0" w:space="0" w:color="auto"/>
      </w:divBdr>
    </w:div>
    <w:div w:id="1298075058">
      <w:bodyDiv w:val="1"/>
      <w:marLeft w:val="0"/>
      <w:marRight w:val="0"/>
      <w:marTop w:val="0"/>
      <w:marBottom w:val="0"/>
      <w:divBdr>
        <w:top w:val="none" w:sz="0" w:space="0" w:color="auto"/>
        <w:left w:val="none" w:sz="0" w:space="0" w:color="auto"/>
        <w:bottom w:val="none" w:sz="0" w:space="0" w:color="auto"/>
        <w:right w:val="none" w:sz="0" w:space="0" w:color="auto"/>
      </w:divBdr>
    </w:div>
    <w:div w:id="1303458771">
      <w:bodyDiv w:val="1"/>
      <w:marLeft w:val="0"/>
      <w:marRight w:val="0"/>
      <w:marTop w:val="0"/>
      <w:marBottom w:val="0"/>
      <w:divBdr>
        <w:top w:val="none" w:sz="0" w:space="0" w:color="auto"/>
        <w:left w:val="none" w:sz="0" w:space="0" w:color="auto"/>
        <w:bottom w:val="none" w:sz="0" w:space="0" w:color="auto"/>
        <w:right w:val="none" w:sz="0" w:space="0" w:color="auto"/>
      </w:divBdr>
    </w:div>
    <w:div w:id="1304386497">
      <w:bodyDiv w:val="1"/>
      <w:marLeft w:val="0"/>
      <w:marRight w:val="0"/>
      <w:marTop w:val="0"/>
      <w:marBottom w:val="0"/>
      <w:divBdr>
        <w:top w:val="none" w:sz="0" w:space="0" w:color="auto"/>
        <w:left w:val="none" w:sz="0" w:space="0" w:color="auto"/>
        <w:bottom w:val="none" w:sz="0" w:space="0" w:color="auto"/>
        <w:right w:val="none" w:sz="0" w:space="0" w:color="auto"/>
      </w:divBdr>
    </w:div>
    <w:div w:id="1309943567">
      <w:bodyDiv w:val="1"/>
      <w:marLeft w:val="0"/>
      <w:marRight w:val="0"/>
      <w:marTop w:val="0"/>
      <w:marBottom w:val="0"/>
      <w:divBdr>
        <w:top w:val="none" w:sz="0" w:space="0" w:color="auto"/>
        <w:left w:val="none" w:sz="0" w:space="0" w:color="auto"/>
        <w:bottom w:val="none" w:sz="0" w:space="0" w:color="auto"/>
        <w:right w:val="none" w:sz="0" w:space="0" w:color="auto"/>
      </w:divBdr>
    </w:div>
    <w:div w:id="1310596955">
      <w:bodyDiv w:val="1"/>
      <w:marLeft w:val="0"/>
      <w:marRight w:val="0"/>
      <w:marTop w:val="0"/>
      <w:marBottom w:val="0"/>
      <w:divBdr>
        <w:top w:val="none" w:sz="0" w:space="0" w:color="auto"/>
        <w:left w:val="none" w:sz="0" w:space="0" w:color="auto"/>
        <w:bottom w:val="none" w:sz="0" w:space="0" w:color="auto"/>
        <w:right w:val="none" w:sz="0" w:space="0" w:color="auto"/>
      </w:divBdr>
    </w:div>
    <w:div w:id="1328292079">
      <w:bodyDiv w:val="1"/>
      <w:marLeft w:val="0"/>
      <w:marRight w:val="0"/>
      <w:marTop w:val="0"/>
      <w:marBottom w:val="0"/>
      <w:divBdr>
        <w:top w:val="none" w:sz="0" w:space="0" w:color="auto"/>
        <w:left w:val="none" w:sz="0" w:space="0" w:color="auto"/>
        <w:bottom w:val="none" w:sz="0" w:space="0" w:color="auto"/>
        <w:right w:val="none" w:sz="0" w:space="0" w:color="auto"/>
      </w:divBdr>
    </w:div>
    <w:div w:id="1333341437">
      <w:bodyDiv w:val="1"/>
      <w:marLeft w:val="0"/>
      <w:marRight w:val="0"/>
      <w:marTop w:val="0"/>
      <w:marBottom w:val="0"/>
      <w:divBdr>
        <w:top w:val="none" w:sz="0" w:space="0" w:color="auto"/>
        <w:left w:val="none" w:sz="0" w:space="0" w:color="auto"/>
        <w:bottom w:val="none" w:sz="0" w:space="0" w:color="auto"/>
        <w:right w:val="none" w:sz="0" w:space="0" w:color="auto"/>
      </w:divBdr>
    </w:div>
    <w:div w:id="1336111095">
      <w:bodyDiv w:val="1"/>
      <w:marLeft w:val="0"/>
      <w:marRight w:val="0"/>
      <w:marTop w:val="0"/>
      <w:marBottom w:val="0"/>
      <w:divBdr>
        <w:top w:val="none" w:sz="0" w:space="0" w:color="auto"/>
        <w:left w:val="none" w:sz="0" w:space="0" w:color="auto"/>
        <w:bottom w:val="none" w:sz="0" w:space="0" w:color="auto"/>
        <w:right w:val="none" w:sz="0" w:space="0" w:color="auto"/>
      </w:divBdr>
    </w:div>
    <w:div w:id="1343047438">
      <w:bodyDiv w:val="1"/>
      <w:marLeft w:val="0"/>
      <w:marRight w:val="0"/>
      <w:marTop w:val="0"/>
      <w:marBottom w:val="0"/>
      <w:divBdr>
        <w:top w:val="none" w:sz="0" w:space="0" w:color="auto"/>
        <w:left w:val="none" w:sz="0" w:space="0" w:color="auto"/>
        <w:bottom w:val="none" w:sz="0" w:space="0" w:color="auto"/>
        <w:right w:val="none" w:sz="0" w:space="0" w:color="auto"/>
      </w:divBdr>
    </w:div>
    <w:div w:id="1346665083">
      <w:bodyDiv w:val="1"/>
      <w:marLeft w:val="0"/>
      <w:marRight w:val="0"/>
      <w:marTop w:val="0"/>
      <w:marBottom w:val="0"/>
      <w:divBdr>
        <w:top w:val="none" w:sz="0" w:space="0" w:color="auto"/>
        <w:left w:val="none" w:sz="0" w:space="0" w:color="auto"/>
        <w:bottom w:val="none" w:sz="0" w:space="0" w:color="auto"/>
        <w:right w:val="none" w:sz="0" w:space="0" w:color="auto"/>
      </w:divBdr>
    </w:div>
    <w:div w:id="1347167969">
      <w:bodyDiv w:val="1"/>
      <w:marLeft w:val="0"/>
      <w:marRight w:val="0"/>
      <w:marTop w:val="0"/>
      <w:marBottom w:val="0"/>
      <w:divBdr>
        <w:top w:val="none" w:sz="0" w:space="0" w:color="auto"/>
        <w:left w:val="none" w:sz="0" w:space="0" w:color="auto"/>
        <w:bottom w:val="none" w:sz="0" w:space="0" w:color="auto"/>
        <w:right w:val="none" w:sz="0" w:space="0" w:color="auto"/>
      </w:divBdr>
    </w:div>
    <w:div w:id="1354696442">
      <w:bodyDiv w:val="1"/>
      <w:marLeft w:val="0"/>
      <w:marRight w:val="0"/>
      <w:marTop w:val="0"/>
      <w:marBottom w:val="0"/>
      <w:divBdr>
        <w:top w:val="none" w:sz="0" w:space="0" w:color="auto"/>
        <w:left w:val="none" w:sz="0" w:space="0" w:color="auto"/>
        <w:bottom w:val="none" w:sz="0" w:space="0" w:color="auto"/>
        <w:right w:val="none" w:sz="0" w:space="0" w:color="auto"/>
      </w:divBdr>
    </w:div>
    <w:div w:id="1360005521">
      <w:bodyDiv w:val="1"/>
      <w:marLeft w:val="0"/>
      <w:marRight w:val="0"/>
      <w:marTop w:val="0"/>
      <w:marBottom w:val="0"/>
      <w:divBdr>
        <w:top w:val="none" w:sz="0" w:space="0" w:color="auto"/>
        <w:left w:val="none" w:sz="0" w:space="0" w:color="auto"/>
        <w:bottom w:val="none" w:sz="0" w:space="0" w:color="auto"/>
        <w:right w:val="none" w:sz="0" w:space="0" w:color="auto"/>
      </w:divBdr>
    </w:div>
    <w:div w:id="1361275459">
      <w:bodyDiv w:val="1"/>
      <w:marLeft w:val="0"/>
      <w:marRight w:val="0"/>
      <w:marTop w:val="0"/>
      <w:marBottom w:val="0"/>
      <w:divBdr>
        <w:top w:val="none" w:sz="0" w:space="0" w:color="auto"/>
        <w:left w:val="none" w:sz="0" w:space="0" w:color="auto"/>
        <w:bottom w:val="none" w:sz="0" w:space="0" w:color="auto"/>
        <w:right w:val="none" w:sz="0" w:space="0" w:color="auto"/>
      </w:divBdr>
    </w:div>
    <w:div w:id="1362432586">
      <w:bodyDiv w:val="1"/>
      <w:marLeft w:val="0"/>
      <w:marRight w:val="0"/>
      <w:marTop w:val="0"/>
      <w:marBottom w:val="0"/>
      <w:divBdr>
        <w:top w:val="none" w:sz="0" w:space="0" w:color="auto"/>
        <w:left w:val="none" w:sz="0" w:space="0" w:color="auto"/>
        <w:bottom w:val="none" w:sz="0" w:space="0" w:color="auto"/>
        <w:right w:val="none" w:sz="0" w:space="0" w:color="auto"/>
      </w:divBdr>
    </w:div>
    <w:div w:id="1363557150">
      <w:bodyDiv w:val="1"/>
      <w:marLeft w:val="0"/>
      <w:marRight w:val="0"/>
      <w:marTop w:val="0"/>
      <w:marBottom w:val="0"/>
      <w:divBdr>
        <w:top w:val="none" w:sz="0" w:space="0" w:color="auto"/>
        <w:left w:val="none" w:sz="0" w:space="0" w:color="auto"/>
        <w:bottom w:val="none" w:sz="0" w:space="0" w:color="auto"/>
        <w:right w:val="none" w:sz="0" w:space="0" w:color="auto"/>
      </w:divBdr>
    </w:div>
    <w:div w:id="1363823465">
      <w:bodyDiv w:val="1"/>
      <w:marLeft w:val="0"/>
      <w:marRight w:val="0"/>
      <w:marTop w:val="0"/>
      <w:marBottom w:val="0"/>
      <w:divBdr>
        <w:top w:val="none" w:sz="0" w:space="0" w:color="auto"/>
        <w:left w:val="none" w:sz="0" w:space="0" w:color="auto"/>
        <w:bottom w:val="none" w:sz="0" w:space="0" w:color="auto"/>
        <w:right w:val="none" w:sz="0" w:space="0" w:color="auto"/>
      </w:divBdr>
    </w:div>
    <w:div w:id="1365788266">
      <w:bodyDiv w:val="1"/>
      <w:marLeft w:val="0"/>
      <w:marRight w:val="0"/>
      <w:marTop w:val="0"/>
      <w:marBottom w:val="0"/>
      <w:divBdr>
        <w:top w:val="none" w:sz="0" w:space="0" w:color="auto"/>
        <w:left w:val="none" w:sz="0" w:space="0" w:color="auto"/>
        <w:bottom w:val="none" w:sz="0" w:space="0" w:color="auto"/>
        <w:right w:val="none" w:sz="0" w:space="0" w:color="auto"/>
      </w:divBdr>
    </w:div>
    <w:div w:id="1370718067">
      <w:bodyDiv w:val="1"/>
      <w:marLeft w:val="0"/>
      <w:marRight w:val="0"/>
      <w:marTop w:val="0"/>
      <w:marBottom w:val="0"/>
      <w:divBdr>
        <w:top w:val="none" w:sz="0" w:space="0" w:color="auto"/>
        <w:left w:val="none" w:sz="0" w:space="0" w:color="auto"/>
        <w:bottom w:val="none" w:sz="0" w:space="0" w:color="auto"/>
        <w:right w:val="none" w:sz="0" w:space="0" w:color="auto"/>
      </w:divBdr>
    </w:div>
    <w:div w:id="1370954435">
      <w:bodyDiv w:val="1"/>
      <w:marLeft w:val="0"/>
      <w:marRight w:val="0"/>
      <w:marTop w:val="0"/>
      <w:marBottom w:val="0"/>
      <w:divBdr>
        <w:top w:val="none" w:sz="0" w:space="0" w:color="auto"/>
        <w:left w:val="none" w:sz="0" w:space="0" w:color="auto"/>
        <w:bottom w:val="none" w:sz="0" w:space="0" w:color="auto"/>
        <w:right w:val="none" w:sz="0" w:space="0" w:color="auto"/>
      </w:divBdr>
    </w:div>
    <w:div w:id="1373073034">
      <w:bodyDiv w:val="1"/>
      <w:marLeft w:val="0"/>
      <w:marRight w:val="0"/>
      <w:marTop w:val="0"/>
      <w:marBottom w:val="0"/>
      <w:divBdr>
        <w:top w:val="none" w:sz="0" w:space="0" w:color="auto"/>
        <w:left w:val="none" w:sz="0" w:space="0" w:color="auto"/>
        <w:bottom w:val="none" w:sz="0" w:space="0" w:color="auto"/>
        <w:right w:val="none" w:sz="0" w:space="0" w:color="auto"/>
      </w:divBdr>
    </w:div>
    <w:div w:id="1376270823">
      <w:bodyDiv w:val="1"/>
      <w:marLeft w:val="0"/>
      <w:marRight w:val="0"/>
      <w:marTop w:val="0"/>
      <w:marBottom w:val="0"/>
      <w:divBdr>
        <w:top w:val="none" w:sz="0" w:space="0" w:color="auto"/>
        <w:left w:val="none" w:sz="0" w:space="0" w:color="auto"/>
        <w:bottom w:val="none" w:sz="0" w:space="0" w:color="auto"/>
        <w:right w:val="none" w:sz="0" w:space="0" w:color="auto"/>
      </w:divBdr>
    </w:div>
    <w:div w:id="1376807676">
      <w:bodyDiv w:val="1"/>
      <w:marLeft w:val="0"/>
      <w:marRight w:val="0"/>
      <w:marTop w:val="0"/>
      <w:marBottom w:val="0"/>
      <w:divBdr>
        <w:top w:val="none" w:sz="0" w:space="0" w:color="auto"/>
        <w:left w:val="none" w:sz="0" w:space="0" w:color="auto"/>
        <w:bottom w:val="none" w:sz="0" w:space="0" w:color="auto"/>
        <w:right w:val="none" w:sz="0" w:space="0" w:color="auto"/>
      </w:divBdr>
    </w:div>
    <w:div w:id="1378163048">
      <w:bodyDiv w:val="1"/>
      <w:marLeft w:val="0"/>
      <w:marRight w:val="0"/>
      <w:marTop w:val="0"/>
      <w:marBottom w:val="0"/>
      <w:divBdr>
        <w:top w:val="none" w:sz="0" w:space="0" w:color="auto"/>
        <w:left w:val="none" w:sz="0" w:space="0" w:color="auto"/>
        <w:bottom w:val="none" w:sz="0" w:space="0" w:color="auto"/>
        <w:right w:val="none" w:sz="0" w:space="0" w:color="auto"/>
      </w:divBdr>
    </w:div>
    <w:div w:id="1388339272">
      <w:bodyDiv w:val="1"/>
      <w:marLeft w:val="0"/>
      <w:marRight w:val="0"/>
      <w:marTop w:val="0"/>
      <w:marBottom w:val="0"/>
      <w:divBdr>
        <w:top w:val="none" w:sz="0" w:space="0" w:color="auto"/>
        <w:left w:val="none" w:sz="0" w:space="0" w:color="auto"/>
        <w:bottom w:val="none" w:sz="0" w:space="0" w:color="auto"/>
        <w:right w:val="none" w:sz="0" w:space="0" w:color="auto"/>
      </w:divBdr>
    </w:div>
    <w:div w:id="1388457833">
      <w:bodyDiv w:val="1"/>
      <w:marLeft w:val="0"/>
      <w:marRight w:val="0"/>
      <w:marTop w:val="0"/>
      <w:marBottom w:val="0"/>
      <w:divBdr>
        <w:top w:val="none" w:sz="0" w:space="0" w:color="auto"/>
        <w:left w:val="none" w:sz="0" w:space="0" w:color="auto"/>
        <w:bottom w:val="none" w:sz="0" w:space="0" w:color="auto"/>
        <w:right w:val="none" w:sz="0" w:space="0" w:color="auto"/>
      </w:divBdr>
    </w:div>
    <w:div w:id="1388844953">
      <w:bodyDiv w:val="1"/>
      <w:marLeft w:val="0"/>
      <w:marRight w:val="0"/>
      <w:marTop w:val="0"/>
      <w:marBottom w:val="0"/>
      <w:divBdr>
        <w:top w:val="none" w:sz="0" w:space="0" w:color="auto"/>
        <w:left w:val="none" w:sz="0" w:space="0" w:color="auto"/>
        <w:bottom w:val="none" w:sz="0" w:space="0" w:color="auto"/>
        <w:right w:val="none" w:sz="0" w:space="0" w:color="auto"/>
      </w:divBdr>
    </w:div>
    <w:div w:id="1393427632">
      <w:bodyDiv w:val="1"/>
      <w:marLeft w:val="0"/>
      <w:marRight w:val="0"/>
      <w:marTop w:val="0"/>
      <w:marBottom w:val="0"/>
      <w:divBdr>
        <w:top w:val="none" w:sz="0" w:space="0" w:color="auto"/>
        <w:left w:val="none" w:sz="0" w:space="0" w:color="auto"/>
        <w:bottom w:val="none" w:sz="0" w:space="0" w:color="auto"/>
        <w:right w:val="none" w:sz="0" w:space="0" w:color="auto"/>
      </w:divBdr>
    </w:div>
    <w:div w:id="1393846111">
      <w:bodyDiv w:val="1"/>
      <w:marLeft w:val="0"/>
      <w:marRight w:val="0"/>
      <w:marTop w:val="0"/>
      <w:marBottom w:val="0"/>
      <w:divBdr>
        <w:top w:val="none" w:sz="0" w:space="0" w:color="auto"/>
        <w:left w:val="none" w:sz="0" w:space="0" w:color="auto"/>
        <w:bottom w:val="none" w:sz="0" w:space="0" w:color="auto"/>
        <w:right w:val="none" w:sz="0" w:space="0" w:color="auto"/>
      </w:divBdr>
    </w:div>
    <w:div w:id="1394086804">
      <w:bodyDiv w:val="1"/>
      <w:marLeft w:val="0"/>
      <w:marRight w:val="0"/>
      <w:marTop w:val="0"/>
      <w:marBottom w:val="0"/>
      <w:divBdr>
        <w:top w:val="none" w:sz="0" w:space="0" w:color="auto"/>
        <w:left w:val="none" w:sz="0" w:space="0" w:color="auto"/>
        <w:bottom w:val="none" w:sz="0" w:space="0" w:color="auto"/>
        <w:right w:val="none" w:sz="0" w:space="0" w:color="auto"/>
      </w:divBdr>
    </w:div>
    <w:div w:id="1402942558">
      <w:bodyDiv w:val="1"/>
      <w:marLeft w:val="0"/>
      <w:marRight w:val="0"/>
      <w:marTop w:val="0"/>
      <w:marBottom w:val="0"/>
      <w:divBdr>
        <w:top w:val="none" w:sz="0" w:space="0" w:color="auto"/>
        <w:left w:val="none" w:sz="0" w:space="0" w:color="auto"/>
        <w:bottom w:val="none" w:sz="0" w:space="0" w:color="auto"/>
        <w:right w:val="none" w:sz="0" w:space="0" w:color="auto"/>
      </w:divBdr>
    </w:div>
    <w:div w:id="1403024233">
      <w:bodyDiv w:val="1"/>
      <w:marLeft w:val="0"/>
      <w:marRight w:val="0"/>
      <w:marTop w:val="0"/>
      <w:marBottom w:val="0"/>
      <w:divBdr>
        <w:top w:val="none" w:sz="0" w:space="0" w:color="auto"/>
        <w:left w:val="none" w:sz="0" w:space="0" w:color="auto"/>
        <w:bottom w:val="none" w:sz="0" w:space="0" w:color="auto"/>
        <w:right w:val="none" w:sz="0" w:space="0" w:color="auto"/>
      </w:divBdr>
    </w:div>
    <w:div w:id="1407651150">
      <w:bodyDiv w:val="1"/>
      <w:marLeft w:val="0"/>
      <w:marRight w:val="0"/>
      <w:marTop w:val="0"/>
      <w:marBottom w:val="0"/>
      <w:divBdr>
        <w:top w:val="none" w:sz="0" w:space="0" w:color="auto"/>
        <w:left w:val="none" w:sz="0" w:space="0" w:color="auto"/>
        <w:bottom w:val="none" w:sz="0" w:space="0" w:color="auto"/>
        <w:right w:val="none" w:sz="0" w:space="0" w:color="auto"/>
      </w:divBdr>
    </w:div>
    <w:div w:id="1412968380">
      <w:bodyDiv w:val="1"/>
      <w:marLeft w:val="0"/>
      <w:marRight w:val="0"/>
      <w:marTop w:val="0"/>
      <w:marBottom w:val="0"/>
      <w:divBdr>
        <w:top w:val="none" w:sz="0" w:space="0" w:color="auto"/>
        <w:left w:val="none" w:sz="0" w:space="0" w:color="auto"/>
        <w:bottom w:val="none" w:sz="0" w:space="0" w:color="auto"/>
        <w:right w:val="none" w:sz="0" w:space="0" w:color="auto"/>
      </w:divBdr>
    </w:div>
    <w:div w:id="1415273661">
      <w:bodyDiv w:val="1"/>
      <w:marLeft w:val="0"/>
      <w:marRight w:val="0"/>
      <w:marTop w:val="0"/>
      <w:marBottom w:val="0"/>
      <w:divBdr>
        <w:top w:val="none" w:sz="0" w:space="0" w:color="auto"/>
        <w:left w:val="none" w:sz="0" w:space="0" w:color="auto"/>
        <w:bottom w:val="none" w:sz="0" w:space="0" w:color="auto"/>
        <w:right w:val="none" w:sz="0" w:space="0" w:color="auto"/>
      </w:divBdr>
    </w:div>
    <w:div w:id="1420372690">
      <w:bodyDiv w:val="1"/>
      <w:marLeft w:val="0"/>
      <w:marRight w:val="0"/>
      <w:marTop w:val="0"/>
      <w:marBottom w:val="0"/>
      <w:divBdr>
        <w:top w:val="none" w:sz="0" w:space="0" w:color="auto"/>
        <w:left w:val="none" w:sz="0" w:space="0" w:color="auto"/>
        <w:bottom w:val="none" w:sz="0" w:space="0" w:color="auto"/>
        <w:right w:val="none" w:sz="0" w:space="0" w:color="auto"/>
      </w:divBdr>
    </w:div>
    <w:div w:id="1423070695">
      <w:bodyDiv w:val="1"/>
      <w:marLeft w:val="0"/>
      <w:marRight w:val="0"/>
      <w:marTop w:val="0"/>
      <w:marBottom w:val="0"/>
      <w:divBdr>
        <w:top w:val="none" w:sz="0" w:space="0" w:color="auto"/>
        <w:left w:val="none" w:sz="0" w:space="0" w:color="auto"/>
        <w:bottom w:val="none" w:sz="0" w:space="0" w:color="auto"/>
        <w:right w:val="none" w:sz="0" w:space="0" w:color="auto"/>
      </w:divBdr>
    </w:div>
    <w:div w:id="1423261286">
      <w:bodyDiv w:val="1"/>
      <w:marLeft w:val="0"/>
      <w:marRight w:val="0"/>
      <w:marTop w:val="0"/>
      <w:marBottom w:val="0"/>
      <w:divBdr>
        <w:top w:val="none" w:sz="0" w:space="0" w:color="auto"/>
        <w:left w:val="none" w:sz="0" w:space="0" w:color="auto"/>
        <w:bottom w:val="none" w:sz="0" w:space="0" w:color="auto"/>
        <w:right w:val="none" w:sz="0" w:space="0" w:color="auto"/>
      </w:divBdr>
    </w:div>
    <w:div w:id="1426149169">
      <w:bodyDiv w:val="1"/>
      <w:marLeft w:val="0"/>
      <w:marRight w:val="0"/>
      <w:marTop w:val="0"/>
      <w:marBottom w:val="0"/>
      <w:divBdr>
        <w:top w:val="none" w:sz="0" w:space="0" w:color="auto"/>
        <w:left w:val="none" w:sz="0" w:space="0" w:color="auto"/>
        <w:bottom w:val="none" w:sz="0" w:space="0" w:color="auto"/>
        <w:right w:val="none" w:sz="0" w:space="0" w:color="auto"/>
      </w:divBdr>
    </w:div>
    <w:div w:id="1429035719">
      <w:bodyDiv w:val="1"/>
      <w:marLeft w:val="0"/>
      <w:marRight w:val="0"/>
      <w:marTop w:val="0"/>
      <w:marBottom w:val="0"/>
      <w:divBdr>
        <w:top w:val="none" w:sz="0" w:space="0" w:color="auto"/>
        <w:left w:val="none" w:sz="0" w:space="0" w:color="auto"/>
        <w:bottom w:val="none" w:sz="0" w:space="0" w:color="auto"/>
        <w:right w:val="none" w:sz="0" w:space="0" w:color="auto"/>
      </w:divBdr>
    </w:div>
    <w:div w:id="1445003595">
      <w:bodyDiv w:val="1"/>
      <w:marLeft w:val="0"/>
      <w:marRight w:val="0"/>
      <w:marTop w:val="0"/>
      <w:marBottom w:val="0"/>
      <w:divBdr>
        <w:top w:val="none" w:sz="0" w:space="0" w:color="auto"/>
        <w:left w:val="none" w:sz="0" w:space="0" w:color="auto"/>
        <w:bottom w:val="none" w:sz="0" w:space="0" w:color="auto"/>
        <w:right w:val="none" w:sz="0" w:space="0" w:color="auto"/>
      </w:divBdr>
    </w:div>
    <w:div w:id="1445150309">
      <w:bodyDiv w:val="1"/>
      <w:marLeft w:val="0"/>
      <w:marRight w:val="0"/>
      <w:marTop w:val="0"/>
      <w:marBottom w:val="0"/>
      <w:divBdr>
        <w:top w:val="none" w:sz="0" w:space="0" w:color="auto"/>
        <w:left w:val="none" w:sz="0" w:space="0" w:color="auto"/>
        <w:bottom w:val="none" w:sz="0" w:space="0" w:color="auto"/>
        <w:right w:val="none" w:sz="0" w:space="0" w:color="auto"/>
      </w:divBdr>
    </w:div>
    <w:div w:id="1446732309">
      <w:bodyDiv w:val="1"/>
      <w:marLeft w:val="0"/>
      <w:marRight w:val="0"/>
      <w:marTop w:val="0"/>
      <w:marBottom w:val="0"/>
      <w:divBdr>
        <w:top w:val="none" w:sz="0" w:space="0" w:color="auto"/>
        <w:left w:val="none" w:sz="0" w:space="0" w:color="auto"/>
        <w:bottom w:val="none" w:sz="0" w:space="0" w:color="auto"/>
        <w:right w:val="none" w:sz="0" w:space="0" w:color="auto"/>
      </w:divBdr>
    </w:div>
    <w:div w:id="1451120031">
      <w:bodyDiv w:val="1"/>
      <w:marLeft w:val="0"/>
      <w:marRight w:val="0"/>
      <w:marTop w:val="0"/>
      <w:marBottom w:val="0"/>
      <w:divBdr>
        <w:top w:val="none" w:sz="0" w:space="0" w:color="auto"/>
        <w:left w:val="none" w:sz="0" w:space="0" w:color="auto"/>
        <w:bottom w:val="none" w:sz="0" w:space="0" w:color="auto"/>
        <w:right w:val="none" w:sz="0" w:space="0" w:color="auto"/>
      </w:divBdr>
    </w:div>
    <w:div w:id="1453400562">
      <w:bodyDiv w:val="1"/>
      <w:marLeft w:val="0"/>
      <w:marRight w:val="0"/>
      <w:marTop w:val="0"/>
      <w:marBottom w:val="0"/>
      <w:divBdr>
        <w:top w:val="none" w:sz="0" w:space="0" w:color="auto"/>
        <w:left w:val="none" w:sz="0" w:space="0" w:color="auto"/>
        <w:bottom w:val="none" w:sz="0" w:space="0" w:color="auto"/>
        <w:right w:val="none" w:sz="0" w:space="0" w:color="auto"/>
      </w:divBdr>
    </w:div>
    <w:div w:id="1453481279">
      <w:bodyDiv w:val="1"/>
      <w:marLeft w:val="0"/>
      <w:marRight w:val="0"/>
      <w:marTop w:val="0"/>
      <w:marBottom w:val="0"/>
      <w:divBdr>
        <w:top w:val="none" w:sz="0" w:space="0" w:color="auto"/>
        <w:left w:val="none" w:sz="0" w:space="0" w:color="auto"/>
        <w:bottom w:val="none" w:sz="0" w:space="0" w:color="auto"/>
        <w:right w:val="none" w:sz="0" w:space="0" w:color="auto"/>
      </w:divBdr>
    </w:div>
    <w:div w:id="1458529299">
      <w:bodyDiv w:val="1"/>
      <w:marLeft w:val="0"/>
      <w:marRight w:val="0"/>
      <w:marTop w:val="0"/>
      <w:marBottom w:val="0"/>
      <w:divBdr>
        <w:top w:val="none" w:sz="0" w:space="0" w:color="auto"/>
        <w:left w:val="none" w:sz="0" w:space="0" w:color="auto"/>
        <w:bottom w:val="none" w:sz="0" w:space="0" w:color="auto"/>
        <w:right w:val="none" w:sz="0" w:space="0" w:color="auto"/>
      </w:divBdr>
    </w:div>
    <w:div w:id="1466898568">
      <w:bodyDiv w:val="1"/>
      <w:marLeft w:val="0"/>
      <w:marRight w:val="0"/>
      <w:marTop w:val="0"/>
      <w:marBottom w:val="0"/>
      <w:divBdr>
        <w:top w:val="none" w:sz="0" w:space="0" w:color="auto"/>
        <w:left w:val="none" w:sz="0" w:space="0" w:color="auto"/>
        <w:bottom w:val="none" w:sz="0" w:space="0" w:color="auto"/>
        <w:right w:val="none" w:sz="0" w:space="0" w:color="auto"/>
      </w:divBdr>
    </w:div>
    <w:div w:id="1467892595">
      <w:bodyDiv w:val="1"/>
      <w:marLeft w:val="0"/>
      <w:marRight w:val="0"/>
      <w:marTop w:val="0"/>
      <w:marBottom w:val="0"/>
      <w:divBdr>
        <w:top w:val="none" w:sz="0" w:space="0" w:color="auto"/>
        <w:left w:val="none" w:sz="0" w:space="0" w:color="auto"/>
        <w:bottom w:val="none" w:sz="0" w:space="0" w:color="auto"/>
        <w:right w:val="none" w:sz="0" w:space="0" w:color="auto"/>
      </w:divBdr>
      <w:divsChild>
        <w:div w:id="356008780">
          <w:marLeft w:val="1195"/>
          <w:marRight w:val="0"/>
          <w:marTop w:val="86"/>
          <w:marBottom w:val="0"/>
          <w:divBdr>
            <w:top w:val="none" w:sz="0" w:space="0" w:color="auto"/>
            <w:left w:val="none" w:sz="0" w:space="0" w:color="auto"/>
            <w:bottom w:val="none" w:sz="0" w:space="0" w:color="auto"/>
            <w:right w:val="none" w:sz="0" w:space="0" w:color="auto"/>
          </w:divBdr>
        </w:div>
        <w:div w:id="1193035288">
          <w:marLeft w:val="1195"/>
          <w:marRight w:val="0"/>
          <w:marTop w:val="86"/>
          <w:marBottom w:val="0"/>
          <w:divBdr>
            <w:top w:val="none" w:sz="0" w:space="0" w:color="auto"/>
            <w:left w:val="none" w:sz="0" w:space="0" w:color="auto"/>
            <w:bottom w:val="none" w:sz="0" w:space="0" w:color="auto"/>
            <w:right w:val="none" w:sz="0" w:space="0" w:color="auto"/>
          </w:divBdr>
        </w:div>
        <w:div w:id="1213422731">
          <w:marLeft w:val="547"/>
          <w:marRight w:val="0"/>
          <w:marTop w:val="96"/>
          <w:marBottom w:val="0"/>
          <w:divBdr>
            <w:top w:val="none" w:sz="0" w:space="0" w:color="auto"/>
            <w:left w:val="none" w:sz="0" w:space="0" w:color="auto"/>
            <w:bottom w:val="none" w:sz="0" w:space="0" w:color="auto"/>
            <w:right w:val="none" w:sz="0" w:space="0" w:color="auto"/>
          </w:divBdr>
        </w:div>
        <w:div w:id="2057968874">
          <w:marLeft w:val="547"/>
          <w:marRight w:val="0"/>
          <w:marTop w:val="96"/>
          <w:marBottom w:val="0"/>
          <w:divBdr>
            <w:top w:val="none" w:sz="0" w:space="0" w:color="auto"/>
            <w:left w:val="none" w:sz="0" w:space="0" w:color="auto"/>
            <w:bottom w:val="none" w:sz="0" w:space="0" w:color="auto"/>
            <w:right w:val="none" w:sz="0" w:space="0" w:color="auto"/>
          </w:divBdr>
        </w:div>
      </w:divsChild>
    </w:div>
    <w:div w:id="1468159368">
      <w:bodyDiv w:val="1"/>
      <w:marLeft w:val="0"/>
      <w:marRight w:val="0"/>
      <w:marTop w:val="0"/>
      <w:marBottom w:val="0"/>
      <w:divBdr>
        <w:top w:val="none" w:sz="0" w:space="0" w:color="auto"/>
        <w:left w:val="none" w:sz="0" w:space="0" w:color="auto"/>
        <w:bottom w:val="none" w:sz="0" w:space="0" w:color="auto"/>
        <w:right w:val="none" w:sz="0" w:space="0" w:color="auto"/>
      </w:divBdr>
    </w:div>
    <w:div w:id="1474449669">
      <w:bodyDiv w:val="1"/>
      <w:marLeft w:val="0"/>
      <w:marRight w:val="0"/>
      <w:marTop w:val="0"/>
      <w:marBottom w:val="0"/>
      <w:divBdr>
        <w:top w:val="none" w:sz="0" w:space="0" w:color="auto"/>
        <w:left w:val="none" w:sz="0" w:space="0" w:color="auto"/>
        <w:bottom w:val="none" w:sz="0" w:space="0" w:color="auto"/>
        <w:right w:val="none" w:sz="0" w:space="0" w:color="auto"/>
      </w:divBdr>
    </w:div>
    <w:div w:id="1477574759">
      <w:bodyDiv w:val="1"/>
      <w:marLeft w:val="0"/>
      <w:marRight w:val="0"/>
      <w:marTop w:val="0"/>
      <w:marBottom w:val="0"/>
      <w:divBdr>
        <w:top w:val="none" w:sz="0" w:space="0" w:color="auto"/>
        <w:left w:val="none" w:sz="0" w:space="0" w:color="auto"/>
        <w:bottom w:val="none" w:sz="0" w:space="0" w:color="auto"/>
        <w:right w:val="none" w:sz="0" w:space="0" w:color="auto"/>
      </w:divBdr>
    </w:div>
    <w:div w:id="1480918168">
      <w:bodyDiv w:val="1"/>
      <w:marLeft w:val="0"/>
      <w:marRight w:val="0"/>
      <w:marTop w:val="0"/>
      <w:marBottom w:val="0"/>
      <w:divBdr>
        <w:top w:val="none" w:sz="0" w:space="0" w:color="auto"/>
        <w:left w:val="none" w:sz="0" w:space="0" w:color="auto"/>
        <w:bottom w:val="none" w:sz="0" w:space="0" w:color="auto"/>
        <w:right w:val="none" w:sz="0" w:space="0" w:color="auto"/>
      </w:divBdr>
    </w:div>
    <w:div w:id="1483035209">
      <w:bodyDiv w:val="1"/>
      <w:marLeft w:val="0"/>
      <w:marRight w:val="0"/>
      <w:marTop w:val="0"/>
      <w:marBottom w:val="0"/>
      <w:divBdr>
        <w:top w:val="none" w:sz="0" w:space="0" w:color="auto"/>
        <w:left w:val="none" w:sz="0" w:space="0" w:color="auto"/>
        <w:bottom w:val="none" w:sz="0" w:space="0" w:color="auto"/>
        <w:right w:val="none" w:sz="0" w:space="0" w:color="auto"/>
      </w:divBdr>
    </w:div>
    <w:div w:id="1486235870">
      <w:bodyDiv w:val="1"/>
      <w:marLeft w:val="0"/>
      <w:marRight w:val="0"/>
      <w:marTop w:val="0"/>
      <w:marBottom w:val="0"/>
      <w:divBdr>
        <w:top w:val="none" w:sz="0" w:space="0" w:color="auto"/>
        <w:left w:val="none" w:sz="0" w:space="0" w:color="auto"/>
        <w:bottom w:val="none" w:sz="0" w:space="0" w:color="auto"/>
        <w:right w:val="none" w:sz="0" w:space="0" w:color="auto"/>
      </w:divBdr>
    </w:div>
    <w:div w:id="1488933051">
      <w:bodyDiv w:val="1"/>
      <w:marLeft w:val="0"/>
      <w:marRight w:val="0"/>
      <w:marTop w:val="0"/>
      <w:marBottom w:val="0"/>
      <w:divBdr>
        <w:top w:val="none" w:sz="0" w:space="0" w:color="auto"/>
        <w:left w:val="none" w:sz="0" w:space="0" w:color="auto"/>
        <w:bottom w:val="none" w:sz="0" w:space="0" w:color="auto"/>
        <w:right w:val="none" w:sz="0" w:space="0" w:color="auto"/>
      </w:divBdr>
    </w:div>
    <w:div w:id="1495729959">
      <w:bodyDiv w:val="1"/>
      <w:marLeft w:val="0"/>
      <w:marRight w:val="0"/>
      <w:marTop w:val="0"/>
      <w:marBottom w:val="0"/>
      <w:divBdr>
        <w:top w:val="none" w:sz="0" w:space="0" w:color="auto"/>
        <w:left w:val="none" w:sz="0" w:space="0" w:color="auto"/>
        <w:bottom w:val="none" w:sz="0" w:space="0" w:color="auto"/>
        <w:right w:val="none" w:sz="0" w:space="0" w:color="auto"/>
      </w:divBdr>
    </w:div>
    <w:div w:id="1500660915">
      <w:bodyDiv w:val="1"/>
      <w:marLeft w:val="0"/>
      <w:marRight w:val="0"/>
      <w:marTop w:val="0"/>
      <w:marBottom w:val="0"/>
      <w:divBdr>
        <w:top w:val="none" w:sz="0" w:space="0" w:color="auto"/>
        <w:left w:val="none" w:sz="0" w:space="0" w:color="auto"/>
        <w:bottom w:val="none" w:sz="0" w:space="0" w:color="auto"/>
        <w:right w:val="none" w:sz="0" w:space="0" w:color="auto"/>
      </w:divBdr>
    </w:div>
    <w:div w:id="1508864366">
      <w:bodyDiv w:val="1"/>
      <w:marLeft w:val="0"/>
      <w:marRight w:val="0"/>
      <w:marTop w:val="0"/>
      <w:marBottom w:val="0"/>
      <w:divBdr>
        <w:top w:val="none" w:sz="0" w:space="0" w:color="auto"/>
        <w:left w:val="none" w:sz="0" w:space="0" w:color="auto"/>
        <w:bottom w:val="none" w:sz="0" w:space="0" w:color="auto"/>
        <w:right w:val="none" w:sz="0" w:space="0" w:color="auto"/>
      </w:divBdr>
    </w:div>
    <w:div w:id="1513453926">
      <w:bodyDiv w:val="1"/>
      <w:marLeft w:val="0"/>
      <w:marRight w:val="0"/>
      <w:marTop w:val="0"/>
      <w:marBottom w:val="0"/>
      <w:divBdr>
        <w:top w:val="none" w:sz="0" w:space="0" w:color="auto"/>
        <w:left w:val="none" w:sz="0" w:space="0" w:color="auto"/>
        <w:bottom w:val="none" w:sz="0" w:space="0" w:color="auto"/>
        <w:right w:val="none" w:sz="0" w:space="0" w:color="auto"/>
      </w:divBdr>
    </w:div>
    <w:div w:id="1514998848">
      <w:bodyDiv w:val="1"/>
      <w:marLeft w:val="0"/>
      <w:marRight w:val="0"/>
      <w:marTop w:val="0"/>
      <w:marBottom w:val="0"/>
      <w:divBdr>
        <w:top w:val="none" w:sz="0" w:space="0" w:color="auto"/>
        <w:left w:val="none" w:sz="0" w:space="0" w:color="auto"/>
        <w:bottom w:val="none" w:sz="0" w:space="0" w:color="auto"/>
        <w:right w:val="none" w:sz="0" w:space="0" w:color="auto"/>
      </w:divBdr>
    </w:div>
    <w:div w:id="1521774557">
      <w:bodyDiv w:val="1"/>
      <w:marLeft w:val="0"/>
      <w:marRight w:val="0"/>
      <w:marTop w:val="0"/>
      <w:marBottom w:val="0"/>
      <w:divBdr>
        <w:top w:val="none" w:sz="0" w:space="0" w:color="auto"/>
        <w:left w:val="none" w:sz="0" w:space="0" w:color="auto"/>
        <w:bottom w:val="none" w:sz="0" w:space="0" w:color="auto"/>
        <w:right w:val="none" w:sz="0" w:space="0" w:color="auto"/>
      </w:divBdr>
    </w:div>
    <w:div w:id="1521969594">
      <w:bodyDiv w:val="1"/>
      <w:marLeft w:val="0"/>
      <w:marRight w:val="0"/>
      <w:marTop w:val="0"/>
      <w:marBottom w:val="0"/>
      <w:divBdr>
        <w:top w:val="none" w:sz="0" w:space="0" w:color="auto"/>
        <w:left w:val="none" w:sz="0" w:space="0" w:color="auto"/>
        <w:bottom w:val="none" w:sz="0" w:space="0" w:color="auto"/>
        <w:right w:val="none" w:sz="0" w:space="0" w:color="auto"/>
      </w:divBdr>
    </w:div>
    <w:div w:id="1531214363">
      <w:bodyDiv w:val="1"/>
      <w:marLeft w:val="0"/>
      <w:marRight w:val="0"/>
      <w:marTop w:val="0"/>
      <w:marBottom w:val="0"/>
      <w:divBdr>
        <w:top w:val="none" w:sz="0" w:space="0" w:color="auto"/>
        <w:left w:val="none" w:sz="0" w:space="0" w:color="auto"/>
        <w:bottom w:val="none" w:sz="0" w:space="0" w:color="auto"/>
        <w:right w:val="none" w:sz="0" w:space="0" w:color="auto"/>
      </w:divBdr>
    </w:div>
    <w:div w:id="1538424136">
      <w:bodyDiv w:val="1"/>
      <w:marLeft w:val="0"/>
      <w:marRight w:val="0"/>
      <w:marTop w:val="0"/>
      <w:marBottom w:val="0"/>
      <w:divBdr>
        <w:top w:val="none" w:sz="0" w:space="0" w:color="auto"/>
        <w:left w:val="none" w:sz="0" w:space="0" w:color="auto"/>
        <w:bottom w:val="none" w:sz="0" w:space="0" w:color="auto"/>
        <w:right w:val="none" w:sz="0" w:space="0" w:color="auto"/>
      </w:divBdr>
    </w:div>
    <w:div w:id="1539588265">
      <w:bodyDiv w:val="1"/>
      <w:marLeft w:val="0"/>
      <w:marRight w:val="0"/>
      <w:marTop w:val="0"/>
      <w:marBottom w:val="0"/>
      <w:divBdr>
        <w:top w:val="none" w:sz="0" w:space="0" w:color="auto"/>
        <w:left w:val="none" w:sz="0" w:space="0" w:color="auto"/>
        <w:bottom w:val="none" w:sz="0" w:space="0" w:color="auto"/>
        <w:right w:val="none" w:sz="0" w:space="0" w:color="auto"/>
      </w:divBdr>
    </w:div>
    <w:div w:id="1540777072">
      <w:bodyDiv w:val="1"/>
      <w:marLeft w:val="0"/>
      <w:marRight w:val="0"/>
      <w:marTop w:val="0"/>
      <w:marBottom w:val="0"/>
      <w:divBdr>
        <w:top w:val="none" w:sz="0" w:space="0" w:color="auto"/>
        <w:left w:val="none" w:sz="0" w:space="0" w:color="auto"/>
        <w:bottom w:val="none" w:sz="0" w:space="0" w:color="auto"/>
        <w:right w:val="none" w:sz="0" w:space="0" w:color="auto"/>
      </w:divBdr>
    </w:div>
    <w:div w:id="1546210838">
      <w:bodyDiv w:val="1"/>
      <w:marLeft w:val="0"/>
      <w:marRight w:val="0"/>
      <w:marTop w:val="0"/>
      <w:marBottom w:val="0"/>
      <w:divBdr>
        <w:top w:val="none" w:sz="0" w:space="0" w:color="auto"/>
        <w:left w:val="none" w:sz="0" w:space="0" w:color="auto"/>
        <w:bottom w:val="none" w:sz="0" w:space="0" w:color="auto"/>
        <w:right w:val="none" w:sz="0" w:space="0" w:color="auto"/>
      </w:divBdr>
    </w:div>
    <w:div w:id="1552154922">
      <w:bodyDiv w:val="1"/>
      <w:marLeft w:val="0"/>
      <w:marRight w:val="0"/>
      <w:marTop w:val="0"/>
      <w:marBottom w:val="0"/>
      <w:divBdr>
        <w:top w:val="none" w:sz="0" w:space="0" w:color="auto"/>
        <w:left w:val="none" w:sz="0" w:space="0" w:color="auto"/>
        <w:bottom w:val="none" w:sz="0" w:space="0" w:color="auto"/>
        <w:right w:val="none" w:sz="0" w:space="0" w:color="auto"/>
      </w:divBdr>
    </w:div>
    <w:div w:id="1553535952">
      <w:bodyDiv w:val="1"/>
      <w:marLeft w:val="0"/>
      <w:marRight w:val="0"/>
      <w:marTop w:val="0"/>
      <w:marBottom w:val="0"/>
      <w:divBdr>
        <w:top w:val="none" w:sz="0" w:space="0" w:color="auto"/>
        <w:left w:val="none" w:sz="0" w:space="0" w:color="auto"/>
        <w:bottom w:val="none" w:sz="0" w:space="0" w:color="auto"/>
        <w:right w:val="none" w:sz="0" w:space="0" w:color="auto"/>
      </w:divBdr>
    </w:div>
    <w:div w:id="1554148617">
      <w:bodyDiv w:val="1"/>
      <w:marLeft w:val="0"/>
      <w:marRight w:val="0"/>
      <w:marTop w:val="0"/>
      <w:marBottom w:val="0"/>
      <w:divBdr>
        <w:top w:val="none" w:sz="0" w:space="0" w:color="auto"/>
        <w:left w:val="none" w:sz="0" w:space="0" w:color="auto"/>
        <w:bottom w:val="none" w:sz="0" w:space="0" w:color="auto"/>
        <w:right w:val="none" w:sz="0" w:space="0" w:color="auto"/>
      </w:divBdr>
    </w:div>
    <w:div w:id="1554346275">
      <w:bodyDiv w:val="1"/>
      <w:marLeft w:val="0"/>
      <w:marRight w:val="0"/>
      <w:marTop w:val="0"/>
      <w:marBottom w:val="0"/>
      <w:divBdr>
        <w:top w:val="none" w:sz="0" w:space="0" w:color="auto"/>
        <w:left w:val="none" w:sz="0" w:space="0" w:color="auto"/>
        <w:bottom w:val="none" w:sz="0" w:space="0" w:color="auto"/>
        <w:right w:val="none" w:sz="0" w:space="0" w:color="auto"/>
      </w:divBdr>
      <w:divsChild>
        <w:div w:id="675770738">
          <w:marLeft w:val="0"/>
          <w:marRight w:val="0"/>
          <w:marTop w:val="0"/>
          <w:marBottom w:val="0"/>
          <w:divBdr>
            <w:top w:val="none" w:sz="0" w:space="0" w:color="auto"/>
            <w:left w:val="none" w:sz="0" w:space="0" w:color="auto"/>
            <w:bottom w:val="none" w:sz="0" w:space="0" w:color="auto"/>
            <w:right w:val="none" w:sz="0" w:space="0" w:color="auto"/>
          </w:divBdr>
          <w:divsChild>
            <w:div w:id="1322733881">
              <w:marLeft w:val="0"/>
              <w:marRight w:val="0"/>
              <w:marTop w:val="0"/>
              <w:marBottom w:val="0"/>
              <w:divBdr>
                <w:top w:val="none" w:sz="0" w:space="0" w:color="auto"/>
                <w:left w:val="none" w:sz="0" w:space="0" w:color="auto"/>
                <w:bottom w:val="none" w:sz="0" w:space="0" w:color="auto"/>
                <w:right w:val="none" w:sz="0" w:space="0" w:color="auto"/>
              </w:divBdr>
              <w:divsChild>
                <w:div w:id="1008025596">
                  <w:marLeft w:val="0"/>
                  <w:marRight w:val="0"/>
                  <w:marTop w:val="0"/>
                  <w:marBottom w:val="0"/>
                  <w:divBdr>
                    <w:top w:val="none" w:sz="0" w:space="0" w:color="auto"/>
                    <w:left w:val="none" w:sz="0" w:space="0" w:color="auto"/>
                    <w:bottom w:val="none" w:sz="0" w:space="0" w:color="auto"/>
                    <w:right w:val="none" w:sz="0" w:space="0" w:color="auto"/>
                  </w:divBdr>
                  <w:divsChild>
                    <w:div w:id="335887826">
                      <w:marLeft w:val="0"/>
                      <w:marRight w:val="0"/>
                      <w:marTop w:val="0"/>
                      <w:marBottom w:val="0"/>
                      <w:divBdr>
                        <w:top w:val="none" w:sz="0" w:space="0" w:color="auto"/>
                        <w:left w:val="none" w:sz="0" w:space="0" w:color="auto"/>
                        <w:bottom w:val="none" w:sz="0" w:space="0" w:color="auto"/>
                        <w:right w:val="none" w:sz="0" w:space="0" w:color="auto"/>
                      </w:divBdr>
                      <w:divsChild>
                        <w:div w:id="314994933">
                          <w:marLeft w:val="0"/>
                          <w:marRight w:val="0"/>
                          <w:marTop w:val="0"/>
                          <w:marBottom w:val="0"/>
                          <w:divBdr>
                            <w:top w:val="none" w:sz="0" w:space="0" w:color="auto"/>
                            <w:left w:val="none" w:sz="0" w:space="0" w:color="auto"/>
                            <w:bottom w:val="none" w:sz="0" w:space="0" w:color="auto"/>
                            <w:right w:val="none" w:sz="0" w:space="0" w:color="auto"/>
                          </w:divBdr>
                          <w:divsChild>
                            <w:div w:id="514225234">
                              <w:marLeft w:val="0"/>
                              <w:marRight w:val="0"/>
                              <w:marTop w:val="0"/>
                              <w:marBottom w:val="0"/>
                              <w:divBdr>
                                <w:top w:val="none" w:sz="0" w:space="0" w:color="auto"/>
                                <w:left w:val="none" w:sz="0" w:space="0" w:color="auto"/>
                                <w:bottom w:val="none" w:sz="0" w:space="0" w:color="auto"/>
                                <w:right w:val="none" w:sz="0" w:space="0" w:color="auto"/>
                              </w:divBdr>
                              <w:divsChild>
                                <w:div w:id="397362602">
                                  <w:marLeft w:val="0"/>
                                  <w:marRight w:val="0"/>
                                  <w:marTop w:val="0"/>
                                  <w:marBottom w:val="0"/>
                                  <w:divBdr>
                                    <w:top w:val="none" w:sz="0" w:space="0" w:color="auto"/>
                                    <w:left w:val="none" w:sz="0" w:space="0" w:color="auto"/>
                                    <w:bottom w:val="none" w:sz="0" w:space="0" w:color="auto"/>
                                    <w:right w:val="none" w:sz="0" w:space="0" w:color="auto"/>
                                  </w:divBdr>
                                  <w:divsChild>
                                    <w:div w:id="2080980099">
                                      <w:marLeft w:val="0"/>
                                      <w:marRight w:val="0"/>
                                      <w:marTop w:val="0"/>
                                      <w:marBottom w:val="0"/>
                                      <w:divBdr>
                                        <w:top w:val="none" w:sz="0" w:space="0" w:color="auto"/>
                                        <w:left w:val="none" w:sz="0" w:space="0" w:color="auto"/>
                                        <w:bottom w:val="none" w:sz="0" w:space="0" w:color="auto"/>
                                        <w:right w:val="none" w:sz="0" w:space="0" w:color="auto"/>
                                      </w:divBdr>
                                      <w:divsChild>
                                        <w:div w:id="473454578">
                                          <w:marLeft w:val="0"/>
                                          <w:marRight w:val="0"/>
                                          <w:marTop w:val="0"/>
                                          <w:marBottom w:val="0"/>
                                          <w:divBdr>
                                            <w:top w:val="none" w:sz="0" w:space="0" w:color="auto"/>
                                            <w:left w:val="none" w:sz="0" w:space="0" w:color="auto"/>
                                            <w:bottom w:val="none" w:sz="0" w:space="0" w:color="auto"/>
                                            <w:right w:val="none" w:sz="0" w:space="0" w:color="auto"/>
                                          </w:divBdr>
                                          <w:divsChild>
                                            <w:div w:id="62731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4348940">
      <w:bodyDiv w:val="1"/>
      <w:marLeft w:val="0"/>
      <w:marRight w:val="0"/>
      <w:marTop w:val="0"/>
      <w:marBottom w:val="0"/>
      <w:divBdr>
        <w:top w:val="none" w:sz="0" w:space="0" w:color="auto"/>
        <w:left w:val="none" w:sz="0" w:space="0" w:color="auto"/>
        <w:bottom w:val="none" w:sz="0" w:space="0" w:color="auto"/>
        <w:right w:val="none" w:sz="0" w:space="0" w:color="auto"/>
      </w:divBdr>
    </w:div>
    <w:div w:id="1555040947">
      <w:bodyDiv w:val="1"/>
      <w:marLeft w:val="0"/>
      <w:marRight w:val="0"/>
      <w:marTop w:val="0"/>
      <w:marBottom w:val="0"/>
      <w:divBdr>
        <w:top w:val="none" w:sz="0" w:space="0" w:color="auto"/>
        <w:left w:val="none" w:sz="0" w:space="0" w:color="auto"/>
        <w:bottom w:val="none" w:sz="0" w:space="0" w:color="auto"/>
        <w:right w:val="none" w:sz="0" w:space="0" w:color="auto"/>
      </w:divBdr>
    </w:div>
    <w:div w:id="1559241254">
      <w:bodyDiv w:val="1"/>
      <w:marLeft w:val="0"/>
      <w:marRight w:val="0"/>
      <w:marTop w:val="0"/>
      <w:marBottom w:val="0"/>
      <w:divBdr>
        <w:top w:val="none" w:sz="0" w:space="0" w:color="auto"/>
        <w:left w:val="none" w:sz="0" w:space="0" w:color="auto"/>
        <w:bottom w:val="none" w:sz="0" w:space="0" w:color="auto"/>
        <w:right w:val="none" w:sz="0" w:space="0" w:color="auto"/>
      </w:divBdr>
    </w:div>
    <w:div w:id="1560163677">
      <w:bodyDiv w:val="1"/>
      <w:marLeft w:val="0"/>
      <w:marRight w:val="0"/>
      <w:marTop w:val="0"/>
      <w:marBottom w:val="0"/>
      <w:divBdr>
        <w:top w:val="none" w:sz="0" w:space="0" w:color="auto"/>
        <w:left w:val="none" w:sz="0" w:space="0" w:color="auto"/>
        <w:bottom w:val="none" w:sz="0" w:space="0" w:color="auto"/>
        <w:right w:val="none" w:sz="0" w:space="0" w:color="auto"/>
      </w:divBdr>
    </w:div>
    <w:div w:id="1561476959">
      <w:bodyDiv w:val="1"/>
      <w:marLeft w:val="0"/>
      <w:marRight w:val="0"/>
      <w:marTop w:val="0"/>
      <w:marBottom w:val="0"/>
      <w:divBdr>
        <w:top w:val="none" w:sz="0" w:space="0" w:color="auto"/>
        <w:left w:val="none" w:sz="0" w:space="0" w:color="auto"/>
        <w:bottom w:val="none" w:sz="0" w:space="0" w:color="auto"/>
        <w:right w:val="none" w:sz="0" w:space="0" w:color="auto"/>
      </w:divBdr>
    </w:div>
    <w:div w:id="1562909310">
      <w:bodyDiv w:val="1"/>
      <w:marLeft w:val="0"/>
      <w:marRight w:val="0"/>
      <w:marTop w:val="0"/>
      <w:marBottom w:val="0"/>
      <w:divBdr>
        <w:top w:val="none" w:sz="0" w:space="0" w:color="auto"/>
        <w:left w:val="none" w:sz="0" w:space="0" w:color="auto"/>
        <w:bottom w:val="none" w:sz="0" w:space="0" w:color="auto"/>
        <w:right w:val="none" w:sz="0" w:space="0" w:color="auto"/>
      </w:divBdr>
    </w:div>
    <w:div w:id="1565875066">
      <w:bodyDiv w:val="1"/>
      <w:marLeft w:val="0"/>
      <w:marRight w:val="0"/>
      <w:marTop w:val="0"/>
      <w:marBottom w:val="0"/>
      <w:divBdr>
        <w:top w:val="none" w:sz="0" w:space="0" w:color="auto"/>
        <w:left w:val="none" w:sz="0" w:space="0" w:color="auto"/>
        <w:bottom w:val="none" w:sz="0" w:space="0" w:color="auto"/>
        <w:right w:val="none" w:sz="0" w:space="0" w:color="auto"/>
      </w:divBdr>
    </w:div>
    <w:div w:id="1567450552">
      <w:bodyDiv w:val="1"/>
      <w:marLeft w:val="0"/>
      <w:marRight w:val="0"/>
      <w:marTop w:val="0"/>
      <w:marBottom w:val="0"/>
      <w:divBdr>
        <w:top w:val="none" w:sz="0" w:space="0" w:color="auto"/>
        <w:left w:val="none" w:sz="0" w:space="0" w:color="auto"/>
        <w:bottom w:val="none" w:sz="0" w:space="0" w:color="auto"/>
        <w:right w:val="none" w:sz="0" w:space="0" w:color="auto"/>
      </w:divBdr>
    </w:div>
    <w:div w:id="1567641330">
      <w:bodyDiv w:val="1"/>
      <w:marLeft w:val="0"/>
      <w:marRight w:val="0"/>
      <w:marTop w:val="0"/>
      <w:marBottom w:val="0"/>
      <w:divBdr>
        <w:top w:val="none" w:sz="0" w:space="0" w:color="auto"/>
        <w:left w:val="none" w:sz="0" w:space="0" w:color="auto"/>
        <w:bottom w:val="none" w:sz="0" w:space="0" w:color="auto"/>
        <w:right w:val="none" w:sz="0" w:space="0" w:color="auto"/>
      </w:divBdr>
    </w:div>
    <w:div w:id="1567839739">
      <w:bodyDiv w:val="1"/>
      <w:marLeft w:val="0"/>
      <w:marRight w:val="0"/>
      <w:marTop w:val="0"/>
      <w:marBottom w:val="0"/>
      <w:divBdr>
        <w:top w:val="none" w:sz="0" w:space="0" w:color="auto"/>
        <w:left w:val="none" w:sz="0" w:space="0" w:color="auto"/>
        <w:bottom w:val="none" w:sz="0" w:space="0" w:color="auto"/>
        <w:right w:val="none" w:sz="0" w:space="0" w:color="auto"/>
      </w:divBdr>
    </w:div>
    <w:div w:id="1568344778">
      <w:bodyDiv w:val="1"/>
      <w:marLeft w:val="0"/>
      <w:marRight w:val="0"/>
      <w:marTop w:val="0"/>
      <w:marBottom w:val="0"/>
      <w:divBdr>
        <w:top w:val="none" w:sz="0" w:space="0" w:color="auto"/>
        <w:left w:val="none" w:sz="0" w:space="0" w:color="auto"/>
        <w:bottom w:val="none" w:sz="0" w:space="0" w:color="auto"/>
        <w:right w:val="none" w:sz="0" w:space="0" w:color="auto"/>
      </w:divBdr>
    </w:div>
    <w:div w:id="1569459033">
      <w:bodyDiv w:val="1"/>
      <w:marLeft w:val="0"/>
      <w:marRight w:val="0"/>
      <w:marTop w:val="0"/>
      <w:marBottom w:val="0"/>
      <w:divBdr>
        <w:top w:val="none" w:sz="0" w:space="0" w:color="auto"/>
        <w:left w:val="none" w:sz="0" w:space="0" w:color="auto"/>
        <w:bottom w:val="none" w:sz="0" w:space="0" w:color="auto"/>
        <w:right w:val="none" w:sz="0" w:space="0" w:color="auto"/>
      </w:divBdr>
    </w:div>
    <w:div w:id="1574318920">
      <w:bodyDiv w:val="1"/>
      <w:marLeft w:val="0"/>
      <w:marRight w:val="0"/>
      <w:marTop w:val="0"/>
      <w:marBottom w:val="0"/>
      <w:divBdr>
        <w:top w:val="none" w:sz="0" w:space="0" w:color="auto"/>
        <w:left w:val="none" w:sz="0" w:space="0" w:color="auto"/>
        <w:bottom w:val="none" w:sz="0" w:space="0" w:color="auto"/>
        <w:right w:val="none" w:sz="0" w:space="0" w:color="auto"/>
      </w:divBdr>
    </w:div>
    <w:div w:id="1575048437">
      <w:bodyDiv w:val="1"/>
      <w:marLeft w:val="0"/>
      <w:marRight w:val="0"/>
      <w:marTop w:val="0"/>
      <w:marBottom w:val="0"/>
      <w:divBdr>
        <w:top w:val="none" w:sz="0" w:space="0" w:color="auto"/>
        <w:left w:val="none" w:sz="0" w:space="0" w:color="auto"/>
        <w:bottom w:val="none" w:sz="0" w:space="0" w:color="auto"/>
        <w:right w:val="none" w:sz="0" w:space="0" w:color="auto"/>
      </w:divBdr>
    </w:div>
    <w:div w:id="1579053772">
      <w:bodyDiv w:val="1"/>
      <w:marLeft w:val="0"/>
      <w:marRight w:val="0"/>
      <w:marTop w:val="0"/>
      <w:marBottom w:val="0"/>
      <w:divBdr>
        <w:top w:val="none" w:sz="0" w:space="0" w:color="auto"/>
        <w:left w:val="none" w:sz="0" w:space="0" w:color="auto"/>
        <w:bottom w:val="none" w:sz="0" w:space="0" w:color="auto"/>
        <w:right w:val="none" w:sz="0" w:space="0" w:color="auto"/>
      </w:divBdr>
    </w:div>
    <w:div w:id="1581330533">
      <w:bodyDiv w:val="1"/>
      <w:marLeft w:val="0"/>
      <w:marRight w:val="0"/>
      <w:marTop w:val="0"/>
      <w:marBottom w:val="0"/>
      <w:divBdr>
        <w:top w:val="none" w:sz="0" w:space="0" w:color="auto"/>
        <w:left w:val="none" w:sz="0" w:space="0" w:color="auto"/>
        <w:bottom w:val="none" w:sz="0" w:space="0" w:color="auto"/>
        <w:right w:val="none" w:sz="0" w:space="0" w:color="auto"/>
      </w:divBdr>
    </w:div>
    <w:div w:id="1583679006">
      <w:bodyDiv w:val="1"/>
      <w:marLeft w:val="0"/>
      <w:marRight w:val="0"/>
      <w:marTop w:val="0"/>
      <w:marBottom w:val="0"/>
      <w:divBdr>
        <w:top w:val="none" w:sz="0" w:space="0" w:color="auto"/>
        <w:left w:val="none" w:sz="0" w:space="0" w:color="auto"/>
        <w:bottom w:val="none" w:sz="0" w:space="0" w:color="auto"/>
        <w:right w:val="none" w:sz="0" w:space="0" w:color="auto"/>
      </w:divBdr>
    </w:div>
    <w:div w:id="1588810477">
      <w:bodyDiv w:val="1"/>
      <w:marLeft w:val="0"/>
      <w:marRight w:val="0"/>
      <w:marTop w:val="0"/>
      <w:marBottom w:val="0"/>
      <w:divBdr>
        <w:top w:val="none" w:sz="0" w:space="0" w:color="auto"/>
        <w:left w:val="none" w:sz="0" w:space="0" w:color="auto"/>
        <w:bottom w:val="none" w:sz="0" w:space="0" w:color="auto"/>
        <w:right w:val="none" w:sz="0" w:space="0" w:color="auto"/>
      </w:divBdr>
    </w:div>
    <w:div w:id="1591624906">
      <w:bodyDiv w:val="1"/>
      <w:marLeft w:val="0"/>
      <w:marRight w:val="0"/>
      <w:marTop w:val="0"/>
      <w:marBottom w:val="0"/>
      <w:divBdr>
        <w:top w:val="none" w:sz="0" w:space="0" w:color="auto"/>
        <w:left w:val="none" w:sz="0" w:space="0" w:color="auto"/>
        <w:bottom w:val="none" w:sz="0" w:space="0" w:color="auto"/>
        <w:right w:val="none" w:sz="0" w:space="0" w:color="auto"/>
      </w:divBdr>
    </w:div>
    <w:div w:id="1591935259">
      <w:bodyDiv w:val="1"/>
      <w:marLeft w:val="0"/>
      <w:marRight w:val="0"/>
      <w:marTop w:val="0"/>
      <w:marBottom w:val="0"/>
      <w:divBdr>
        <w:top w:val="none" w:sz="0" w:space="0" w:color="auto"/>
        <w:left w:val="none" w:sz="0" w:space="0" w:color="auto"/>
        <w:bottom w:val="none" w:sz="0" w:space="0" w:color="auto"/>
        <w:right w:val="none" w:sz="0" w:space="0" w:color="auto"/>
      </w:divBdr>
    </w:div>
    <w:div w:id="1593734198">
      <w:bodyDiv w:val="1"/>
      <w:marLeft w:val="0"/>
      <w:marRight w:val="0"/>
      <w:marTop w:val="0"/>
      <w:marBottom w:val="0"/>
      <w:divBdr>
        <w:top w:val="none" w:sz="0" w:space="0" w:color="auto"/>
        <w:left w:val="none" w:sz="0" w:space="0" w:color="auto"/>
        <w:bottom w:val="none" w:sz="0" w:space="0" w:color="auto"/>
        <w:right w:val="none" w:sz="0" w:space="0" w:color="auto"/>
      </w:divBdr>
    </w:div>
    <w:div w:id="1598370131">
      <w:bodyDiv w:val="1"/>
      <w:marLeft w:val="0"/>
      <w:marRight w:val="0"/>
      <w:marTop w:val="0"/>
      <w:marBottom w:val="0"/>
      <w:divBdr>
        <w:top w:val="none" w:sz="0" w:space="0" w:color="auto"/>
        <w:left w:val="none" w:sz="0" w:space="0" w:color="auto"/>
        <w:bottom w:val="none" w:sz="0" w:space="0" w:color="auto"/>
        <w:right w:val="none" w:sz="0" w:space="0" w:color="auto"/>
      </w:divBdr>
    </w:div>
    <w:div w:id="1603294346">
      <w:bodyDiv w:val="1"/>
      <w:marLeft w:val="0"/>
      <w:marRight w:val="0"/>
      <w:marTop w:val="0"/>
      <w:marBottom w:val="0"/>
      <w:divBdr>
        <w:top w:val="none" w:sz="0" w:space="0" w:color="auto"/>
        <w:left w:val="none" w:sz="0" w:space="0" w:color="auto"/>
        <w:bottom w:val="none" w:sz="0" w:space="0" w:color="auto"/>
        <w:right w:val="none" w:sz="0" w:space="0" w:color="auto"/>
      </w:divBdr>
    </w:div>
    <w:div w:id="1604074238">
      <w:bodyDiv w:val="1"/>
      <w:marLeft w:val="0"/>
      <w:marRight w:val="0"/>
      <w:marTop w:val="0"/>
      <w:marBottom w:val="0"/>
      <w:divBdr>
        <w:top w:val="none" w:sz="0" w:space="0" w:color="auto"/>
        <w:left w:val="none" w:sz="0" w:space="0" w:color="auto"/>
        <w:bottom w:val="none" w:sz="0" w:space="0" w:color="auto"/>
        <w:right w:val="none" w:sz="0" w:space="0" w:color="auto"/>
      </w:divBdr>
      <w:divsChild>
        <w:div w:id="1430350888">
          <w:marLeft w:val="0"/>
          <w:marRight w:val="0"/>
          <w:marTop w:val="0"/>
          <w:marBottom w:val="0"/>
          <w:divBdr>
            <w:top w:val="none" w:sz="0" w:space="0" w:color="auto"/>
            <w:left w:val="none" w:sz="0" w:space="0" w:color="auto"/>
            <w:bottom w:val="none" w:sz="0" w:space="0" w:color="auto"/>
            <w:right w:val="none" w:sz="0" w:space="0" w:color="auto"/>
          </w:divBdr>
          <w:divsChild>
            <w:div w:id="231351537">
              <w:marLeft w:val="0"/>
              <w:marRight w:val="0"/>
              <w:marTop w:val="0"/>
              <w:marBottom w:val="0"/>
              <w:divBdr>
                <w:top w:val="none" w:sz="0" w:space="0" w:color="auto"/>
                <w:left w:val="none" w:sz="0" w:space="0" w:color="auto"/>
                <w:bottom w:val="none" w:sz="0" w:space="0" w:color="auto"/>
                <w:right w:val="none" w:sz="0" w:space="0" w:color="auto"/>
              </w:divBdr>
              <w:divsChild>
                <w:div w:id="284042416">
                  <w:marLeft w:val="0"/>
                  <w:marRight w:val="0"/>
                  <w:marTop w:val="0"/>
                  <w:marBottom w:val="0"/>
                  <w:divBdr>
                    <w:top w:val="none" w:sz="0" w:space="0" w:color="auto"/>
                    <w:left w:val="none" w:sz="0" w:space="0" w:color="auto"/>
                    <w:bottom w:val="none" w:sz="0" w:space="0" w:color="auto"/>
                    <w:right w:val="none" w:sz="0" w:space="0" w:color="auto"/>
                  </w:divBdr>
                  <w:divsChild>
                    <w:div w:id="2076850711">
                      <w:marLeft w:val="0"/>
                      <w:marRight w:val="0"/>
                      <w:marTop w:val="0"/>
                      <w:marBottom w:val="0"/>
                      <w:divBdr>
                        <w:top w:val="none" w:sz="0" w:space="0" w:color="auto"/>
                        <w:left w:val="none" w:sz="0" w:space="0" w:color="auto"/>
                        <w:bottom w:val="none" w:sz="0" w:space="0" w:color="auto"/>
                        <w:right w:val="none" w:sz="0" w:space="0" w:color="auto"/>
                      </w:divBdr>
                      <w:divsChild>
                        <w:div w:id="392001764">
                          <w:marLeft w:val="0"/>
                          <w:marRight w:val="0"/>
                          <w:marTop w:val="0"/>
                          <w:marBottom w:val="0"/>
                          <w:divBdr>
                            <w:top w:val="none" w:sz="0" w:space="0" w:color="auto"/>
                            <w:left w:val="none" w:sz="0" w:space="0" w:color="auto"/>
                            <w:bottom w:val="none" w:sz="0" w:space="0" w:color="auto"/>
                            <w:right w:val="none" w:sz="0" w:space="0" w:color="auto"/>
                          </w:divBdr>
                          <w:divsChild>
                            <w:div w:id="744189283">
                              <w:marLeft w:val="0"/>
                              <w:marRight w:val="0"/>
                              <w:marTop w:val="0"/>
                              <w:marBottom w:val="0"/>
                              <w:divBdr>
                                <w:top w:val="none" w:sz="0" w:space="0" w:color="auto"/>
                                <w:left w:val="none" w:sz="0" w:space="0" w:color="auto"/>
                                <w:bottom w:val="none" w:sz="0" w:space="0" w:color="auto"/>
                                <w:right w:val="none" w:sz="0" w:space="0" w:color="auto"/>
                              </w:divBdr>
                              <w:divsChild>
                                <w:div w:id="339167505">
                                  <w:marLeft w:val="0"/>
                                  <w:marRight w:val="0"/>
                                  <w:marTop w:val="0"/>
                                  <w:marBottom w:val="0"/>
                                  <w:divBdr>
                                    <w:top w:val="none" w:sz="0" w:space="0" w:color="auto"/>
                                    <w:left w:val="none" w:sz="0" w:space="0" w:color="auto"/>
                                    <w:bottom w:val="none" w:sz="0" w:space="0" w:color="auto"/>
                                    <w:right w:val="none" w:sz="0" w:space="0" w:color="auto"/>
                                  </w:divBdr>
                                  <w:divsChild>
                                    <w:div w:id="46421762">
                                      <w:marLeft w:val="0"/>
                                      <w:marRight w:val="0"/>
                                      <w:marTop w:val="0"/>
                                      <w:marBottom w:val="0"/>
                                      <w:divBdr>
                                        <w:top w:val="none" w:sz="0" w:space="0" w:color="auto"/>
                                        <w:left w:val="none" w:sz="0" w:space="0" w:color="auto"/>
                                        <w:bottom w:val="none" w:sz="0" w:space="0" w:color="auto"/>
                                        <w:right w:val="none" w:sz="0" w:space="0" w:color="auto"/>
                                      </w:divBdr>
                                      <w:divsChild>
                                        <w:div w:id="886649264">
                                          <w:marLeft w:val="0"/>
                                          <w:marRight w:val="0"/>
                                          <w:marTop w:val="0"/>
                                          <w:marBottom w:val="0"/>
                                          <w:divBdr>
                                            <w:top w:val="none" w:sz="0" w:space="0" w:color="auto"/>
                                            <w:left w:val="none" w:sz="0" w:space="0" w:color="auto"/>
                                            <w:bottom w:val="none" w:sz="0" w:space="0" w:color="auto"/>
                                            <w:right w:val="none" w:sz="0" w:space="0" w:color="auto"/>
                                          </w:divBdr>
                                          <w:divsChild>
                                            <w:div w:id="62975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5914427">
      <w:bodyDiv w:val="1"/>
      <w:marLeft w:val="0"/>
      <w:marRight w:val="0"/>
      <w:marTop w:val="0"/>
      <w:marBottom w:val="0"/>
      <w:divBdr>
        <w:top w:val="none" w:sz="0" w:space="0" w:color="auto"/>
        <w:left w:val="none" w:sz="0" w:space="0" w:color="auto"/>
        <w:bottom w:val="none" w:sz="0" w:space="0" w:color="auto"/>
        <w:right w:val="none" w:sz="0" w:space="0" w:color="auto"/>
      </w:divBdr>
    </w:div>
    <w:div w:id="1612853952">
      <w:bodyDiv w:val="1"/>
      <w:marLeft w:val="0"/>
      <w:marRight w:val="0"/>
      <w:marTop w:val="0"/>
      <w:marBottom w:val="0"/>
      <w:divBdr>
        <w:top w:val="none" w:sz="0" w:space="0" w:color="auto"/>
        <w:left w:val="none" w:sz="0" w:space="0" w:color="auto"/>
        <w:bottom w:val="none" w:sz="0" w:space="0" w:color="auto"/>
        <w:right w:val="none" w:sz="0" w:space="0" w:color="auto"/>
      </w:divBdr>
    </w:div>
    <w:div w:id="1613055775">
      <w:bodyDiv w:val="1"/>
      <w:marLeft w:val="0"/>
      <w:marRight w:val="0"/>
      <w:marTop w:val="0"/>
      <w:marBottom w:val="0"/>
      <w:divBdr>
        <w:top w:val="none" w:sz="0" w:space="0" w:color="auto"/>
        <w:left w:val="none" w:sz="0" w:space="0" w:color="auto"/>
        <w:bottom w:val="none" w:sz="0" w:space="0" w:color="auto"/>
        <w:right w:val="none" w:sz="0" w:space="0" w:color="auto"/>
      </w:divBdr>
    </w:div>
    <w:div w:id="1613125124">
      <w:bodyDiv w:val="1"/>
      <w:marLeft w:val="0"/>
      <w:marRight w:val="0"/>
      <w:marTop w:val="0"/>
      <w:marBottom w:val="0"/>
      <w:divBdr>
        <w:top w:val="none" w:sz="0" w:space="0" w:color="auto"/>
        <w:left w:val="none" w:sz="0" w:space="0" w:color="auto"/>
        <w:bottom w:val="none" w:sz="0" w:space="0" w:color="auto"/>
        <w:right w:val="none" w:sz="0" w:space="0" w:color="auto"/>
      </w:divBdr>
    </w:div>
    <w:div w:id="1617440458">
      <w:bodyDiv w:val="1"/>
      <w:marLeft w:val="0"/>
      <w:marRight w:val="0"/>
      <w:marTop w:val="0"/>
      <w:marBottom w:val="0"/>
      <w:divBdr>
        <w:top w:val="none" w:sz="0" w:space="0" w:color="auto"/>
        <w:left w:val="none" w:sz="0" w:space="0" w:color="auto"/>
        <w:bottom w:val="none" w:sz="0" w:space="0" w:color="auto"/>
        <w:right w:val="none" w:sz="0" w:space="0" w:color="auto"/>
      </w:divBdr>
    </w:div>
    <w:div w:id="1619607988">
      <w:bodyDiv w:val="1"/>
      <w:marLeft w:val="0"/>
      <w:marRight w:val="0"/>
      <w:marTop w:val="0"/>
      <w:marBottom w:val="0"/>
      <w:divBdr>
        <w:top w:val="none" w:sz="0" w:space="0" w:color="auto"/>
        <w:left w:val="none" w:sz="0" w:space="0" w:color="auto"/>
        <w:bottom w:val="none" w:sz="0" w:space="0" w:color="auto"/>
        <w:right w:val="none" w:sz="0" w:space="0" w:color="auto"/>
      </w:divBdr>
    </w:div>
    <w:div w:id="1620377717">
      <w:bodyDiv w:val="1"/>
      <w:marLeft w:val="0"/>
      <w:marRight w:val="0"/>
      <w:marTop w:val="0"/>
      <w:marBottom w:val="0"/>
      <w:divBdr>
        <w:top w:val="none" w:sz="0" w:space="0" w:color="auto"/>
        <w:left w:val="none" w:sz="0" w:space="0" w:color="auto"/>
        <w:bottom w:val="none" w:sz="0" w:space="0" w:color="auto"/>
        <w:right w:val="none" w:sz="0" w:space="0" w:color="auto"/>
      </w:divBdr>
    </w:div>
    <w:div w:id="1620916786">
      <w:bodyDiv w:val="1"/>
      <w:marLeft w:val="0"/>
      <w:marRight w:val="0"/>
      <w:marTop w:val="0"/>
      <w:marBottom w:val="0"/>
      <w:divBdr>
        <w:top w:val="none" w:sz="0" w:space="0" w:color="auto"/>
        <w:left w:val="none" w:sz="0" w:space="0" w:color="auto"/>
        <w:bottom w:val="none" w:sz="0" w:space="0" w:color="auto"/>
        <w:right w:val="none" w:sz="0" w:space="0" w:color="auto"/>
      </w:divBdr>
    </w:div>
    <w:div w:id="1623464918">
      <w:bodyDiv w:val="1"/>
      <w:marLeft w:val="0"/>
      <w:marRight w:val="0"/>
      <w:marTop w:val="0"/>
      <w:marBottom w:val="0"/>
      <w:divBdr>
        <w:top w:val="none" w:sz="0" w:space="0" w:color="auto"/>
        <w:left w:val="none" w:sz="0" w:space="0" w:color="auto"/>
        <w:bottom w:val="none" w:sz="0" w:space="0" w:color="auto"/>
        <w:right w:val="none" w:sz="0" w:space="0" w:color="auto"/>
      </w:divBdr>
    </w:div>
    <w:div w:id="1623998801">
      <w:bodyDiv w:val="1"/>
      <w:marLeft w:val="0"/>
      <w:marRight w:val="0"/>
      <w:marTop w:val="0"/>
      <w:marBottom w:val="0"/>
      <w:divBdr>
        <w:top w:val="none" w:sz="0" w:space="0" w:color="auto"/>
        <w:left w:val="none" w:sz="0" w:space="0" w:color="auto"/>
        <w:bottom w:val="none" w:sz="0" w:space="0" w:color="auto"/>
        <w:right w:val="none" w:sz="0" w:space="0" w:color="auto"/>
      </w:divBdr>
    </w:div>
    <w:div w:id="1626739693">
      <w:bodyDiv w:val="1"/>
      <w:marLeft w:val="0"/>
      <w:marRight w:val="0"/>
      <w:marTop w:val="0"/>
      <w:marBottom w:val="0"/>
      <w:divBdr>
        <w:top w:val="none" w:sz="0" w:space="0" w:color="auto"/>
        <w:left w:val="none" w:sz="0" w:space="0" w:color="auto"/>
        <w:bottom w:val="none" w:sz="0" w:space="0" w:color="auto"/>
        <w:right w:val="none" w:sz="0" w:space="0" w:color="auto"/>
      </w:divBdr>
    </w:div>
    <w:div w:id="1626766448">
      <w:bodyDiv w:val="1"/>
      <w:marLeft w:val="0"/>
      <w:marRight w:val="0"/>
      <w:marTop w:val="0"/>
      <w:marBottom w:val="0"/>
      <w:divBdr>
        <w:top w:val="none" w:sz="0" w:space="0" w:color="auto"/>
        <w:left w:val="none" w:sz="0" w:space="0" w:color="auto"/>
        <w:bottom w:val="none" w:sz="0" w:space="0" w:color="auto"/>
        <w:right w:val="none" w:sz="0" w:space="0" w:color="auto"/>
      </w:divBdr>
    </w:div>
    <w:div w:id="1628393754">
      <w:bodyDiv w:val="1"/>
      <w:marLeft w:val="0"/>
      <w:marRight w:val="0"/>
      <w:marTop w:val="0"/>
      <w:marBottom w:val="0"/>
      <w:divBdr>
        <w:top w:val="none" w:sz="0" w:space="0" w:color="auto"/>
        <w:left w:val="none" w:sz="0" w:space="0" w:color="auto"/>
        <w:bottom w:val="none" w:sz="0" w:space="0" w:color="auto"/>
        <w:right w:val="none" w:sz="0" w:space="0" w:color="auto"/>
      </w:divBdr>
    </w:div>
    <w:div w:id="1630277449">
      <w:bodyDiv w:val="1"/>
      <w:marLeft w:val="0"/>
      <w:marRight w:val="0"/>
      <w:marTop w:val="0"/>
      <w:marBottom w:val="0"/>
      <w:divBdr>
        <w:top w:val="none" w:sz="0" w:space="0" w:color="auto"/>
        <w:left w:val="none" w:sz="0" w:space="0" w:color="auto"/>
        <w:bottom w:val="none" w:sz="0" w:space="0" w:color="auto"/>
        <w:right w:val="none" w:sz="0" w:space="0" w:color="auto"/>
      </w:divBdr>
    </w:div>
    <w:div w:id="1633829788">
      <w:bodyDiv w:val="1"/>
      <w:marLeft w:val="0"/>
      <w:marRight w:val="0"/>
      <w:marTop w:val="0"/>
      <w:marBottom w:val="0"/>
      <w:divBdr>
        <w:top w:val="none" w:sz="0" w:space="0" w:color="auto"/>
        <w:left w:val="none" w:sz="0" w:space="0" w:color="auto"/>
        <w:bottom w:val="none" w:sz="0" w:space="0" w:color="auto"/>
        <w:right w:val="none" w:sz="0" w:space="0" w:color="auto"/>
      </w:divBdr>
    </w:div>
    <w:div w:id="1646156412">
      <w:bodyDiv w:val="1"/>
      <w:marLeft w:val="0"/>
      <w:marRight w:val="0"/>
      <w:marTop w:val="0"/>
      <w:marBottom w:val="0"/>
      <w:divBdr>
        <w:top w:val="none" w:sz="0" w:space="0" w:color="auto"/>
        <w:left w:val="none" w:sz="0" w:space="0" w:color="auto"/>
        <w:bottom w:val="none" w:sz="0" w:space="0" w:color="auto"/>
        <w:right w:val="none" w:sz="0" w:space="0" w:color="auto"/>
      </w:divBdr>
    </w:div>
    <w:div w:id="1653677103">
      <w:bodyDiv w:val="1"/>
      <w:marLeft w:val="0"/>
      <w:marRight w:val="0"/>
      <w:marTop w:val="0"/>
      <w:marBottom w:val="0"/>
      <w:divBdr>
        <w:top w:val="none" w:sz="0" w:space="0" w:color="auto"/>
        <w:left w:val="none" w:sz="0" w:space="0" w:color="auto"/>
        <w:bottom w:val="none" w:sz="0" w:space="0" w:color="auto"/>
        <w:right w:val="none" w:sz="0" w:space="0" w:color="auto"/>
      </w:divBdr>
    </w:div>
    <w:div w:id="1657101504">
      <w:bodyDiv w:val="1"/>
      <w:marLeft w:val="0"/>
      <w:marRight w:val="0"/>
      <w:marTop w:val="0"/>
      <w:marBottom w:val="0"/>
      <w:divBdr>
        <w:top w:val="none" w:sz="0" w:space="0" w:color="auto"/>
        <w:left w:val="none" w:sz="0" w:space="0" w:color="auto"/>
        <w:bottom w:val="none" w:sz="0" w:space="0" w:color="auto"/>
        <w:right w:val="none" w:sz="0" w:space="0" w:color="auto"/>
      </w:divBdr>
    </w:div>
    <w:div w:id="1664578828">
      <w:bodyDiv w:val="1"/>
      <w:marLeft w:val="0"/>
      <w:marRight w:val="0"/>
      <w:marTop w:val="0"/>
      <w:marBottom w:val="0"/>
      <w:divBdr>
        <w:top w:val="none" w:sz="0" w:space="0" w:color="auto"/>
        <w:left w:val="none" w:sz="0" w:space="0" w:color="auto"/>
        <w:bottom w:val="none" w:sz="0" w:space="0" w:color="auto"/>
        <w:right w:val="none" w:sz="0" w:space="0" w:color="auto"/>
      </w:divBdr>
    </w:div>
    <w:div w:id="1668165026">
      <w:bodyDiv w:val="1"/>
      <w:marLeft w:val="0"/>
      <w:marRight w:val="0"/>
      <w:marTop w:val="0"/>
      <w:marBottom w:val="0"/>
      <w:divBdr>
        <w:top w:val="none" w:sz="0" w:space="0" w:color="auto"/>
        <w:left w:val="none" w:sz="0" w:space="0" w:color="auto"/>
        <w:bottom w:val="none" w:sz="0" w:space="0" w:color="auto"/>
        <w:right w:val="none" w:sz="0" w:space="0" w:color="auto"/>
      </w:divBdr>
    </w:div>
    <w:div w:id="1671786406">
      <w:bodyDiv w:val="1"/>
      <w:marLeft w:val="0"/>
      <w:marRight w:val="0"/>
      <w:marTop w:val="0"/>
      <w:marBottom w:val="0"/>
      <w:divBdr>
        <w:top w:val="none" w:sz="0" w:space="0" w:color="auto"/>
        <w:left w:val="none" w:sz="0" w:space="0" w:color="auto"/>
        <w:bottom w:val="none" w:sz="0" w:space="0" w:color="auto"/>
        <w:right w:val="none" w:sz="0" w:space="0" w:color="auto"/>
      </w:divBdr>
    </w:div>
    <w:div w:id="1677341059">
      <w:bodyDiv w:val="1"/>
      <w:marLeft w:val="0"/>
      <w:marRight w:val="0"/>
      <w:marTop w:val="0"/>
      <w:marBottom w:val="0"/>
      <w:divBdr>
        <w:top w:val="none" w:sz="0" w:space="0" w:color="auto"/>
        <w:left w:val="none" w:sz="0" w:space="0" w:color="auto"/>
        <w:bottom w:val="none" w:sz="0" w:space="0" w:color="auto"/>
        <w:right w:val="none" w:sz="0" w:space="0" w:color="auto"/>
      </w:divBdr>
    </w:div>
    <w:div w:id="1677416071">
      <w:bodyDiv w:val="1"/>
      <w:marLeft w:val="0"/>
      <w:marRight w:val="0"/>
      <w:marTop w:val="0"/>
      <w:marBottom w:val="0"/>
      <w:divBdr>
        <w:top w:val="none" w:sz="0" w:space="0" w:color="auto"/>
        <w:left w:val="none" w:sz="0" w:space="0" w:color="auto"/>
        <w:bottom w:val="none" w:sz="0" w:space="0" w:color="auto"/>
        <w:right w:val="none" w:sz="0" w:space="0" w:color="auto"/>
      </w:divBdr>
    </w:div>
    <w:div w:id="1677420744">
      <w:bodyDiv w:val="1"/>
      <w:marLeft w:val="0"/>
      <w:marRight w:val="0"/>
      <w:marTop w:val="0"/>
      <w:marBottom w:val="0"/>
      <w:divBdr>
        <w:top w:val="none" w:sz="0" w:space="0" w:color="auto"/>
        <w:left w:val="none" w:sz="0" w:space="0" w:color="auto"/>
        <w:bottom w:val="none" w:sz="0" w:space="0" w:color="auto"/>
        <w:right w:val="none" w:sz="0" w:space="0" w:color="auto"/>
      </w:divBdr>
    </w:div>
    <w:div w:id="1678997418">
      <w:bodyDiv w:val="1"/>
      <w:marLeft w:val="0"/>
      <w:marRight w:val="0"/>
      <w:marTop w:val="0"/>
      <w:marBottom w:val="0"/>
      <w:divBdr>
        <w:top w:val="none" w:sz="0" w:space="0" w:color="auto"/>
        <w:left w:val="none" w:sz="0" w:space="0" w:color="auto"/>
        <w:bottom w:val="none" w:sz="0" w:space="0" w:color="auto"/>
        <w:right w:val="none" w:sz="0" w:space="0" w:color="auto"/>
      </w:divBdr>
    </w:div>
    <w:div w:id="1688213278">
      <w:bodyDiv w:val="1"/>
      <w:marLeft w:val="0"/>
      <w:marRight w:val="0"/>
      <w:marTop w:val="0"/>
      <w:marBottom w:val="0"/>
      <w:divBdr>
        <w:top w:val="none" w:sz="0" w:space="0" w:color="auto"/>
        <w:left w:val="none" w:sz="0" w:space="0" w:color="auto"/>
        <w:bottom w:val="none" w:sz="0" w:space="0" w:color="auto"/>
        <w:right w:val="none" w:sz="0" w:space="0" w:color="auto"/>
      </w:divBdr>
    </w:div>
    <w:div w:id="1697579338">
      <w:bodyDiv w:val="1"/>
      <w:marLeft w:val="0"/>
      <w:marRight w:val="0"/>
      <w:marTop w:val="0"/>
      <w:marBottom w:val="0"/>
      <w:divBdr>
        <w:top w:val="none" w:sz="0" w:space="0" w:color="auto"/>
        <w:left w:val="none" w:sz="0" w:space="0" w:color="auto"/>
        <w:bottom w:val="none" w:sz="0" w:space="0" w:color="auto"/>
        <w:right w:val="none" w:sz="0" w:space="0" w:color="auto"/>
      </w:divBdr>
    </w:div>
    <w:div w:id="1698962467">
      <w:bodyDiv w:val="1"/>
      <w:marLeft w:val="0"/>
      <w:marRight w:val="0"/>
      <w:marTop w:val="0"/>
      <w:marBottom w:val="0"/>
      <w:divBdr>
        <w:top w:val="none" w:sz="0" w:space="0" w:color="auto"/>
        <w:left w:val="none" w:sz="0" w:space="0" w:color="auto"/>
        <w:bottom w:val="none" w:sz="0" w:space="0" w:color="auto"/>
        <w:right w:val="none" w:sz="0" w:space="0" w:color="auto"/>
      </w:divBdr>
    </w:div>
    <w:div w:id="1705714354">
      <w:bodyDiv w:val="1"/>
      <w:marLeft w:val="0"/>
      <w:marRight w:val="0"/>
      <w:marTop w:val="0"/>
      <w:marBottom w:val="0"/>
      <w:divBdr>
        <w:top w:val="none" w:sz="0" w:space="0" w:color="auto"/>
        <w:left w:val="none" w:sz="0" w:space="0" w:color="auto"/>
        <w:bottom w:val="none" w:sz="0" w:space="0" w:color="auto"/>
        <w:right w:val="none" w:sz="0" w:space="0" w:color="auto"/>
      </w:divBdr>
    </w:div>
    <w:div w:id="1709572742">
      <w:bodyDiv w:val="1"/>
      <w:marLeft w:val="0"/>
      <w:marRight w:val="0"/>
      <w:marTop w:val="0"/>
      <w:marBottom w:val="0"/>
      <w:divBdr>
        <w:top w:val="none" w:sz="0" w:space="0" w:color="auto"/>
        <w:left w:val="none" w:sz="0" w:space="0" w:color="auto"/>
        <w:bottom w:val="none" w:sz="0" w:space="0" w:color="auto"/>
        <w:right w:val="none" w:sz="0" w:space="0" w:color="auto"/>
      </w:divBdr>
    </w:div>
    <w:div w:id="1709840766">
      <w:bodyDiv w:val="1"/>
      <w:marLeft w:val="0"/>
      <w:marRight w:val="0"/>
      <w:marTop w:val="0"/>
      <w:marBottom w:val="0"/>
      <w:divBdr>
        <w:top w:val="none" w:sz="0" w:space="0" w:color="auto"/>
        <w:left w:val="none" w:sz="0" w:space="0" w:color="auto"/>
        <w:bottom w:val="none" w:sz="0" w:space="0" w:color="auto"/>
        <w:right w:val="none" w:sz="0" w:space="0" w:color="auto"/>
      </w:divBdr>
    </w:div>
    <w:div w:id="1710646877">
      <w:bodyDiv w:val="1"/>
      <w:marLeft w:val="0"/>
      <w:marRight w:val="0"/>
      <w:marTop w:val="0"/>
      <w:marBottom w:val="0"/>
      <w:divBdr>
        <w:top w:val="none" w:sz="0" w:space="0" w:color="auto"/>
        <w:left w:val="none" w:sz="0" w:space="0" w:color="auto"/>
        <w:bottom w:val="none" w:sz="0" w:space="0" w:color="auto"/>
        <w:right w:val="none" w:sz="0" w:space="0" w:color="auto"/>
      </w:divBdr>
    </w:div>
    <w:div w:id="1717704957">
      <w:bodyDiv w:val="1"/>
      <w:marLeft w:val="0"/>
      <w:marRight w:val="0"/>
      <w:marTop w:val="0"/>
      <w:marBottom w:val="0"/>
      <w:divBdr>
        <w:top w:val="none" w:sz="0" w:space="0" w:color="auto"/>
        <w:left w:val="none" w:sz="0" w:space="0" w:color="auto"/>
        <w:bottom w:val="none" w:sz="0" w:space="0" w:color="auto"/>
        <w:right w:val="none" w:sz="0" w:space="0" w:color="auto"/>
      </w:divBdr>
    </w:div>
    <w:div w:id="1726902891">
      <w:bodyDiv w:val="1"/>
      <w:marLeft w:val="0"/>
      <w:marRight w:val="0"/>
      <w:marTop w:val="0"/>
      <w:marBottom w:val="0"/>
      <w:divBdr>
        <w:top w:val="none" w:sz="0" w:space="0" w:color="auto"/>
        <w:left w:val="none" w:sz="0" w:space="0" w:color="auto"/>
        <w:bottom w:val="none" w:sz="0" w:space="0" w:color="auto"/>
        <w:right w:val="none" w:sz="0" w:space="0" w:color="auto"/>
      </w:divBdr>
    </w:div>
    <w:div w:id="1726948177">
      <w:bodyDiv w:val="1"/>
      <w:marLeft w:val="0"/>
      <w:marRight w:val="0"/>
      <w:marTop w:val="0"/>
      <w:marBottom w:val="0"/>
      <w:divBdr>
        <w:top w:val="none" w:sz="0" w:space="0" w:color="auto"/>
        <w:left w:val="none" w:sz="0" w:space="0" w:color="auto"/>
        <w:bottom w:val="none" w:sz="0" w:space="0" w:color="auto"/>
        <w:right w:val="none" w:sz="0" w:space="0" w:color="auto"/>
      </w:divBdr>
    </w:div>
    <w:div w:id="1727605808">
      <w:bodyDiv w:val="1"/>
      <w:marLeft w:val="0"/>
      <w:marRight w:val="0"/>
      <w:marTop w:val="0"/>
      <w:marBottom w:val="0"/>
      <w:divBdr>
        <w:top w:val="none" w:sz="0" w:space="0" w:color="auto"/>
        <w:left w:val="none" w:sz="0" w:space="0" w:color="auto"/>
        <w:bottom w:val="none" w:sz="0" w:space="0" w:color="auto"/>
        <w:right w:val="none" w:sz="0" w:space="0" w:color="auto"/>
      </w:divBdr>
    </w:div>
    <w:div w:id="1732344042">
      <w:bodyDiv w:val="1"/>
      <w:marLeft w:val="0"/>
      <w:marRight w:val="0"/>
      <w:marTop w:val="0"/>
      <w:marBottom w:val="0"/>
      <w:divBdr>
        <w:top w:val="none" w:sz="0" w:space="0" w:color="auto"/>
        <w:left w:val="none" w:sz="0" w:space="0" w:color="auto"/>
        <w:bottom w:val="none" w:sz="0" w:space="0" w:color="auto"/>
        <w:right w:val="none" w:sz="0" w:space="0" w:color="auto"/>
      </w:divBdr>
    </w:div>
    <w:div w:id="1732734062">
      <w:bodyDiv w:val="1"/>
      <w:marLeft w:val="0"/>
      <w:marRight w:val="0"/>
      <w:marTop w:val="0"/>
      <w:marBottom w:val="0"/>
      <w:divBdr>
        <w:top w:val="none" w:sz="0" w:space="0" w:color="auto"/>
        <w:left w:val="none" w:sz="0" w:space="0" w:color="auto"/>
        <w:bottom w:val="none" w:sz="0" w:space="0" w:color="auto"/>
        <w:right w:val="none" w:sz="0" w:space="0" w:color="auto"/>
      </w:divBdr>
    </w:div>
    <w:div w:id="1733891217">
      <w:bodyDiv w:val="1"/>
      <w:marLeft w:val="0"/>
      <w:marRight w:val="0"/>
      <w:marTop w:val="0"/>
      <w:marBottom w:val="0"/>
      <w:divBdr>
        <w:top w:val="none" w:sz="0" w:space="0" w:color="auto"/>
        <w:left w:val="none" w:sz="0" w:space="0" w:color="auto"/>
        <w:bottom w:val="none" w:sz="0" w:space="0" w:color="auto"/>
        <w:right w:val="none" w:sz="0" w:space="0" w:color="auto"/>
      </w:divBdr>
    </w:div>
    <w:div w:id="1738556632">
      <w:bodyDiv w:val="1"/>
      <w:marLeft w:val="0"/>
      <w:marRight w:val="0"/>
      <w:marTop w:val="0"/>
      <w:marBottom w:val="0"/>
      <w:divBdr>
        <w:top w:val="none" w:sz="0" w:space="0" w:color="auto"/>
        <w:left w:val="none" w:sz="0" w:space="0" w:color="auto"/>
        <w:bottom w:val="none" w:sz="0" w:space="0" w:color="auto"/>
        <w:right w:val="none" w:sz="0" w:space="0" w:color="auto"/>
      </w:divBdr>
    </w:div>
    <w:div w:id="1739860431">
      <w:bodyDiv w:val="1"/>
      <w:marLeft w:val="0"/>
      <w:marRight w:val="0"/>
      <w:marTop w:val="0"/>
      <w:marBottom w:val="0"/>
      <w:divBdr>
        <w:top w:val="none" w:sz="0" w:space="0" w:color="auto"/>
        <w:left w:val="none" w:sz="0" w:space="0" w:color="auto"/>
        <w:bottom w:val="none" w:sz="0" w:space="0" w:color="auto"/>
        <w:right w:val="none" w:sz="0" w:space="0" w:color="auto"/>
      </w:divBdr>
    </w:div>
    <w:div w:id="1741829989">
      <w:bodyDiv w:val="1"/>
      <w:marLeft w:val="0"/>
      <w:marRight w:val="0"/>
      <w:marTop w:val="0"/>
      <w:marBottom w:val="0"/>
      <w:divBdr>
        <w:top w:val="none" w:sz="0" w:space="0" w:color="auto"/>
        <w:left w:val="none" w:sz="0" w:space="0" w:color="auto"/>
        <w:bottom w:val="none" w:sz="0" w:space="0" w:color="auto"/>
        <w:right w:val="none" w:sz="0" w:space="0" w:color="auto"/>
      </w:divBdr>
    </w:div>
    <w:div w:id="1744794537">
      <w:bodyDiv w:val="1"/>
      <w:marLeft w:val="0"/>
      <w:marRight w:val="0"/>
      <w:marTop w:val="0"/>
      <w:marBottom w:val="0"/>
      <w:divBdr>
        <w:top w:val="none" w:sz="0" w:space="0" w:color="auto"/>
        <w:left w:val="none" w:sz="0" w:space="0" w:color="auto"/>
        <w:bottom w:val="none" w:sz="0" w:space="0" w:color="auto"/>
        <w:right w:val="none" w:sz="0" w:space="0" w:color="auto"/>
      </w:divBdr>
    </w:div>
    <w:div w:id="1745880878">
      <w:bodyDiv w:val="1"/>
      <w:marLeft w:val="0"/>
      <w:marRight w:val="0"/>
      <w:marTop w:val="0"/>
      <w:marBottom w:val="0"/>
      <w:divBdr>
        <w:top w:val="none" w:sz="0" w:space="0" w:color="auto"/>
        <w:left w:val="none" w:sz="0" w:space="0" w:color="auto"/>
        <w:bottom w:val="none" w:sz="0" w:space="0" w:color="auto"/>
        <w:right w:val="none" w:sz="0" w:space="0" w:color="auto"/>
      </w:divBdr>
    </w:div>
    <w:div w:id="1748264399">
      <w:bodyDiv w:val="1"/>
      <w:marLeft w:val="0"/>
      <w:marRight w:val="0"/>
      <w:marTop w:val="0"/>
      <w:marBottom w:val="0"/>
      <w:divBdr>
        <w:top w:val="none" w:sz="0" w:space="0" w:color="auto"/>
        <w:left w:val="none" w:sz="0" w:space="0" w:color="auto"/>
        <w:bottom w:val="none" w:sz="0" w:space="0" w:color="auto"/>
        <w:right w:val="none" w:sz="0" w:space="0" w:color="auto"/>
      </w:divBdr>
    </w:div>
    <w:div w:id="1749419658">
      <w:bodyDiv w:val="1"/>
      <w:marLeft w:val="0"/>
      <w:marRight w:val="0"/>
      <w:marTop w:val="0"/>
      <w:marBottom w:val="0"/>
      <w:divBdr>
        <w:top w:val="none" w:sz="0" w:space="0" w:color="auto"/>
        <w:left w:val="none" w:sz="0" w:space="0" w:color="auto"/>
        <w:bottom w:val="none" w:sz="0" w:space="0" w:color="auto"/>
        <w:right w:val="none" w:sz="0" w:space="0" w:color="auto"/>
      </w:divBdr>
    </w:div>
    <w:div w:id="1758212030">
      <w:bodyDiv w:val="1"/>
      <w:marLeft w:val="0"/>
      <w:marRight w:val="0"/>
      <w:marTop w:val="0"/>
      <w:marBottom w:val="0"/>
      <w:divBdr>
        <w:top w:val="none" w:sz="0" w:space="0" w:color="auto"/>
        <w:left w:val="none" w:sz="0" w:space="0" w:color="auto"/>
        <w:bottom w:val="none" w:sz="0" w:space="0" w:color="auto"/>
        <w:right w:val="none" w:sz="0" w:space="0" w:color="auto"/>
      </w:divBdr>
    </w:div>
    <w:div w:id="1761019982">
      <w:bodyDiv w:val="1"/>
      <w:marLeft w:val="0"/>
      <w:marRight w:val="0"/>
      <w:marTop w:val="0"/>
      <w:marBottom w:val="0"/>
      <w:divBdr>
        <w:top w:val="none" w:sz="0" w:space="0" w:color="auto"/>
        <w:left w:val="none" w:sz="0" w:space="0" w:color="auto"/>
        <w:bottom w:val="none" w:sz="0" w:space="0" w:color="auto"/>
        <w:right w:val="none" w:sz="0" w:space="0" w:color="auto"/>
      </w:divBdr>
    </w:div>
    <w:div w:id="1771001468">
      <w:bodyDiv w:val="1"/>
      <w:marLeft w:val="0"/>
      <w:marRight w:val="0"/>
      <w:marTop w:val="0"/>
      <w:marBottom w:val="0"/>
      <w:divBdr>
        <w:top w:val="none" w:sz="0" w:space="0" w:color="auto"/>
        <w:left w:val="none" w:sz="0" w:space="0" w:color="auto"/>
        <w:bottom w:val="none" w:sz="0" w:space="0" w:color="auto"/>
        <w:right w:val="none" w:sz="0" w:space="0" w:color="auto"/>
      </w:divBdr>
    </w:div>
    <w:div w:id="1772122547">
      <w:bodyDiv w:val="1"/>
      <w:marLeft w:val="0"/>
      <w:marRight w:val="0"/>
      <w:marTop w:val="0"/>
      <w:marBottom w:val="0"/>
      <w:divBdr>
        <w:top w:val="none" w:sz="0" w:space="0" w:color="auto"/>
        <w:left w:val="none" w:sz="0" w:space="0" w:color="auto"/>
        <w:bottom w:val="none" w:sz="0" w:space="0" w:color="auto"/>
        <w:right w:val="none" w:sz="0" w:space="0" w:color="auto"/>
      </w:divBdr>
    </w:div>
    <w:div w:id="1779182657">
      <w:bodyDiv w:val="1"/>
      <w:marLeft w:val="0"/>
      <w:marRight w:val="0"/>
      <w:marTop w:val="0"/>
      <w:marBottom w:val="0"/>
      <w:divBdr>
        <w:top w:val="none" w:sz="0" w:space="0" w:color="auto"/>
        <w:left w:val="none" w:sz="0" w:space="0" w:color="auto"/>
        <w:bottom w:val="none" w:sz="0" w:space="0" w:color="auto"/>
        <w:right w:val="none" w:sz="0" w:space="0" w:color="auto"/>
      </w:divBdr>
    </w:div>
    <w:div w:id="1781679449">
      <w:bodyDiv w:val="1"/>
      <w:marLeft w:val="0"/>
      <w:marRight w:val="0"/>
      <w:marTop w:val="0"/>
      <w:marBottom w:val="0"/>
      <w:divBdr>
        <w:top w:val="none" w:sz="0" w:space="0" w:color="auto"/>
        <w:left w:val="none" w:sz="0" w:space="0" w:color="auto"/>
        <w:bottom w:val="none" w:sz="0" w:space="0" w:color="auto"/>
        <w:right w:val="none" w:sz="0" w:space="0" w:color="auto"/>
      </w:divBdr>
    </w:div>
    <w:div w:id="1785415592">
      <w:bodyDiv w:val="1"/>
      <w:marLeft w:val="0"/>
      <w:marRight w:val="0"/>
      <w:marTop w:val="0"/>
      <w:marBottom w:val="0"/>
      <w:divBdr>
        <w:top w:val="none" w:sz="0" w:space="0" w:color="auto"/>
        <w:left w:val="none" w:sz="0" w:space="0" w:color="auto"/>
        <w:bottom w:val="none" w:sz="0" w:space="0" w:color="auto"/>
        <w:right w:val="none" w:sz="0" w:space="0" w:color="auto"/>
      </w:divBdr>
    </w:div>
    <w:div w:id="1791048072">
      <w:bodyDiv w:val="1"/>
      <w:marLeft w:val="0"/>
      <w:marRight w:val="0"/>
      <w:marTop w:val="0"/>
      <w:marBottom w:val="0"/>
      <w:divBdr>
        <w:top w:val="none" w:sz="0" w:space="0" w:color="auto"/>
        <w:left w:val="none" w:sz="0" w:space="0" w:color="auto"/>
        <w:bottom w:val="none" w:sz="0" w:space="0" w:color="auto"/>
        <w:right w:val="none" w:sz="0" w:space="0" w:color="auto"/>
      </w:divBdr>
    </w:div>
    <w:div w:id="1794442937">
      <w:bodyDiv w:val="1"/>
      <w:marLeft w:val="0"/>
      <w:marRight w:val="0"/>
      <w:marTop w:val="0"/>
      <w:marBottom w:val="0"/>
      <w:divBdr>
        <w:top w:val="none" w:sz="0" w:space="0" w:color="auto"/>
        <w:left w:val="none" w:sz="0" w:space="0" w:color="auto"/>
        <w:bottom w:val="none" w:sz="0" w:space="0" w:color="auto"/>
        <w:right w:val="none" w:sz="0" w:space="0" w:color="auto"/>
      </w:divBdr>
    </w:div>
    <w:div w:id="1799519819">
      <w:bodyDiv w:val="1"/>
      <w:marLeft w:val="0"/>
      <w:marRight w:val="0"/>
      <w:marTop w:val="0"/>
      <w:marBottom w:val="0"/>
      <w:divBdr>
        <w:top w:val="none" w:sz="0" w:space="0" w:color="auto"/>
        <w:left w:val="none" w:sz="0" w:space="0" w:color="auto"/>
        <w:bottom w:val="none" w:sz="0" w:space="0" w:color="auto"/>
        <w:right w:val="none" w:sz="0" w:space="0" w:color="auto"/>
      </w:divBdr>
    </w:div>
    <w:div w:id="1801074274">
      <w:bodyDiv w:val="1"/>
      <w:marLeft w:val="0"/>
      <w:marRight w:val="0"/>
      <w:marTop w:val="0"/>
      <w:marBottom w:val="0"/>
      <w:divBdr>
        <w:top w:val="none" w:sz="0" w:space="0" w:color="auto"/>
        <w:left w:val="none" w:sz="0" w:space="0" w:color="auto"/>
        <w:bottom w:val="none" w:sz="0" w:space="0" w:color="auto"/>
        <w:right w:val="none" w:sz="0" w:space="0" w:color="auto"/>
      </w:divBdr>
    </w:div>
    <w:div w:id="1801610191">
      <w:bodyDiv w:val="1"/>
      <w:marLeft w:val="0"/>
      <w:marRight w:val="0"/>
      <w:marTop w:val="0"/>
      <w:marBottom w:val="0"/>
      <w:divBdr>
        <w:top w:val="none" w:sz="0" w:space="0" w:color="auto"/>
        <w:left w:val="none" w:sz="0" w:space="0" w:color="auto"/>
        <w:bottom w:val="none" w:sz="0" w:space="0" w:color="auto"/>
        <w:right w:val="none" w:sz="0" w:space="0" w:color="auto"/>
      </w:divBdr>
    </w:div>
    <w:div w:id="1806238624">
      <w:bodyDiv w:val="1"/>
      <w:marLeft w:val="0"/>
      <w:marRight w:val="0"/>
      <w:marTop w:val="0"/>
      <w:marBottom w:val="0"/>
      <w:divBdr>
        <w:top w:val="none" w:sz="0" w:space="0" w:color="auto"/>
        <w:left w:val="none" w:sz="0" w:space="0" w:color="auto"/>
        <w:bottom w:val="none" w:sz="0" w:space="0" w:color="auto"/>
        <w:right w:val="none" w:sz="0" w:space="0" w:color="auto"/>
      </w:divBdr>
    </w:div>
    <w:div w:id="1815945409">
      <w:bodyDiv w:val="1"/>
      <w:marLeft w:val="0"/>
      <w:marRight w:val="0"/>
      <w:marTop w:val="0"/>
      <w:marBottom w:val="0"/>
      <w:divBdr>
        <w:top w:val="none" w:sz="0" w:space="0" w:color="auto"/>
        <w:left w:val="none" w:sz="0" w:space="0" w:color="auto"/>
        <w:bottom w:val="none" w:sz="0" w:space="0" w:color="auto"/>
        <w:right w:val="none" w:sz="0" w:space="0" w:color="auto"/>
      </w:divBdr>
    </w:div>
    <w:div w:id="1819685038">
      <w:bodyDiv w:val="1"/>
      <w:marLeft w:val="0"/>
      <w:marRight w:val="0"/>
      <w:marTop w:val="0"/>
      <w:marBottom w:val="0"/>
      <w:divBdr>
        <w:top w:val="none" w:sz="0" w:space="0" w:color="auto"/>
        <w:left w:val="none" w:sz="0" w:space="0" w:color="auto"/>
        <w:bottom w:val="none" w:sz="0" w:space="0" w:color="auto"/>
        <w:right w:val="none" w:sz="0" w:space="0" w:color="auto"/>
      </w:divBdr>
    </w:div>
    <w:div w:id="1827090464">
      <w:bodyDiv w:val="1"/>
      <w:marLeft w:val="0"/>
      <w:marRight w:val="0"/>
      <w:marTop w:val="0"/>
      <w:marBottom w:val="0"/>
      <w:divBdr>
        <w:top w:val="none" w:sz="0" w:space="0" w:color="auto"/>
        <w:left w:val="none" w:sz="0" w:space="0" w:color="auto"/>
        <w:bottom w:val="none" w:sz="0" w:space="0" w:color="auto"/>
        <w:right w:val="none" w:sz="0" w:space="0" w:color="auto"/>
      </w:divBdr>
    </w:div>
    <w:div w:id="1831169348">
      <w:bodyDiv w:val="1"/>
      <w:marLeft w:val="0"/>
      <w:marRight w:val="0"/>
      <w:marTop w:val="0"/>
      <w:marBottom w:val="0"/>
      <w:divBdr>
        <w:top w:val="none" w:sz="0" w:space="0" w:color="auto"/>
        <w:left w:val="none" w:sz="0" w:space="0" w:color="auto"/>
        <w:bottom w:val="none" w:sz="0" w:space="0" w:color="auto"/>
        <w:right w:val="none" w:sz="0" w:space="0" w:color="auto"/>
      </w:divBdr>
    </w:div>
    <w:div w:id="1834489417">
      <w:bodyDiv w:val="1"/>
      <w:marLeft w:val="0"/>
      <w:marRight w:val="0"/>
      <w:marTop w:val="0"/>
      <w:marBottom w:val="0"/>
      <w:divBdr>
        <w:top w:val="none" w:sz="0" w:space="0" w:color="auto"/>
        <w:left w:val="none" w:sz="0" w:space="0" w:color="auto"/>
        <w:bottom w:val="none" w:sz="0" w:space="0" w:color="auto"/>
        <w:right w:val="none" w:sz="0" w:space="0" w:color="auto"/>
      </w:divBdr>
    </w:div>
    <w:div w:id="1836650766">
      <w:bodyDiv w:val="1"/>
      <w:marLeft w:val="0"/>
      <w:marRight w:val="0"/>
      <w:marTop w:val="0"/>
      <w:marBottom w:val="0"/>
      <w:divBdr>
        <w:top w:val="none" w:sz="0" w:space="0" w:color="auto"/>
        <w:left w:val="none" w:sz="0" w:space="0" w:color="auto"/>
        <w:bottom w:val="none" w:sz="0" w:space="0" w:color="auto"/>
        <w:right w:val="none" w:sz="0" w:space="0" w:color="auto"/>
      </w:divBdr>
    </w:div>
    <w:div w:id="1842038050">
      <w:bodyDiv w:val="1"/>
      <w:marLeft w:val="0"/>
      <w:marRight w:val="0"/>
      <w:marTop w:val="0"/>
      <w:marBottom w:val="0"/>
      <w:divBdr>
        <w:top w:val="none" w:sz="0" w:space="0" w:color="auto"/>
        <w:left w:val="none" w:sz="0" w:space="0" w:color="auto"/>
        <w:bottom w:val="none" w:sz="0" w:space="0" w:color="auto"/>
        <w:right w:val="none" w:sz="0" w:space="0" w:color="auto"/>
      </w:divBdr>
    </w:div>
    <w:div w:id="1842431582">
      <w:bodyDiv w:val="1"/>
      <w:marLeft w:val="0"/>
      <w:marRight w:val="0"/>
      <w:marTop w:val="0"/>
      <w:marBottom w:val="0"/>
      <w:divBdr>
        <w:top w:val="none" w:sz="0" w:space="0" w:color="auto"/>
        <w:left w:val="none" w:sz="0" w:space="0" w:color="auto"/>
        <w:bottom w:val="none" w:sz="0" w:space="0" w:color="auto"/>
        <w:right w:val="none" w:sz="0" w:space="0" w:color="auto"/>
      </w:divBdr>
    </w:div>
    <w:div w:id="1845170797">
      <w:bodyDiv w:val="1"/>
      <w:marLeft w:val="0"/>
      <w:marRight w:val="0"/>
      <w:marTop w:val="0"/>
      <w:marBottom w:val="0"/>
      <w:divBdr>
        <w:top w:val="none" w:sz="0" w:space="0" w:color="auto"/>
        <w:left w:val="none" w:sz="0" w:space="0" w:color="auto"/>
        <w:bottom w:val="none" w:sz="0" w:space="0" w:color="auto"/>
        <w:right w:val="none" w:sz="0" w:space="0" w:color="auto"/>
      </w:divBdr>
    </w:div>
    <w:div w:id="1845431213">
      <w:bodyDiv w:val="1"/>
      <w:marLeft w:val="0"/>
      <w:marRight w:val="0"/>
      <w:marTop w:val="0"/>
      <w:marBottom w:val="0"/>
      <w:divBdr>
        <w:top w:val="none" w:sz="0" w:space="0" w:color="auto"/>
        <w:left w:val="none" w:sz="0" w:space="0" w:color="auto"/>
        <w:bottom w:val="none" w:sz="0" w:space="0" w:color="auto"/>
        <w:right w:val="none" w:sz="0" w:space="0" w:color="auto"/>
      </w:divBdr>
    </w:div>
    <w:div w:id="1845438772">
      <w:bodyDiv w:val="1"/>
      <w:marLeft w:val="0"/>
      <w:marRight w:val="0"/>
      <w:marTop w:val="0"/>
      <w:marBottom w:val="0"/>
      <w:divBdr>
        <w:top w:val="none" w:sz="0" w:space="0" w:color="auto"/>
        <w:left w:val="none" w:sz="0" w:space="0" w:color="auto"/>
        <w:bottom w:val="none" w:sz="0" w:space="0" w:color="auto"/>
        <w:right w:val="none" w:sz="0" w:space="0" w:color="auto"/>
      </w:divBdr>
    </w:div>
    <w:div w:id="1847673715">
      <w:bodyDiv w:val="1"/>
      <w:marLeft w:val="0"/>
      <w:marRight w:val="0"/>
      <w:marTop w:val="0"/>
      <w:marBottom w:val="0"/>
      <w:divBdr>
        <w:top w:val="none" w:sz="0" w:space="0" w:color="auto"/>
        <w:left w:val="none" w:sz="0" w:space="0" w:color="auto"/>
        <w:bottom w:val="none" w:sz="0" w:space="0" w:color="auto"/>
        <w:right w:val="none" w:sz="0" w:space="0" w:color="auto"/>
      </w:divBdr>
    </w:div>
    <w:div w:id="1848514252">
      <w:bodyDiv w:val="1"/>
      <w:marLeft w:val="0"/>
      <w:marRight w:val="0"/>
      <w:marTop w:val="0"/>
      <w:marBottom w:val="0"/>
      <w:divBdr>
        <w:top w:val="none" w:sz="0" w:space="0" w:color="auto"/>
        <w:left w:val="none" w:sz="0" w:space="0" w:color="auto"/>
        <w:bottom w:val="none" w:sz="0" w:space="0" w:color="auto"/>
        <w:right w:val="none" w:sz="0" w:space="0" w:color="auto"/>
      </w:divBdr>
    </w:div>
    <w:div w:id="1858304451">
      <w:bodyDiv w:val="1"/>
      <w:marLeft w:val="0"/>
      <w:marRight w:val="0"/>
      <w:marTop w:val="0"/>
      <w:marBottom w:val="0"/>
      <w:divBdr>
        <w:top w:val="none" w:sz="0" w:space="0" w:color="auto"/>
        <w:left w:val="none" w:sz="0" w:space="0" w:color="auto"/>
        <w:bottom w:val="none" w:sz="0" w:space="0" w:color="auto"/>
        <w:right w:val="none" w:sz="0" w:space="0" w:color="auto"/>
      </w:divBdr>
    </w:div>
    <w:div w:id="1864130456">
      <w:bodyDiv w:val="1"/>
      <w:marLeft w:val="0"/>
      <w:marRight w:val="0"/>
      <w:marTop w:val="0"/>
      <w:marBottom w:val="0"/>
      <w:divBdr>
        <w:top w:val="none" w:sz="0" w:space="0" w:color="auto"/>
        <w:left w:val="none" w:sz="0" w:space="0" w:color="auto"/>
        <w:bottom w:val="none" w:sz="0" w:space="0" w:color="auto"/>
        <w:right w:val="none" w:sz="0" w:space="0" w:color="auto"/>
      </w:divBdr>
    </w:div>
    <w:div w:id="1864391714">
      <w:bodyDiv w:val="1"/>
      <w:marLeft w:val="0"/>
      <w:marRight w:val="0"/>
      <w:marTop w:val="0"/>
      <w:marBottom w:val="0"/>
      <w:divBdr>
        <w:top w:val="none" w:sz="0" w:space="0" w:color="auto"/>
        <w:left w:val="none" w:sz="0" w:space="0" w:color="auto"/>
        <w:bottom w:val="none" w:sz="0" w:space="0" w:color="auto"/>
        <w:right w:val="none" w:sz="0" w:space="0" w:color="auto"/>
      </w:divBdr>
    </w:div>
    <w:div w:id="1865558928">
      <w:bodyDiv w:val="1"/>
      <w:marLeft w:val="0"/>
      <w:marRight w:val="0"/>
      <w:marTop w:val="0"/>
      <w:marBottom w:val="0"/>
      <w:divBdr>
        <w:top w:val="none" w:sz="0" w:space="0" w:color="auto"/>
        <w:left w:val="none" w:sz="0" w:space="0" w:color="auto"/>
        <w:bottom w:val="none" w:sz="0" w:space="0" w:color="auto"/>
        <w:right w:val="none" w:sz="0" w:space="0" w:color="auto"/>
      </w:divBdr>
    </w:div>
    <w:div w:id="1865820158">
      <w:bodyDiv w:val="1"/>
      <w:marLeft w:val="0"/>
      <w:marRight w:val="0"/>
      <w:marTop w:val="0"/>
      <w:marBottom w:val="0"/>
      <w:divBdr>
        <w:top w:val="none" w:sz="0" w:space="0" w:color="auto"/>
        <w:left w:val="none" w:sz="0" w:space="0" w:color="auto"/>
        <w:bottom w:val="none" w:sz="0" w:space="0" w:color="auto"/>
        <w:right w:val="none" w:sz="0" w:space="0" w:color="auto"/>
      </w:divBdr>
    </w:div>
    <w:div w:id="1867257862">
      <w:bodyDiv w:val="1"/>
      <w:marLeft w:val="0"/>
      <w:marRight w:val="0"/>
      <w:marTop w:val="0"/>
      <w:marBottom w:val="0"/>
      <w:divBdr>
        <w:top w:val="none" w:sz="0" w:space="0" w:color="auto"/>
        <w:left w:val="none" w:sz="0" w:space="0" w:color="auto"/>
        <w:bottom w:val="none" w:sz="0" w:space="0" w:color="auto"/>
        <w:right w:val="none" w:sz="0" w:space="0" w:color="auto"/>
      </w:divBdr>
    </w:div>
    <w:div w:id="1871793640">
      <w:bodyDiv w:val="1"/>
      <w:marLeft w:val="0"/>
      <w:marRight w:val="0"/>
      <w:marTop w:val="0"/>
      <w:marBottom w:val="0"/>
      <w:divBdr>
        <w:top w:val="none" w:sz="0" w:space="0" w:color="auto"/>
        <w:left w:val="none" w:sz="0" w:space="0" w:color="auto"/>
        <w:bottom w:val="none" w:sz="0" w:space="0" w:color="auto"/>
        <w:right w:val="none" w:sz="0" w:space="0" w:color="auto"/>
      </w:divBdr>
    </w:div>
    <w:div w:id="1872647468">
      <w:bodyDiv w:val="1"/>
      <w:marLeft w:val="0"/>
      <w:marRight w:val="0"/>
      <w:marTop w:val="0"/>
      <w:marBottom w:val="0"/>
      <w:divBdr>
        <w:top w:val="none" w:sz="0" w:space="0" w:color="auto"/>
        <w:left w:val="none" w:sz="0" w:space="0" w:color="auto"/>
        <w:bottom w:val="none" w:sz="0" w:space="0" w:color="auto"/>
        <w:right w:val="none" w:sz="0" w:space="0" w:color="auto"/>
      </w:divBdr>
    </w:div>
    <w:div w:id="1872839373">
      <w:bodyDiv w:val="1"/>
      <w:marLeft w:val="0"/>
      <w:marRight w:val="0"/>
      <w:marTop w:val="0"/>
      <w:marBottom w:val="0"/>
      <w:divBdr>
        <w:top w:val="none" w:sz="0" w:space="0" w:color="auto"/>
        <w:left w:val="none" w:sz="0" w:space="0" w:color="auto"/>
        <w:bottom w:val="none" w:sz="0" w:space="0" w:color="auto"/>
        <w:right w:val="none" w:sz="0" w:space="0" w:color="auto"/>
      </w:divBdr>
    </w:div>
    <w:div w:id="1879509222">
      <w:bodyDiv w:val="1"/>
      <w:marLeft w:val="0"/>
      <w:marRight w:val="0"/>
      <w:marTop w:val="0"/>
      <w:marBottom w:val="0"/>
      <w:divBdr>
        <w:top w:val="none" w:sz="0" w:space="0" w:color="auto"/>
        <w:left w:val="none" w:sz="0" w:space="0" w:color="auto"/>
        <w:bottom w:val="none" w:sz="0" w:space="0" w:color="auto"/>
        <w:right w:val="none" w:sz="0" w:space="0" w:color="auto"/>
      </w:divBdr>
    </w:div>
    <w:div w:id="1879972133">
      <w:bodyDiv w:val="1"/>
      <w:marLeft w:val="0"/>
      <w:marRight w:val="0"/>
      <w:marTop w:val="0"/>
      <w:marBottom w:val="0"/>
      <w:divBdr>
        <w:top w:val="none" w:sz="0" w:space="0" w:color="auto"/>
        <w:left w:val="none" w:sz="0" w:space="0" w:color="auto"/>
        <w:bottom w:val="none" w:sz="0" w:space="0" w:color="auto"/>
        <w:right w:val="none" w:sz="0" w:space="0" w:color="auto"/>
      </w:divBdr>
    </w:div>
    <w:div w:id="1901747705">
      <w:bodyDiv w:val="1"/>
      <w:marLeft w:val="0"/>
      <w:marRight w:val="0"/>
      <w:marTop w:val="0"/>
      <w:marBottom w:val="0"/>
      <w:divBdr>
        <w:top w:val="none" w:sz="0" w:space="0" w:color="auto"/>
        <w:left w:val="none" w:sz="0" w:space="0" w:color="auto"/>
        <w:bottom w:val="none" w:sz="0" w:space="0" w:color="auto"/>
        <w:right w:val="none" w:sz="0" w:space="0" w:color="auto"/>
      </w:divBdr>
    </w:div>
    <w:div w:id="1902399321">
      <w:bodyDiv w:val="1"/>
      <w:marLeft w:val="0"/>
      <w:marRight w:val="0"/>
      <w:marTop w:val="0"/>
      <w:marBottom w:val="0"/>
      <w:divBdr>
        <w:top w:val="none" w:sz="0" w:space="0" w:color="auto"/>
        <w:left w:val="none" w:sz="0" w:space="0" w:color="auto"/>
        <w:bottom w:val="none" w:sz="0" w:space="0" w:color="auto"/>
        <w:right w:val="none" w:sz="0" w:space="0" w:color="auto"/>
      </w:divBdr>
    </w:div>
    <w:div w:id="1905948252">
      <w:bodyDiv w:val="1"/>
      <w:marLeft w:val="0"/>
      <w:marRight w:val="0"/>
      <w:marTop w:val="0"/>
      <w:marBottom w:val="0"/>
      <w:divBdr>
        <w:top w:val="none" w:sz="0" w:space="0" w:color="auto"/>
        <w:left w:val="none" w:sz="0" w:space="0" w:color="auto"/>
        <w:bottom w:val="none" w:sz="0" w:space="0" w:color="auto"/>
        <w:right w:val="none" w:sz="0" w:space="0" w:color="auto"/>
      </w:divBdr>
    </w:div>
    <w:div w:id="1907521785">
      <w:bodyDiv w:val="1"/>
      <w:marLeft w:val="0"/>
      <w:marRight w:val="0"/>
      <w:marTop w:val="0"/>
      <w:marBottom w:val="0"/>
      <w:divBdr>
        <w:top w:val="none" w:sz="0" w:space="0" w:color="auto"/>
        <w:left w:val="none" w:sz="0" w:space="0" w:color="auto"/>
        <w:bottom w:val="none" w:sz="0" w:space="0" w:color="auto"/>
        <w:right w:val="none" w:sz="0" w:space="0" w:color="auto"/>
      </w:divBdr>
    </w:div>
    <w:div w:id="1925407918">
      <w:bodyDiv w:val="1"/>
      <w:marLeft w:val="0"/>
      <w:marRight w:val="0"/>
      <w:marTop w:val="0"/>
      <w:marBottom w:val="0"/>
      <w:divBdr>
        <w:top w:val="none" w:sz="0" w:space="0" w:color="auto"/>
        <w:left w:val="none" w:sz="0" w:space="0" w:color="auto"/>
        <w:bottom w:val="none" w:sz="0" w:space="0" w:color="auto"/>
        <w:right w:val="none" w:sz="0" w:space="0" w:color="auto"/>
      </w:divBdr>
    </w:div>
    <w:div w:id="1932657594">
      <w:bodyDiv w:val="1"/>
      <w:marLeft w:val="0"/>
      <w:marRight w:val="0"/>
      <w:marTop w:val="0"/>
      <w:marBottom w:val="0"/>
      <w:divBdr>
        <w:top w:val="none" w:sz="0" w:space="0" w:color="auto"/>
        <w:left w:val="none" w:sz="0" w:space="0" w:color="auto"/>
        <w:bottom w:val="none" w:sz="0" w:space="0" w:color="auto"/>
        <w:right w:val="none" w:sz="0" w:space="0" w:color="auto"/>
      </w:divBdr>
    </w:div>
    <w:div w:id="1938059799">
      <w:bodyDiv w:val="1"/>
      <w:marLeft w:val="0"/>
      <w:marRight w:val="0"/>
      <w:marTop w:val="0"/>
      <w:marBottom w:val="0"/>
      <w:divBdr>
        <w:top w:val="none" w:sz="0" w:space="0" w:color="auto"/>
        <w:left w:val="none" w:sz="0" w:space="0" w:color="auto"/>
        <w:bottom w:val="none" w:sz="0" w:space="0" w:color="auto"/>
        <w:right w:val="none" w:sz="0" w:space="0" w:color="auto"/>
      </w:divBdr>
    </w:div>
    <w:div w:id="1944607353">
      <w:bodyDiv w:val="1"/>
      <w:marLeft w:val="0"/>
      <w:marRight w:val="0"/>
      <w:marTop w:val="0"/>
      <w:marBottom w:val="0"/>
      <w:divBdr>
        <w:top w:val="none" w:sz="0" w:space="0" w:color="auto"/>
        <w:left w:val="none" w:sz="0" w:space="0" w:color="auto"/>
        <w:bottom w:val="none" w:sz="0" w:space="0" w:color="auto"/>
        <w:right w:val="none" w:sz="0" w:space="0" w:color="auto"/>
      </w:divBdr>
    </w:div>
    <w:div w:id="1946687813">
      <w:bodyDiv w:val="1"/>
      <w:marLeft w:val="0"/>
      <w:marRight w:val="0"/>
      <w:marTop w:val="0"/>
      <w:marBottom w:val="0"/>
      <w:divBdr>
        <w:top w:val="none" w:sz="0" w:space="0" w:color="auto"/>
        <w:left w:val="none" w:sz="0" w:space="0" w:color="auto"/>
        <w:bottom w:val="none" w:sz="0" w:space="0" w:color="auto"/>
        <w:right w:val="none" w:sz="0" w:space="0" w:color="auto"/>
      </w:divBdr>
    </w:div>
    <w:div w:id="1950576268">
      <w:bodyDiv w:val="1"/>
      <w:marLeft w:val="0"/>
      <w:marRight w:val="0"/>
      <w:marTop w:val="0"/>
      <w:marBottom w:val="0"/>
      <w:divBdr>
        <w:top w:val="none" w:sz="0" w:space="0" w:color="auto"/>
        <w:left w:val="none" w:sz="0" w:space="0" w:color="auto"/>
        <w:bottom w:val="none" w:sz="0" w:space="0" w:color="auto"/>
        <w:right w:val="none" w:sz="0" w:space="0" w:color="auto"/>
      </w:divBdr>
    </w:div>
    <w:div w:id="1959601210">
      <w:bodyDiv w:val="1"/>
      <w:marLeft w:val="0"/>
      <w:marRight w:val="0"/>
      <w:marTop w:val="0"/>
      <w:marBottom w:val="0"/>
      <w:divBdr>
        <w:top w:val="none" w:sz="0" w:space="0" w:color="auto"/>
        <w:left w:val="none" w:sz="0" w:space="0" w:color="auto"/>
        <w:bottom w:val="none" w:sz="0" w:space="0" w:color="auto"/>
        <w:right w:val="none" w:sz="0" w:space="0" w:color="auto"/>
      </w:divBdr>
    </w:div>
    <w:div w:id="1959987541">
      <w:bodyDiv w:val="1"/>
      <w:marLeft w:val="0"/>
      <w:marRight w:val="0"/>
      <w:marTop w:val="0"/>
      <w:marBottom w:val="0"/>
      <w:divBdr>
        <w:top w:val="none" w:sz="0" w:space="0" w:color="auto"/>
        <w:left w:val="none" w:sz="0" w:space="0" w:color="auto"/>
        <w:bottom w:val="none" w:sz="0" w:space="0" w:color="auto"/>
        <w:right w:val="none" w:sz="0" w:space="0" w:color="auto"/>
      </w:divBdr>
    </w:div>
    <w:div w:id="1960867435">
      <w:bodyDiv w:val="1"/>
      <w:marLeft w:val="0"/>
      <w:marRight w:val="0"/>
      <w:marTop w:val="0"/>
      <w:marBottom w:val="0"/>
      <w:divBdr>
        <w:top w:val="none" w:sz="0" w:space="0" w:color="auto"/>
        <w:left w:val="none" w:sz="0" w:space="0" w:color="auto"/>
        <w:bottom w:val="none" w:sz="0" w:space="0" w:color="auto"/>
        <w:right w:val="none" w:sz="0" w:space="0" w:color="auto"/>
      </w:divBdr>
    </w:div>
    <w:div w:id="1962571552">
      <w:bodyDiv w:val="1"/>
      <w:marLeft w:val="0"/>
      <w:marRight w:val="0"/>
      <w:marTop w:val="0"/>
      <w:marBottom w:val="0"/>
      <w:divBdr>
        <w:top w:val="none" w:sz="0" w:space="0" w:color="auto"/>
        <w:left w:val="none" w:sz="0" w:space="0" w:color="auto"/>
        <w:bottom w:val="none" w:sz="0" w:space="0" w:color="auto"/>
        <w:right w:val="none" w:sz="0" w:space="0" w:color="auto"/>
      </w:divBdr>
    </w:div>
    <w:div w:id="1964800776">
      <w:bodyDiv w:val="1"/>
      <w:marLeft w:val="0"/>
      <w:marRight w:val="0"/>
      <w:marTop w:val="0"/>
      <w:marBottom w:val="0"/>
      <w:divBdr>
        <w:top w:val="none" w:sz="0" w:space="0" w:color="auto"/>
        <w:left w:val="none" w:sz="0" w:space="0" w:color="auto"/>
        <w:bottom w:val="none" w:sz="0" w:space="0" w:color="auto"/>
        <w:right w:val="none" w:sz="0" w:space="0" w:color="auto"/>
      </w:divBdr>
    </w:div>
    <w:div w:id="1967733037">
      <w:bodyDiv w:val="1"/>
      <w:marLeft w:val="0"/>
      <w:marRight w:val="0"/>
      <w:marTop w:val="0"/>
      <w:marBottom w:val="0"/>
      <w:divBdr>
        <w:top w:val="none" w:sz="0" w:space="0" w:color="auto"/>
        <w:left w:val="none" w:sz="0" w:space="0" w:color="auto"/>
        <w:bottom w:val="none" w:sz="0" w:space="0" w:color="auto"/>
        <w:right w:val="none" w:sz="0" w:space="0" w:color="auto"/>
      </w:divBdr>
    </w:div>
    <w:div w:id="1979843931">
      <w:bodyDiv w:val="1"/>
      <w:marLeft w:val="0"/>
      <w:marRight w:val="0"/>
      <w:marTop w:val="0"/>
      <w:marBottom w:val="0"/>
      <w:divBdr>
        <w:top w:val="none" w:sz="0" w:space="0" w:color="auto"/>
        <w:left w:val="none" w:sz="0" w:space="0" w:color="auto"/>
        <w:bottom w:val="none" w:sz="0" w:space="0" w:color="auto"/>
        <w:right w:val="none" w:sz="0" w:space="0" w:color="auto"/>
      </w:divBdr>
    </w:div>
    <w:div w:id="1980963219">
      <w:bodyDiv w:val="1"/>
      <w:marLeft w:val="0"/>
      <w:marRight w:val="0"/>
      <w:marTop w:val="0"/>
      <w:marBottom w:val="0"/>
      <w:divBdr>
        <w:top w:val="none" w:sz="0" w:space="0" w:color="auto"/>
        <w:left w:val="none" w:sz="0" w:space="0" w:color="auto"/>
        <w:bottom w:val="none" w:sz="0" w:space="0" w:color="auto"/>
        <w:right w:val="none" w:sz="0" w:space="0" w:color="auto"/>
      </w:divBdr>
    </w:div>
    <w:div w:id="1993557165">
      <w:bodyDiv w:val="1"/>
      <w:marLeft w:val="0"/>
      <w:marRight w:val="0"/>
      <w:marTop w:val="0"/>
      <w:marBottom w:val="0"/>
      <w:divBdr>
        <w:top w:val="none" w:sz="0" w:space="0" w:color="auto"/>
        <w:left w:val="none" w:sz="0" w:space="0" w:color="auto"/>
        <w:bottom w:val="none" w:sz="0" w:space="0" w:color="auto"/>
        <w:right w:val="none" w:sz="0" w:space="0" w:color="auto"/>
      </w:divBdr>
    </w:div>
    <w:div w:id="1994405711">
      <w:bodyDiv w:val="1"/>
      <w:marLeft w:val="0"/>
      <w:marRight w:val="0"/>
      <w:marTop w:val="0"/>
      <w:marBottom w:val="0"/>
      <w:divBdr>
        <w:top w:val="none" w:sz="0" w:space="0" w:color="auto"/>
        <w:left w:val="none" w:sz="0" w:space="0" w:color="auto"/>
        <w:bottom w:val="none" w:sz="0" w:space="0" w:color="auto"/>
        <w:right w:val="none" w:sz="0" w:space="0" w:color="auto"/>
      </w:divBdr>
    </w:div>
    <w:div w:id="1996058118">
      <w:bodyDiv w:val="1"/>
      <w:marLeft w:val="0"/>
      <w:marRight w:val="0"/>
      <w:marTop w:val="0"/>
      <w:marBottom w:val="0"/>
      <w:divBdr>
        <w:top w:val="none" w:sz="0" w:space="0" w:color="auto"/>
        <w:left w:val="none" w:sz="0" w:space="0" w:color="auto"/>
        <w:bottom w:val="none" w:sz="0" w:space="0" w:color="auto"/>
        <w:right w:val="none" w:sz="0" w:space="0" w:color="auto"/>
      </w:divBdr>
    </w:div>
    <w:div w:id="1996642212">
      <w:bodyDiv w:val="1"/>
      <w:marLeft w:val="0"/>
      <w:marRight w:val="0"/>
      <w:marTop w:val="0"/>
      <w:marBottom w:val="0"/>
      <w:divBdr>
        <w:top w:val="none" w:sz="0" w:space="0" w:color="auto"/>
        <w:left w:val="none" w:sz="0" w:space="0" w:color="auto"/>
        <w:bottom w:val="none" w:sz="0" w:space="0" w:color="auto"/>
        <w:right w:val="none" w:sz="0" w:space="0" w:color="auto"/>
      </w:divBdr>
    </w:div>
    <w:div w:id="1996714113">
      <w:bodyDiv w:val="1"/>
      <w:marLeft w:val="0"/>
      <w:marRight w:val="0"/>
      <w:marTop w:val="0"/>
      <w:marBottom w:val="0"/>
      <w:divBdr>
        <w:top w:val="none" w:sz="0" w:space="0" w:color="auto"/>
        <w:left w:val="none" w:sz="0" w:space="0" w:color="auto"/>
        <w:bottom w:val="none" w:sz="0" w:space="0" w:color="auto"/>
        <w:right w:val="none" w:sz="0" w:space="0" w:color="auto"/>
      </w:divBdr>
    </w:div>
    <w:div w:id="1997150607">
      <w:bodyDiv w:val="1"/>
      <w:marLeft w:val="0"/>
      <w:marRight w:val="0"/>
      <w:marTop w:val="0"/>
      <w:marBottom w:val="0"/>
      <w:divBdr>
        <w:top w:val="none" w:sz="0" w:space="0" w:color="auto"/>
        <w:left w:val="none" w:sz="0" w:space="0" w:color="auto"/>
        <w:bottom w:val="none" w:sz="0" w:space="0" w:color="auto"/>
        <w:right w:val="none" w:sz="0" w:space="0" w:color="auto"/>
      </w:divBdr>
    </w:div>
    <w:div w:id="2006742338">
      <w:bodyDiv w:val="1"/>
      <w:marLeft w:val="0"/>
      <w:marRight w:val="0"/>
      <w:marTop w:val="0"/>
      <w:marBottom w:val="0"/>
      <w:divBdr>
        <w:top w:val="none" w:sz="0" w:space="0" w:color="auto"/>
        <w:left w:val="none" w:sz="0" w:space="0" w:color="auto"/>
        <w:bottom w:val="none" w:sz="0" w:space="0" w:color="auto"/>
        <w:right w:val="none" w:sz="0" w:space="0" w:color="auto"/>
      </w:divBdr>
    </w:div>
    <w:div w:id="2009405457">
      <w:bodyDiv w:val="1"/>
      <w:marLeft w:val="0"/>
      <w:marRight w:val="0"/>
      <w:marTop w:val="0"/>
      <w:marBottom w:val="0"/>
      <w:divBdr>
        <w:top w:val="none" w:sz="0" w:space="0" w:color="auto"/>
        <w:left w:val="none" w:sz="0" w:space="0" w:color="auto"/>
        <w:bottom w:val="none" w:sz="0" w:space="0" w:color="auto"/>
        <w:right w:val="none" w:sz="0" w:space="0" w:color="auto"/>
      </w:divBdr>
    </w:div>
    <w:div w:id="2013988582">
      <w:bodyDiv w:val="1"/>
      <w:marLeft w:val="0"/>
      <w:marRight w:val="0"/>
      <w:marTop w:val="0"/>
      <w:marBottom w:val="0"/>
      <w:divBdr>
        <w:top w:val="none" w:sz="0" w:space="0" w:color="auto"/>
        <w:left w:val="none" w:sz="0" w:space="0" w:color="auto"/>
        <w:bottom w:val="none" w:sz="0" w:space="0" w:color="auto"/>
        <w:right w:val="none" w:sz="0" w:space="0" w:color="auto"/>
      </w:divBdr>
    </w:div>
    <w:div w:id="2019962934">
      <w:bodyDiv w:val="1"/>
      <w:marLeft w:val="0"/>
      <w:marRight w:val="0"/>
      <w:marTop w:val="0"/>
      <w:marBottom w:val="0"/>
      <w:divBdr>
        <w:top w:val="none" w:sz="0" w:space="0" w:color="auto"/>
        <w:left w:val="none" w:sz="0" w:space="0" w:color="auto"/>
        <w:bottom w:val="none" w:sz="0" w:space="0" w:color="auto"/>
        <w:right w:val="none" w:sz="0" w:space="0" w:color="auto"/>
      </w:divBdr>
    </w:div>
    <w:div w:id="2023315057">
      <w:bodyDiv w:val="1"/>
      <w:marLeft w:val="0"/>
      <w:marRight w:val="0"/>
      <w:marTop w:val="0"/>
      <w:marBottom w:val="0"/>
      <w:divBdr>
        <w:top w:val="none" w:sz="0" w:space="0" w:color="auto"/>
        <w:left w:val="none" w:sz="0" w:space="0" w:color="auto"/>
        <w:bottom w:val="none" w:sz="0" w:space="0" w:color="auto"/>
        <w:right w:val="none" w:sz="0" w:space="0" w:color="auto"/>
      </w:divBdr>
    </w:div>
    <w:div w:id="2029328211">
      <w:bodyDiv w:val="1"/>
      <w:marLeft w:val="0"/>
      <w:marRight w:val="0"/>
      <w:marTop w:val="0"/>
      <w:marBottom w:val="0"/>
      <w:divBdr>
        <w:top w:val="none" w:sz="0" w:space="0" w:color="auto"/>
        <w:left w:val="none" w:sz="0" w:space="0" w:color="auto"/>
        <w:bottom w:val="none" w:sz="0" w:space="0" w:color="auto"/>
        <w:right w:val="none" w:sz="0" w:space="0" w:color="auto"/>
      </w:divBdr>
    </w:div>
    <w:div w:id="2036272535">
      <w:bodyDiv w:val="1"/>
      <w:marLeft w:val="0"/>
      <w:marRight w:val="0"/>
      <w:marTop w:val="0"/>
      <w:marBottom w:val="0"/>
      <w:divBdr>
        <w:top w:val="none" w:sz="0" w:space="0" w:color="auto"/>
        <w:left w:val="none" w:sz="0" w:space="0" w:color="auto"/>
        <w:bottom w:val="none" w:sz="0" w:space="0" w:color="auto"/>
        <w:right w:val="none" w:sz="0" w:space="0" w:color="auto"/>
      </w:divBdr>
    </w:div>
    <w:div w:id="2037072852">
      <w:bodyDiv w:val="1"/>
      <w:marLeft w:val="0"/>
      <w:marRight w:val="0"/>
      <w:marTop w:val="0"/>
      <w:marBottom w:val="0"/>
      <w:divBdr>
        <w:top w:val="none" w:sz="0" w:space="0" w:color="auto"/>
        <w:left w:val="none" w:sz="0" w:space="0" w:color="auto"/>
        <w:bottom w:val="none" w:sz="0" w:space="0" w:color="auto"/>
        <w:right w:val="none" w:sz="0" w:space="0" w:color="auto"/>
      </w:divBdr>
    </w:div>
    <w:div w:id="2037268657">
      <w:bodyDiv w:val="1"/>
      <w:marLeft w:val="0"/>
      <w:marRight w:val="0"/>
      <w:marTop w:val="0"/>
      <w:marBottom w:val="0"/>
      <w:divBdr>
        <w:top w:val="none" w:sz="0" w:space="0" w:color="auto"/>
        <w:left w:val="none" w:sz="0" w:space="0" w:color="auto"/>
        <w:bottom w:val="none" w:sz="0" w:space="0" w:color="auto"/>
        <w:right w:val="none" w:sz="0" w:space="0" w:color="auto"/>
      </w:divBdr>
    </w:div>
    <w:div w:id="2040860670">
      <w:bodyDiv w:val="1"/>
      <w:marLeft w:val="0"/>
      <w:marRight w:val="0"/>
      <w:marTop w:val="0"/>
      <w:marBottom w:val="0"/>
      <w:divBdr>
        <w:top w:val="none" w:sz="0" w:space="0" w:color="auto"/>
        <w:left w:val="none" w:sz="0" w:space="0" w:color="auto"/>
        <w:bottom w:val="none" w:sz="0" w:space="0" w:color="auto"/>
        <w:right w:val="none" w:sz="0" w:space="0" w:color="auto"/>
      </w:divBdr>
    </w:div>
    <w:div w:id="2041277586">
      <w:bodyDiv w:val="1"/>
      <w:marLeft w:val="0"/>
      <w:marRight w:val="0"/>
      <w:marTop w:val="0"/>
      <w:marBottom w:val="0"/>
      <w:divBdr>
        <w:top w:val="none" w:sz="0" w:space="0" w:color="auto"/>
        <w:left w:val="none" w:sz="0" w:space="0" w:color="auto"/>
        <w:bottom w:val="none" w:sz="0" w:space="0" w:color="auto"/>
        <w:right w:val="none" w:sz="0" w:space="0" w:color="auto"/>
      </w:divBdr>
    </w:div>
    <w:div w:id="2042626257">
      <w:bodyDiv w:val="1"/>
      <w:marLeft w:val="0"/>
      <w:marRight w:val="0"/>
      <w:marTop w:val="0"/>
      <w:marBottom w:val="0"/>
      <w:divBdr>
        <w:top w:val="none" w:sz="0" w:space="0" w:color="auto"/>
        <w:left w:val="none" w:sz="0" w:space="0" w:color="auto"/>
        <w:bottom w:val="none" w:sz="0" w:space="0" w:color="auto"/>
        <w:right w:val="none" w:sz="0" w:space="0" w:color="auto"/>
      </w:divBdr>
    </w:div>
    <w:div w:id="2042631112">
      <w:bodyDiv w:val="1"/>
      <w:marLeft w:val="0"/>
      <w:marRight w:val="0"/>
      <w:marTop w:val="0"/>
      <w:marBottom w:val="0"/>
      <w:divBdr>
        <w:top w:val="none" w:sz="0" w:space="0" w:color="auto"/>
        <w:left w:val="none" w:sz="0" w:space="0" w:color="auto"/>
        <w:bottom w:val="none" w:sz="0" w:space="0" w:color="auto"/>
        <w:right w:val="none" w:sz="0" w:space="0" w:color="auto"/>
      </w:divBdr>
    </w:div>
    <w:div w:id="2048989318">
      <w:bodyDiv w:val="1"/>
      <w:marLeft w:val="0"/>
      <w:marRight w:val="0"/>
      <w:marTop w:val="0"/>
      <w:marBottom w:val="0"/>
      <w:divBdr>
        <w:top w:val="none" w:sz="0" w:space="0" w:color="auto"/>
        <w:left w:val="none" w:sz="0" w:space="0" w:color="auto"/>
        <w:bottom w:val="none" w:sz="0" w:space="0" w:color="auto"/>
        <w:right w:val="none" w:sz="0" w:space="0" w:color="auto"/>
      </w:divBdr>
    </w:div>
    <w:div w:id="2050954221">
      <w:bodyDiv w:val="1"/>
      <w:marLeft w:val="0"/>
      <w:marRight w:val="0"/>
      <w:marTop w:val="0"/>
      <w:marBottom w:val="0"/>
      <w:divBdr>
        <w:top w:val="none" w:sz="0" w:space="0" w:color="auto"/>
        <w:left w:val="none" w:sz="0" w:space="0" w:color="auto"/>
        <w:bottom w:val="none" w:sz="0" w:space="0" w:color="auto"/>
        <w:right w:val="none" w:sz="0" w:space="0" w:color="auto"/>
      </w:divBdr>
    </w:div>
    <w:div w:id="2055739542">
      <w:bodyDiv w:val="1"/>
      <w:marLeft w:val="0"/>
      <w:marRight w:val="0"/>
      <w:marTop w:val="0"/>
      <w:marBottom w:val="0"/>
      <w:divBdr>
        <w:top w:val="none" w:sz="0" w:space="0" w:color="auto"/>
        <w:left w:val="none" w:sz="0" w:space="0" w:color="auto"/>
        <w:bottom w:val="none" w:sz="0" w:space="0" w:color="auto"/>
        <w:right w:val="none" w:sz="0" w:space="0" w:color="auto"/>
      </w:divBdr>
    </w:div>
    <w:div w:id="2056729321">
      <w:bodyDiv w:val="1"/>
      <w:marLeft w:val="0"/>
      <w:marRight w:val="0"/>
      <w:marTop w:val="0"/>
      <w:marBottom w:val="0"/>
      <w:divBdr>
        <w:top w:val="none" w:sz="0" w:space="0" w:color="auto"/>
        <w:left w:val="none" w:sz="0" w:space="0" w:color="auto"/>
        <w:bottom w:val="none" w:sz="0" w:space="0" w:color="auto"/>
        <w:right w:val="none" w:sz="0" w:space="0" w:color="auto"/>
      </w:divBdr>
    </w:div>
    <w:div w:id="2060278930">
      <w:bodyDiv w:val="1"/>
      <w:marLeft w:val="0"/>
      <w:marRight w:val="0"/>
      <w:marTop w:val="0"/>
      <w:marBottom w:val="0"/>
      <w:divBdr>
        <w:top w:val="none" w:sz="0" w:space="0" w:color="auto"/>
        <w:left w:val="none" w:sz="0" w:space="0" w:color="auto"/>
        <w:bottom w:val="none" w:sz="0" w:space="0" w:color="auto"/>
        <w:right w:val="none" w:sz="0" w:space="0" w:color="auto"/>
      </w:divBdr>
    </w:div>
    <w:div w:id="2062052998">
      <w:bodyDiv w:val="1"/>
      <w:marLeft w:val="0"/>
      <w:marRight w:val="0"/>
      <w:marTop w:val="0"/>
      <w:marBottom w:val="0"/>
      <w:divBdr>
        <w:top w:val="none" w:sz="0" w:space="0" w:color="auto"/>
        <w:left w:val="none" w:sz="0" w:space="0" w:color="auto"/>
        <w:bottom w:val="none" w:sz="0" w:space="0" w:color="auto"/>
        <w:right w:val="none" w:sz="0" w:space="0" w:color="auto"/>
      </w:divBdr>
    </w:div>
    <w:div w:id="2064402468">
      <w:bodyDiv w:val="1"/>
      <w:marLeft w:val="0"/>
      <w:marRight w:val="0"/>
      <w:marTop w:val="0"/>
      <w:marBottom w:val="0"/>
      <w:divBdr>
        <w:top w:val="none" w:sz="0" w:space="0" w:color="auto"/>
        <w:left w:val="none" w:sz="0" w:space="0" w:color="auto"/>
        <w:bottom w:val="none" w:sz="0" w:space="0" w:color="auto"/>
        <w:right w:val="none" w:sz="0" w:space="0" w:color="auto"/>
      </w:divBdr>
    </w:div>
    <w:div w:id="2066759246">
      <w:bodyDiv w:val="1"/>
      <w:marLeft w:val="0"/>
      <w:marRight w:val="0"/>
      <w:marTop w:val="0"/>
      <w:marBottom w:val="0"/>
      <w:divBdr>
        <w:top w:val="none" w:sz="0" w:space="0" w:color="auto"/>
        <w:left w:val="none" w:sz="0" w:space="0" w:color="auto"/>
        <w:bottom w:val="none" w:sz="0" w:space="0" w:color="auto"/>
        <w:right w:val="none" w:sz="0" w:space="0" w:color="auto"/>
      </w:divBdr>
    </w:div>
    <w:div w:id="2067415174">
      <w:bodyDiv w:val="1"/>
      <w:marLeft w:val="0"/>
      <w:marRight w:val="0"/>
      <w:marTop w:val="0"/>
      <w:marBottom w:val="0"/>
      <w:divBdr>
        <w:top w:val="none" w:sz="0" w:space="0" w:color="auto"/>
        <w:left w:val="none" w:sz="0" w:space="0" w:color="auto"/>
        <w:bottom w:val="none" w:sz="0" w:space="0" w:color="auto"/>
        <w:right w:val="none" w:sz="0" w:space="0" w:color="auto"/>
      </w:divBdr>
    </w:div>
    <w:div w:id="2068407484">
      <w:bodyDiv w:val="1"/>
      <w:marLeft w:val="0"/>
      <w:marRight w:val="0"/>
      <w:marTop w:val="0"/>
      <w:marBottom w:val="0"/>
      <w:divBdr>
        <w:top w:val="none" w:sz="0" w:space="0" w:color="auto"/>
        <w:left w:val="none" w:sz="0" w:space="0" w:color="auto"/>
        <w:bottom w:val="none" w:sz="0" w:space="0" w:color="auto"/>
        <w:right w:val="none" w:sz="0" w:space="0" w:color="auto"/>
      </w:divBdr>
    </w:div>
    <w:div w:id="2069724504">
      <w:bodyDiv w:val="1"/>
      <w:marLeft w:val="0"/>
      <w:marRight w:val="0"/>
      <w:marTop w:val="0"/>
      <w:marBottom w:val="0"/>
      <w:divBdr>
        <w:top w:val="none" w:sz="0" w:space="0" w:color="auto"/>
        <w:left w:val="none" w:sz="0" w:space="0" w:color="auto"/>
        <w:bottom w:val="none" w:sz="0" w:space="0" w:color="auto"/>
        <w:right w:val="none" w:sz="0" w:space="0" w:color="auto"/>
      </w:divBdr>
    </w:div>
    <w:div w:id="2070112732">
      <w:bodyDiv w:val="1"/>
      <w:marLeft w:val="0"/>
      <w:marRight w:val="0"/>
      <w:marTop w:val="0"/>
      <w:marBottom w:val="0"/>
      <w:divBdr>
        <w:top w:val="none" w:sz="0" w:space="0" w:color="auto"/>
        <w:left w:val="none" w:sz="0" w:space="0" w:color="auto"/>
        <w:bottom w:val="none" w:sz="0" w:space="0" w:color="auto"/>
        <w:right w:val="none" w:sz="0" w:space="0" w:color="auto"/>
      </w:divBdr>
    </w:div>
    <w:div w:id="2072190932">
      <w:bodyDiv w:val="1"/>
      <w:marLeft w:val="0"/>
      <w:marRight w:val="0"/>
      <w:marTop w:val="0"/>
      <w:marBottom w:val="0"/>
      <w:divBdr>
        <w:top w:val="none" w:sz="0" w:space="0" w:color="auto"/>
        <w:left w:val="none" w:sz="0" w:space="0" w:color="auto"/>
        <w:bottom w:val="none" w:sz="0" w:space="0" w:color="auto"/>
        <w:right w:val="none" w:sz="0" w:space="0" w:color="auto"/>
      </w:divBdr>
    </w:div>
    <w:div w:id="2073262801">
      <w:bodyDiv w:val="1"/>
      <w:marLeft w:val="0"/>
      <w:marRight w:val="0"/>
      <w:marTop w:val="0"/>
      <w:marBottom w:val="0"/>
      <w:divBdr>
        <w:top w:val="none" w:sz="0" w:space="0" w:color="auto"/>
        <w:left w:val="none" w:sz="0" w:space="0" w:color="auto"/>
        <w:bottom w:val="none" w:sz="0" w:space="0" w:color="auto"/>
        <w:right w:val="none" w:sz="0" w:space="0" w:color="auto"/>
      </w:divBdr>
    </w:div>
    <w:div w:id="2076664353">
      <w:bodyDiv w:val="1"/>
      <w:marLeft w:val="0"/>
      <w:marRight w:val="0"/>
      <w:marTop w:val="0"/>
      <w:marBottom w:val="0"/>
      <w:divBdr>
        <w:top w:val="none" w:sz="0" w:space="0" w:color="auto"/>
        <w:left w:val="none" w:sz="0" w:space="0" w:color="auto"/>
        <w:bottom w:val="none" w:sz="0" w:space="0" w:color="auto"/>
        <w:right w:val="none" w:sz="0" w:space="0" w:color="auto"/>
      </w:divBdr>
    </w:div>
    <w:div w:id="2082635481">
      <w:bodyDiv w:val="1"/>
      <w:marLeft w:val="0"/>
      <w:marRight w:val="0"/>
      <w:marTop w:val="0"/>
      <w:marBottom w:val="0"/>
      <w:divBdr>
        <w:top w:val="none" w:sz="0" w:space="0" w:color="auto"/>
        <w:left w:val="none" w:sz="0" w:space="0" w:color="auto"/>
        <w:bottom w:val="none" w:sz="0" w:space="0" w:color="auto"/>
        <w:right w:val="none" w:sz="0" w:space="0" w:color="auto"/>
      </w:divBdr>
    </w:div>
    <w:div w:id="2083982227">
      <w:bodyDiv w:val="1"/>
      <w:marLeft w:val="0"/>
      <w:marRight w:val="0"/>
      <w:marTop w:val="0"/>
      <w:marBottom w:val="0"/>
      <w:divBdr>
        <w:top w:val="none" w:sz="0" w:space="0" w:color="auto"/>
        <w:left w:val="none" w:sz="0" w:space="0" w:color="auto"/>
        <w:bottom w:val="none" w:sz="0" w:space="0" w:color="auto"/>
        <w:right w:val="none" w:sz="0" w:space="0" w:color="auto"/>
      </w:divBdr>
    </w:div>
    <w:div w:id="2086611277">
      <w:bodyDiv w:val="1"/>
      <w:marLeft w:val="0"/>
      <w:marRight w:val="0"/>
      <w:marTop w:val="0"/>
      <w:marBottom w:val="0"/>
      <w:divBdr>
        <w:top w:val="none" w:sz="0" w:space="0" w:color="auto"/>
        <w:left w:val="none" w:sz="0" w:space="0" w:color="auto"/>
        <w:bottom w:val="none" w:sz="0" w:space="0" w:color="auto"/>
        <w:right w:val="none" w:sz="0" w:space="0" w:color="auto"/>
      </w:divBdr>
    </w:div>
    <w:div w:id="2088376079">
      <w:bodyDiv w:val="1"/>
      <w:marLeft w:val="0"/>
      <w:marRight w:val="0"/>
      <w:marTop w:val="0"/>
      <w:marBottom w:val="0"/>
      <w:divBdr>
        <w:top w:val="none" w:sz="0" w:space="0" w:color="auto"/>
        <w:left w:val="none" w:sz="0" w:space="0" w:color="auto"/>
        <w:bottom w:val="none" w:sz="0" w:space="0" w:color="auto"/>
        <w:right w:val="none" w:sz="0" w:space="0" w:color="auto"/>
      </w:divBdr>
    </w:div>
    <w:div w:id="2089498878">
      <w:bodyDiv w:val="1"/>
      <w:marLeft w:val="0"/>
      <w:marRight w:val="0"/>
      <w:marTop w:val="0"/>
      <w:marBottom w:val="0"/>
      <w:divBdr>
        <w:top w:val="none" w:sz="0" w:space="0" w:color="auto"/>
        <w:left w:val="none" w:sz="0" w:space="0" w:color="auto"/>
        <w:bottom w:val="none" w:sz="0" w:space="0" w:color="auto"/>
        <w:right w:val="none" w:sz="0" w:space="0" w:color="auto"/>
      </w:divBdr>
    </w:div>
    <w:div w:id="2091192717">
      <w:bodyDiv w:val="1"/>
      <w:marLeft w:val="0"/>
      <w:marRight w:val="0"/>
      <w:marTop w:val="0"/>
      <w:marBottom w:val="0"/>
      <w:divBdr>
        <w:top w:val="none" w:sz="0" w:space="0" w:color="auto"/>
        <w:left w:val="none" w:sz="0" w:space="0" w:color="auto"/>
        <w:bottom w:val="none" w:sz="0" w:space="0" w:color="auto"/>
        <w:right w:val="none" w:sz="0" w:space="0" w:color="auto"/>
      </w:divBdr>
    </w:div>
    <w:div w:id="2095776790">
      <w:bodyDiv w:val="1"/>
      <w:marLeft w:val="0"/>
      <w:marRight w:val="0"/>
      <w:marTop w:val="0"/>
      <w:marBottom w:val="0"/>
      <w:divBdr>
        <w:top w:val="none" w:sz="0" w:space="0" w:color="auto"/>
        <w:left w:val="none" w:sz="0" w:space="0" w:color="auto"/>
        <w:bottom w:val="none" w:sz="0" w:space="0" w:color="auto"/>
        <w:right w:val="none" w:sz="0" w:space="0" w:color="auto"/>
      </w:divBdr>
    </w:div>
    <w:div w:id="2095859004">
      <w:bodyDiv w:val="1"/>
      <w:marLeft w:val="0"/>
      <w:marRight w:val="0"/>
      <w:marTop w:val="0"/>
      <w:marBottom w:val="0"/>
      <w:divBdr>
        <w:top w:val="none" w:sz="0" w:space="0" w:color="auto"/>
        <w:left w:val="none" w:sz="0" w:space="0" w:color="auto"/>
        <w:bottom w:val="none" w:sz="0" w:space="0" w:color="auto"/>
        <w:right w:val="none" w:sz="0" w:space="0" w:color="auto"/>
      </w:divBdr>
    </w:div>
    <w:div w:id="2096513633">
      <w:bodyDiv w:val="1"/>
      <w:marLeft w:val="0"/>
      <w:marRight w:val="0"/>
      <w:marTop w:val="0"/>
      <w:marBottom w:val="0"/>
      <w:divBdr>
        <w:top w:val="none" w:sz="0" w:space="0" w:color="auto"/>
        <w:left w:val="none" w:sz="0" w:space="0" w:color="auto"/>
        <w:bottom w:val="none" w:sz="0" w:space="0" w:color="auto"/>
        <w:right w:val="none" w:sz="0" w:space="0" w:color="auto"/>
      </w:divBdr>
    </w:div>
    <w:div w:id="2097704070">
      <w:bodyDiv w:val="1"/>
      <w:marLeft w:val="0"/>
      <w:marRight w:val="0"/>
      <w:marTop w:val="0"/>
      <w:marBottom w:val="0"/>
      <w:divBdr>
        <w:top w:val="none" w:sz="0" w:space="0" w:color="auto"/>
        <w:left w:val="none" w:sz="0" w:space="0" w:color="auto"/>
        <w:bottom w:val="none" w:sz="0" w:space="0" w:color="auto"/>
        <w:right w:val="none" w:sz="0" w:space="0" w:color="auto"/>
      </w:divBdr>
    </w:div>
    <w:div w:id="2098285486">
      <w:bodyDiv w:val="1"/>
      <w:marLeft w:val="0"/>
      <w:marRight w:val="0"/>
      <w:marTop w:val="0"/>
      <w:marBottom w:val="0"/>
      <w:divBdr>
        <w:top w:val="none" w:sz="0" w:space="0" w:color="auto"/>
        <w:left w:val="none" w:sz="0" w:space="0" w:color="auto"/>
        <w:bottom w:val="none" w:sz="0" w:space="0" w:color="auto"/>
        <w:right w:val="none" w:sz="0" w:space="0" w:color="auto"/>
      </w:divBdr>
    </w:div>
    <w:div w:id="2100173274">
      <w:bodyDiv w:val="1"/>
      <w:marLeft w:val="0"/>
      <w:marRight w:val="0"/>
      <w:marTop w:val="0"/>
      <w:marBottom w:val="0"/>
      <w:divBdr>
        <w:top w:val="none" w:sz="0" w:space="0" w:color="auto"/>
        <w:left w:val="none" w:sz="0" w:space="0" w:color="auto"/>
        <w:bottom w:val="none" w:sz="0" w:space="0" w:color="auto"/>
        <w:right w:val="none" w:sz="0" w:space="0" w:color="auto"/>
      </w:divBdr>
    </w:div>
    <w:div w:id="2100363805">
      <w:bodyDiv w:val="1"/>
      <w:marLeft w:val="0"/>
      <w:marRight w:val="0"/>
      <w:marTop w:val="0"/>
      <w:marBottom w:val="0"/>
      <w:divBdr>
        <w:top w:val="none" w:sz="0" w:space="0" w:color="auto"/>
        <w:left w:val="none" w:sz="0" w:space="0" w:color="auto"/>
        <w:bottom w:val="none" w:sz="0" w:space="0" w:color="auto"/>
        <w:right w:val="none" w:sz="0" w:space="0" w:color="auto"/>
      </w:divBdr>
    </w:div>
    <w:div w:id="2100708640">
      <w:bodyDiv w:val="1"/>
      <w:marLeft w:val="0"/>
      <w:marRight w:val="0"/>
      <w:marTop w:val="0"/>
      <w:marBottom w:val="0"/>
      <w:divBdr>
        <w:top w:val="none" w:sz="0" w:space="0" w:color="auto"/>
        <w:left w:val="none" w:sz="0" w:space="0" w:color="auto"/>
        <w:bottom w:val="none" w:sz="0" w:space="0" w:color="auto"/>
        <w:right w:val="none" w:sz="0" w:space="0" w:color="auto"/>
      </w:divBdr>
    </w:div>
    <w:div w:id="2102601760">
      <w:bodyDiv w:val="1"/>
      <w:marLeft w:val="0"/>
      <w:marRight w:val="0"/>
      <w:marTop w:val="0"/>
      <w:marBottom w:val="0"/>
      <w:divBdr>
        <w:top w:val="none" w:sz="0" w:space="0" w:color="auto"/>
        <w:left w:val="none" w:sz="0" w:space="0" w:color="auto"/>
        <w:bottom w:val="none" w:sz="0" w:space="0" w:color="auto"/>
        <w:right w:val="none" w:sz="0" w:space="0" w:color="auto"/>
      </w:divBdr>
    </w:div>
    <w:div w:id="2103262985">
      <w:bodyDiv w:val="1"/>
      <w:marLeft w:val="0"/>
      <w:marRight w:val="0"/>
      <w:marTop w:val="0"/>
      <w:marBottom w:val="0"/>
      <w:divBdr>
        <w:top w:val="none" w:sz="0" w:space="0" w:color="auto"/>
        <w:left w:val="none" w:sz="0" w:space="0" w:color="auto"/>
        <w:bottom w:val="none" w:sz="0" w:space="0" w:color="auto"/>
        <w:right w:val="none" w:sz="0" w:space="0" w:color="auto"/>
      </w:divBdr>
    </w:div>
    <w:div w:id="2104640330">
      <w:bodyDiv w:val="1"/>
      <w:marLeft w:val="0"/>
      <w:marRight w:val="0"/>
      <w:marTop w:val="0"/>
      <w:marBottom w:val="0"/>
      <w:divBdr>
        <w:top w:val="none" w:sz="0" w:space="0" w:color="auto"/>
        <w:left w:val="none" w:sz="0" w:space="0" w:color="auto"/>
        <w:bottom w:val="none" w:sz="0" w:space="0" w:color="auto"/>
        <w:right w:val="none" w:sz="0" w:space="0" w:color="auto"/>
      </w:divBdr>
    </w:div>
    <w:div w:id="2104689048">
      <w:bodyDiv w:val="1"/>
      <w:marLeft w:val="0"/>
      <w:marRight w:val="0"/>
      <w:marTop w:val="0"/>
      <w:marBottom w:val="0"/>
      <w:divBdr>
        <w:top w:val="none" w:sz="0" w:space="0" w:color="auto"/>
        <w:left w:val="none" w:sz="0" w:space="0" w:color="auto"/>
        <w:bottom w:val="none" w:sz="0" w:space="0" w:color="auto"/>
        <w:right w:val="none" w:sz="0" w:space="0" w:color="auto"/>
      </w:divBdr>
    </w:div>
    <w:div w:id="2106294122">
      <w:bodyDiv w:val="1"/>
      <w:marLeft w:val="0"/>
      <w:marRight w:val="0"/>
      <w:marTop w:val="0"/>
      <w:marBottom w:val="0"/>
      <w:divBdr>
        <w:top w:val="none" w:sz="0" w:space="0" w:color="auto"/>
        <w:left w:val="none" w:sz="0" w:space="0" w:color="auto"/>
        <w:bottom w:val="none" w:sz="0" w:space="0" w:color="auto"/>
        <w:right w:val="none" w:sz="0" w:space="0" w:color="auto"/>
      </w:divBdr>
    </w:div>
    <w:div w:id="2112971849">
      <w:bodyDiv w:val="1"/>
      <w:marLeft w:val="0"/>
      <w:marRight w:val="0"/>
      <w:marTop w:val="0"/>
      <w:marBottom w:val="0"/>
      <w:divBdr>
        <w:top w:val="none" w:sz="0" w:space="0" w:color="auto"/>
        <w:left w:val="none" w:sz="0" w:space="0" w:color="auto"/>
        <w:bottom w:val="none" w:sz="0" w:space="0" w:color="auto"/>
        <w:right w:val="none" w:sz="0" w:space="0" w:color="auto"/>
      </w:divBdr>
    </w:div>
    <w:div w:id="2113472941">
      <w:bodyDiv w:val="1"/>
      <w:marLeft w:val="0"/>
      <w:marRight w:val="0"/>
      <w:marTop w:val="0"/>
      <w:marBottom w:val="0"/>
      <w:divBdr>
        <w:top w:val="none" w:sz="0" w:space="0" w:color="auto"/>
        <w:left w:val="none" w:sz="0" w:space="0" w:color="auto"/>
        <w:bottom w:val="none" w:sz="0" w:space="0" w:color="auto"/>
        <w:right w:val="none" w:sz="0" w:space="0" w:color="auto"/>
      </w:divBdr>
    </w:div>
    <w:div w:id="2117796176">
      <w:bodyDiv w:val="1"/>
      <w:marLeft w:val="0"/>
      <w:marRight w:val="0"/>
      <w:marTop w:val="0"/>
      <w:marBottom w:val="0"/>
      <w:divBdr>
        <w:top w:val="none" w:sz="0" w:space="0" w:color="auto"/>
        <w:left w:val="none" w:sz="0" w:space="0" w:color="auto"/>
        <w:bottom w:val="none" w:sz="0" w:space="0" w:color="auto"/>
        <w:right w:val="none" w:sz="0" w:space="0" w:color="auto"/>
      </w:divBdr>
    </w:div>
    <w:div w:id="2123185452">
      <w:bodyDiv w:val="1"/>
      <w:marLeft w:val="0"/>
      <w:marRight w:val="0"/>
      <w:marTop w:val="0"/>
      <w:marBottom w:val="0"/>
      <w:divBdr>
        <w:top w:val="none" w:sz="0" w:space="0" w:color="auto"/>
        <w:left w:val="none" w:sz="0" w:space="0" w:color="auto"/>
        <w:bottom w:val="none" w:sz="0" w:space="0" w:color="auto"/>
        <w:right w:val="none" w:sz="0" w:space="0" w:color="auto"/>
      </w:divBdr>
    </w:div>
    <w:div w:id="2126149820">
      <w:bodyDiv w:val="1"/>
      <w:marLeft w:val="0"/>
      <w:marRight w:val="0"/>
      <w:marTop w:val="0"/>
      <w:marBottom w:val="0"/>
      <w:divBdr>
        <w:top w:val="none" w:sz="0" w:space="0" w:color="auto"/>
        <w:left w:val="none" w:sz="0" w:space="0" w:color="auto"/>
        <w:bottom w:val="none" w:sz="0" w:space="0" w:color="auto"/>
        <w:right w:val="none" w:sz="0" w:space="0" w:color="auto"/>
      </w:divBdr>
    </w:div>
    <w:div w:id="2129011511">
      <w:bodyDiv w:val="1"/>
      <w:marLeft w:val="0"/>
      <w:marRight w:val="0"/>
      <w:marTop w:val="0"/>
      <w:marBottom w:val="0"/>
      <w:divBdr>
        <w:top w:val="none" w:sz="0" w:space="0" w:color="auto"/>
        <w:left w:val="none" w:sz="0" w:space="0" w:color="auto"/>
        <w:bottom w:val="none" w:sz="0" w:space="0" w:color="auto"/>
        <w:right w:val="none" w:sz="0" w:space="0" w:color="auto"/>
      </w:divBdr>
    </w:div>
    <w:div w:id="2132892044">
      <w:bodyDiv w:val="1"/>
      <w:marLeft w:val="0"/>
      <w:marRight w:val="0"/>
      <w:marTop w:val="0"/>
      <w:marBottom w:val="0"/>
      <w:divBdr>
        <w:top w:val="none" w:sz="0" w:space="0" w:color="auto"/>
        <w:left w:val="none" w:sz="0" w:space="0" w:color="auto"/>
        <w:bottom w:val="none" w:sz="0" w:space="0" w:color="auto"/>
        <w:right w:val="none" w:sz="0" w:space="0" w:color="auto"/>
      </w:divBdr>
    </w:div>
    <w:div w:id="2135325019">
      <w:bodyDiv w:val="1"/>
      <w:marLeft w:val="0"/>
      <w:marRight w:val="0"/>
      <w:marTop w:val="0"/>
      <w:marBottom w:val="0"/>
      <w:divBdr>
        <w:top w:val="none" w:sz="0" w:space="0" w:color="auto"/>
        <w:left w:val="none" w:sz="0" w:space="0" w:color="auto"/>
        <w:bottom w:val="none" w:sz="0" w:space="0" w:color="auto"/>
        <w:right w:val="none" w:sz="0" w:space="0" w:color="auto"/>
      </w:divBdr>
    </w:div>
    <w:div w:id="2136411883">
      <w:bodyDiv w:val="1"/>
      <w:marLeft w:val="0"/>
      <w:marRight w:val="0"/>
      <w:marTop w:val="0"/>
      <w:marBottom w:val="0"/>
      <w:divBdr>
        <w:top w:val="none" w:sz="0" w:space="0" w:color="auto"/>
        <w:left w:val="none" w:sz="0" w:space="0" w:color="auto"/>
        <w:bottom w:val="none" w:sz="0" w:space="0" w:color="auto"/>
        <w:right w:val="none" w:sz="0" w:space="0" w:color="auto"/>
      </w:divBdr>
    </w:div>
    <w:div w:id="2142186093">
      <w:bodyDiv w:val="1"/>
      <w:marLeft w:val="0"/>
      <w:marRight w:val="0"/>
      <w:marTop w:val="0"/>
      <w:marBottom w:val="0"/>
      <w:divBdr>
        <w:top w:val="none" w:sz="0" w:space="0" w:color="auto"/>
        <w:left w:val="none" w:sz="0" w:space="0" w:color="auto"/>
        <w:bottom w:val="none" w:sz="0" w:space="0" w:color="auto"/>
        <w:right w:val="none" w:sz="0" w:space="0" w:color="auto"/>
      </w:divBdr>
    </w:div>
    <w:div w:id="2144300454">
      <w:bodyDiv w:val="1"/>
      <w:marLeft w:val="0"/>
      <w:marRight w:val="0"/>
      <w:marTop w:val="0"/>
      <w:marBottom w:val="0"/>
      <w:divBdr>
        <w:top w:val="none" w:sz="0" w:space="0" w:color="auto"/>
        <w:left w:val="none" w:sz="0" w:space="0" w:color="auto"/>
        <w:bottom w:val="none" w:sz="0" w:space="0" w:color="auto"/>
        <w:right w:val="none" w:sz="0" w:space="0" w:color="auto"/>
      </w:divBdr>
    </w:div>
    <w:div w:id="214488110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emf"/><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emf"/><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8.emf"/><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5.e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4.png"/><Relationship Id="rId28" Type="http://schemas.openxmlformats.org/officeDocument/2006/relationships/image" Target="media/image19.emf"/><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13.emf"/><Relationship Id="rId27" Type="http://schemas.openxmlformats.org/officeDocument/2006/relationships/image" Target="media/image18.png"/><Relationship Id="rId30" Type="http://schemas.openxmlformats.org/officeDocument/2006/relationships/image" Target="media/image20.emf"/><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3" Type="http://schemas.openxmlformats.org/officeDocument/2006/relationships/image" Target="file:////Users/Miroslav/Library/Containers/com.microsoft.Outlook/Data/Library/Caches/Signatures/signature_4067989115" TargetMode="External"/><Relationship Id="rId2" Type="http://schemas.openxmlformats.org/officeDocument/2006/relationships/image" Target="media/image5.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6930032-c404-4772-90ee-b206c0a38a58">
      <Terms xmlns="http://schemas.microsoft.com/office/infopath/2007/PartnerControls"/>
    </lcf76f155ced4ddcb4097134ff3c332f>
    <TaxCatchAll xmlns="9ba449f9-9787-4da6-aadd-b8ee13228eca" xsi:nil="true"/>
    <DeliverableTitle xmlns="f6930032-c404-4772-90ee-b206c0a38a58" xsi:nil="true"/>
    <JiraLink xmlns="f6930032-c404-4772-90ee-b206c0a38a58">
      <Url xsi:nil="true"/>
      <Description xsi:nil="true"/>
    </JiraLink>
    <T1DraftSubmissionDate xmlns="f6930032-c404-4772-90ee-b206c0a38a58" xsi:nil="true"/>
    <T2FinalAcceptanceDate xmlns="f6930032-c404-4772-90ee-b206c0a38a58" xsi:nil="true"/>
    <Jira_link xmlns="f6930032-c404-4772-90ee-b206c0a38a58">
      <Url xsi:nil="true"/>
      <Description xsi:nil="true"/>
    </Jira_link>
    <DeliverableID xmlns="f6930032-c404-4772-90ee-b206c0a38a58" xsi:nil="true"/>
    <JiraKey xmlns="f6930032-c404-4772-90ee-b206c0a38a58" xsi:nil="true"/>
    <URL xmlns="http://schemas.microsoft.com/sharepoint/v3">
      <Url xsi:nil="true"/>
      <Description xsi:nil="true"/>
    </URL>
    <CurrentStatus xmlns="f6930032-c404-4772-90ee-b206c0a38a58">To do</CurrentStatu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83AFA9BA1B1A5446BEC3D6E26C3C005B" ma:contentTypeVersion="20" ma:contentTypeDescription="Umožňuje vytvoriť nový dokument." ma:contentTypeScope="" ma:versionID="8d5be5ea08298ed08e7ec17ac27ed191">
  <xsd:schema xmlns:xsd="http://www.w3.org/2001/XMLSchema" xmlns:xs="http://www.w3.org/2001/XMLSchema" xmlns:p="http://schemas.microsoft.com/office/2006/metadata/properties" xmlns:ns1="http://schemas.microsoft.com/sharepoint/v3" xmlns:ns2="f6930032-c404-4772-90ee-b206c0a38a58" xmlns:ns3="9ba449f9-9787-4da6-aadd-b8ee13228eca" targetNamespace="http://schemas.microsoft.com/office/2006/metadata/properties" ma:root="true" ma:fieldsID="75be6ee4574e229aee9f3baa2b956ff1" ns1:_="" ns2:_="" ns3:_="">
    <xsd:import namespace="http://schemas.microsoft.com/sharepoint/v3"/>
    <xsd:import namespace="f6930032-c404-4772-90ee-b206c0a38a58"/>
    <xsd:import namespace="9ba449f9-9787-4da6-aadd-b8ee13228e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DeliverableTitle" minOccurs="0"/>
                <xsd:element ref="ns2:DeliverableID" minOccurs="0"/>
                <xsd:element ref="ns2:JiraKey" minOccurs="0"/>
                <xsd:element ref="ns2:T1DraftSubmissionDate" minOccurs="0"/>
                <xsd:element ref="ns2:T2FinalAcceptanceDate" minOccurs="0"/>
                <xsd:element ref="ns2:CurrentStatus" minOccurs="0"/>
                <xsd:element ref="ns2:JiraLink" minOccurs="0"/>
                <xsd:element ref="ns2:Jira_link"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26" nillable="true" ma:displayName="URL adresa"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930032-c404-4772-90ee-b206c0a38a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DeliverableTitle" ma:index="11" nillable="true" ma:displayName="Deliverable Title" ma:format="Dropdown" ma:internalName="DeliverableTitle">
      <xsd:simpleType>
        <xsd:restriction base="dms:Text">
          <xsd:maxLength value="255"/>
        </xsd:restriction>
      </xsd:simpleType>
    </xsd:element>
    <xsd:element name="DeliverableID" ma:index="12" nillable="true" ma:displayName="Deliverable ID" ma:format="Dropdown" ma:internalName="DeliverableID">
      <xsd:simpleType>
        <xsd:restriction base="dms:Text">
          <xsd:maxLength value="255"/>
        </xsd:restriction>
      </xsd:simpleType>
    </xsd:element>
    <xsd:element name="JiraKey" ma:index="13" nillable="true" ma:displayName="Jira Key" ma:format="Dropdown" ma:internalName="JiraKey">
      <xsd:simpleType>
        <xsd:restriction base="dms:Text">
          <xsd:maxLength value="255"/>
        </xsd:restriction>
      </xsd:simpleType>
    </xsd:element>
    <xsd:element name="T1DraftSubmissionDate" ma:index="14" nillable="true" ma:displayName="T1 Draft Submission Date" ma:format="DateOnly" ma:internalName="T1DraftSubmissionDate">
      <xsd:simpleType>
        <xsd:restriction base="dms:DateTime"/>
      </xsd:simpleType>
    </xsd:element>
    <xsd:element name="T2FinalAcceptanceDate" ma:index="15" nillable="true" ma:displayName="T2 Final Acceptance Date" ma:format="DateOnly" ma:internalName="T2FinalAcceptanceDate">
      <xsd:simpleType>
        <xsd:restriction base="dms:DateTime"/>
      </xsd:simpleType>
    </xsd:element>
    <xsd:element name="CurrentStatus" ma:index="16" nillable="true" ma:displayName="Current Status" ma:default="To do" ma:format="Dropdown" ma:internalName="CurrentStatus">
      <xsd:simpleType>
        <xsd:restriction base="dms:Choice">
          <xsd:enumeration value="To do"/>
          <xsd:enumeration value="In Review"/>
          <xsd:enumeration value="Accepted"/>
          <xsd:enumeration value="Rejected"/>
        </xsd:restriction>
      </xsd:simpleType>
    </xsd:element>
    <xsd:element name="JiraLink" ma:index="17" nillable="true" ma:displayName="Jira Link" ma:format="Hyperlink" ma:internalName="JiraLink">
      <xsd:complexType>
        <xsd:complexContent>
          <xsd:extension base="dms:URL">
            <xsd:sequence>
              <xsd:element name="Url" type="dms:ValidUrl" minOccurs="0" nillable="true"/>
              <xsd:element name="Description" type="xsd:string" nillable="true"/>
            </xsd:sequence>
          </xsd:extension>
        </xsd:complexContent>
      </xsd:complexType>
    </xsd:element>
    <xsd:element name="Jira_link" ma:index="18" nillable="true" ma:displayName="Jira_link" ma:format="Hyperlink" ma:internalName="Jira_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Značky obrázka" ma:readOnly="false" ma:fieldId="{5cf76f15-5ced-4ddc-b409-7134ff3c332f}" ma:taxonomyMulti="true" ma:sspId="cfeb4075-b56b-4943-a5d7-5150fcf0f422"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a449f9-9787-4da6-aadd-b8ee13228eca"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96ef423-fffe-41b6-b346-13f6b8feba3f}" ma:internalName="TaxCatchAll" ma:showField="CatchAllData" ma:web="9ba449f9-9787-4da6-aadd-b8ee13228e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E7A223-5E47-4E4D-A4FC-779C3BC15995}">
  <ds:schemaRefs>
    <ds:schemaRef ds:uri="http://schemas.microsoft.com/sharepoint/v3/contenttype/forms"/>
  </ds:schemaRefs>
</ds:datastoreItem>
</file>

<file path=customXml/itemProps2.xml><?xml version="1.0" encoding="utf-8"?>
<ds:datastoreItem xmlns:ds="http://schemas.openxmlformats.org/officeDocument/2006/customXml" ds:itemID="{A200ED12-6F95-4A10-92C2-6852F50B2B4E}">
  <ds:schemaRefs>
    <ds:schemaRef ds:uri="http://schemas.openxmlformats.org/officeDocument/2006/bibliography"/>
  </ds:schemaRefs>
</ds:datastoreItem>
</file>

<file path=customXml/itemProps3.xml><?xml version="1.0" encoding="utf-8"?>
<ds:datastoreItem xmlns:ds="http://schemas.openxmlformats.org/officeDocument/2006/customXml" ds:itemID="{2F85EE5F-28F6-4C9D-8518-4DC4887F49CA}">
  <ds:schemaRefs>
    <ds:schemaRef ds:uri="http://schemas.microsoft.com/office/2006/metadata/properties"/>
    <ds:schemaRef ds:uri="http://schemas.microsoft.com/office/infopath/2007/PartnerControls"/>
    <ds:schemaRef ds:uri="f6930032-c404-4772-90ee-b206c0a38a58"/>
    <ds:schemaRef ds:uri="9ba449f9-9787-4da6-aadd-b8ee13228eca"/>
    <ds:schemaRef ds:uri="http://schemas.microsoft.com/sharepoint/v3"/>
  </ds:schemaRefs>
</ds:datastoreItem>
</file>

<file path=customXml/itemProps4.xml><?xml version="1.0" encoding="utf-8"?>
<ds:datastoreItem xmlns:ds="http://schemas.openxmlformats.org/officeDocument/2006/customXml" ds:itemID="{FC46C1D6-E45A-47C0-BF32-590B636429A4}"/>
</file>

<file path=docMetadata/LabelInfo.xml><?xml version="1.0" encoding="utf-8"?>
<clbl:labelList xmlns:clbl="http://schemas.microsoft.com/office/2020/mipLabelMetadata">
  <clbl:label id="{be81e134-65c6-4d96-b2bc-29b8ca8ffd70}" enabled="1" method="Standard" siteId="{6e0a5f83-1728-4956-bdf4-ce37760cd214}"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30</Pages>
  <Words>7974</Words>
  <Characters>45454</Characters>
  <Application>Microsoft Office Word</Application>
  <DocSecurity>0</DocSecurity>
  <Lines>378</Lines>
  <Paragraphs>106</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SER_FUN_AES_2.0</vt:lpstr>
      <vt:lpstr>SER_FUN_AES_2.0</vt:lpstr>
    </vt:vector>
  </TitlesOfParts>
  <Manager>AIs, FITSDEV3</Manager>
  <Company>AIs, FITSDEV3</Company>
  <LinksUpToDate>false</LinksUpToDate>
  <CharactersWithSpaces>53322</CharactersWithSpaces>
  <SharedDoc>false</SharedDoc>
  <HLinks>
    <vt:vector size="708" baseType="variant">
      <vt:variant>
        <vt:i4>8257606</vt:i4>
      </vt:variant>
      <vt:variant>
        <vt:i4>492</vt:i4>
      </vt:variant>
      <vt:variant>
        <vt:i4>0</vt:i4>
      </vt:variant>
      <vt:variant>
        <vt:i4>5</vt:i4>
      </vt:variant>
      <vt:variant>
        <vt:lpwstr/>
      </vt:variant>
      <vt:variant>
        <vt:lpwstr>_QuotaAllocationResult</vt:lpwstr>
      </vt:variant>
      <vt:variant>
        <vt:i4>8257606</vt:i4>
      </vt:variant>
      <vt:variant>
        <vt:i4>489</vt:i4>
      </vt:variant>
      <vt:variant>
        <vt:i4>0</vt:i4>
      </vt:variant>
      <vt:variant>
        <vt:i4>5</vt:i4>
      </vt:variant>
      <vt:variant>
        <vt:lpwstr/>
      </vt:variant>
      <vt:variant>
        <vt:lpwstr>_QuotaAllocationResult</vt:lpwstr>
      </vt:variant>
      <vt:variant>
        <vt:i4>8257606</vt:i4>
      </vt:variant>
      <vt:variant>
        <vt:i4>486</vt:i4>
      </vt:variant>
      <vt:variant>
        <vt:i4>0</vt:i4>
      </vt:variant>
      <vt:variant>
        <vt:i4>5</vt:i4>
      </vt:variant>
      <vt:variant>
        <vt:lpwstr/>
      </vt:variant>
      <vt:variant>
        <vt:lpwstr>_QuotaAllocationResult</vt:lpwstr>
      </vt:variant>
      <vt:variant>
        <vt:i4>262198</vt:i4>
      </vt:variant>
      <vt:variant>
        <vt:i4>483</vt:i4>
      </vt:variant>
      <vt:variant>
        <vt:i4>0</vt:i4>
      </vt:variant>
      <vt:variant>
        <vt:i4>5</vt:i4>
      </vt:variant>
      <vt:variant>
        <vt:lpwstr/>
      </vt:variant>
      <vt:variant>
        <vt:lpwstr>_QuotaAllocationResponse</vt:lpwstr>
      </vt:variant>
      <vt:variant>
        <vt:i4>262198</vt:i4>
      </vt:variant>
      <vt:variant>
        <vt:i4>471</vt:i4>
      </vt:variant>
      <vt:variant>
        <vt:i4>0</vt:i4>
      </vt:variant>
      <vt:variant>
        <vt:i4>5</vt:i4>
      </vt:variant>
      <vt:variant>
        <vt:lpwstr/>
      </vt:variant>
      <vt:variant>
        <vt:lpwstr>_QuotaAllocationResponse</vt:lpwstr>
      </vt:variant>
      <vt:variant>
        <vt:i4>262198</vt:i4>
      </vt:variant>
      <vt:variant>
        <vt:i4>468</vt:i4>
      </vt:variant>
      <vt:variant>
        <vt:i4>0</vt:i4>
      </vt:variant>
      <vt:variant>
        <vt:i4>5</vt:i4>
      </vt:variant>
      <vt:variant>
        <vt:lpwstr/>
      </vt:variant>
      <vt:variant>
        <vt:lpwstr>_QuotaAllocationResponse</vt:lpwstr>
      </vt:variant>
      <vt:variant>
        <vt:i4>5505090</vt:i4>
      </vt:variant>
      <vt:variant>
        <vt:i4>465</vt:i4>
      </vt:variant>
      <vt:variant>
        <vt:i4>0</vt:i4>
      </vt:variant>
      <vt:variant>
        <vt:i4>5</vt:i4>
      </vt:variant>
      <vt:variant>
        <vt:lpwstr/>
      </vt:variant>
      <vt:variant>
        <vt:lpwstr>_Rules_and_Conditions_3</vt:lpwstr>
      </vt:variant>
      <vt:variant>
        <vt:i4>262198</vt:i4>
      </vt:variant>
      <vt:variant>
        <vt:i4>462</vt:i4>
      </vt:variant>
      <vt:variant>
        <vt:i4>0</vt:i4>
      </vt:variant>
      <vt:variant>
        <vt:i4>5</vt:i4>
      </vt:variant>
      <vt:variant>
        <vt:lpwstr/>
      </vt:variant>
      <vt:variant>
        <vt:lpwstr>_QuotaAllocationResponse</vt:lpwstr>
      </vt:variant>
      <vt:variant>
        <vt:i4>262198</vt:i4>
      </vt:variant>
      <vt:variant>
        <vt:i4>459</vt:i4>
      </vt:variant>
      <vt:variant>
        <vt:i4>0</vt:i4>
      </vt:variant>
      <vt:variant>
        <vt:i4>5</vt:i4>
      </vt:variant>
      <vt:variant>
        <vt:lpwstr/>
      </vt:variant>
      <vt:variant>
        <vt:lpwstr>_QuotaAllocationResponse</vt:lpwstr>
      </vt:variant>
      <vt:variant>
        <vt:i4>5505090</vt:i4>
      </vt:variant>
      <vt:variant>
        <vt:i4>453</vt:i4>
      </vt:variant>
      <vt:variant>
        <vt:i4>0</vt:i4>
      </vt:variant>
      <vt:variant>
        <vt:i4>5</vt:i4>
      </vt:variant>
      <vt:variant>
        <vt:lpwstr/>
      </vt:variant>
      <vt:variant>
        <vt:lpwstr>_Rules_and_Conditions_3</vt:lpwstr>
      </vt:variant>
      <vt:variant>
        <vt:i4>6422601</vt:i4>
      </vt:variant>
      <vt:variant>
        <vt:i4>450</vt:i4>
      </vt:variant>
      <vt:variant>
        <vt:i4>0</vt:i4>
      </vt:variant>
      <vt:variant>
        <vt:i4>5</vt:i4>
      </vt:variant>
      <vt:variant>
        <vt:lpwstr/>
      </vt:variant>
      <vt:variant>
        <vt:lpwstr>_QuotaError</vt:lpwstr>
      </vt:variant>
      <vt:variant>
        <vt:i4>7929933</vt:i4>
      </vt:variant>
      <vt:variant>
        <vt:i4>447</vt:i4>
      </vt:variant>
      <vt:variant>
        <vt:i4>0</vt:i4>
      </vt:variant>
      <vt:variant>
        <vt:i4>5</vt:i4>
      </vt:variant>
      <vt:variant>
        <vt:lpwstr/>
      </vt:variant>
      <vt:variant>
        <vt:lpwstr>_QuotaAllocationRequest</vt:lpwstr>
      </vt:variant>
      <vt:variant>
        <vt:i4>8257606</vt:i4>
      </vt:variant>
      <vt:variant>
        <vt:i4>444</vt:i4>
      </vt:variant>
      <vt:variant>
        <vt:i4>0</vt:i4>
      </vt:variant>
      <vt:variant>
        <vt:i4>5</vt:i4>
      </vt:variant>
      <vt:variant>
        <vt:lpwstr/>
      </vt:variant>
      <vt:variant>
        <vt:lpwstr>_QuotaAllocationResult</vt:lpwstr>
      </vt:variant>
      <vt:variant>
        <vt:i4>8257606</vt:i4>
      </vt:variant>
      <vt:variant>
        <vt:i4>441</vt:i4>
      </vt:variant>
      <vt:variant>
        <vt:i4>0</vt:i4>
      </vt:variant>
      <vt:variant>
        <vt:i4>5</vt:i4>
      </vt:variant>
      <vt:variant>
        <vt:lpwstr/>
      </vt:variant>
      <vt:variant>
        <vt:lpwstr>_QuotaAllocationResult</vt:lpwstr>
      </vt:variant>
      <vt:variant>
        <vt:i4>8257606</vt:i4>
      </vt:variant>
      <vt:variant>
        <vt:i4>438</vt:i4>
      </vt:variant>
      <vt:variant>
        <vt:i4>0</vt:i4>
      </vt:variant>
      <vt:variant>
        <vt:i4>5</vt:i4>
      </vt:variant>
      <vt:variant>
        <vt:lpwstr/>
      </vt:variant>
      <vt:variant>
        <vt:lpwstr>_QuotaAllocationResult</vt:lpwstr>
      </vt:variant>
      <vt:variant>
        <vt:i4>262198</vt:i4>
      </vt:variant>
      <vt:variant>
        <vt:i4>435</vt:i4>
      </vt:variant>
      <vt:variant>
        <vt:i4>0</vt:i4>
      </vt:variant>
      <vt:variant>
        <vt:i4>5</vt:i4>
      </vt:variant>
      <vt:variant>
        <vt:lpwstr/>
      </vt:variant>
      <vt:variant>
        <vt:lpwstr>_QuotaAllocationResponse</vt:lpwstr>
      </vt:variant>
      <vt:variant>
        <vt:i4>262198</vt:i4>
      </vt:variant>
      <vt:variant>
        <vt:i4>432</vt:i4>
      </vt:variant>
      <vt:variant>
        <vt:i4>0</vt:i4>
      </vt:variant>
      <vt:variant>
        <vt:i4>5</vt:i4>
      </vt:variant>
      <vt:variant>
        <vt:lpwstr/>
      </vt:variant>
      <vt:variant>
        <vt:lpwstr>_QuotaAllocationResponse</vt:lpwstr>
      </vt:variant>
      <vt:variant>
        <vt:i4>262198</vt:i4>
      </vt:variant>
      <vt:variant>
        <vt:i4>429</vt:i4>
      </vt:variant>
      <vt:variant>
        <vt:i4>0</vt:i4>
      </vt:variant>
      <vt:variant>
        <vt:i4>5</vt:i4>
      </vt:variant>
      <vt:variant>
        <vt:lpwstr/>
      </vt:variant>
      <vt:variant>
        <vt:lpwstr>_QuotaAllocationResponse</vt:lpwstr>
      </vt:variant>
      <vt:variant>
        <vt:i4>5505090</vt:i4>
      </vt:variant>
      <vt:variant>
        <vt:i4>423</vt:i4>
      </vt:variant>
      <vt:variant>
        <vt:i4>0</vt:i4>
      </vt:variant>
      <vt:variant>
        <vt:i4>5</vt:i4>
      </vt:variant>
      <vt:variant>
        <vt:lpwstr/>
      </vt:variant>
      <vt:variant>
        <vt:lpwstr>_Rules_and_Conditions_3</vt:lpwstr>
      </vt:variant>
      <vt:variant>
        <vt:i4>262198</vt:i4>
      </vt:variant>
      <vt:variant>
        <vt:i4>420</vt:i4>
      </vt:variant>
      <vt:variant>
        <vt:i4>0</vt:i4>
      </vt:variant>
      <vt:variant>
        <vt:i4>5</vt:i4>
      </vt:variant>
      <vt:variant>
        <vt:lpwstr/>
      </vt:variant>
      <vt:variant>
        <vt:lpwstr>_QuotaAllocationResponse</vt:lpwstr>
      </vt:variant>
      <vt:variant>
        <vt:i4>6422601</vt:i4>
      </vt:variant>
      <vt:variant>
        <vt:i4>411</vt:i4>
      </vt:variant>
      <vt:variant>
        <vt:i4>0</vt:i4>
      </vt:variant>
      <vt:variant>
        <vt:i4>5</vt:i4>
      </vt:variant>
      <vt:variant>
        <vt:lpwstr/>
      </vt:variant>
      <vt:variant>
        <vt:lpwstr>_QuotaError</vt:lpwstr>
      </vt:variant>
      <vt:variant>
        <vt:i4>5505090</vt:i4>
      </vt:variant>
      <vt:variant>
        <vt:i4>408</vt:i4>
      </vt:variant>
      <vt:variant>
        <vt:i4>0</vt:i4>
      </vt:variant>
      <vt:variant>
        <vt:i4>5</vt:i4>
      </vt:variant>
      <vt:variant>
        <vt:lpwstr/>
      </vt:variant>
      <vt:variant>
        <vt:lpwstr>_Rules_and_Conditions_3</vt:lpwstr>
      </vt:variant>
      <vt:variant>
        <vt:i4>6422601</vt:i4>
      </vt:variant>
      <vt:variant>
        <vt:i4>405</vt:i4>
      </vt:variant>
      <vt:variant>
        <vt:i4>0</vt:i4>
      </vt:variant>
      <vt:variant>
        <vt:i4>5</vt:i4>
      </vt:variant>
      <vt:variant>
        <vt:lpwstr/>
      </vt:variant>
      <vt:variant>
        <vt:lpwstr>_QuotaError</vt:lpwstr>
      </vt:variant>
      <vt:variant>
        <vt:i4>7929933</vt:i4>
      </vt:variant>
      <vt:variant>
        <vt:i4>402</vt:i4>
      </vt:variant>
      <vt:variant>
        <vt:i4>0</vt:i4>
      </vt:variant>
      <vt:variant>
        <vt:i4>5</vt:i4>
      </vt:variant>
      <vt:variant>
        <vt:lpwstr/>
      </vt:variant>
      <vt:variant>
        <vt:lpwstr>_QuotaAllocationRequest</vt:lpwstr>
      </vt:variant>
      <vt:variant>
        <vt:i4>7929933</vt:i4>
      </vt:variant>
      <vt:variant>
        <vt:i4>399</vt:i4>
      </vt:variant>
      <vt:variant>
        <vt:i4>0</vt:i4>
      </vt:variant>
      <vt:variant>
        <vt:i4>5</vt:i4>
      </vt:variant>
      <vt:variant>
        <vt:lpwstr/>
      </vt:variant>
      <vt:variant>
        <vt:lpwstr>_QuotaAllocationRequest</vt:lpwstr>
      </vt:variant>
      <vt:variant>
        <vt:i4>7929933</vt:i4>
      </vt:variant>
      <vt:variant>
        <vt:i4>390</vt:i4>
      </vt:variant>
      <vt:variant>
        <vt:i4>0</vt:i4>
      </vt:variant>
      <vt:variant>
        <vt:i4>5</vt:i4>
      </vt:variant>
      <vt:variant>
        <vt:lpwstr/>
      </vt:variant>
      <vt:variant>
        <vt:lpwstr>_QuotaAllocationRequest</vt:lpwstr>
      </vt:variant>
      <vt:variant>
        <vt:i4>7471197</vt:i4>
      </vt:variant>
      <vt:variant>
        <vt:i4>387</vt:i4>
      </vt:variant>
      <vt:variant>
        <vt:i4>0</vt:i4>
      </vt:variant>
      <vt:variant>
        <vt:i4>5</vt:i4>
      </vt:variant>
      <vt:variant>
        <vt:lpwstr/>
      </vt:variant>
      <vt:variant>
        <vt:lpwstr>_QuotaValidationRequest</vt:lpwstr>
      </vt:variant>
      <vt:variant>
        <vt:i4>7929933</vt:i4>
      </vt:variant>
      <vt:variant>
        <vt:i4>384</vt:i4>
      </vt:variant>
      <vt:variant>
        <vt:i4>0</vt:i4>
      </vt:variant>
      <vt:variant>
        <vt:i4>5</vt:i4>
      </vt:variant>
      <vt:variant>
        <vt:lpwstr/>
      </vt:variant>
      <vt:variant>
        <vt:lpwstr>_QuotaAllocationRequest</vt:lpwstr>
      </vt:variant>
      <vt:variant>
        <vt:i4>7929933</vt:i4>
      </vt:variant>
      <vt:variant>
        <vt:i4>381</vt:i4>
      </vt:variant>
      <vt:variant>
        <vt:i4>0</vt:i4>
      </vt:variant>
      <vt:variant>
        <vt:i4>5</vt:i4>
      </vt:variant>
      <vt:variant>
        <vt:lpwstr/>
      </vt:variant>
      <vt:variant>
        <vt:lpwstr>_QuotaAllocationRequest</vt:lpwstr>
      </vt:variant>
      <vt:variant>
        <vt:i4>8257606</vt:i4>
      </vt:variant>
      <vt:variant>
        <vt:i4>378</vt:i4>
      </vt:variant>
      <vt:variant>
        <vt:i4>0</vt:i4>
      </vt:variant>
      <vt:variant>
        <vt:i4>5</vt:i4>
      </vt:variant>
      <vt:variant>
        <vt:lpwstr/>
      </vt:variant>
      <vt:variant>
        <vt:lpwstr>_QuotaAllocationResult</vt:lpwstr>
      </vt:variant>
      <vt:variant>
        <vt:i4>7929933</vt:i4>
      </vt:variant>
      <vt:variant>
        <vt:i4>375</vt:i4>
      </vt:variant>
      <vt:variant>
        <vt:i4>0</vt:i4>
      </vt:variant>
      <vt:variant>
        <vt:i4>5</vt:i4>
      </vt:variant>
      <vt:variant>
        <vt:lpwstr/>
      </vt:variant>
      <vt:variant>
        <vt:lpwstr>_QuotaAllocationRequest</vt:lpwstr>
      </vt:variant>
      <vt:variant>
        <vt:i4>6422601</vt:i4>
      </vt:variant>
      <vt:variant>
        <vt:i4>372</vt:i4>
      </vt:variant>
      <vt:variant>
        <vt:i4>0</vt:i4>
      </vt:variant>
      <vt:variant>
        <vt:i4>5</vt:i4>
      </vt:variant>
      <vt:variant>
        <vt:lpwstr/>
      </vt:variant>
      <vt:variant>
        <vt:lpwstr>_QuotaError</vt:lpwstr>
      </vt:variant>
      <vt:variant>
        <vt:i4>262198</vt:i4>
      </vt:variant>
      <vt:variant>
        <vt:i4>369</vt:i4>
      </vt:variant>
      <vt:variant>
        <vt:i4>0</vt:i4>
      </vt:variant>
      <vt:variant>
        <vt:i4>5</vt:i4>
      </vt:variant>
      <vt:variant>
        <vt:lpwstr/>
      </vt:variant>
      <vt:variant>
        <vt:lpwstr>_QuotaAllocationResponse</vt:lpwstr>
      </vt:variant>
      <vt:variant>
        <vt:i4>7929933</vt:i4>
      </vt:variant>
      <vt:variant>
        <vt:i4>360</vt:i4>
      </vt:variant>
      <vt:variant>
        <vt:i4>0</vt:i4>
      </vt:variant>
      <vt:variant>
        <vt:i4>5</vt:i4>
      </vt:variant>
      <vt:variant>
        <vt:lpwstr/>
      </vt:variant>
      <vt:variant>
        <vt:lpwstr>_QuotaAllocationRequest</vt:lpwstr>
      </vt:variant>
      <vt:variant>
        <vt:i4>7929933</vt:i4>
      </vt:variant>
      <vt:variant>
        <vt:i4>357</vt:i4>
      </vt:variant>
      <vt:variant>
        <vt:i4>0</vt:i4>
      </vt:variant>
      <vt:variant>
        <vt:i4>5</vt:i4>
      </vt:variant>
      <vt:variant>
        <vt:lpwstr/>
      </vt:variant>
      <vt:variant>
        <vt:lpwstr>_QuotaAllocationRequest</vt:lpwstr>
      </vt:variant>
      <vt:variant>
        <vt:i4>4259958</vt:i4>
      </vt:variant>
      <vt:variant>
        <vt:i4>354</vt:i4>
      </vt:variant>
      <vt:variant>
        <vt:i4>0</vt:i4>
      </vt:variant>
      <vt:variant>
        <vt:i4>5</vt:i4>
      </vt:variant>
      <vt:variant>
        <vt:lpwstr/>
      </vt:variant>
      <vt:variant>
        <vt:lpwstr>_Messages_in_Excel</vt:lpwstr>
      </vt:variant>
      <vt:variant>
        <vt:i4>4391007</vt:i4>
      </vt:variant>
      <vt:variant>
        <vt:i4>351</vt:i4>
      </vt:variant>
      <vt:variant>
        <vt:i4>0</vt:i4>
      </vt:variant>
      <vt:variant>
        <vt:i4>5</vt:i4>
      </vt:variant>
      <vt:variant>
        <vt:lpwstr/>
      </vt:variant>
      <vt:variant>
        <vt:lpwstr>_XSDs_1</vt:lpwstr>
      </vt:variant>
      <vt:variant>
        <vt:i4>6422601</vt:i4>
      </vt:variant>
      <vt:variant>
        <vt:i4>348</vt:i4>
      </vt:variant>
      <vt:variant>
        <vt:i4>0</vt:i4>
      </vt:variant>
      <vt:variant>
        <vt:i4>5</vt:i4>
      </vt:variant>
      <vt:variant>
        <vt:lpwstr/>
      </vt:variant>
      <vt:variant>
        <vt:lpwstr>_QuotaError</vt:lpwstr>
      </vt:variant>
      <vt:variant>
        <vt:i4>4259958</vt:i4>
      </vt:variant>
      <vt:variant>
        <vt:i4>345</vt:i4>
      </vt:variant>
      <vt:variant>
        <vt:i4>0</vt:i4>
      </vt:variant>
      <vt:variant>
        <vt:i4>5</vt:i4>
      </vt:variant>
      <vt:variant>
        <vt:lpwstr/>
      </vt:variant>
      <vt:variant>
        <vt:lpwstr>_Messages_in_Excel</vt:lpwstr>
      </vt:variant>
      <vt:variant>
        <vt:i4>4391007</vt:i4>
      </vt:variant>
      <vt:variant>
        <vt:i4>342</vt:i4>
      </vt:variant>
      <vt:variant>
        <vt:i4>0</vt:i4>
      </vt:variant>
      <vt:variant>
        <vt:i4>5</vt:i4>
      </vt:variant>
      <vt:variant>
        <vt:lpwstr/>
      </vt:variant>
      <vt:variant>
        <vt:lpwstr>_XSDs_1</vt:lpwstr>
      </vt:variant>
      <vt:variant>
        <vt:i4>5505090</vt:i4>
      </vt:variant>
      <vt:variant>
        <vt:i4>339</vt:i4>
      </vt:variant>
      <vt:variant>
        <vt:i4>0</vt:i4>
      </vt:variant>
      <vt:variant>
        <vt:i4>5</vt:i4>
      </vt:variant>
      <vt:variant>
        <vt:lpwstr/>
      </vt:variant>
      <vt:variant>
        <vt:lpwstr>_Rules_and_Conditions_3</vt:lpwstr>
      </vt:variant>
      <vt:variant>
        <vt:i4>4259958</vt:i4>
      </vt:variant>
      <vt:variant>
        <vt:i4>336</vt:i4>
      </vt:variant>
      <vt:variant>
        <vt:i4>0</vt:i4>
      </vt:variant>
      <vt:variant>
        <vt:i4>5</vt:i4>
      </vt:variant>
      <vt:variant>
        <vt:lpwstr/>
      </vt:variant>
      <vt:variant>
        <vt:lpwstr>_Messages_in_Excel</vt:lpwstr>
      </vt:variant>
      <vt:variant>
        <vt:i4>4391007</vt:i4>
      </vt:variant>
      <vt:variant>
        <vt:i4>333</vt:i4>
      </vt:variant>
      <vt:variant>
        <vt:i4>0</vt:i4>
      </vt:variant>
      <vt:variant>
        <vt:i4>5</vt:i4>
      </vt:variant>
      <vt:variant>
        <vt:lpwstr/>
      </vt:variant>
      <vt:variant>
        <vt:lpwstr>_XSDs_1</vt:lpwstr>
      </vt:variant>
      <vt:variant>
        <vt:i4>8257606</vt:i4>
      </vt:variant>
      <vt:variant>
        <vt:i4>330</vt:i4>
      </vt:variant>
      <vt:variant>
        <vt:i4>0</vt:i4>
      </vt:variant>
      <vt:variant>
        <vt:i4>5</vt:i4>
      </vt:variant>
      <vt:variant>
        <vt:lpwstr/>
      </vt:variant>
      <vt:variant>
        <vt:lpwstr>_QuotaAllocationResult</vt:lpwstr>
      </vt:variant>
      <vt:variant>
        <vt:i4>5505090</vt:i4>
      </vt:variant>
      <vt:variant>
        <vt:i4>324</vt:i4>
      </vt:variant>
      <vt:variant>
        <vt:i4>0</vt:i4>
      </vt:variant>
      <vt:variant>
        <vt:i4>5</vt:i4>
      </vt:variant>
      <vt:variant>
        <vt:lpwstr/>
      </vt:variant>
      <vt:variant>
        <vt:lpwstr>_Rules_and_Conditions_3</vt:lpwstr>
      </vt:variant>
      <vt:variant>
        <vt:i4>262198</vt:i4>
      </vt:variant>
      <vt:variant>
        <vt:i4>321</vt:i4>
      </vt:variant>
      <vt:variant>
        <vt:i4>0</vt:i4>
      </vt:variant>
      <vt:variant>
        <vt:i4>5</vt:i4>
      </vt:variant>
      <vt:variant>
        <vt:lpwstr/>
      </vt:variant>
      <vt:variant>
        <vt:lpwstr>_QuotaAllocationResponse</vt:lpwstr>
      </vt:variant>
      <vt:variant>
        <vt:i4>6422601</vt:i4>
      </vt:variant>
      <vt:variant>
        <vt:i4>318</vt:i4>
      </vt:variant>
      <vt:variant>
        <vt:i4>0</vt:i4>
      </vt:variant>
      <vt:variant>
        <vt:i4>5</vt:i4>
      </vt:variant>
      <vt:variant>
        <vt:lpwstr/>
      </vt:variant>
      <vt:variant>
        <vt:lpwstr>_QuotaError</vt:lpwstr>
      </vt:variant>
      <vt:variant>
        <vt:i4>7929933</vt:i4>
      </vt:variant>
      <vt:variant>
        <vt:i4>315</vt:i4>
      </vt:variant>
      <vt:variant>
        <vt:i4>0</vt:i4>
      </vt:variant>
      <vt:variant>
        <vt:i4>5</vt:i4>
      </vt:variant>
      <vt:variant>
        <vt:lpwstr/>
      </vt:variant>
      <vt:variant>
        <vt:lpwstr>_QuotaAllocationRequest</vt:lpwstr>
      </vt:variant>
      <vt:variant>
        <vt:i4>7929933</vt:i4>
      </vt:variant>
      <vt:variant>
        <vt:i4>312</vt:i4>
      </vt:variant>
      <vt:variant>
        <vt:i4>0</vt:i4>
      </vt:variant>
      <vt:variant>
        <vt:i4>5</vt:i4>
      </vt:variant>
      <vt:variant>
        <vt:lpwstr/>
      </vt:variant>
      <vt:variant>
        <vt:lpwstr>_QuotaAllocationRequest</vt:lpwstr>
      </vt:variant>
      <vt:variant>
        <vt:i4>7929933</vt:i4>
      </vt:variant>
      <vt:variant>
        <vt:i4>309</vt:i4>
      </vt:variant>
      <vt:variant>
        <vt:i4>0</vt:i4>
      </vt:variant>
      <vt:variant>
        <vt:i4>5</vt:i4>
      </vt:variant>
      <vt:variant>
        <vt:lpwstr/>
      </vt:variant>
      <vt:variant>
        <vt:lpwstr>_QuotaAllocationRequest</vt:lpwstr>
      </vt:variant>
      <vt:variant>
        <vt:i4>983078</vt:i4>
      </vt:variant>
      <vt:variant>
        <vt:i4>306</vt:i4>
      </vt:variant>
      <vt:variant>
        <vt:i4>0</vt:i4>
      </vt:variant>
      <vt:variant>
        <vt:i4>5</vt:i4>
      </vt:variant>
      <vt:variant>
        <vt:lpwstr/>
      </vt:variant>
      <vt:variant>
        <vt:lpwstr>_QuotaValidationResponse</vt:lpwstr>
      </vt:variant>
      <vt:variant>
        <vt:i4>983078</vt:i4>
      </vt:variant>
      <vt:variant>
        <vt:i4>303</vt:i4>
      </vt:variant>
      <vt:variant>
        <vt:i4>0</vt:i4>
      </vt:variant>
      <vt:variant>
        <vt:i4>5</vt:i4>
      </vt:variant>
      <vt:variant>
        <vt:lpwstr/>
      </vt:variant>
      <vt:variant>
        <vt:lpwstr>_QuotaValidationResponse</vt:lpwstr>
      </vt:variant>
      <vt:variant>
        <vt:i4>983078</vt:i4>
      </vt:variant>
      <vt:variant>
        <vt:i4>297</vt:i4>
      </vt:variant>
      <vt:variant>
        <vt:i4>0</vt:i4>
      </vt:variant>
      <vt:variant>
        <vt:i4>5</vt:i4>
      </vt:variant>
      <vt:variant>
        <vt:lpwstr/>
      </vt:variant>
      <vt:variant>
        <vt:lpwstr>_QuotaValidationResponse</vt:lpwstr>
      </vt:variant>
      <vt:variant>
        <vt:i4>983078</vt:i4>
      </vt:variant>
      <vt:variant>
        <vt:i4>279</vt:i4>
      </vt:variant>
      <vt:variant>
        <vt:i4>0</vt:i4>
      </vt:variant>
      <vt:variant>
        <vt:i4>5</vt:i4>
      </vt:variant>
      <vt:variant>
        <vt:lpwstr/>
      </vt:variant>
      <vt:variant>
        <vt:lpwstr>_QuotaValidationResponse</vt:lpwstr>
      </vt:variant>
      <vt:variant>
        <vt:i4>5505090</vt:i4>
      </vt:variant>
      <vt:variant>
        <vt:i4>276</vt:i4>
      </vt:variant>
      <vt:variant>
        <vt:i4>0</vt:i4>
      </vt:variant>
      <vt:variant>
        <vt:i4>5</vt:i4>
      </vt:variant>
      <vt:variant>
        <vt:lpwstr/>
      </vt:variant>
      <vt:variant>
        <vt:lpwstr>_Rules_and_Conditions_3</vt:lpwstr>
      </vt:variant>
      <vt:variant>
        <vt:i4>6422601</vt:i4>
      </vt:variant>
      <vt:variant>
        <vt:i4>273</vt:i4>
      </vt:variant>
      <vt:variant>
        <vt:i4>0</vt:i4>
      </vt:variant>
      <vt:variant>
        <vt:i4>5</vt:i4>
      </vt:variant>
      <vt:variant>
        <vt:lpwstr/>
      </vt:variant>
      <vt:variant>
        <vt:lpwstr>_QuotaError</vt:lpwstr>
      </vt:variant>
      <vt:variant>
        <vt:i4>5505090</vt:i4>
      </vt:variant>
      <vt:variant>
        <vt:i4>270</vt:i4>
      </vt:variant>
      <vt:variant>
        <vt:i4>0</vt:i4>
      </vt:variant>
      <vt:variant>
        <vt:i4>5</vt:i4>
      </vt:variant>
      <vt:variant>
        <vt:lpwstr/>
      </vt:variant>
      <vt:variant>
        <vt:lpwstr>_Rules_and_Conditions_3</vt:lpwstr>
      </vt:variant>
      <vt:variant>
        <vt:i4>6422601</vt:i4>
      </vt:variant>
      <vt:variant>
        <vt:i4>267</vt:i4>
      </vt:variant>
      <vt:variant>
        <vt:i4>0</vt:i4>
      </vt:variant>
      <vt:variant>
        <vt:i4>5</vt:i4>
      </vt:variant>
      <vt:variant>
        <vt:lpwstr/>
      </vt:variant>
      <vt:variant>
        <vt:lpwstr>_QuotaError</vt:lpwstr>
      </vt:variant>
      <vt:variant>
        <vt:i4>7471197</vt:i4>
      </vt:variant>
      <vt:variant>
        <vt:i4>264</vt:i4>
      </vt:variant>
      <vt:variant>
        <vt:i4>0</vt:i4>
      </vt:variant>
      <vt:variant>
        <vt:i4>5</vt:i4>
      </vt:variant>
      <vt:variant>
        <vt:lpwstr/>
      </vt:variant>
      <vt:variant>
        <vt:lpwstr>_QuotaValidationRequest</vt:lpwstr>
      </vt:variant>
      <vt:variant>
        <vt:i4>983078</vt:i4>
      </vt:variant>
      <vt:variant>
        <vt:i4>261</vt:i4>
      </vt:variant>
      <vt:variant>
        <vt:i4>0</vt:i4>
      </vt:variant>
      <vt:variant>
        <vt:i4>5</vt:i4>
      </vt:variant>
      <vt:variant>
        <vt:lpwstr/>
      </vt:variant>
      <vt:variant>
        <vt:lpwstr>_QuotaValidationResponse</vt:lpwstr>
      </vt:variant>
      <vt:variant>
        <vt:i4>983078</vt:i4>
      </vt:variant>
      <vt:variant>
        <vt:i4>258</vt:i4>
      </vt:variant>
      <vt:variant>
        <vt:i4>0</vt:i4>
      </vt:variant>
      <vt:variant>
        <vt:i4>5</vt:i4>
      </vt:variant>
      <vt:variant>
        <vt:lpwstr/>
      </vt:variant>
      <vt:variant>
        <vt:lpwstr>_QuotaValidationResponse</vt:lpwstr>
      </vt:variant>
      <vt:variant>
        <vt:i4>983078</vt:i4>
      </vt:variant>
      <vt:variant>
        <vt:i4>255</vt:i4>
      </vt:variant>
      <vt:variant>
        <vt:i4>0</vt:i4>
      </vt:variant>
      <vt:variant>
        <vt:i4>5</vt:i4>
      </vt:variant>
      <vt:variant>
        <vt:lpwstr/>
      </vt:variant>
      <vt:variant>
        <vt:lpwstr>_QuotaValidationResponse</vt:lpwstr>
      </vt:variant>
      <vt:variant>
        <vt:i4>5505090</vt:i4>
      </vt:variant>
      <vt:variant>
        <vt:i4>252</vt:i4>
      </vt:variant>
      <vt:variant>
        <vt:i4>0</vt:i4>
      </vt:variant>
      <vt:variant>
        <vt:i4>5</vt:i4>
      </vt:variant>
      <vt:variant>
        <vt:lpwstr/>
      </vt:variant>
      <vt:variant>
        <vt:lpwstr>_Rules_and_Conditions_3</vt:lpwstr>
      </vt:variant>
      <vt:variant>
        <vt:i4>6422601</vt:i4>
      </vt:variant>
      <vt:variant>
        <vt:i4>246</vt:i4>
      </vt:variant>
      <vt:variant>
        <vt:i4>0</vt:i4>
      </vt:variant>
      <vt:variant>
        <vt:i4>5</vt:i4>
      </vt:variant>
      <vt:variant>
        <vt:lpwstr/>
      </vt:variant>
      <vt:variant>
        <vt:lpwstr>_QuotaError</vt:lpwstr>
      </vt:variant>
      <vt:variant>
        <vt:i4>5505090</vt:i4>
      </vt:variant>
      <vt:variant>
        <vt:i4>243</vt:i4>
      </vt:variant>
      <vt:variant>
        <vt:i4>0</vt:i4>
      </vt:variant>
      <vt:variant>
        <vt:i4>5</vt:i4>
      </vt:variant>
      <vt:variant>
        <vt:lpwstr/>
      </vt:variant>
      <vt:variant>
        <vt:lpwstr>_Rules_and_Conditions_3</vt:lpwstr>
      </vt:variant>
      <vt:variant>
        <vt:i4>6422601</vt:i4>
      </vt:variant>
      <vt:variant>
        <vt:i4>237</vt:i4>
      </vt:variant>
      <vt:variant>
        <vt:i4>0</vt:i4>
      </vt:variant>
      <vt:variant>
        <vt:i4>5</vt:i4>
      </vt:variant>
      <vt:variant>
        <vt:lpwstr/>
      </vt:variant>
      <vt:variant>
        <vt:lpwstr>_QuotaError</vt:lpwstr>
      </vt:variant>
      <vt:variant>
        <vt:i4>7471197</vt:i4>
      </vt:variant>
      <vt:variant>
        <vt:i4>231</vt:i4>
      </vt:variant>
      <vt:variant>
        <vt:i4>0</vt:i4>
      </vt:variant>
      <vt:variant>
        <vt:i4>5</vt:i4>
      </vt:variant>
      <vt:variant>
        <vt:lpwstr/>
      </vt:variant>
      <vt:variant>
        <vt:lpwstr>_QuotaValidationRequest</vt:lpwstr>
      </vt:variant>
      <vt:variant>
        <vt:i4>7929933</vt:i4>
      </vt:variant>
      <vt:variant>
        <vt:i4>228</vt:i4>
      </vt:variant>
      <vt:variant>
        <vt:i4>0</vt:i4>
      </vt:variant>
      <vt:variant>
        <vt:i4>5</vt:i4>
      </vt:variant>
      <vt:variant>
        <vt:lpwstr/>
      </vt:variant>
      <vt:variant>
        <vt:lpwstr>_QuotaAllocationRequest</vt:lpwstr>
      </vt:variant>
      <vt:variant>
        <vt:i4>7471197</vt:i4>
      </vt:variant>
      <vt:variant>
        <vt:i4>225</vt:i4>
      </vt:variant>
      <vt:variant>
        <vt:i4>0</vt:i4>
      </vt:variant>
      <vt:variant>
        <vt:i4>5</vt:i4>
      </vt:variant>
      <vt:variant>
        <vt:lpwstr/>
      </vt:variant>
      <vt:variant>
        <vt:lpwstr>_QuotaValidationRequest</vt:lpwstr>
      </vt:variant>
      <vt:variant>
        <vt:i4>7471197</vt:i4>
      </vt:variant>
      <vt:variant>
        <vt:i4>222</vt:i4>
      </vt:variant>
      <vt:variant>
        <vt:i4>0</vt:i4>
      </vt:variant>
      <vt:variant>
        <vt:i4>5</vt:i4>
      </vt:variant>
      <vt:variant>
        <vt:lpwstr/>
      </vt:variant>
      <vt:variant>
        <vt:lpwstr>_QuotaValidationRequest</vt:lpwstr>
      </vt:variant>
      <vt:variant>
        <vt:i4>7471197</vt:i4>
      </vt:variant>
      <vt:variant>
        <vt:i4>219</vt:i4>
      </vt:variant>
      <vt:variant>
        <vt:i4>0</vt:i4>
      </vt:variant>
      <vt:variant>
        <vt:i4>5</vt:i4>
      </vt:variant>
      <vt:variant>
        <vt:lpwstr/>
      </vt:variant>
      <vt:variant>
        <vt:lpwstr>_QuotaValidationRequest</vt:lpwstr>
      </vt:variant>
      <vt:variant>
        <vt:i4>6422601</vt:i4>
      </vt:variant>
      <vt:variant>
        <vt:i4>216</vt:i4>
      </vt:variant>
      <vt:variant>
        <vt:i4>0</vt:i4>
      </vt:variant>
      <vt:variant>
        <vt:i4>5</vt:i4>
      </vt:variant>
      <vt:variant>
        <vt:lpwstr/>
      </vt:variant>
      <vt:variant>
        <vt:lpwstr>_QuotaError</vt:lpwstr>
      </vt:variant>
      <vt:variant>
        <vt:i4>983078</vt:i4>
      </vt:variant>
      <vt:variant>
        <vt:i4>213</vt:i4>
      </vt:variant>
      <vt:variant>
        <vt:i4>0</vt:i4>
      </vt:variant>
      <vt:variant>
        <vt:i4>5</vt:i4>
      </vt:variant>
      <vt:variant>
        <vt:lpwstr/>
      </vt:variant>
      <vt:variant>
        <vt:lpwstr>_QuotaValidationResponse</vt:lpwstr>
      </vt:variant>
      <vt:variant>
        <vt:i4>7471197</vt:i4>
      </vt:variant>
      <vt:variant>
        <vt:i4>210</vt:i4>
      </vt:variant>
      <vt:variant>
        <vt:i4>0</vt:i4>
      </vt:variant>
      <vt:variant>
        <vt:i4>5</vt:i4>
      </vt:variant>
      <vt:variant>
        <vt:lpwstr/>
      </vt:variant>
      <vt:variant>
        <vt:lpwstr>_QuotaValidationRequest</vt:lpwstr>
      </vt:variant>
      <vt:variant>
        <vt:i4>6422601</vt:i4>
      </vt:variant>
      <vt:variant>
        <vt:i4>207</vt:i4>
      </vt:variant>
      <vt:variant>
        <vt:i4>0</vt:i4>
      </vt:variant>
      <vt:variant>
        <vt:i4>5</vt:i4>
      </vt:variant>
      <vt:variant>
        <vt:lpwstr/>
      </vt:variant>
      <vt:variant>
        <vt:lpwstr>_QuotaError</vt:lpwstr>
      </vt:variant>
      <vt:variant>
        <vt:i4>983078</vt:i4>
      </vt:variant>
      <vt:variant>
        <vt:i4>204</vt:i4>
      </vt:variant>
      <vt:variant>
        <vt:i4>0</vt:i4>
      </vt:variant>
      <vt:variant>
        <vt:i4>5</vt:i4>
      </vt:variant>
      <vt:variant>
        <vt:lpwstr/>
      </vt:variant>
      <vt:variant>
        <vt:lpwstr>_QuotaValidationResponse</vt:lpwstr>
      </vt:variant>
      <vt:variant>
        <vt:i4>7471197</vt:i4>
      </vt:variant>
      <vt:variant>
        <vt:i4>201</vt:i4>
      </vt:variant>
      <vt:variant>
        <vt:i4>0</vt:i4>
      </vt:variant>
      <vt:variant>
        <vt:i4>5</vt:i4>
      </vt:variant>
      <vt:variant>
        <vt:lpwstr/>
      </vt:variant>
      <vt:variant>
        <vt:lpwstr>_QuotaValidationRequest</vt:lpwstr>
      </vt:variant>
      <vt:variant>
        <vt:i4>7471197</vt:i4>
      </vt:variant>
      <vt:variant>
        <vt:i4>198</vt:i4>
      </vt:variant>
      <vt:variant>
        <vt:i4>0</vt:i4>
      </vt:variant>
      <vt:variant>
        <vt:i4>5</vt:i4>
      </vt:variant>
      <vt:variant>
        <vt:lpwstr/>
      </vt:variant>
      <vt:variant>
        <vt:lpwstr>_QuotaValidationRequest</vt:lpwstr>
      </vt:variant>
      <vt:variant>
        <vt:i4>7471197</vt:i4>
      </vt:variant>
      <vt:variant>
        <vt:i4>195</vt:i4>
      </vt:variant>
      <vt:variant>
        <vt:i4>0</vt:i4>
      </vt:variant>
      <vt:variant>
        <vt:i4>5</vt:i4>
      </vt:variant>
      <vt:variant>
        <vt:lpwstr/>
      </vt:variant>
      <vt:variant>
        <vt:lpwstr>_QuotaValidationRequest</vt:lpwstr>
      </vt:variant>
      <vt:variant>
        <vt:i4>4259958</vt:i4>
      </vt:variant>
      <vt:variant>
        <vt:i4>192</vt:i4>
      </vt:variant>
      <vt:variant>
        <vt:i4>0</vt:i4>
      </vt:variant>
      <vt:variant>
        <vt:i4>5</vt:i4>
      </vt:variant>
      <vt:variant>
        <vt:lpwstr/>
      </vt:variant>
      <vt:variant>
        <vt:lpwstr>_Messages_in_Excel</vt:lpwstr>
      </vt:variant>
      <vt:variant>
        <vt:i4>4391007</vt:i4>
      </vt:variant>
      <vt:variant>
        <vt:i4>189</vt:i4>
      </vt:variant>
      <vt:variant>
        <vt:i4>0</vt:i4>
      </vt:variant>
      <vt:variant>
        <vt:i4>5</vt:i4>
      </vt:variant>
      <vt:variant>
        <vt:lpwstr/>
      </vt:variant>
      <vt:variant>
        <vt:lpwstr>_XSDs_1</vt:lpwstr>
      </vt:variant>
      <vt:variant>
        <vt:i4>5505090</vt:i4>
      </vt:variant>
      <vt:variant>
        <vt:i4>186</vt:i4>
      </vt:variant>
      <vt:variant>
        <vt:i4>0</vt:i4>
      </vt:variant>
      <vt:variant>
        <vt:i4>5</vt:i4>
      </vt:variant>
      <vt:variant>
        <vt:lpwstr/>
      </vt:variant>
      <vt:variant>
        <vt:lpwstr>_Rules_and_Conditions_3</vt:lpwstr>
      </vt:variant>
      <vt:variant>
        <vt:i4>4259958</vt:i4>
      </vt:variant>
      <vt:variant>
        <vt:i4>183</vt:i4>
      </vt:variant>
      <vt:variant>
        <vt:i4>0</vt:i4>
      </vt:variant>
      <vt:variant>
        <vt:i4>5</vt:i4>
      </vt:variant>
      <vt:variant>
        <vt:lpwstr/>
      </vt:variant>
      <vt:variant>
        <vt:lpwstr>_Messages_in_Excel</vt:lpwstr>
      </vt:variant>
      <vt:variant>
        <vt:i4>4391007</vt:i4>
      </vt:variant>
      <vt:variant>
        <vt:i4>180</vt:i4>
      </vt:variant>
      <vt:variant>
        <vt:i4>0</vt:i4>
      </vt:variant>
      <vt:variant>
        <vt:i4>5</vt:i4>
      </vt:variant>
      <vt:variant>
        <vt:lpwstr/>
      </vt:variant>
      <vt:variant>
        <vt:lpwstr>_XSDs_1</vt:lpwstr>
      </vt:variant>
      <vt:variant>
        <vt:i4>5505090</vt:i4>
      </vt:variant>
      <vt:variant>
        <vt:i4>177</vt:i4>
      </vt:variant>
      <vt:variant>
        <vt:i4>0</vt:i4>
      </vt:variant>
      <vt:variant>
        <vt:i4>5</vt:i4>
      </vt:variant>
      <vt:variant>
        <vt:lpwstr/>
      </vt:variant>
      <vt:variant>
        <vt:lpwstr>_Rules_and_Conditions_3</vt:lpwstr>
      </vt:variant>
      <vt:variant>
        <vt:i4>4259958</vt:i4>
      </vt:variant>
      <vt:variant>
        <vt:i4>174</vt:i4>
      </vt:variant>
      <vt:variant>
        <vt:i4>0</vt:i4>
      </vt:variant>
      <vt:variant>
        <vt:i4>5</vt:i4>
      </vt:variant>
      <vt:variant>
        <vt:lpwstr/>
      </vt:variant>
      <vt:variant>
        <vt:lpwstr>_Messages_in_Excel</vt:lpwstr>
      </vt:variant>
      <vt:variant>
        <vt:i4>4391007</vt:i4>
      </vt:variant>
      <vt:variant>
        <vt:i4>171</vt:i4>
      </vt:variant>
      <vt:variant>
        <vt:i4>0</vt:i4>
      </vt:variant>
      <vt:variant>
        <vt:i4>5</vt:i4>
      </vt:variant>
      <vt:variant>
        <vt:lpwstr/>
      </vt:variant>
      <vt:variant>
        <vt:lpwstr>_XSDs_1</vt:lpwstr>
      </vt:variant>
      <vt:variant>
        <vt:i4>5505090</vt:i4>
      </vt:variant>
      <vt:variant>
        <vt:i4>168</vt:i4>
      </vt:variant>
      <vt:variant>
        <vt:i4>0</vt:i4>
      </vt:variant>
      <vt:variant>
        <vt:i4>5</vt:i4>
      </vt:variant>
      <vt:variant>
        <vt:lpwstr/>
      </vt:variant>
      <vt:variant>
        <vt:lpwstr>_Rules_and_Conditions_3</vt:lpwstr>
      </vt:variant>
      <vt:variant>
        <vt:i4>6422601</vt:i4>
      </vt:variant>
      <vt:variant>
        <vt:i4>165</vt:i4>
      </vt:variant>
      <vt:variant>
        <vt:i4>0</vt:i4>
      </vt:variant>
      <vt:variant>
        <vt:i4>5</vt:i4>
      </vt:variant>
      <vt:variant>
        <vt:lpwstr/>
      </vt:variant>
      <vt:variant>
        <vt:lpwstr>_QuotaError</vt:lpwstr>
      </vt:variant>
      <vt:variant>
        <vt:i4>983078</vt:i4>
      </vt:variant>
      <vt:variant>
        <vt:i4>162</vt:i4>
      </vt:variant>
      <vt:variant>
        <vt:i4>0</vt:i4>
      </vt:variant>
      <vt:variant>
        <vt:i4>5</vt:i4>
      </vt:variant>
      <vt:variant>
        <vt:lpwstr/>
      </vt:variant>
      <vt:variant>
        <vt:lpwstr>_QuotaValidationResponse</vt:lpwstr>
      </vt:variant>
      <vt:variant>
        <vt:i4>2293760</vt:i4>
      </vt:variant>
      <vt:variant>
        <vt:i4>159</vt:i4>
      </vt:variant>
      <vt:variant>
        <vt:i4>0</vt:i4>
      </vt:variant>
      <vt:variant>
        <vt:i4>5</vt:i4>
      </vt:variant>
      <vt:variant>
        <vt:lpwstr/>
      </vt:variant>
      <vt:variant>
        <vt:lpwstr>_Validation_of_Quota</vt:lpwstr>
      </vt:variant>
      <vt:variant>
        <vt:i4>7471197</vt:i4>
      </vt:variant>
      <vt:variant>
        <vt:i4>156</vt:i4>
      </vt:variant>
      <vt:variant>
        <vt:i4>0</vt:i4>
      </vt:variant>
      <vt:variant>
        <vt:i4>5</vt:i4>
      </vt:variant>
      <vt:variant>
        <vt:lpwstr/>
      </vt:variant>
      <vt:variant>
        <vt:lpwstr>_QuotaValidationRequest</vt:lpwstr>
      </vt:variant>
      <vt:variant>
        <vt:i4>7471197</vt:i4>
      </vt:variant>
      <vt:variant>
        <vt:i4>153</vt:i4>
      </vt:variant>
      <vt:variant>
        <vt:i4>0</vt:i4>
      </vt:variant>
      <vt:variant>
        <vt:i4>5</vt:i4>
      </vt:variant>
      <vt:variant>
        <vt:lpwstr/>
      </vt:variant>
      <vt:variant>
        <vt:lpwstr>_QuotaValidationRequest</vt:lpwstr>
      </vt:variant>
      <vt:variant>
        <vt:i4>1179702</vt:i4>
      </vt:variant>
      <vt:variant>
        <vt:i4>146</vt:i4>
      </vt:variant>
      <vt:variant>
        <vt:i4>0</vt:i4>
      </vt:variant>
      <vt:variant>
        <vt:i4>5</vt:i4>
      </vt:variant>
      <vt:variant>
        <vt:lpwstr/>
      </vt:variant>
      <vt:variant>
        <vt:lpwstr>_Toc218282447</vt:lpwstr>
      </vt:variant>
      <vt:variant>
        <vt:i4>1179702</vt:i4>
      </vt:variant>
      <vt:variant>
        <vt:i4>140</vt:i4>
      </vt:variant>
      <vt:variant>
        <vt:i4>0</vt:i4>
      </vt:variant>
      <vt:variant>
        <vt:i4>5</vt:i4>
      </vt:variant>
      <vt:variant>
        <vt:lpwstr/>
      </vt:variant>
      <vt:variant>
        <vt:lpwstr>_Toc218282446</vt:lpwstr>
      </vt:variant>
      <vt:variant>
        <vt:i4>1179702</vt:i4>
      </vt:variant>
      <vt:variant>
        <vt:i4>134</vt:i4>
      </vt:variant>
      <vt:variant>
        <vt:i4>0</vt:i4>
      </vt:variant>
      <vt:variant>
        <vt:i4>5</vt:i4>
      </vt:variant>
      <vt:variant>
        <vt:lpwstr/>
      </vt:variant>
      <vt:variant>
        <vt:lpwstr>_Toc218282445</vt:lpwstr>
      </vt:variant>
      <vt:variant>
        <vt:i4>1179702</vt:i4>
      </vt:variant>
      <vt:variant>
        <vt:i4>128</vt:i4>
      </vt:variant>
      <vt:variant>
        <vt:i4>0</vt:i4>
      </vt:variant>
      <vt:variant>
        <vt:i4>5</vt:i4>
      </vt:variant>
      <vt:variant>
        <vt:lpwstr/>
      </vt:variant>
      <vt:variant>
        <vt:lpwstr>_Toc218282444</vt:lpwstr>
      </vt:variant>
      <vt:variant>
        <vt:i4>1179702</vt:i4>
      </vt:variant>
      <vt:variant>
        <vt:i4>122</vt:i4>
      </vt:variant>
      <vt:variant>
        <vt:i4>0</vt:i4>
      </vt:variant>
      <vt:variant>
        <vt:i4>5</vt:i4>
      </vt:variant>
      <vt:variant>
        <vt:lpwstr/>
      </vt:variant>
      <vt:variant>
        <vt:lpwstr>_Toc218282443</vt:lpwstr>
      </vt:variant>
      <vt:variant>
        <vt:i4>1179702</vt:i4>
      </vt:variant>
      <vt:variant>
        <vt:i4>116</vt:i4>
      </vt:variant>
      <vt:variant>
        <vt:i4>0</vt:i4>
      </vt:variant>
      <vt:variant>
        <vt:i4>5</vt:i4>
      </vt:variant>
      <vt:variant>
        <vt:lpwstr/>
      </vt:variant>
      <vt:variant>
        <vt:lpwstr>_Toc218282442</vt:lpwstr>
      </vt:variant>
      <vt:variant>
        <vt:i4>1179702</vt:i4>
      </vt:variant>
      <vt:variant>
        <vt:i4>110</vt:i4>
      </vt:variant>
      <vt:variant>
        <vt:i4>0</vt:i4>
      </vt:variant>
      <vt:variant>
        <vt:i4>5</vt:i4>
      </vt:variant>
      <vt:variant>
        <vt:lpwstr/>
      </vt:variant>
      <vt:variant>
        <vt:lpwstr>_Toc218282441</vt:lpwstr>
      </vt:variant>
      <vt:variant>
        <vt:i4>1179702</vt:i4>
      </vt:variant>
      <vt:variant>
        <vt:i4>104</vt:i4>
      </vt:variant>
      <vt:variant>
        <vt:i4>0</vt:i4>
      </vt:variant>
      <vt:variant>
        <vt:i4>5</vt:i4>
      </vt:variant>
      <vt:variant>
        <vt:lpwstr/>
      </vt:variant>
      <vt:variant>
        <vt:lpwstr>_Toc218282440</vt:lpwstr>
      </vt:variant>
      <vt:variant>
        <vt:i4>1376310</vt:i4>
      </vt:variant>
      <vt:variant>
        <vt:i4>98</vt:i4>
      </vt:variant>
      <vt:variant>
        <vt:i4>0</vt:i4>
      </vt:variant>
      <vt:variant>
        <vt:i4>5</vt:i4>
      </vt:variant>
      <vt:variant>
        <vt:lpwstr/>
      </vt:variant>
      <vt:variant>
        <vt:lpwstr>_Toc218282439</vt:lpwstr>
      </vt:variant>
      <vt:variant>
        <vt:i4>1376310</vt:i4>
      </vt:variant>
      <vt:variant>
        <vt:i4>92</vt:i4>
      </vt:variant>
      <vt:variant>
        <vt:i4>0</vt:i4>
      </vt:variant>
      <vt:variant>
        <vt:i4>5</vt:i4>
      </vt:variant>
      <vt:variant>
        <vt:lpwstr/>
      </vt:variant>
      <vt:variant>
        <vt:lpwstr>_Toc218282438</vt:lpwstr>
      </vt:variant>
      <vt:variant>
        <vt:i4>1376310</vt:i4>
      </vt:variant>
      <vt:variant>
        <vt:i4>86</vt:i4>
      </vt:variant>
      <vt:variant>
        <vt:i4>0</vt:i4>
      </vt:variant>
      <vt:variant>
        <vt:i4>5</vt:i4>
      </vt:variant>
      <vt:variant>
        <vt:lpwstr/>
      </vt:variant>
      <vt:variant>
        <vt:lpwstr>_Toc218282437</vt:lpwstr>
      </vt:variant>
      <vt:variant>
        <vt:i4>1376310</vt:i4>
      </vt:variant>
      <vt:variant>
        <vt:i4>80</vt:i4>
      </vt:variant>
      <vt:variant>
        <vt:i4>0</vt:i4>
      </vt:variant>
      <vt:variant>
        <vt:i4>5</vt:i4>
      </vt:variant>
      <vt:variant>
        <vt:lpwstr/>
      </vt:variant>
      <vt:variant>
        <vt:lpwstr>_Toc218282436</vt:lpwstr>
      </vt:variant>
      <vt:variant>
        <vt:i4>1376310</vt:i4>
      </vt:variant>
      <vt:variant>
        <vt:i4>74</vt:i4>
      </vt:variant>
      <vt:variant>
        <vt:i4>0</vt:i4>
      </vt:variant>
      <vt:variant>
        <vt:i4>5</vt:i4>
      </vt:variant>
      <vt:variant>
        <vt:lpwstr/>
      </vt:variant>
      <vt:variant>
        <vt:lpwstr>_Toc218282435</vt:lpwstr>
      </vt:variant>
      <vt:variant>
        <vt:i4>1376310</vt:i4>
      </vt:variant>
      <vt:variant>
        <vt:i4>68</vt:i4>
      </vt:variant>
      <vt:variant>
        <vt:i4>0</vt:i4>
      </vt:variant>
      <vt:variant>
        <vt:i4>5</vt:i4>
      </vt:variant>
      <vt:variant>
        <vt:lpwstr/>
      </vt:variant>
      <vt:variant>
        <vt:lpwstr>_Toc218282434</vt:lpwstr>
      </vt:variant>
      <vt:variant>
        <vt:i4>1376310</vt:i4>
      </vt:variant>
      <vt:variant>
        <vt:i4>62</vt:i4>
      </vt:variant>
      <vt:variant>
        <vt:i4>0</vt:i4>
      </vt:variant>
      <vt:variant>
        <vt:i4>5</vt:i4>
      </vt:variant>
      <vt:variant>
        <vt:lpwstr/>
      </vt:variant>
      <vt:variant>
        <vt:lpwstr>_Toc218282433</vt:lpwstr>
      </vt:variant>
      <vt:variant>
        <vt:i4>1376310</vt:i4>
      </vt:variant>
      <vt:variant>
        <vt:i4>56</vt:i4>
      </vt:variant>
      <vt:variant>
        <vt:i4>0</vt:i4>
      </vt:variant>
      <vt:variant>
        <vt:i4>5</vt:i4>
      </vt:variant>
      <vt:variant>
        <vt:lpwstr/>
      </vt:variant>
      <vt:variant>
        <vt:lpwstr>_Toc218282432</vt:lpwstr>
      </vt:variant>
      <vt:variant>
        <vt:i4>1376310</vt:i4>
      </vt:variant>
      <vt:variant>
        <vt:i4>50</vt:i4>
      </vt:variant>
      <vt:variant>
        <vt:i4>0</vt:i4>
      </vt:variant>
      <vt:variant>
        <vt:i4>5</vt:i4>
      </vt:variant>
      <vt:variant>
        <vt:lpwstr/>
      </vt:variant>
      <vt:variant>
        <vt:lpwstr>_Toc218282431</vt:lpwstr>
      </vt:variant>
      <vt:variant>
        <vt:i4>1376310</vt:i4>
      </vt:variant>
      <vt:variant>
        <vt:i4>44</vt:i4>
      </vt:variant>
      <vt:variant>
        <vt:i4>0</vt:i4>
      </vt:variant>
      <vt:variant>
        <vt:i4>5</vt:i4>
      </vt:variant>
      <vt:variant>
        <vt:lpwstr/>
      </vt:variant>
      <vt:variant>
        <vt:lpwstr>_Toc218282430</vt:lpwstr>
      </vt:variant>
      <vt:variant>
        <vt:i4>1310774</vt:i4>
      </vt:variant>
      <vt:variant>
        <vt:i4>38</vt:i4>
      </vt:variant>
      <vt:variant>
        <vt:i4>0</vt:i4>
      </vt:variant>
      <vt:variant>
        <vt:i4>5</vt:i4>
      </vt:variant>
      <vt:variant>
        <vt:lpwstr/>
      </vt:variant>
      <vt:variant>
        <vt:lpwstr>_Toc218282429</vt:lpwstr>
      </vt:variant>
      <vt:variant>
        <vt:i4>1310774</vt:i4>
      </vt:variant>
      <vt:variant>
        <vt:i4>32</vt:i4>
      </vt:variant>
      <vt:variant>
        <vt:i4>0</vt:i4>
      </vt:variant>
      <vt:variant>
        <vt:i4>5</vt:i4>
      </vt:variant>
      <vt:variant>
        <vt:lpwstr/>
      </vt:variant>
      <vt:variant>
        <vt:lpwstr>_Toc218282428</vt:lpwstr>
      </vt:variant>
      <vt:variant>
        <vt:i4>1310774</vt:i4>
      </vt:variant>
      <vt:variant>
        <vt:i4>26</vt:i4>
      </vt:variant>
      <vt:variant>
        <vt:i4>0</vt:i4>
      </vt:variant>
      <vt:variant>
        <vt:i4>5</vt:i4>
      </vt:variant>
      <vt:variant>
        <vt:lpwstr/>
      </vt:variant>
      <vt:variant>
        <vt:lpwstr>_Toc218282427</vt:lpwstr>
      </vt:variant>
      <vt:variant>
        <vt:i4>1310774</vt:i4>
      </vt:variant>
      <vt:variant>
        <vt:i4>20</vt:i4>
      </vt:variant>
      <vt:variant>
        <vt:i4>0</vt:i4>
      </vt:variant>
      <vt:variant>
        <vt:i4>5</vt:i4>
      </vt:variant>
      <vt:variant>
        <vt:lpwstr/>
      </vt:variant>
      <vt:variant>
        <vt:lpwstr>_Toc218282426</vt:lpwstr>
      </vt:variant>
      <vt:variant>
        <vt:i4>1310774</vt:i4>
      </vt:variant>
      <vt:variant>
        <vt:i4>14</vt:i4>
      </vt:variant>
      <vt:variant>
        <vt:i4>0</vt:i4>
      </vt:variant>
      <vt:variant>
        <vt:i4>5</vt:i4>
      </vt:variant>
      <vt:variant>
        <vt:lpwstr/>
      </vt:variant>
      <vt:variant>
        <vt:lpwstr>_Toc218282425</vt:lpwstr>
      </vt:variant>
      <vt:variant>
        <vt:i4>1310774</vt:i4>
      </vt:variant>
      <vt:variant>
        <vt:i4>8</vt:i4>
      </vt:variant>
      <vt:variant>
        <vt:i4>0</vt:i4>
      </vt:variant>
      <vt:variant>
        <vt:i4>5</vt:i4>
      </vt:variant>
      <vt:variant>
        <vt:lpwstr/>
      </vt:variant>
      <vt:variant>
        <vt:lpwstr>_Toc218282424</vt:lpwstr>
      </vt:variant>
      <vt:variant>
        <vt:i4>1310774</vt:i4>
      </vt:variant>
      <vt:variant>
        <vt:i4>2</vt:i4>
      </vt:variant>
      <vt:variant>
        <vt:i4>0</vt:i4>
      </vt:variant>
      <vt:variant>
        <vt:i4>5</vt:i4>
      </vt:variant>
      <vt:variant>
        <vt:lpwstr/>
      </vt:variant>
      <vt:variant>
        <vt:lpwstr>_Toc218282423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SER_FUN_AES_2.0</dc:title>
  <dc:subject>CESOP</dc:subject>
  <dc:creator>AIs, FITSDEV3</dc:creator>
  <cp:keywords/>
  <dc:description/>
  <cp:lastModifiedBy>Chodák Marián</cp:lastModifiedBy>
  <cp:revision>4</cp:revision>
  <cp:lastPrinted>2024-07-15T21:20:00Z</cp:lastPrinted>
  <dcterms:created xsi:type="dcterms:W3CDTF">2026-02-18T20:17:00Z</dcterms:created>
  <dcterms:modified xsi:type="dcterms:W3CDTF">2026-02-18T22:00:00Z</dcterms:modified>
  <cp:contentStatus>Commission use (CU)</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amework">
    <vt:lpwstr>Contract Reference</vt:lpwstr>
  </property>
  <property fmtid="{D5CDD505-2E9C-101B-9397-08002B2CF9AE}" pid="3" name="Reference">
    <vt:lpwstr>URS-CESOP</vt:lpwstr>
  </property>
  <property fmtid="{D5CDD505-2E9C-101B-9397-08002B2CF9AE}" pid="4" name="Owner">
    <vt:lpwstr>DG TAXUD</vt:lpwstr>
  </property>
  <property fmtid="{D5CDD505-2E9C-101B-9397-08002B2CF9AE}" pid="5" name="ContentTypeId">
    <vt:lpwstr>0x01010083AFA9BA1B1A5446BEC3D6E26C3C005B</vt:lpwstr>
  </property>
  <property fmtid="{D5CDD505-2E9C-101B-9397-08002B2CF9AE}" pid="6" name="SfRFilename">
    <vt:lpwstr>CESOP - User Requirements Specifications working version-v0.01.01.docx</vt:lpwstr>
  </property>
  <property fmtid="{D5CDD505-2E9C-101B-9397-08002B2CF9AE}" pid="7" name="QCNumber">
    <vt:lpwstr>QC39846</vt:lpwstr>
  </property>
  <property fmtid="{D5CDD505-2E9C-101B-9397-08002B2CF9AE}" pid="8" name="MediaServiceImageTags">
    <vt:lpwstr/>
  </property>
</Properties>
</file>