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tbl>
      <w:tblPr>
        <w:tblStyle w:val="TableLetterhead"/>
        <w:tblW w:w="9356" w:type="dxa"/>
        <w:tblLook w:val="04A0" w:firstRow="1" w:lastRow="0" w:firstColumn="1" w:lastColumn="0" w:noHBand="0" w:noVBand="1"/>
      </w:tblPr>
      <w:tblGrid>
        <w:gridCol w:w="83"/>
        <w:gridCol w:w="9273"/>
      </w:tblGrid>
      <w:tr w:rsidRPr="00FE39EF" w:rsidR="00F02D46" w:rsidTr="001F66FF" w14:paraId="716AA784" w14:textId="77777777">
        <w:trPr>
          <w:trHeight w:val="487"/>
        </w:trPr>
        <w:tc>
          <w:tcPr>
            <w:tcW w:w="83" w:type="dxa"/>
          </w:tcPr>
          <w:p w:rsidRPr="00FE39EF" w:rsidR="00F02D46" w:rsidP="00B63711" w:rsidRDefault="00F02D46" w14:paraId="63AFDC58" w14:textId="77777777">
            <w:pPr>
              <w:pStyle w:val="ZFlag"/>
            </w:pPr>
          </w:p>
        </w:tc>
        <w:tc>
          <w:tcPr>
            <w:tcW w:w="9273" w:type="dxa"/>
          </w:tcPr>
          <w:p w:rsidRPr="00FE39EF" w:rsidR="002C7F07" w:rsidP="00B06F7C" w:rsidRDefault="002C7F07" w14:paraId="6CA4F907" w14:textId="06C2A5A4">
            <w:pPr>
              <w:jc w:val="center"/>
              <w:rPr>
                <w:b/>
                <w:bCs/>
                <w:sz w:val="24"/>
              </w:rPr>
            </w:pPr>
            <w:r w:rsidRPr="00FE39EF">
              <w:rPr>
                <w:b/>
                <w:bCs/>
                <w:sz w:val="24"/>
              </w:rPr>
              <w:t>Provision of modern Integrated Tariff Management System (ITMS) for Serbian Customs Administration (SCA)</w:t>
            </w:r>
          </w:p>
          <w:p w:rsidRPr="00FE39EF" w:rsidR="002C7F07" w:rsidP="00B63711" w:rsidRDefault="002C7F07" w14:paraId="0FF27250" w14:textId="77777777"/>
          <w:p w:rsidRPr="00FE39EF" w:rsidR="002C7F07" w:rsidP="00B63711" w:rsidRDefault="00E0703B" w14:paraId="631828C6" w14:textId="77777777">
            <w:pPr>
              <w:rPr>
                <w:rFonts w:cs="Segoe UI"/>
              </w:rPr>
            </w:pPr>
            <w:r w:rsidRPr="00FE39EF">
              <w:rPr>
                <w:noProof/>
                <w:lang w:eastAsia="en-US"/>
              </w:rPr>
              <w:drawing>
                <wp:anchor distT="0" distB="0" distL="114300" distR="114300" simplePos="0" relativeHeight="251658240" behindDoc="1" locked="0" layoutInCell="1" allowOverlap="1" wp14:anchorId="5BC9811F" wp14:editId="5C6B6A09">
                  <wp:simplePos x="0" y="0"/>
                  <wp:positionH relativeFrom="margin">
                    <wp:posOffset>-381938</wp:posOffset>
                  </wp:positionH>
                  <wp:positionV relativeFrom="paragraph">
                    <wp:posOffset>121721</wp:posOffset>
                  </wp:positionV>
                  <wp:extent cx="6479540" cy="1045210"/>
                  <wp:effectExtent l="0" t="0" r="0" b="2540"/>
                  <wp:wrapNone/>
                  <wp:docPr id="1385293744" name="Obrázok 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rot="10800000">
                            <a:off x="0" y="0"/>
                            <a:ext cx="6479540" cy="1045210"/>
                          </a:xfrm>
                          <a:prstGeom prst="rect">
                            <a:avLst/>
                          </a:prstGeom>
                          <a:noFill/>
                        </pic:spPr>
                      </pic:pic>
                    </a:graphicData>
                  </a:graphic>
                  <wp14:sizeRelH relativeFrom="page">
                    <wp14:pctWidth>0</wp14:pctWidth>
                  </wp14:sizeRelH>
                  <wp14:sizeRelV relativeFrom="page">
                    <wp14:pctHeight>0</wp14:pctHeight>
                  </wp14:sizeRelV>
                </wp:anchor>
              </w:drawing>
            </w:r>
          </w:p>
          <w:p w:rsidRPr="00FE39EF" w:rsidR="002C7F07" w:rsidP="00B63711" w:rsidRDefault="002C7F07" w14:paraId="30E1193C" w14:textId="77777777"/>
          <w:p w:rsidRPr="00FE39EF" w:rsidR="002C7F07" w:rsidP="00B63711" w:rsidRDefault="002C7F07" w14:paraId="4691DC74" w14:textId="77777777"/>
          <w:p w:rsidRPr="00FE39EF" w:rsidR="002C7F07" w:rsidP="00B63711" w:rsidRDefault="002C7F07" w14:paraId="64C316D2" w14:textId="77777777"/>
          <w:p w:rsidRPr="00FE39EF" w:rsidR="002C7F07" w:rsidP="00B63711" w:rsidRDefault="002C7F07" w14:paraId="2B4F5779" w14:textId="77777777"/>
          <w:p w:rsidRPr="00FE39EF" w:rsidR="003B679A" w:rsidP="00B06F7C" w:rsidRDefault="001D293C" w14:paraId="1DDB86FD" w14:textId="592DFBAC">
            <w:pPr>
              <w:jc w:val="center"/>
              <w:rPr>
                <w:b/>
                <w:bCs/>
                <w:sz w:val="56"/>
                <w:szCs w:val="56"/>
              </w:rPr>
            </w:pPr>
            <w:r w:rsidRPr="00FE39EF">
              <w:rPr>
                <w:b/>
                <w:bCs/>
                <w:sz w:val="56"/>
                <w:szCs w:val="56"/>
              </w:rPr>
              <w:t xml:space="preserve">Integration document </w:t>
            </w:r>
            <w:r w:rsidRPr="00FE39EF" w:rsidR="002C7F07">
              <w:rPr>
                <w:b/>
                <w:bCs/>
                <w:sz w:val="56"/>
                <w:szCs w:val="56"/>
              </w:rPr>
              <w:t>for</w:t>
            </w:r>
          </w:p>
          <w:p w:rsidRPr="00FE39EF" w:rsidR="002C7F07" w:rsidP="00B06F7C" w:rsidRDefault="00FA6630" w14:paraId="09D65D13" w14:textId="64042019">
            <w:pPr>
              <w:jc w:val="center"/>
            </w:pPr>
            <w:r w:rsidRPr="00FE39EF">
              <w:rPr>
                <w:b/>
                <w:bCs/>
                <w:sz w:val="56"/>
                <w:szCs w:val="56"/>
              </w:rPr>
              <w:t xml:space="preserve">Taric Calculator </w:t>
            </w:r>
            <w:r w:rsidRPr="00FE39EF" w:rsidR="002C7F07">
              <w:rPr>
                <w:b/>
                <w:bCs/>
                <w:sz w:val="56"/>
                <w:szCs w:val="56"/>
              </w:rPr>
              <w:t>RS</w:t>
            </w:r>
          </w:p>
          <w:p w:rsidRPr="00FE39EF" w:rsidR="002C7F07" w:rsidP="00B06F7C" w:rsidRDefault="002C7F07" w14:paraId="7FBD481D" w14:textId="77777777">
            <w:pPr>
              <w:jc w:val="center"/>
            </w:pPr>
            <w:r w:rsidRPr="00FE39EF">
              <w:rPr>
                <w:b/>
              </w:rPr>
              <w:t xml:space="preserve">RFP reference: </w:t>
            </w:r>
            <w:r w:rsidRPr="00FE39EF">
              <w:t>UNDP-SRB-00600,3</w:t>
            </w:r>
          </w:p>
          <w:p w:rsidRPr="00FE39EF" w:rsidR="002C7F07" w:rsidP="00B06F7C" w:rsidRDefault="002C7F07" w14:paraId="1B8472CE" w14:textId="77777777">
            <w:pPr>
              <w:jc w:val="center"/>
            </w:pPr>
            <w:r w:rsidRPr="00FE39EF">
              <w:t>Contract No.: 10402551</w:t>
            </w:r>
          </w:p>
          <w:p w:rsidRPr="00FE39EF" w:rsidR="002C7F07" w:rsidP="00B63711" w:rsidRDefault="002C7F07" w14:paraId="4334FC76" w14:textId="77777777"/>
          <w:p w:rsidRPr="00FE39EF" w:rsidR="002C7F07" w:rsidP="00B63711" w:rsidRDefault="002C7F07" w14:paraId="62C61A79" w14:textId="77777777"/>
          <w:p w:rsidRPr="00FE39EF" w:rsidR="002C7F07" w:rsidP="00B63711" w:rsidRDefault="002C7F07" w14:paraId="64F28B77" w14:textId="77777777"/>
          <w:p w:rsidRPr="00FE39EF" w:rsidR="002C7F07" w:rsidP="00B63711" w:rsidRDefault="002C7F07" w14:paraId="47DD4991" w14:textId="77777777"/>
          <w:p w:rsidRPr="00FE39EF" w:rsidR="00E0703B" w:rsidP="00B63711" w:rsidRDefault="00E0703B" w14:paraId="0F5C2AC0" w14:textId="77777777"/>
          <w:p w:rsidRPr="00FE39EF" w:rsidR="00E0703B" w:rsidP="00B63711" w:rsidRDefault="00E0703B" w14:paraId="5DE0D0E1" w14:textId="77777777"/>
          <w:p w:rsidRPr="00FE39EF" w:rsidR="003F7B00" w:rsidP="00B63711" w:rsidRDefault="003F7B00" w14:paraId="14BA2C5F" w14:textId="77777777"/>
          <w:p w:rsidRPr="00FE39EF" w:rsidR="002C7F07" w:rsidP="00B63711" w:rsidRDefault="002C7F07" w14:paraId="4544E9D1" w14:textId="77777777">
            <w:pPr>
              <w:rPr>
                <w:rFonts w:cs="Segoe UI"/>
              </w:rPr>
            </w:pPr>
            <w:r w:rsidRPr="00FE39EF">
              <w:rPr>
                <w:noProof/>
                <w:lang w:eastAsia="en-US"/>
              </w:rPr>
              <w:drawing>
                <wp:anchor distT="0" distB="0" distL="114300" distR="114300" simplePos="0" relativeHeight="251658241" behindDoc="1" locked="0" layoutInCell="1" allowOverlap="1" wp14:anchorId="1FCFCB11" wp14:editId="01ADFEF5">
                  <wp:simplePos x="0" y="0"/>
                  <wp:positionH relativeFrom="margin">
                    <wp:posOffset>342900</wp:posOffset>
                  </wp:positionH>
                  <wp:positionV relativeFrom="paragraph">
                    <wp:posOffset>244475</wp:posOffset>
                  </wp:positionV>
                  <wp:extent cx="5732145" cy="924560"/>
                  <wp:effectExtent l="0" t="0" r="0" b="0"/>
                  <wp:wrapNone/>
                  <wp:docPr id="1768735812" name="Obrázek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Obrázek 1"/>
                          <pic:cNvPicPr>
                            <a:picLocks/>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2145" cy="92456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2C7F07" w:rsidP="00B63711" w:rsidRDefault="002C7F07" w14:paraId="7FCABE54" w14:textId="77777777"/>
          <w:p w:rsidR="00AF01F2" w:rsidP="00B63711" w:rsidRDefault="00AF01F2" w14:paraId="2C5AB245" w14:textId="77777777"/>
          <w:p w:rsidRPr="00FE39EF" w:rsidR="00AF01F2" w:rsidP="00B63711" w:rsidRDefault="00AF01F2" w14:paraId="753FE2CB" w14:textId="77777777"/>
          <w:p w:rsidR="002C7F07" w:rsidP="00B63711" w:rsidRDefault="002C7F07" w14:paraId="1FF4A0B1" w14:textId="77777777"/>
          <w:p w:rsidRPr="00FE39EF" w:rsidR="003633AC" w:rsidP="00B63711" w:rsidRDefault="003633AC" w14:paraId="339B35AD" w14:textId="77777777"/>
          <w:p w:rsidRPr="00FE39EF" w:rsidR="002C7F07" w:rsidP="00B63711" w:rsidRDefault="002C7F07" w14:paraId="06C569AA" w14:textId="77777777"/>
          <w:tbl>
            <w:tblPr>
              <w:tblW w:w="9273" w:type="dxa"/>
              <w:tblLook w:val="0000" w:firstRow="0" w:lastRow="0" w:firstColumn="0" w:lastColumn="0" w:noHBand="0" w:noVBand="0"/>
            </w:tblPr>
            <w:tblGrid>
              <w:gridCol w:w="8829"/>
              <w:gridCol w:w="222"/>
              <w:gridCol w:w="222"/>
            </w:tblGrid>
            <w:tr w:rsidRPr="00FE39EF" w:rsidR="002C7F07" w:rsidTr="002C577C" w14:paraId="5C8520EE" w14:textId="77777777">
              <w:tc>
                <w:tcPr>
                  <w:tcW w:w="8829" w:type="dxa"/>
                </w:tcPr>
                <w:tbl>
                  <w:tblPr>
                    <w:tblW w:w="8613" w:type="dxa"/>
                    <w:tblCellMar>
                      <w:left w:w="10" w:type="dxa"/>
                      <w:right w:w="10" w:type="dxa"/>
                    </w:tblCellMar>
                    <w:tblLook w:val="0000" w:firstRow="0" w:lastRow="0" w:firstColumn="0" w:lastColumn="0" w:noHBand="0" w:noVBand="0"/>
                  </w:tblPr>
                  <w:tblGrid>
                    <w:gridCol w:w="2509"/>
                    <w:gridCol w:w="327"/>
                    <w:gridCol w:w="5777"/>
                  </w:tblGrid>
                  <w:tr w:rsidRPr="00FE39EF" w:rsidR="002C7F07" w:rsidTr="002C577C" w14:paraId="50240564" w14:textId="77777777">
                    <w:tc>
                      <w:tcPr>
                        <w:tcW w:w="2509" w:type="dxa"/>
                        <w:tcMar>
                          <w:top w:w="0" w:type="dxa"/>
                          <w:left w:w="108" w:type="dxa"/>
                          <w:bottom w:w="0" w:type="dxa"/>
                          <w:right w:w="108" w:type="dxa"/>
                        </w:tcMar>
                      </w:tcPr>
                      <w:p w:rsidRPr="00FE39EF" w:rsidR="002C7F07" w:rsidP="00B63711" w:rsidRDefault="002C7F07" w14:paraId="5E735D8C" w14:textId="77777777">
                        <w:r w:rsidRPr="00FE39EF">
                          <w:t>Document Title</w:t>
                        </w:r>
                      </w:p>
                    </w:tc>
                    <w:tc>
                      <w:tcPr>
                        <w:tcW w:w="327" w:type="dxa"/>
                        <w:tcMar>
                          <w:top w:w="0" w:type="dxa"/>
                          <w:left w:w="108" w:type="dxa"/>
                          <w:bottom w:w="0" w:type="dxa"/>
                          <w:right w:w="108" w:type="dxa"/>
                        </w:tcMar>
                      </w:tcPr>
                      <w:p w:rsidRPr="00FE39EF" w:rsidR="002C7F07" w:rsidP="00B63711" w:rsidRDefault="002C7F07" w14:paraId="0AD8A5F2" w14:textId="77777777">
                        <w:r w:rsidRPr="00FE39EF">
                          <w:t>:</w:t>
                        </w:r>
                      </w:p>
                    </w:tc>
                    <w:tc>
                      <w:tcPr>
                        <w:tcW w:w="5777" w:type="dxa"/>
                        <w:tcMar>
                          <w:top w:w="0" w:type="dxa"/>
                          <w:left w:w="108" w:type="dxa"/>
                          <w:bottom w:w="0" w:type="dxa"/>
                          <w:right w:w="108" w:type="dxa"/>
                        </w:tcMar>
                      </w:tcPr>
                      <w:p w:rsidRPr="00FE39EF" w:rsidR="002C7F07" w:rsidP="00B63711" w:rsidRDefault="001D293C" w14:paraId="3462DF79" w14:textId="55EA6A15">
                        <w:r w:rsidRPr="00FE39EF">
                          <w:t>Integration document</w:t>
                        </w:r>
                        <w:r w:rsidRPr="00FE39EF" w:rsidR="002C7F07">
                          <w:t xml:space="preserve"> </w:t>
                        </w:r>
                        <w:r w:rsidR="00BC7E13">
                          <w:t>for</w:t>
                        </w:r>
                        <w:r w:rsidRPr="00FE39EF" w:rsidR="002C7F07">
                          <w:t xml:space="preserve"> </w:t>
                        </w:r>
                        <w:r w:rsidRPr="00FE39EF" w:rsidR="00FA6630">
                          <w:t>Taric</w:t>
                        </w:r>
                        <w:r w:rsidR="00BC7E13">
                          <w:t xml:space="preserve"> Calculator</w:t>
                        </w:r>
                        <w:r w:rsidRPr="00FE39EF" w:rsidR="00FA6630">
                          <w:t xml:space="preserve"> </w:t>
                        </w:r>
                        <w:r w:rsidRPr="00FE39EF" w:rsidR="002C7F07">
                          <w:t>RS</w:t>
                        </w:r>
                      </w:p>
                    </w:tc>
                  </w:tr>
                  <w:tr w:rsidRPr="00FE39EF" w:rsidR="002C7F07" w:rsidTr="002C577C" w14:paraId="30056FB8" w14:textId="77777777">
                    <w:tc>
                      <w:tcPr>
                        <w:tcW w:w="2509" w:type="dxa"/>
                        <w:tcMar>
                          <w:top w:w="0" w:type="dxa"/>
                          <w:left w:w="108" w:type="dxa"/>
                          <w:bottom w:w="0" w:type="dxa"/>
                          <w:right w:w="108" w:type="dxa"/>
                        </w:tcMar>
                      </w:tcPr>
                      <w:p w:rsidRPr="00FE39EF" w:rsidR="002C7F07" w:rsidP="00B63711" w:rsidRDefault="002C7F07" w14:paraId="10EF9E67" w14:textId="77777777">
                        <w:r w:rsidRPr="00FE39EF">
                          <w:t>Document ref.</w:t>
                        </w:r>
                      </w:p>
                    </w:tc>
                    <w:tc>
                      <w:tcPr>
                        <w:tcW w:w="327" w:type="dxa"/>
                        <w:tcMar>
                          <w:top w:w="0" w:type="dxa"/>
                          <w:left w:w="108" w:type="dxa"/>
                          <w:bottom w:w="0" w:type="dxa"/>
                          <w:right w:w="108" w:type="dxa"/>
                        </w:tcMar>
                      </w:tcPr>
                      <w:p w:rsidRPr="00FE39EF" w:rsidR="002C7F07" w:rsidP="00B63711" w:rsidRDefault="002C7F07" w14:paraId="539C9D6C" w14:textId="77777777">
                        <w:r w:rsidRPr="00FE39EF">
                          <w:t>:</w:t>
                        </w:r>
                      </w:p>
                    </w:tc>
                    <w:tc>
                      <w:tcPr>
                        <w:tcW w:w="5777" w:type="dxa"/>
                        <w:tcMar>
                          <w:top w:w="0" w:type="dxa"/>
                          <w:left w:w="108" w:type="dxa"/>
                          <w:bottom w:w="0" w:type="dxa"/>
                          <w:right w:w="108" w:type="dxa"/>
                        </w:tcMar>
                      </w:tcPr>
                      <w:p w:rsidRPr="00FE39EF" w:rsidR="002C7F07" w:rsidP="00B63711" w:rsidRDefault="002C7F07" w14:paraId="3A50276E" w14:textId="45E2DF5E">
                        <w:r w:rsidRPr="00FE39EF">
                          <w:t xml:space="preserve">V </w:t>
                        </w:r>
                        <w:r w:rsidR="003633AC">
                          <w:t>1</w:t>
                        </w:r>
                        <w:r w:rsidRPr="00FE39EF" w:rsidR="004E5DBA">
                          <w:t>.</w:t>
                        </w:r>
                        <w:r w:rsidR="003633AC">
                          <w:t>0</w:t>
                        </w:r>
                      </w:p>
                    </w:tc>
                  </w:tr>
                </w:tbl>
                <w:p w:rsidRPr="00FE39EF" w:rsidR="002C7F07" w:rsidP="00B63711" w:rsidRDefault="002C7F07" w14:paraId="5B9BA7A1" w14:textId="77777777"/>
              </w:tc>
              <w:tc>
                <w:tcPr>
                  <w:tcW w:w="222" w:type="dxa"/>
                </w:tcPr>
                <w:p w:rsidRPr="00FE39EF" w:rsidR="002C7F07" w:rsidP="00B63711" w:rsidRDefault="002C7F07" w14:paraId="7D7AB7C2" w14:textId="77777777"/>
              </w:tc>
              <w:tc>
                <w:tcPr>
                  <w:tcW w:w="222" w:type="dxa"/>
                </w:tcPr>
                <w:p w:rsidRPr="00FE39EF" w:rsidR="002C7F07" w:rsidP="00B63711" w:rsidRDefault="002C7F07" w14:paraId="67E8795F" w14:textId="77777777"/>
              </w:tc>
            </w:tr>
          </w:tbl>
          <w:p w:rsidRPr="00FE39EF" w:rsidR="00A040B0" w:rsidP="003633AC" w:rsidRDefault="00A040B0" w14:paraId="7A4D281E" w14:textId="77777777">
            <w:pPr>
              <w:pStyle w:val="Title"/>
              <w:spacing w:before="840" w:after="240"/>
              <w:jc w:val="left"/>
              <w:rPr>
                <w:bCs/>
                <w:sz w:val="28"/>
                <w:szCs w:val="28"/>
              </w:rPr>
            </w:pPr>
            <w:r w:rsidRPr="00FE39EF">
              <w:rPr>
                <w:sz w:val="28"/>
                <w:szCs w:val="28"/>
              </w:rPr>
              <w:t>CONTRACT IDENTIFICATION</w:t>
            </w:r>
          </w:p>
          <w:tbl>
            <w:tblPr>
              <w:tblW w:w="8237" w:type="dxa"/>
              <w:tblCellMar>
                <w:left w:w="10" w:type="dxa"/>
                <w:right w:w="10" w:type="dxa"/>
              </w:tblCellMar>
              <w:tblLook w:val="0000" w:firstRow="0" w:lastRow="0" w:firstColumn="0" w:lastColumn="0" w:noHBand="0" w:noVBand="0"/>
            </w:tblPr>
            <w:tblGrid>
              <w:gridCol w:w="2801"/>
              <w:gridCol w:w="5436"/>
            </w:tblGrid>
            <w:tr w:rsidRPr="00FE39EF" w:rsidR="00A040B0" w:rsidTr="002C577C" w14:paraId="2B5E1E25" w14:textId="77777777">
              <w:trPr>
                <w:trHeight w:val="510"/>
              </w:trPr>
              <w:tc>
                <w:tcPr>
                  <w:tcW w:w="2801" w:type="dxa"/>
                  <w:tcBorders>
                    <w:top w:val="single" w:color="000000" w:sz="12" w:space="0"/>
                    <w:left w:val="single" w:color="000000" w:sz="12" w:space="0"/>
                    <w:bottom w:val="single" w:color="000000" w:sz="8" w:space="0"/>
                    <w:right w:val="single" w:color="000000" w:sz="12" w:space="0"/>
                  </w:tcBorders>
                  <w:shd w:val="clear" w:color="auto" w:fill="2C2F73"/>
                  <w:tcMar>
                    <w:top w:w="0" w:type="dxa"/>
                    <w:left w:w="0" w:type="dxa"/>
                    <w:bottom w:w="0" w:type="dxa"/>
                    <w:right w:w="0" w:type="dxa"/>
                  </w:tcMar>
                  <w:vAlign w:val="center"/>
                </w:tcPr>
                <w:p w:rsidRPr="00FE39EF" w:rsidR="00A040B0" w:rsidP="00B63711" w:rsidRDefault="00A040B0" w14:paraId="5EACFED4" w14:textId="77777777">
                  <w:r w:rsidRPr="00FE39EF">
                    <w:t>Contract Title</w:t>
                  </w:r>
                </w:p>
              </w:tc>
              <w:tc>
                <w:tcPr>
                  <w:tcW w:w="5436" w:type="dxa"/>
                  <w:tcBorders>
                    <w:top w:val="single" w:color="000000" w:sz="12" w:space="0"/>
                    <w:bottom w:val="single" w:color="000000" w:sz="8" w:space="0"/>
                    <w:right w:val="single" w:color="000000" w:sz="12" w:space="0"/>
                  </w:tcBorders>
                  <w:tcMar>
                    <w:top w:w="0" w:type="dxa"/>
                    <w:left w:w="0" w:type="dxa"/>
                    <w:bottom w:w="0" w:type="dxa"/>
                    <w:right w:w="0" w:type="dxa"/>
                  </w:tcMar>
                  <w:vAlign w:val="center"/>
                </w:tcPr>
                <w:p w:rsidRPr="00FE39EF" w:rsidR="00A040B0" w:rsidP="003633AC" w:rsidRDefault="00A040B0" w14:paraId="2DB8F364" w14:textId="77777777">
                  <w:pPr>
                    <w:ind w:left="60"/>
                  </w:pPr>
                  <w:r w:rsidRPr="00FE39EF">
                    <w:t>Provision of modern Integrated Tariff Management System (ITMS) for Serbian Customs Administration (CAS)</w:t>
                  </w:r>
                </w:p>
              </w:tc>
            </w:tr>
            <w:tr w:rsidRPr="00FE39EF" w:rsidR="00A040B0" w:rsidTr="002C577C" w14:paraId="6F1E7813" w14:textId="77777777">
              <w:trPr>
                <w:trHeight w:val="397"/>
              </w:trPr>
              <w:tc>
                <w:tcPr>
                  <w:tcW w:w="2801" w:type="dxa"/>
                  <w:tcBorders>
                    <w:left w:val="single" w:color="000000" w:sz="12" w:space="0"/>
                    <w:bottom w:val="single" w:color="000000" w:sz="8" w:space="0"/>
                    <w:right w:val="single" w:color="000000" w:sz="12" w:space="0"/>
                  </w:tcBorders>
                  <w:shd w:val="clear" w:color="auto" w:fill="2C2F73"/>
                  <w:tcMar>
                    <w:top w:w="0" w:type="dxa"/>
                    <w:left w:w="0" w:type="dxa"/>
                    <w:bottom w:w="0" w:type="dxa"/>
                    <w:right w:w="0" w:type="dxa"/>
                  </w:tcMar>
                  <w:vAlign w:val="center"/>
                </w:tcPr>
                <w:p w:rsidRPr="00FE39EF" w:rsidR="00A040B0" w:rsidP="00B63711" w:rsidRDefault="00A040B0" w14:paraId="54B72A9C" w14:textId="77777777">
                  <w:pPr>
                    <w:rPr>
                      <w:lang w:eastAsia="pl-PL"/>
                    </w:rPr>
                  </w:pPr>
                  <w:r w:rsidRPr="00FE39EF">
                    <w:rPr>
                      <w:lang w:eastAsia="pl-PL"/>
                    </w:rPr>
                    <w:t>Ref. No.</w:t>
                  </w:r>
                </w:p>
              </w:tc>
              <w:tc>
                <w:tcPr>
                  <w:tcW w:w="5436" w:type="dxa"/>
                  <w:tcBorders>
                    <w:bottom w:val="single" w:color="000000" w:sz="8" w:space="0"/>
                    <w:right w:val="single" w:color="000000" w:sz="12" w:space="0"/>
                  </w:tcBorders>
                  <w:tcMar>
                    <w:top w:w="0" w:type="dxa"/>
                    <w:left w:w="0" w:type="dxa"/>
                    <w:bottom w:w="0" w:type="dxa"/>
                    <w:right w:w="0" w:type="dxa"/>
                  </w:tcMar>
                  <w:vAlign w:val="center"/>
                </w:tcPr>
                <w:p w:rsidRPr="00FE39EF" w:rsidR="00A040B0" w:rsidP="003633AC" w:rsidRDefault="00A040B0" w14:paraId="11EA9338" w14:textId="77777777">
                  <w:pPr>
                    <w:ind w:left="60"/>
                  </w:pPr>
                  <w:r w:rsidRPr="00FE39EF">
                    <w:t>UNDP-SRB-00600,3</w:t>
                  </w:r>
                </w:p>
              </w:tc>
            </w:tr>
            <w:tr w:rsidRPr="00FE39EF" w:rsidR="00A040B0" w:rsidTr="002C577C" w14:paraId="0B1B9388" w14:textId="77777777">
              <w:trPr>
                <w:trHeight w:val="397"/>
              </w:trPr>
              <w:tc>
                <w:tcPr>
                  <w:tcW w:w="2801" w:type="dxa"/>
                  <w:tcBorders>
                    <w:left w:val="single" w:color="000000" w:sz="12" w:space="0"/>
                    <w:bottom w:val="single" w:color="000000" w:sz="8" w:space="0"/>
                    <w:right w:val="single" w:color="000000" w:sz="12" w:space="0"/>
                  </w:tcBorders>
                  <w:shd w:val="clear" w:color="auto" w:fill="2C2F73"/>
                  <w:tcMar>
                    <w:top w:w="0" w:type="dxa"/>
                    <w:left w:w="0" w:type="dxa"/>
                    <w:bottom w:w="0" w:type="dxa"/>
                    <w:right w:w="0" w:type="dxa"/>
                  </w:tcMar>
                  <w:vAlign w:val="center"/>
                </w:tcPr>
                <w:p w:rsidRPr="00FE39EF" w:rsidR="00A040B0" w:rsidP="00B63711" w:rsidRDefault="00A040B0" w14:paraId="7EF15B99" w14:textId="77777777">
                  <w:pPr>
                    <w:rPr>
                      <w:lang w:eastAsia="pl-PL"/>
                    </w:rPr>
                  </w:pPr>
                  <w:r w:rsidRPr="00FE39EF">
                    <w:rPr>
                      <w:lang w:eastAsia="pl-PL"/>
                    </w:rPr>
                    <w:t>Contracting Authority</w:t>
                  </w:r>
                </w:p>
              </w:tc>
              <w:tc>
                <w:tcPr>
                  <w:tcW w:w="5436" w:type="dxa"/>
                  <w:tcBorders>
                    <w:bottom w:val="single" w:color="000000" w:sz="8" w:space="0"/>
                    <w:right w:val="single" w:color="000000" w:sz="12" w:space="0"/>
                  </w:tcBorders>
                  <w:tcMar>
                    <w:top w:w="0" w:type="dxa"/>
                    <w:left w:w="0" w:type="dxa"/>
                    <w:bottom w:w="0" w:type="dxa"/>
                    <w:right w:w="0" w:type="dxa"/>
                  </w:tcMar>
                  <w:vAlign w:val="center"/>
                </w:tcPr>
                <w:p w:rsidRPr="00FE39EF" w:rsidR="00A040B0" w:rsidP="003633AC" w:rsidRDefault="00A040B0" w14:paraId="0C53EF9A" w14:textId="77777777">
                  <w:pPr>
                    <w:ind w:left="60"/>
                  </w:pPr>
                  <w:r w:rsidRPr="00FE39EF">
                    <w:rPr>
                      <w:lang w:eastAsia="pl-PL"/>
                    </w:rPr>
                    <w:t>The Government of the Republic of Serbia, represented by the Ministry of Finance and Customs Administration</w:t>
                  </w:r>
                </w:p>
              </w:tc>
            </w:tr>
            <w:tr w:rsidRPr="00FE39EF" w:rsidR="00A040B0" w:rsidTr="002C577C" w14:paraId="45F2CD0E" w14:textId="77777777">
              <w:trPr>
                <w:trHeight w:val="397"/>
              </w:trPr>
              <w:tc>
                <w:tcPr>
                  <w:tcW w:w="2801" w:type="dxa"/>
                  <w:tcBorders>
                    <w:left w:val="single" w:color="000000" w:sz="12" w:space="0"/>
                    <w:bottom w:val="single" w:color="000000" w:sz="8" w:space="0"/>
                    <w:right w:val="single" w:color="000000" w:sz="12" w:space="0"/>
                  </w:tcBorders>
                  <w:shd w:val="clear" w:color="auto" w:fill="2C2F73"/>
                  <w:tcMar>
                    <w:top w:w="0" w:type="dxa"/>
                    <w:left w:w="0" w:type="dxa"/>
                    <w:bottom w:w="0" w:type="dxa"/>
                    <w:right w:w="0" w:type="dxa"/>
                  </w:tcMar>
                  <w:vAlign w:val="center"/>
                </w:tcPr>
                <w:p w:rsidRPr="00FE39EF" w:rsidR="00A040B0" w:rsidP="00B63711" w:rsidRDefault="00A040B0" w14:paraId="3BF77ECE" w14:textId="77777777">
                  <w:pPr>
                    <w:rPr>
                      <w:lang w:eastAsia="pl-PL"/>
                    </w:rPr>
                  </w:pPr>
                  <w:r w:rsidRPr="00FE39EF">
                    <w:rPr>
                      <w:lang w:eastAsia="pl-PL"/>
                    </w:rPr>
                    <w:t>CA Project Manager</w:t>
                  </w:r>
                </w:p>
              </w:tc>
              <w:tc>
                <w:tcPr>
                  <w:tcW w:w="5436" w:type="dxa"/>
                  <w:tcBorders>
                    <w:bottom w:val="single" w:color="000000" w:sz="8" w:space="0"/>
                    <w:right w:val="single" w:color="000000" w:sz="12" w:space="0"/>
                  </w:tcBorders>
                  <w:tcMar>
                    <w:top w:w="0" w:type="dxa"/>
                    <w:left w:w="0" w:type="dxa"/>
                    <w:bottom w:w="0" w:type="dxa"/>
                    <w:right w:w="0" w:type="dxa"/>
                  </w:tcMar>
                  <w:vAlign w:val="center"/>
                </w:tcPr>
                <w:p w:rsidRPr="00FE39EF" w:rsidR="00A040B0" w:rsidP="003633AC" w:rsidRDefault="00A040B0" w14:paraId="20C879BB" w14:textId="77777777">
                  <w:pPr>
                    <w:ind w:left="60"/>
                  </w:pPr>
                  <w:r w:rsidRPr="00FE39EF">
                    <w:t>Gordana Džamić Radević, UNDP Policy Specialist - Customs</w:t>
                  </w:r>
                </w:p>
              </w:tc>
            </w:tr>
            <w:tr w:rsidRPr="00FE39EF" w:rsidR="00A040B0" w:rsidTr="002C577C" w14:paraId="3DA3CE95" w14:textId="77777777">
              <w:trPr>
                <w:trHeight w:val="397"/>
              </w:trPr>
              <w:tc>
                <w:tcPr>
                  <w:tcW w:w="2801" w:type="dxa"/>
                  <w:tcBorders>
                    <w:left w:val="single" w:color="000000" w:sz="12" w:space="0"/>
                    <w:bottom w:val="single" w:color="000000" w:sz="8" w:space="0"/>
                    <w:right w:val="single" w:color="000000" w:sz="12" w:space="0"/>
                  </w:tcBorders>
                  <w:shd w:val="clear" w:color="auto" w:fill="2C2F73"/>
                  <w:tcMar>
                    <w:top w:w="0" w:type="dxa"/>
                    <w:left w:w="0" w:type="dxa"/>
                    <w:bottom w:w="0" w:type="dxa"/>
                    <w:right w:w="0" w:type="dxa"/>
                  </w:tcMar>
                  <w:vAlign w:val="center"/>
                </w:tcPr>
                <w:p w:rsidRPr="00FE39EF" w:rsidR="00A040B0" w:rsidP="00B63711" w:rsidRDefault="00A040B0" w14:paraId="0EB16EED" w14:textId="77777777">
                  <w:pPr>
                    <w:rPr>
                      <w:lang w:eastAsia="pl-PL"/>
                    </w:rPr>
                  </w:pPr>
                  <w:r w:rsidRPr="00FE39EF">
                    <w:rPr>
                      <w:lang w:eastAsia="pl-PL"/>
                    </w:rPr>
                    <w:t>End Recipient</w:t>
                  </w:r>
                </w:p>
              </w:tc>
              <w:tc>
                <w:tcPr>
                  <w:tcW w:w="5436" w:type="dxa"/>
                  <w:tcBorders>
                    <w:bottom w:val="single" w:color="000000" w:sz="8" w:space="0"/>
                    <w:right w:val="single" w:color="000000" w:sz="12" w:space="0"/>
                  </w:tcBorders>
                  <w:tcMar>
                    <w:top w:w="0" w:type="dxa"/>
                    <w:left w:w="0" w:type="dxa"/>
                    <w:bottom w:w="0" w:type="dxa"/>
                    <w:right w:w="0" w:type="dxa"/>
                  </w:tcMar>
                  <w:vAlign w:val="center"/>
                </w:tcPr>
                <w:p w:rsidRPr="00FE39EF" w:rsidR="00A040B0" w:rsidP="003633AC" w:rsidRDefault="00A040B0" w14:paraId="47F92F99" w14:textId="77777777">
                  <w:pPr>
                    <w:ind w:left="60"/>
                  </w:pPr>
                  <w:r w:rsidRPr="00FE39EF">
                    <w:rPr>
                      <w:lang w:eastAsia="pl-PL"/>
                    </w:rPr>
                    <w:t>Customs Administration of the Republic of Serbia (CAS)</w:t>
                  </w:r>
                </w:p>
              </w:tc>
            </w:tr>
            <w:tr w:rsidRPr="00FE39EF" w:rsidR="00A040B0" w:rsidTr="002C577C" w14:paraId="1AEF5FAD" w14:textId="77777777">
              <w:trPr>
                <w:trHeight w:val="397"/>
              </w:trPr>
              <w:tc>
                <w:tcPr>
                  <w:tcW w:w="2801" w:type="dxa"/>
                  <w:tcBorders>
                    <w:left w:val="single" w:color="000000" w:sz="12" w:space="0"/>
                    <w:bottom w:val="single" w:color="000000" w:sz="8" w:space="0"/>
                    <w:right w:val="single" w:color="000000" w:sz="12" w:space="0"/>
                  </w:tcBorders>
                  <w:shd w:val="clear" w:color="auto" w:fill="2C2F73"/>
                  <w:tcMar>
                    <w:top w:w="0" w:type="dxa"/>
                    <w:left w:w="0" w:type="dxa"/>
                    <w:bottom w:w="0" w:type="dxa"/>
                    <w:right w:w="0" w:type="dxa"/>
                  </w:tcMar>
                  <w:vAlign w:val="center"/>
                </w:tcPr>
                <w:p w:rsidRPr="00FE39EF" w:rsidR="00A040B0" w:rsidP="00B63711" w:rsidRDefault="00A040B0" w14:paraId="50390757" w14:textId="77777777">
                  <w:pPr>
                    <w:rPr>
                      <w:lang w:eastAsia="pl-PL"/>
                    </w:rPr>
                  </w:pPr>
                  <w:r w:rsidRPr="00FE39EF">
                    <w:rPr>
                      <w:lang w:eastAsia="pl-PL"/>
                    </w:rPr>
                    <w:t xml:space="preserve">End Recipient Contact Persons </w:t>
                  </w:r>
                </w:p>
              </w:tc>
              <w:tc>
                <w:tcPr>
                  <w:tcW w:w="5436" w:type="dxa"/>
                  <w:tcBorders>
                    <w:bottom w:val="single" w:color="000000" w:sz="8" w:space="0"/>
                    <w:right w:val="single" w:color="000000" w:sz="12" w:space="0"/>
                  </w:tcBorders>
                  <w:tcMar>
                    <w:top w:w="0" w:type="dxa"/>
                    <w:left w:w="0" w:type="dxa"/>
                    <w:bottom w:w="0" w:type="dxa"/>
                    <w:right w:w="0" w:type="dxa"/>
                  </w:tcMar>
                  <w:vAlign w:val="center"/>
                </w:tcPr>
                <w:p w:rsidRPr="00FE39EF" w:rsidR="00A040B0" w:rsidP="003633AC" w:rsidRDefault="00A040B0" w14:paraId="36DB6CF2" w14:textId="77777777">
                  <w:pPr>
                    <w:ind w:left="60"/>
                    <w:rPr>
                      <w:lang w:eastAsia="pl-PL"/>
                    </w:rPr>
                  </w:pPr>
                  <w:r w:rsidRPr="00FE39EF">
                    <w:rPr>
                      <w:lang w:eastAsia="pl-PL"/>
                    </w:rPr>
                    <w:t>Dragana Vojnović Todorović, Head of Customs Tariff Department</w:t>
                  </w:r>
                </w:p>
              </w:tc>
            </w:tr>
            <w:tr w:rsidRPr="00FE39EF" w:rsidR="00A040B0" w:rsidTr="002C577C" w14:paraId="271BB27E" w14:textId="77777777">
              <w:trPr>
                <w:trHeight w:val="397"/>
              </w:trPr>
              <w:tc>
                <w:tcPr>
                  <w:tcW w:w="2801" w:type="dxa"/>
                  <w:tcBorders>
                    <w:left w:val="single" w:color="000000" w:sz="12" w:space="0"/>
                    <w:bottom w:val="single" w:color="000000" w:sz="8" w:space="0"/>
                    <w:right w:val="single" w:color="000000" w:sz="12" w:space="0"/>
                  </w:tcBorders>
                  <w:shd w:val="clear" w:color="auto" w:fill="2C2F73"/>
                  <w:tcMar>
                    <w:top w:w="0" w:type="dxa"/>
                    <w:left w:w="0" w:type="dxa"/>
                    <w:bottom w:w="0" w:type="dxa"/>
                    <w:right w:w="0" w:type="dxa"/>
                  </w:tcMar>
                  <w:vAlign w:val="center"/>
                </w:tcPr>
                <w:p w:rsidRPr="00FE39EF" w:rsidR="00A040B0" w:rsidP="00B63711" w:rsidRDefault="00A040B0" w14:paraId="6C362891" w14:textId="77777777">
                  <w:pPr>
                    <w:rPr>
                      <w:lang w:eastAsia="pl-PL"/>
                    </w:rPr>
                  </w:pPr>
                  <w:r w:rsidRPr="00FE39EF">
                    <w:rPr>
                      <w:lang w:eastAsia="pl-PL"/>
                    </w:rPr>
                    <w:t>Contractor</w:t>
                  </w:r>
                </w:p>
              </w:tc>
              <w:tc>
                <w:tcPr>
                  <w:tcW w:w="5436" w:type="dxa"/>
                  <w:tcBorders>
                    <w:bottom w:val="single" w:color="000000" w:sz="8" w:space="0"/>
                    <w:right w:val="single" w:color="000000" w:sz="12" w:space="0"/>
                  </w:tcBorders>
                  <w:tcMar>
                    <w:top w:w="0" w:type="dxa"/>
                    <w:left w:w="0" w:type="dxa"/>
                    <w:bottom w:w="0" w:type="dxa"/>
                    <w:right w:w="0" w:type="dxa"/>
                  </w:tcMar>
                  <w:vAlign w:val="center"/>
                </w:tcPr>
                <w:p w:rsidRPr="00FE39EF" w:rsidR="00A040B0" w:rsidP="003633AC" w:rsidRDefault="00A040B0" w14:paraId="74BF2FC5" w14:textId="77777777">
                  <w:pPr>
                    <w:ind w:left="60"/>
                    <w:rPr>
                      <w:lang w:eastAsia="pl-PL"/>
                    </w:rPr>
                  </w:pPr>
                  <w:r w:rsidRPr="00FE39EF">
                    <w:rPr>
                      <w:lang w:eastAsia="pl-PL"/>
                    </w:rPr>
                    <w:t>Seyfor, a.s., Brno, Czech Republic</w:t>
                  </w:r>
                </w:p>
                <w:p w:rsidRPr="00FE39EF" w:rsidR="00A040B0" w:rsidP="003633AC" w:rsidRDefault="00A040B0" w14:paraId="65988463" w14:textId="77777777">
                  <w:pPr>
                    <w:ind w:left="60"/>
                    <w:rPr>
                      <w:lang w:eastAsia="pl-PL"/>
                    </w:rPr>
                  </w:pPr>
                  <w:r w:rsidRPr="00FE39EF">
                    <w:rPr>
                      <w:lang w:eastAsia="pl-PL"/>
                    </w:rPr>
                    <w:t xml:space="preserve">Unicom-Telecom doo., Beograd, Republic of Serbia </w:t>
                  </w:r>
                </w:p>
              </w:tc>
            </w:tr>
            <w:tr w:rsidRPr="00FE39EF" w:rsidR="00A040B0" w:rsidTr="002C577C" w14:paraId="62E7C670" w14:textId="77777777">
              <w:trPr>
                <w:trHeight w:val="397"/>
              </w:trPr>
              <w:tc>
                <w:tcPr>
                  <w:tcW w:w="2801" w:type="dxa"/>
                  <w:tcBorders>
                    <w:left w:val="single" w:color="000000" w:sz="12" w:space="0"/>
                    <w:bottom w:val="single" w:color="000000" w:sz="8" w:space="0"/>
                    <w:right w:val="single" w:color="000000" w:sz="12" w:space="0"/>
                  </w:tcBorders>
                  <w:shd w:val="clear" w:color="auto" w:fill="2C2F73"/>
                  <w:tcMar>
                    <w:top w:w="0" w:type="dxa"/>
                    <w:left w:w="0" w:type="dxa"/>
                    <w:bottom w:w="0" w:type="dxa"/>
                    <w:right w:w="0" w:type="dxa"/>
                  </w:tcMar>
                  <w:vAlign w:val="center"/>
                </w:tcPr>
                <w:p w:rsidRPr="00FE39EF" w:rsidR="00A040B0" w:rsidP="00B63711" w:rsidRDefault="00A040B0" w14:paraId="6C9B4E28" w14:textId="77777777">
                  <w:pPr>
                    <w:rPr>
                      <w:lang w:eastAsia="pl-PL"/>
                    </w:rPr>
                  </w:pPr>
                  <w:r w:rsidRPr="00FE39EF">
                    <w:rPr>
                      <w:lang w:eastAsia="pl-PL"/>
                    </w:rPr>
                    <w:t>Contractor Contact person</w:t>
                  </w:r>
                </w:p>
              </w:tc>
              <w:tc>
                <w:tcPr>
                  <w:tcW w:w="5436" w:type="dxa"/>
                  <w:tcBorders>
                    <w:bottom w:val="single" w:color="000000" w:sz="8" w:space="0"/>
                    <w:right w:val="single" w:color="000000" w:sz="12" w:space="0"/>
                  </w:tcBorders>
                  <w:tcMar>
                    <w:top w:w="0" w:type="dxa"/>
                    <w:left w:w="0" w:type="dxa"/>
                    <w:bottom w:w="0" w:type="dxa"/>
                    <w:right w:w="0" w:type="dxa"/>
                  </w:tcMar>
                  <w:vAlign w:val="center"/>
                </w:tcPr>
                <w:p w:rsidRPr="00FE39EF" w:rsidR="00A040B0" w:rsidP="003633AC" w:rsidRDefault="00A040B0" w14:paraId="1D125230" w14:textId="77777777">
                  <w:pPr>
                    <w:ind w:left="60"/>
                    <w:rPr>
                      <w:lang w:eastAsia="pl-PL"/>
                    </w:rPr>
                  </w:pPr>
                  <w:r w:rsidRPr="00FE39EF">
                    <w:rPr>
                      <w:lang w:eastAsia="pl-PL"/>
                    </w:rPr>
                    <w:t xml:space="preserve">František Kolář, Project Director </w:t>
                  </w:r>
                </w:p>
              </w:tc>
            </w:tr>
            <w:tr w:rsidRPr="00FE39EF" w:rsidR="00A040B0" w:rsidTr="002C577C" w14:paraId="73D2D5E9" w14:textId="77777777">
              <w:trPr>
                <w:trHeight w:val="397"/>
              </w:trPr>
              <w:tc>
                <w:tcPr>
                  <w:tcW w:w="2801" w:type="dxa"/>
                  <w:tcBorders>
                    <w:left w:val="single" w:color="000000" w:sz="12" w:space="0"/>
                    <w:bottom w:val="single" w:color="000000" w:sz="8" w:space="0"/>
                    <w:right w:val="single" w:color="000000" w:sz="12" w:space="0"/>
                  </w:tcBorders>
                  <w:shd w:val="clear" w:color="auto" w:fill="2C2F73"/>
                  <w:tcMar>
                    <w:top w:w="0" w:type="dxa"/>
                    <w:left w:w="0" w:type="dxa"/>
                    <w:bottom w:w="0" w:type="dxa"/>
                    <w:right w:w="0" w:type="dxa"/>
                  </w:tcMar>
                  <w:vAlign w:val="center"/>
                </w:tcPr>
                <w:p w:rsidRPr="00FE39EF" w:rsidR="00A040B0" w:rsidP="00B63711" w:rsidRDefault="00A040B0" w14:paraId="70B4B012" w14:textId="77777777">
                  <w:pPr>
                    <w:rPr>
                      <w:lang w:eastAsia="pl-PL"/>
                    </w:rPr>
                  </w:pPr>
                  <w:r w:rsidRPr="00FE39EF">
                    <w:rPr>
                      <w:lang w:eastAsia="pl-PL"/>
                    </w:rPr>
                    <w:t>Contract start day</w:t>
                  </w:r>
                </w:p>
              </w:tc>
              <w:tc>
                <w:tcPr>
                  <w:tcW w:w="5436" w:type="dxa"/>
                  <w:tcBorders>
                    <w:bottom w:val="single" w:color="000000" w:sz="8" w:space="0"/>
                    <w:right w:val="single" w:color="000000" w:sz="12" w:space="0"/>
                  </w:tcBorders>
                  <w:tcMar>
                    <w:top w:w="0" w:type="dxa"/>
                    <w:left w:w="0" w:type="dxa"/>
                    <w:bottom w:w="0" w:type="dxa"/>
                    <w:right w:w="0" w:type="dxa"/>
                  </w:tcMar>
                  <w:vAlign w:val="center"/>
                </w:tcPr>
                <w:p w:rsidRPr="00FE39EF" w:rsidR="00A040B0" w:rsidP="003633AC" w:rsidRDefault="00A040B0" w14:paraId="5ED38644" w14:textId="6D40D998">
                  <w:pPr>
                    <w:ind w:left="60"/>
                  </w:pPr>
                  <w:r w:rsidRPr="00FE39EF">
                    <w:t>2</w:t>
                  </w:r>
                  <w:r w:rsidR="003633AC">
                    <w:t>3</w:t>
                  </w:r>
                  <w:r w:rsidRPr="00FE39EF">
                    <w:t xml:space="preserve"> June 2025</w:t>
                  </w:r>
                </w:p>
              </w:tc>
            </w:tr>
            <w:tr w:rsidRPr="00FE39EF" w:rsidR="00A040B0" w:rsidTr="002C577C" w14:paraId="64E8FD9D" w14:textId="77777777">
              <w:trPr>
                <w:trHeight w:val="397"/>
              </w:trPr>
              <w:tc>
                <w:tcPr>
                  <w:tcW w:w="2801" w:type="dxa"/>
                  <w:tcBorders>
                    <w:left w:val="single" w:color="000000" w:sz="12" w:space="0"/>
                    <w:bottom w:val="single" w:color="000000" w:sz="8" w:space="0"/>
                    <w:right w:val="single" w:color="000000" w:sz="12" w:space="0"/>
                  </w:tcBorders>
                  <w:shd w:val="clear" w:color="auto" w:fill="2C2F73"/>
                  <w:tcMar>
                    <w:top w:w="0" w:type="dxa"/>
                    <w:left w:w="0" w:type="dxa"/>
                    <w:bottom w:w="0" w:type="dxa"/>
                    <w:right w:w="0" w:type="dxa"/>
                  </w:tcMar>
                  <w:vAlign w:val="center"/>
                </w:tcPr>
                <w:p w:rsidRPr="00FE39EF" w:rsidR="00A040B0" w:rsidP="00B63711" w:rsidRDefault="00A040B0" w14:paraId="7A654B78" w14:textId="77777777">
                  <w:pPr>
                    <w:rPr>
                      <w:lang w:eastAsia="pl-PL"/>
                    </w:rPr>
                  </w:pPr>
                  <w:r w:rsidRPr="00FE39EF">
                    <w:rPr>
                      <w:lang w:eastAsia="pl-PL"/>
                    </w:rPr>
                    <w:t>Contract Implementation Period</w:t>
                  </w:r>
                </w:p>
              </w:tc>
              <w:tc>
                <w:tcPr>
                  <w:tcW w:w="5436" w:type="dxa"/>
                  <w:tcBorders>
                    <w:bottom w:val="single" w:color="000000" w:sz="8" w:space="0"/>
                    <w:right w:val="single" w:color="000000" w:sz="12" w:space="0"/>
                  </w:tcBorders>
                  <w:tcMar>
                    <w:top w:w="0" w:type="dxa"/>
                    <w:left w:w="0" w:type="dxa"/>
                    <w:bottom w:w="0" w:type="dxa"/>
                    <w:right w:w="0" w:type="dxa"/>
                  </w:tcMar>
                  <w:vAlign w:val="center"/>
                </w:tcPr>
                <w:p w:rsidRPr="00FE39EF" w:rsidR="00A040B0" w:rsidP="003633AC" w:rsidRDefault="00A040B0" w14:paraId="1B0D364E" w14:textId="50CC4632">
                  <w:pPr>
                    <w:ind w:left="60"/>
                    <w:rPr>
                      <w:lang w:eastAsia="pl-PL"/>
                    </w:rPr>
                  </w:pPr>
                  <w:r w:rsidRPr="00FE39EF">
                    <w:rPr>
                      <w:lang w:eastAsia="pl-PL"/>
                    </w:rPr>
                    <w:t>2</w:t>
                  </w:r>
                  <w:r w:rsidR="003633AC">
                    <w:rPr>
                      <w:lang w:eastAsia="pl-PL"/>
                    </w:rPr>
                    <w:t>3</w:t>
                  </w:r>
                  <w:r w:rsidRPr="00FE39EF">
                    <w:rPr>
                      <w:lang w:eastAsia="pl-PL"/>
                    </w:rPr>
                    <w:t xml:space="preserve"> June 2025 – 4 January 2027</w:t>
                  </w:r>
                </w:p>
              </w:tc>
            </w:tr>
            <w:tr w:rsidRPr="00FE39EF" w:rsidR="00A040B0" w:rsidTr="002C577C" w14:paraId="5DE3394E" w14:textId="77777777">
              <w:trPr>
                <w:trHeight w:val="397"/>
              </w:trPr>
              <w:tc>
                <w:tcPr>
                  <w:tcW w:w="2801" w:type="dxa"/>
                  <w:tcBorders>
                    <w:left w:val="single" w:color="000000" w:sz="12" w:space="0"/>
                    <w:bottom w:val="single" w:color="000000" w:sz="8" w:space="0"/>
                    <w:right w:val="single" w:color="000000" w:sz="12" w:space="0"/>
                  </w:tcBorders>
                  <w:shd w:val="clear" w:color="auto" w:fill="2C2F73"/>
                  <w:tcMar>
                    <w:top w:w="0" w:type="dxa"/>
                    <w:left w:w="0" w:type="dxa"/>
                    <w:bottom w:w="0" w:type="dxa"/>
                    <w:right w:w="0" w:type="dxa"/>
                  </w:tcMar>
                  <w:vAlign w:val="center"/>
                </w:tcPr>
                <w:p w:rsidRPr="00FE39EF" w:rsidR="00A040B0" w:rsidP="00B63711" w:rsidRDefault="00A040B0" w14:paraId="5956617A" w14:textId="77777777">
                  <w:pPr>
                    <w:rPr>
                      <w:lang w:eastAsia="pl-PL"/>
                    </w:rPr>
                  </w:pPr>
                  <w:r w:rsidRPr="00FE39EF">
                    <w:rPr>
                      <w:lang w:eastAsia="pl-PL"/>
                    </w:rPr>
                    <w:t>Team Leader</w:t>
                  </w:r>
                </w:p>
              </w:tc>
              <w:tc>
                <w:tcPr>
                  <w:tcW w:w="5436" w:type="dxa"/>
                  <w:tcBorders>
                    <w:bottom w:val="single" w:color="000000" w:sz="8" w:space="0"/>
                    <w:right w:val="single" w:color="000000" w:sz="12" w:space="0"/>
                  </w:tcBorders>
                  <w:tcMar>
                    <w:top w:w="0" w:type="dxa"/>
                    <w:left w:w="0" w:type="dxa"/>
                    <w:bottom w:w="0" w:type="dxa"/>
                    <w:right w:w="0" w:type="dxa"/>
                  </w:tcMar>
                  <w:vAlign w:val="center"/>
                </w:tcPr>
                <w:p w:rsidRPr="00FE39EF" w:rsidR="00A040B0" w:rsidP="003633AC" w:rsidRDefault="00A040B0" w14:paraId="61E65F4F" w14:textId="77777777">
                  <w:pPr>
                    <w:ind w:left="60"/>
                    <w:rPr>
                      <w:lang w:eastAsia="pl-PL"/>
                    </w:rPr>
                  </w:pPr>
                  <w:r w:rsidRPr="00FE39EF">
                    <w:rPr>
                      <w:lang w:eastAsia="pl-PL"/>
                    </w:rPr>
                    <w:t>Marián Chodák</w:t>
                  </w:r>
                </w:p>
              </w:tc>
            </w:tr>
          </w:tbl>
          <w:p w:rsidRPr="00FE39EF" w:rsidR="007438EC" w:rsidP="00B63711" w:rsidRDefault="007438EC" w14:paraId="79894611" w14:textId="77777777"/>
          <w:p w:rsidRPr="003633AC" w:rsidR="00A040B0" w:rsidP="00B63711" w:rsidRDefault="00A040B0" w14:paraId="711A5CD8" w14:textId="2166A309">
            <w:pPr>
              <w:rPr>
                <w:b/>
                <w:bCs/>
              </w:rPr>
            </w:pPr>
            <w:r w:rsidRPr="003633AC">
              <w:rPr>
                <w:b/>
                <w:bCs/>
              </w:rPr>
              <w:t>Status of document</w:t>
            </w:r>
          </w:p>
          <w:tbl>
            <w:tblPr>
              <w:tblW w:w="4321" w:type="dxa"/>
              <w:tblCellMar>
                <w:left w:w="10" w:type="dxa"/>
                <w:right w:w="10" w:type="dxa"/>
              </w:tblCellMar>
              <w:tblLook w:val="0000" w:firstRow="0" w:lastRow="0" w:firstColumn="0" w:lastColumn="0" w:noHBand="0" w:noVBand="0"/>
            </w:tblPr>
            <w:tblGrid>
              <w:gridCol w:w="1872"/>
              <w:gridCol w:w="1872"/>
              <w:gridCol w:w="577"/>
            </w:tblGrid>
            <w:tr w:rsidRPr="00FE39EF" w:rsidR="00A040B0" w:rsidTr="002C577C" w14:paraId="55346F84" w14:textId="77777777">
              <w:trPr>
                <w:trHeight w:val="421"/>
              </w:trPr>
              <w:tc>
                <w:tcPr>
                  <w:tcW w:w="1872" w:type="dxa"/>
                  <w:tcBorders>
                    <w:top w:val="single" w:color="000000" w:sz="12" w:space="0"/>
                    <w:left w:val="single" w:color="000000" w:sz="12" w:space="0"/>
                    <w:bottom w:val="single" w:color="000000" w:sz="4" w:space="0"/>
                    <w:right w:val="single" w:color="000000" w:sz="12" w:space="0"/>
                  </w:tcBorders>
                  <w:shd w:val="clear" w:color="auto" w:fill="2C2F73"/>
                  <w:tcMar>
                    <w:top w:w="0" w:type="dxa"/>
                    <w:left w:w="0" w:type="dxa"/>
                    <w:bottom w:w="0" w:type="dxa"/>
                    <w:right w:w="0" w:type="dxa"/>
                  </w:tcMar>
                  <w:vAlign w:val="center"/>
                </w:tcPr>
                <w:p w:rsidRPr="00FE39EF" w:rsidR="00A040B0" w:rsidP="00B63711" w:rsidRDefault="00A040B0" w14:paraId="1B68BFCF" w14:textId="77777777">
                  <w:pPr>
                    <w:rPr>
                      <w:lang w:eastAsia="pl-PL"/>
                    </w:rPr>
                  </w:pPr>
                  <w:r w:rsidRPr="00FE39EF">
                    <w:rPr>
                      <w:lang w:eastAsia="pl-PL"/>
                    </w:rPr>
                    <w:t>Submitted on</w:t>
                  </w:r>
                </w:p>
              </w:tc>
              <w:tc>
                <w:tcPr>
                  <w:tcW w:w="2449" w:type="dxa"/>
                  <w:gridSpan w:val="2"/>
                  <w:tcBorders>
                    <w:top w:val="single" w:color="000000" w:sz="12" w:space="0"/>
                    <w:left w:val="single" w:color="000000" w:sz="4" w:space="0"/>
                    <w:bottom w:val="single" w:color="000000" w:sz="4" w:space="0"/>
                    <w:right w:val="single" w:color="000000" w:sz="12" w:space="0"/>
                  </w:tcBorders>
                  <w:tcMar>
                    <w:top w:w="0" w:type="dxa"/>
                    <w:left w:w="0" w:type="dxa"/>
                    <w:bottom w:w="0" w:type="dxa"/>
                    <w:right w:w="0" w:type="dxa"/>
                  </w:tcMar>
                  <w:vAlign w:val="center"/>
                </w:tcPr>
                <w:p w:rsidRPr="00FE39EF" w:rsidR="00A040B0" w:rsidP="00144549" w:rsidRDefault="003633AC" w14:paraId="1C932D10" w14:textId="26A7E34C">
                  <w:pPr>
                    <w:ind w:left="140"/>
                    <w:rPr>
                      <w:lang w:eastAsia="pl-PL"/>
                    </w:rPr>
                  </w:pPr>
                  <w:r>
                    <w:rPr>
                      <w:lang w:eastAsia="pl-PL"/>
                    </w:rPr>
                    <w:t>19.02.2026</w:t>
                  </w:r>
                </w:p>
              </w:tc>
            </w:tr>
            <w:tr w:rsidRPr="00FE39EF" w:rsidR="00A040B0" w:rsidTr="002C577C" w14:paraId="2A73AF8B" w14:textId="77777777">
              <w:trPr>
                <w:trHeight w:val="407"/>
              </w:trPr>
              <w:tc>
                <w:tcPr>
                  <w:tcW w:w="1872" w:type="dxa"/>
                  <w:tcBorders>
                    <w:top w:val="single" w:color="000000" w:sz="4" w:space="0"/>
                    <w:left w:val="single" w:color="000000" w:sz="12" w:space="0"/>
                    <w:bottom w:val="single" w:color="000000" w:sz="4" w:space="0"/>
                    <w:right w:val="single" w:color="000000" w:sz="12" w:space="0"/>
                  </w:tcBorders>
                  <w:shd w:val="clear" w:color="auto" w:fill="2C2F73"/>
                  <w:tcMar>
                    <w:top w:w="0" w:type="dxa"/>
                    <w:left w:w="0" w:type="dxa"/>
                    <w:bottom w:w="0" w:type="dxa"/>
                    <w:right w:w="0" w:type="dxa"/>
                  </w:tcMar>
                  <w:vAlign w:val="center"/>
                </w:tcPr>
                <w:p w:rsidRPr="00FE39EF" w:rsidR="00A040B0" w:rsidP="00B63711" w:rsidRDefault="00A040B0" w14:paraId="57A6F757" w14:textId="77777777">
                  <w:pPr>
                    <w:rPr>
                      <w:lang w:eastAsia="pl-PL"/>
                    </w:rPr>
                  </w:pPr>
                  <w:r w:rsidRPr="00FE39EF">
                    <w:rPr>
                      <w:lang w:eastAsia="pl-PL"/>
                    </w:rPr>
                    <w:t>Version</w:t>
                  </w:r>
                </w:p>
              </w:tc>
              <w:tc>
                <w:tcPr>
                  <w:tcW w:w="2449" w:type="dxa"/>
                  <w:gridSpan w:val="2"/>
                  <w:tcBorders>
                    <w:top w:val="single" w:color="000000" w:sz="4" w:space="0"/>
                    <w:left w:val="single" w:color="000000" w:sz="4" w:space="0"/>
                    <w:bottom w:val="single" w:color="000000" w:sz="4" w:space="0"/>
                    <w:right w:val="single" w:color="000000" w:sz="12" w:space="0"/>
                  </w:tcBorders>
                  <w:tcMar>
                    <w:top w:w="0" w:type="dxa"/>
                    <w:left w:w="0" w:type="dxa"/>
                    <w:bottom w:w="0" w:type="dxa"/>
                    <w:right w:w="0" w:type="dxa"/>
                  </w:tcMar>
                  <w:vAlign w:val="center"/>
                </w:tcPr>
                <w:p w:rsidRPr="00FE39EF" w:rsidR="00A040B0" w:rsidP="00144549" w:rsidRDefault="003633AC" w14:paraId="3B6B9D05" w14:textId="6F8BB97D">
                  <w:pPr>
                    <w:ind w:left="140"/>
                    <w:rPr>
                      <w:lang w:eastAsia="pl-PL"/>
                    </w:rPr>
                  </w:pPr>
                  <w:r>
                    <w:rPr>
                      <w:lang w:eastAsia="pl-PL"/>
                    </w:rPr>
                    <w:t>1</w:t>
                  </w:r>
                  <w:r w:rsidRPr="00FE39EF" w:rsidR="00144549">
                    <w:rPr>
                      <w:lang w:eastAsia="pl-PL"/>
                    </w:rPr>
                    <w:t>.</w:t>
                  </w:r>
                  <w:r>
                    <w:rPr>
                      <w:lang w:eastAsia="pl-PL"/>
                    </w:rPr>
                    <w:t>0</w:t>
                  </w:r>
                </w:p>
              </w:tc>
            </w:tr>
            <w:tr w:rsidRPr="00FE39EF" w:rsidR="00144549" w:rsidTr="002C577C" w14:paraId="2C3E6553" w14:textId="77777777">
              <w:trPr>
                <w:trHeight w:val="480"/>
              </w:trPr>
              <w:tc>
                <w:tcPr>
                  <w:tcW w:w="1872" w:type="dxa"/>
                  <w:vMerge w:val="restart"/>
                  <w:tcBorders>
                    <w:top w:val="single" w:color="000000" w:sz="4" w:space="0"/>
                    <w:left w:val="single" w:color="000000" w:sz="12" w:space="0"/>
                    <w:bottom w:val="single" w:color="000000" w:sz="12" w:space="0"/>
                    <w:right w:val="single" w:color="000000" w:sz="12" w:space="0"/>
                  </w:tcBorders>
                  <w:shd w:val="clear" w:color="auto" w:fill="2C2F73"/>
                  <w:tcMar>
                    <w:top w:w="0" w:type="dxa"/>
                    <w:left w:w="0" w:type="dxa"/>
                    <w:bottom w:w="0" w:type="dxa"/>
                    <w:right w:w="0" w:type="dxa"/>
                  </w:tcMar>
                  <w:vAlign w:val="center"/>
                </w:tcPr>
                <w:p w:rsidRPr="00FE39EF" w:rsidR="00144549" w:rsidP="00144549" w:rsidRDefault="00144549" w14:paraId="33224276" w14:textId="77777777">
                  <w:pPr>
                    <w:rPr>
                      <w:lang w:eastAsia="pl-PL"/>
                    </w:rPr>
                  </w:pPr>
                  <w:r w:rsidRPr="00FE39EF">
                    <w:rPr>
                      <w:lang w:eastAsia="pl-PL"/>
                    </w:rPr>
                    <w:t>Status</w:t>
                  </w:r>
                </w:p>
              </w:tc>
              <w:tc>
                <w:tcPr>
                  <w:tcW w:w="1872"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rsidRPr="00FE39EF" w:rsidR="00144549" w:rsidP="00144549" w:rsidRDefault="00144549" w14:paraId="445C6FF9" w14:textId="0385D872">
                  <w:pPr>
                    <w:ind w:left="140"/>
                    <w:rPr>
                      <w:lang w:eastAsia="pl-PL"/>
                    </w:rPr>
                  </w:pPr>
                  <w:r w:rsidRPr="00FE39EF">
                    <w:rPr>
                      <w:szCs w:val="20"/>
                      <w:lang w:eastAsia="pl-PL"/>
                    </w:rPr>
                    <w:t>Draft</w:t>
                  </w:r>
                </w:p>
              </w:tc>
              <w:tc>
                <w:tcPr>
                  <w:tcW w:w="577" w:type="dxa"/>
                  <w:tcBorders>
                    <w:top w:val="single" w:color="000000" w:sz="4" w:space="0"/>
                    <w:left w:val="single" w:color="000000" w:sz="4" w:space="0"/>
                    <w:bottom w:val="single" w:color="000000" w:sz="4" w:space="0"/>
                    <w:right w:val="single" w:color="000000" w:sz="12" w:space="0"/>
                  </w:tcBorders>
                  <w:tcMar>
                    <w:top w:w="0" w:type="dxa"/>
                    <w:left w:w="0" w:type="dxa"/>
                    <w:bottom w:w="0" w:type="dxa"/>
                    <w:right w:w="0" w:type="dxa"/>
                  </w:tcMar>
                  <w:vAlign w:val="center"/>
                </w:tcPr>
                <w:p w:rsidRPr="00FE39EF" w:rsidR="00144549" w:rsidP="00144549" w:rsidRDefault="00144549" w14:paraId="29408BC2" w14:textId="625E1FE8">
                  <w:pPr>
                    <w:jc w:val="center"/>
                    <w:rPr>
                      <w:lang w:eastAsia="pl-PL"/>
                    </w:rPr>
                  </w:pPr>
                  <w:r w:rsidRPr="00FE39EF">
                    <w:rPr>
                      <w:szCs w:val="20"/>
                      <w:lang w:eastAsia="pl-PL"/>
                    </w:rPr>
                    <w:t>X</w:t>
                  </w:r>
                </w:p>
              </w:tc>
            </w:tr>
            <w:tr w:rsidRPr="00FE39EF" w:rsidR="00144549" w:rsidTr="002C577C" w14:paraId="74D7152D" w14:textId="77777777">
              <w:trPr>
                <w:trHeight w:val="421"/>
              </w:trPr>
              <w:tc>
                <w:tcPr>
                  <w:tcW w:w="1872" w:type="dxa"/>
                  <w:vMerge/>
                  <w:tcBorders>
                    <w:top w:val="single" w:color="000000" w:sz="4" w:space="0"/>
                    <w:left w:val="single" w:color="000000" w:sz="12" w:space="0"/>
                    <w:bottom w:val="single" w:color="000000" w:sz="12" w:space="0"/>
                    <w:right w:val="single" w:color="000000" w:sz="12" w:space="0"/>
                  </w:tcBorders>
                  <w:shd w:val="clear" w:color="auto" w:fill="2C2F73"/>
                  <w:tcMar>
                    <w:top w:w="0" w:type="dxa"/>
                    <w:left w:w="0" w:type="dxa"/>
                    <w:bottom w:w="0" w:type="dxa"/>
                    <w:right w:w="0" w:type="dxa"/>
                  </w:tcMar>
                  <w:vAlign w:val="center"/>
                </w:tcPr>
                <w:p w:rsidRPr="00FE39EF" w:rsidR="00144549" w:rsidP="00144549" w:rsidRDefault="00144549" w14:paraId="70C1DE71" w14:textId="77777777">
                  <w:pPr>
                    <w:rPr>
                      <w:lang w:eastAsia="pl-PL"/>
                    </w:rPr>
                  </w:pPr>
                </w:p>
              </w:tc>
              <w:tc>
                <w:tcPr>
                  <w:tcW w:w="1872" w:type="dxa"/>
                  <w:tcBorders>
                    <w:top w:val="single" w:color="000000" w:sz="4" w:space="0"/>
                    <w:left w:val="single" w:color="000000" w:sz="4" w:space="0"/>
                    <w:bottom w:val="single" w:color="000000" w:sz="12" w:space="0"/>
                    <w:right w:val="single" w:color="000000" w:sz="4" w:space="0"/>
                  </w:tcBorders>
                  <w:tcMar>
                    <w:top w:w="0" w:type="dxa"/>
                    <w:left w:w="0" w:type="dxa"/>
                    <w:bottom w:w="0" w:type="dxa"/>
                    <w:right w:w="0" w:type="dxa"/>
                  </w:tcMar>
                  <w:vAlign w:val="center"/>
                </w:tcPr>
                <w:p w:rsidRPr="00FE39EF" w:rsidR="00144549" w:rsidP="00144549" w:rsidRDefault="00144549" w14:paraId="587F8538" w14:textId="1D6D3A6F">
                  <w:pPr>
                    <w:ind w:left="140"/>
                    <w:rPr>
                      <w:lang w:eastAsia="pl-PL"/>
                    </w:rPr>
                  </w:pPr>
                  <w:r w:rsidRPr="00FE39EF">
                    <w:rPr>
                      <w:szCs w:val="20"/>
                      <w:lang w:eastAsia="pl-PL"/>
                    </w:rPr>
                    <w:t>Approved</w:t>
                  </w:r>
                </w:p>
              </w:tc>
              <w:tc>
                <w:tcPr>
                  <w:tcW w:w="577" w:type="dxa"/>
                  <w:tcBorders>
                    <w:top w:val="single" w:color="000000" w:sz="4" w:space="0"/>
                    <w:left w:val="single" w:color="000000" w:sz="4" w:space="0"/>
                    <w:bottom w:val="single" w:color="000000" w:sz="12" w:space="0"/>
                    <w:right w:val="single" w:color="000000" w:sz="12" w:space="0"/>
                  </w:tcBorders>
                  <w:tcMar>
                    <w:top w:w="0" w:type="dxa"/>
                    <w:left w:w="0" w:type="dxa"/>
                    <w:bottom w:w="0" w:type="dxa"/>
                    <w:right w:w="0" w:type="dxa"/>
                  </w:tcMar>
                  <w:vAlign w:val="center"/>
                </w:tcPr>
                <w:p w:rsidRPr="00FE39EF" w:rsidR="00144549" w:rsidP="00144549" w:rsidRDefault="00144549" w14:paraId="2F268C0A" w14:textId="77777777">
                  <w:pPr>
                    <w:rPr>
                      <w:lang w:eastAsia="pl-PL"/>
                    </w:rPr>
                  </w:pPr>
                </w:p>
              </w:tc>
            </w:tr>
          </w:tbl>
          <w:p w:rsidRPr="00FE39EF" w:rsidR="00A040B0" w:rsidP="00B63711" w:rsidRDefault="00A040B0" w14:paraId="7A544C5D" w14:textId="77777777">
            <w:pPr>
              <w:pStyle w:val="ZDGName"/>
            </w:pPr>
          </w:p>
          <w:p w:rsidRPr="00FE39EF" w:rsidR="00AD5EA6" w:rsidP="00B63711" w:rsidRDefault="00AD5EA6" w14:paraId="0F029715" w14:textId="77777777">
            <w:pPr>
              <w:pStyle w:val="ZDGName"/>
            </w:pPr>
          </w:p>
        </w:tc>
      </w:tr>
    </w:tbl>
    <w:p w:rsidR="008F776D" w:rsidRDefault="008F776D" w14:paraId="0BE8B8BE" w14:textId="77777777">
      <w:r>
        <w:br w:type="page"/>
      </w:r>
    </w:p>
    <w:tbl>
      <w:tblPr>
        <w:tblStyle w:val="TableLetterhead"/>
        <w:tblW w:w="9356" w:type="dxa"/>
        <w:tblLook w:val="04A0" w:firstRow="1" w:lastRow="0" w:firstColumn="1" w:lastColumn="0" w:noHBand="0" w:noVBand="1"/>
      </w:tblPr>
      <w:tblGrid>
        <w:gridCol w:w="83"/>
        <w:gridCol w:w="9273"/>
      </w:tblGrid>
      <w:tr w:rsidRPr="00FE39EF" w:rsidR="008420EC" w:rsidTr="001F66FF" w14:paraId="7629F5CD" w14:textId="77777777">
        <w:trPr>
          <w:trHeight w:val="487"/>
        </w:trPr>
        <w:tc>
          <w:tcPr>
            <w:tcW w:w="83" w:type="dxa"/>
          </w:tcPr>
          <w:p w:rsidRPr="00FE39EF" w:rsidR="008420EC" w:rsidP="00B63711" w:rsidRDefault="008420EC" w14:paraId="23A95736" w14:textId="5E415863">
            <w:pPr>
              <w:pStyle w:val="ZFlag"/>
              <w:rPr>
                <w:lang w:eastAsia="en-US"/>
              </w:rPr>
            </w:pPr>
          </w:p>
        </w:tc>
        <w:tc>
          <w:tcPr>
            <w:tcW w:w="9273" w:type="dxa"/>
          </w:tcPr>
          <w:p w:rsidRPr="00FE39EF" w:rsidR="008420EC" w:rsidP="00B63711" w:rsidRDefault="008420EC" w14:paraId="32836798" w14:textId="77777777">
            <w:pPr>
              <w:pStyle w:val="ZDGName"/>
            </w:pPr>
          </w:p>
        </w:tc>
      </w:tr>
    </w:tbl>
    <w:bookmarkStart w:name="_Toc429484889" w:displacedByCustomXml="next" w:id="0"/>
    <w:bookmarkEnd w:displacedByCustomXml="next" w:id="0"/>
    <w:bookmarkStart w:name="_Toc429474563" w:displacedByCustomXml="next" w:id="1"/>
    <w:bookmarkEnd w:displacedByCustomXml="next" w:id="1"/>
    <w:bookmarkStart w:name="_Toc429474368" w:displacedByCustomXml="next" w:id="2"/>
    <w:bookmarkEnd w:displacedByCustomXml="next" w:id="2"/>
    <w:bookmarkStart w:name="_Toc429474172" w:displacedByCustomXml="next" w:id="3"/>
    <w:bookmarkEnd w:displacedByCustomXml="next" w:id="3"/>
    <w:bookmarkStart w:name="_Toc429473899" w:displacedByCustomXml="next" w:id="4"/>
    <w:bookmarkEnd w:displacedByCustomXml="next" w:id="4"/>
    <w:bookmarkStart w:name="_Toc429484888" w:displacedByCustomXml="next" w:id="5"/>
    <w:bookmarkEnd w:displacedByCustomXml="next" w:id="5"/>
    <w:bookmarkStart w:name="_Toc429474562" w:displacedByCustomXml="next" w:id="6"/>
    <w:bookmarkEnd w:displacedByCustomXml="next" w:id="6"/>
    <w:bookmarkStart w:name="_Toc429474367" w:displacedByCustomXml="next" w:id="7"/>
    <w:bookmarkEnd w:displacedByCustomXml="next" w:id="7"/>
    <w:bookmarkStart w:name="_Toc429474171" w:displacedByCustomXml="next" w:id="8"/>
    <w:bookmarkEnd w:displacedByCustomXml="next" w:id="8"/>
    <w:bookmarkStart w:name="_Toc429473898" w:displacedByCustomXml="next" w:id="9"/>
    <w:bookmarkEnd w:displacedByCustomXml="next" w:id="9"/>
    <w:bookmarkStart w:name="_Toc56781147" w:displacedByCustomXml="next" w:id="10"/>
    <w:bookmarkStart w:name="_Ref209099585" w:displacedByCustomXml="next" w:id="11"/>
    <w:sdt>
      <w:sdtPr>
        <w:rPr>
          <w:rFonts w:ascii="Times New Roman" w:hAnsi="Times New Roman"/>
          <w:b w:val="0"/>
          <w:sz w:val="22"/>
          <w:szCs w:val="22"/>
        </w:rPr>
        <w:id w:val="-1979912532"/>
        <w:docPartObj>
          <w:docPartGallery w:val="Table of Contents"/>
          <w:docPartUnique/>
        </w:docPartObj>
      </w:sdtPr>
      <w:sdtContent>
        <w:p w:rsidRPr="00FE39EF" w:rsidR="001F66FF" w:rsidP="001F66FF" w:rsidRDefault="001F66FF" w14:paraId="501A04BE" w14:textId="77777777">
          <w:pPr>
            <w:pStyle w:val="TOCHeading"/>
          </w:pPr>
          <w:r w:rsidRPr="00FE39EF">
            <w:t>Contents</w:t>
          </w:r>
        </w:p>
        <w:p w:rsidR="00B379EC" w:rsidRDefault="001F66FF" w14:paraId="2BABADAA" w14:textId="52905CE9">
          <w:pPr>
            <w:pStyle w:val="TOC1"/>
            <w:rPr>
              <w:rFonts w:asciiTheme="minorHAnsi" w:hAnsiTheme="minorHAnsi" w:eastAsiaTheme="minorEastAsia" w:cstheme="minorBidi"/>
              <w:b w:val="0"/>
              <w:caps w:val="0"/>
              <w:noProof/>
              <w:kern w:val="2"/>
              <w:sz w:val="24"/>
              <w:lang w:val="en-SK" w:eastAsia="en-US"/>
              <w14:ligatures w14:val="standardContextual"/>
            </w:rPr>
          </w:pPr>
          <w:r w:rsidRPr="00FE39EF">
            <w:fldChar w:fldCharType="begin"/>
          </w:r>
          <w:r w:rsidRPr="00FE39EF">
            <w:instrText xml:space="preserve"> TOC \o "1-3" \h \z \u </w:instrText>
          </w:r>
          <w:r w:rsidRPr="00FE39EF">
            <w:fldChar w:fldCharType="separate"/>
          </w:r>
          <w:hyperlink w:history="1" w:anchor="_Toc222343920">
            <w:r w:rsidRPr="00421774" w:rsidR="00B379EC">
              <w:rPr>
                <w:rStyle w:val="Hyperlink"/>
                <w:noProof/>
              </w:rPr>
              <w:t>1</w:t>
            </w:r>
            <w:r w:rsidR="00B379EC">
              <w:rPr>
                <w:rFonts w:asciiTheme="minorHAnsi" w:hAnsiTheme="minorHAnsi" w:eastAsiaTheme="minorEastAsia" w:cstheme="minorBidi"/>
                <w:b w:val="0"/>
                <w:caps w:val="0"/>
                <w:noProof/>
                <w:kern w:val="2"/>
                <w:sz w:val="24"/>
                <w:lang w:val="en-SK" w:eastAsia="en-US"/>
                <w14:ligatures w14:val="standardContextual"/>
              </w:rPr>
              <w:tab/>
            </w:r>
            <w:r w:rsidRPr="00421774" w:rsidR="00B379EC">
              <w:rPr>
                <w:rStyle w:val="Hyperlink"/>
                <w:noProof/>
              </w:rPr>
              <w:t>Introduction</w:t>
            </w:r>
            <w:r w:rsidR="00B379EC">
              <w:rPr>
                <w:noProof/>
                <w:webHidden/>
              </w:rPr>
              <w:tab/>
            </w:r>
            <w:r w:rsidR="00B379EC">
              <w:rPr>
                <w:noProof/>
                <w:webHidden/>
              </w:rPr>
              <w:fldChar w:fldCharType="begin"/>
            </w:r>
            <w:r w:rsidR="00B379EC">
              <w:rPr>
                <w:noProof/>
                <w:webHidden/>
              </w:rPr>
              <w:instrText xml:space="preserve"> PAGEREF _Toc222343920 \h </w:instrText>
            </w:r>
            <w:r w:rsidR="00B379EC">
              <w:rPr>
                <w:noProof/>
                <w:webHidden/>
              </w:rPr>
            </w:r>
            <w:r w:rsidR="00B379EC">
              <w:rPr>
                <w:noProof/>
                <w:webHidden/>
              </w:rPr>
              <w:fldChar w:fldCharType="separate"/>
            </w:r>
            <w:r w:rsidR="00B379EC">
              <w:rPr>
                <w:noProof/>
                <w:webHidden/>
              </w:rPr>
              <w:t>4</w:t>
            </w:r>
            <w:r w:rsidR="00B379EC">
              <w:rPr>
                <w:noProof/>
                <w:webHidden/>
              </w:rPr>
              <w:fldChar w:fldCharType="end"/>
            </w:r>
          </w:hyperlink>
        </w:p>
        <w:p w:rsidR="00B379EC" w:rsidRDefault="00B379EC" w14:paraId="74320F72" w14:textId="218D4BEA">
          <w:pPr>
            <w:pStyle w:val="TOC2"/>
            <w:rPr>
              <w:rFonts w:asciiTheme="minorHAnsi" w:hAnsiTheme="minorHAnsi" w:eastAsiaTheme="minorEastAsia" w:cstheme="minorBidi"/>
              <w:kern w:val="2"/>
              <w:sz w:val="24"/>
              <w:lang w:val="en-SK" w:eastAsia="en-US"/>
              <w14:ligatures w14:val="standardContextual"/>
            </w:rPr>
          </w:pPr>
          <w:hyperlink w:history="1" w:anchor="_Toc222343921">
            <w:r w:rsidRPr="00421774">
              <w:rPr>
                <w:rStyle w:val="Hyperlink"/>
              </w:rPr>
              <w:t>1.1</w:t>
            </w:r>
            <w:r>
              <w:rPr>
                <w:rFonts w:asciiTheme="minorHAnsi" w:hAnsiTheme="minorHAnsi" w:eastAsiaTheme="minorEastAsia" w:cstheme="minorBidi"/>
                <w:kern w:val="2"/>
                <w:sz w:val="24"/>
                <w:lang w:val="en-SK" w:eastAsia="en-US"/>
                <w14:ligatures w14:val="standardContextual"/>
              </w:rPr>
              <w:tab/>
            </w:r>
            <w:r w:rsidRPr="00421774">
              <w:rPr>
                <w:rStyle w:val="Hyperlink"/>
              </w:rPr>
              <w:t>Document purpose</w:t>
            </w:r>
            <w:r>
              <w:rPr>
                <w:webHidden/>
              </w:rPr>
              <w:tab/>
            </w:r>
            <w:r>
              <w:rPr>
                <w:webHidden/>
              </w:rPr>
              <w:fldChar w:fldCharType="begin"/>
            </w:r>
            <w:r>
              <w:rPr>
                <w:webHidden/>
              </w:rPr>
              <w:instrText xml:space="preserve"> PAGEREF _Toc222343921 \h </w:instrText>
            </w:r>
            <w:r>
              <w:rPr>
                <w:webHidden/>
              </w:rPr>
            </w:r>
            <w:r>
              <w:rPr>
                <w:webHidden/>
              </w:rPr>
              <w:fldChar w:fldCharType="separate"/>
            </w:r>
            <w:r>
              <w:rPr>
                <w:webHidden/>
              </w:rPr>
              <w:t>4</w:t>
            </w:r>
            <w:r>
              <w:rPr>
                <w:webHidden/>
              </w:rPr>
              <w:fldChar w:fldCharType="end"/>
            </w:r>
          </w:hyperlink>
        </w:p>
        <w:p w:rsidR="00B379EC" w:rsidRDefault="00B379EC" w14:paraId="3F878D90" w14:textId="325BC124">
          <w:pPr>
            <w:pStyle w:val="TOC2"/>
            <w:rPr>
              <w:rFonts w:asciiTheme="minorHAnsi" w:hAnsiTheme="minorHAnsi" w:eastAsiaTheme="minorEastAsia" w:cstheme="minorBidi"/>
              <w:kern w:val="2"/>
              <w:sz w:val="24"/>
              <w:lang w:val="en-SK" w:eastAsia="en-US"/>
              <w14:ligatures w14:val="standardContextual"/>
            </w:rPr>
          </w:pPr>
          <w:hyperlink w:history="1" w:anchor="_Toc222343922">
            <w:r w:rsidRPr="00421774">
              <w:rPr>
                <w:rStyle w:val="Hyperlink"/>
              </w:rPr>
              <w:t>1.2</w:t>
            </w:r>
            <w:r>
              <w:rPr>
                <w:rFonts w:asciiTheme="minorHAnsi" w:hAnsiTheme="minorHAnsi" w:eastAsiaTheme="minorEastAsia" w:cstheme="minorBidi"/>
                <w:kern w:val="2"/>
                <w:sz w:val="24"/>
                <w:lang w:val="en-SK" w:eastAsia="en-US"/>
                <w14:ligatures w14:val="standardContextual"/>
              </w:rPr>
              <w:tab/>
            </w:r>
            <w:r w:rsidRPr="00421774">
              <w:rPr>
                <w:rStyle w:val="Hyperlink"/>
              </w:rPr>
              <w:t>Structure</w:t>
            </w:r>
            <w:r>
              <w:rPr>
                <w:webHidden/>
              </w:rPr>
              <w:tab/>
            </w:r>
            <w:r>
              <w:rPr>
                <w:webHidden/>
              </w:rPr>
              <w:fldChar w:fldCharType="begin"/>
            </w:r>
            <w:r>
              <w:rPr>
                <w:webHidden/>
              </w:rPr>
              <w:instrText xml:space="preserve"> PAGEREF _Toc222343922 \h </w:instrText>
            </w:r>
            <w:r>
              <w:rPr>
                <w:webHidden/>
              </w:rPr>
            </w:r>
            <w:r>
              <w:rPr>
                <w:webHidden/>
              </w:rPr>
              <w:fldChar w:fldCharType="separate"/>
            </w:r>
            <w:r>
              <w:rPr>
                <w:webHidden/>
              </w:rPr>
              <w:t>4</w:t>
            </w:r>
            <w:r>
              <w:rPr>
                <w:webHidden/>
              </w:rPr>
              <w:fldChar w:fldCharType="end"/>
            </w:r>
          </w:hyperlink>
        </w:p>
        <w:p w:rsidR="00B379EC" w:rsidRDefault="00B379EC" w14:paraId="4E4E9E9C" w14:textId="683969D5">
          <w:pPr>
            <w:pStyle w:val="TOC2"/>
            <w:rPr>
              <w:rFonts w:asciiTheme="minorHAnsi" w:hAnsiTheme="minorHAnsi" w:eastAsiaTheme="minorEastAsia" w:cstheme="minorBidi"/>
              <w:kern w:val="2"/>
              <w:sz w:val="24"/>
              <w:lang w:val="en-SK" w:eastAsia="en-US"/>
              <w14:ligatures w14:val="standardContextual"/>
            </w:rPr>
          </w:pPr>
          <w:hyperlink w:history="1" w:anchor="_Toc222343923">
            <w:r w:rsidRPr="00421774">
              <w:rPr>
                <w:rStyle w:val="Hyperlink"/>
              </w:rPr>
              <w:t>1.3</w:t>
            </w:r>
            <w:r>
              <w:rPr>
                <w:rFonts w:asciiTheme="minorHAnsi" w:hAnsiTheme="minorHAnsi" w:eastAsiaTheme="minorEastAsia" w:cstheme="minorBidi"/>
                <w:kern w:val="2"/>
                <w:sz w:val="24"/>
                <w:lang w:val="en-SK" w:eastAsia="en-US"/>
                <w14:ligatures w14:val="standardContextual"/>
              </w:rPr>
              <w:tab/>
            </w:r>
            <w:r w:rsidRPr="00421774">
              <w:rPr>
                <w:rStyle w:val="Hyperlink"/>
              </w:rPr>
              <w:t>Abbreviations and Acronyms</w:t>
            </w:r>
            <w:r>
              <w:rPr>
                <w:webHidden/>
              </w:rPr>
              <w:tab/>
            </w:r>
            <w:r>
              <w:rPr>
                <w:webHidden/>
              </w:rPr>
              <w:fldChar w:fldCharType="begin"/>
            </w:r>
            <w:r>
              <w:rPr>
                <w:webHidden/>
              </w:rPr>
              <w:instrText xml:space="preserve"> PAGEREF _Toc222343923 \h </w:instrText>
            </w:r>
            <w:r>
              <w:rPr>
                <w:webHidden/>
              </w:rPr>
            </w:r>
            <w:r>
              <w:rPr>
                <w:webHidden/>
              </w:rPr>
              <w:fldChar w:fldCharType="separate"/>
            </w:r>
            <w:r>
              <w:rPr>
                <w:webHidden/>
              </w:rPr>
              <w:t>4</w:t>
            </w:r>
            <w:r>
              <w:rPr>
                <w:webHidden/>
              </w:rPr>
              <w:fldChar w:fldCharType="end"/>
            </w:r>
          </w:hyperlink>
        </w:p>
        <w:p w:rsidR="00B379EC" w:rsidRDefault="00B379EC" w14:paraId="3927A395" w14:textId="302C0120">
          <w:pPr>
            <w:pStyle w:val="TOC2"/>
            <w:rPr>
              <w:rFonts w:asciiTheme="minorHAnsi" w:hAnsiTheme="minorHAnsi" w:eastAsiaTheme="minorEastAsia" w:cstheme="minorBidi"/>
              <w:kern w:val="2"/>
              <w:sz w:val="24"/>
              <w:lang w:val="en-SK" w:eastAsia="en-US"/>
              <w14:ligatures w14:val="standardContextual"/>
            </w:rPr>
          </w:pPr>
          <w:hyperlink w:history="1" w:anchor="_Toc222343924">
            <w:r w:rsidRPr="00421774">
              <w:rPr>
                <w:rStyle w:val="Hyperlink"/>
              </w:rPr>
              <w:t>1.4</w:t>
            </w:r>
            <w:r>
              <w:rPr>
                <w:rFonts w:asciiTheme="minorHAnsi" w:hAnsiTheme="minorHAnsi" w:eastAsiaTheme="minorEastAsia" w:cstheme="minorBidi"/>
                <w:kern w:val="2"/>
                <w:sz w:val="24"/>
                <w:lang w:val="en-SK" w:eastAsia="en-US"/>
                <w14:ligatures w14:val="standardContextual"/>
              </w:rPr>
              <w:tab/>
            </w:r>
            <w:r w:rsidRPr="00421774">
              <w:rPr>
                <w:rStyle w:val="Hyperlink"/>
              </w:rPr>
              <w:t>Document Conventions</w:t>
            </w:r>
            <w:r>
              <w:rPr>
                <w:webHidden/>
              </w:rPr>
              <w:tab/>
            </w:r>
            <w:r>
              <w:rPr>
                <w:webHidden/>
              </w:rPr>
              <w:fldChar w:fldCharType="begin"/>
            </w:r>
            <w:r>
              <w:rPr>
                <w:webHidden/>
              </w:rPr>
              <w:instrText xml:space="preserve"> PAGEREF _Toc222343924 \h </w:instrText>
            </w:r>
            <w:r>
              <w:rPr>
                <w:webHidden/>
              </w:rPr>
            </w:r>
            <w:r>
              <w:rPr>
                <w:webHidden/>
              </w:rPr>
              <w:fldChar w:fldCharType="separate"/>
            </w:r>
            <w:r>
              <w:rPr>
                <w:webHidden/>
              </w:rPr>
              <w:t>4</w:t>
            </w:r>
            <w:r>
              <w:rPr>
                <w:webHidden/>
              </w:rPr>
              <w:fldChar w:fldCharType="end"/>
            </w:r>
          </w:hyperlink>
        </w:p>
        <w:p w:rsidR="00B379EC" w:rsidRDefault="00B379EC" w14:paraId="40BB6DF6" w14:textId="1D2CE275">
          <w:pPr>
            <w:pStyle w:val="TOC2"/>
            <w:rPr>
              <w:rFonts w:asciiTheme="minorHAnsi" w:hAnsiTheme="minorHAnsi" w:eastAsiaTheme="minorEastAsia" w:cstheme="minorBidi"/>
              <w:kern w:val="2"/>
              <w:sz w:val="24"/>
              <w:lang w:val="en-SK" w:eastAsia="en-US"/>
              <w14:ligatures w14:val="standardContextual"/>
            </w:rPr>
          </w:pPr>
          <w:hyperlink w:history="1" w:anchor="_Toc222343925">
            <w:r w:rsidRPr="00421774">
              <w:rPr>
                <w:rStyle w:val="Hyperlink"/>
              </w:rPr>
              <w:t>1.5</w:t>
            </w:r>
            <w:r>
              <w:rPr>
                <w:rFonts w:asciiTheme="minorHAnsi" w:hAnsiTheme="minorHAnsi" w:eastAsiaTheme="minorEastAsia" w:cstheme="minorBidi"/>
                <w:kern w:val="2"/>
                <w:sz w:val="24"/>
                <w:lang w:val="en-SK" w:eastAsia="en-US"/>
                <w14:ligatures w14:val="standardContextual"/>
              </w:rPr>
              <w:tab/>
            </w:r>
            <w:r w:rsidRPr="00421774">
              <w:rPr>
                <w:rStyle w:val="Hyperlink"/>
              </w:rPr>
              <w:t>Document History</w:t>
            </w:r>
            <w:r>
              <w:rPr>
                <w:webHidden/>
              </w:rPr>
              <w:tab/>
            </w:r>
            <w:r>
              <w:rPr>
                <w:webHidden/>
              </w:rPr>
              <w:fldChar w:fldCharType="begin"/>
            </w:r>
            <w:r>
              <w:rPr>
                <w:webHidden/>
              </w:rPr>
              <w:instrText xml:space="preserve"> PAGEREF _Toc222343925 \h </w:instrText>
            </w:r>
            <w:r>
              <w:rPr>
                <w:webHidden/>
              </w:rPr>
            </w:r>
            <w:r>
              <w:rPr>
                <w:webHidden/>
              </w:rPr>
              <w:fldChar w:fldCharType="separate"/>
            </w:r>
            <w:r>
              <w:rPr>
                <w:webHidden/>
              </w:rPr>
              <w:t>5</w:t>
            </w:r>
            <w:r>
              <w:rPr>
                <w:webHidden/>
              </w:rPr>
              <w:fldChar w:fldCharType="end"/>
            </w:r>
          </w:hyperlink>
        </w:p>
        <w:p w:rsidR="00B379EC" w:rsidRDefault="00B379EC" w14:paraId="7176403E" w14:textId="1C9F7D7E">
          <w:pPr>
            <w:pStyle w:val="TOC1"/>
            <w:rPr>
              <w:rFonts w:asciiTheme="minorHAnsi" w:hAnsiTheme="minorHAnsi" w:eastAsiaTheme="minorEastAsia" w:cstheme="minorBidi"/>
              <w:b w:val="0"/>
              <w:caps w:val="0"/>
              <w:noProof/>
              <w:kern w:val="2"/>
              <w:sz w:val="24"/>
              <w:lang w:val="en-SK" w:eastAsia="en-US"/>
              <w14:ligatures w14:val="standardContextual"/>
            </w:rPr>
          </w:pPr>
          <w:hyperlink w:history="1" w:anchor="_Toc222343926">
            <w:r w:rsidRPr="00421774">
              <w:rPr>
                <w:rStyle w:val="Hyperlink"/>
                <w:noProof/>
              </w:rPr>
              <w:t>2</w:t>
            </w:r>
            <w:r>
              <w:rPr>
                <w:rFonts w:asciiTheme="minorHAnsi" w:hAnsiTheme="minorHAnsi" w:eastAsiaTheme="minorEastAsia" w:cstheme="minorBidi"/>
                <w:b w:val="0"/>
                <w:caps w:val="0"/>
                <w:noProof/>
                <w:kern w:val="2"/>
                <w:sz w:val="24"/>
                <w:lang w:val="en-SK" w:eastAsia="en-US"/>
                <w14:ligatures w14:val="standardContextual"/>
              </w:rPr>
              <w:tab/>
            </w:r>
            <w:r w:rsidRPr="00421774">
              <w:rPr>
                <w:rStyle w:val="Hyperlink"/>
                <w:noProof/>
              </w:rPr>
              <w:t>Purpose and Scope of Integration with AIS/AES</w:t>
            </w:r>
            <w:r>
              <w:rPr>
                <w:noProof/>
                <w:webHidden/>
              </w:rPr>
              <w:tab/>
            </w:r>
            <w:r>
              <w:rPr>
                <w:noProof/>
                <w:webHidden/>
              </w:rPr>
              <w:fldChar w:fldCharType="begin"/>
            </w:r>
            <w:r>
              <w:rPr>
                <w:noProof/>
                <w:webHidden/>
              </w:rPr>
              <w:instrText xml:space="preserve"> PAGEREF _Toc222343926 \h </w:instrText>
            </w:r>
            <w:r>
              <w:rPr>
                <w:noProof/>
                <w:webHidden/>
              </w:rPr>
            </w:r>
            <w:r>
              <w:rPr>
                <w:noProof/>
                <w:webHidden/>
              </w:rPr>
              <w:fldChar w:fldCharType="separate"/>
            </w:r>
            <w:r>
              <w:rPr>
                <w:noProof/>
                <w:webHidden/>
              </w:rPr>
              <w:t>6</w:t>
            </w:r>
            <w:r>
              <w:rPr>
                <w:noProof/>
                <w:webHidden/>
              </w:rPr>
              <w:fldChar w:fldCharType="end"/>
            </w:r>
          </w:hyperlink>
        </w:p>
        <w:p w:rsidR="00B379EC" w:rsidRDefault="00B379EC" w14:paraId="608B8E78" w14:textId="25687E4C">
          <w:pPr>
            <w:pStyle w:val="TOC2"/>
            <w:rPr>
              <w:rFonts w:asciiTheme="minorHAnsi" w:hAnsiTheme="minorHAnsi" w:eastAsiaTheme="minorEastAsia" w:cstheme="minorBidi"/>
              <w:kern w:val="2"/>
              <w:sz w:val="24"/>
              <w:lang w:val="en-SK" w:eastAsia="en-US"/>
              <w14:ligatures w14:val="standardContextual"/>
            </w:rPr>
          </w:pPr>
          <w:hyperlink w:history="1" w:anchor="_Toc222343927">
            <w:r w:rsidRPr="00421774">
              <w:rPr>
                <w:rStyle w:val="Hyperlink"/>
              </w:rPr>
              <w:t>2.1</w:t>
            </w:r>
            <w:r>
              <w:rPr>
                <w:rFonts w:asciiTheme="minorHAnsi" w:hAnsiTheme="minorHAnsi" w:eastAsiaTheme="minorEastAsia" w:cstheme="minorBidi"/>
                <w:kern w:val="2"/>
                <w:sz w:val="24"/>
                <w:lang w:val="en-SK" w:eastAsia="en-US"/>
                <w14:ligatures w14:val="standardContextual"/>
              </w:rPr>
              <w:tab/>
            </w:r>
            <w:r w:rsidRPr="00421774">
              <w:rPr>
                <w:rStyle w:val="Hyperlink"/>
              </w:rPr>
              <w:t>Evaluation of declaration</w:t>
            </w:r>
            <w:r>
              <w:rPr>
                <w:webHidden/>
              </w:rPr>
              <w:tab/>
            </w:r>
            <w:r>
              <w:rPr>
                <w:webHidden/>
              </w:rPr>
              <w:fldChar w:fldCharType="begin"/>
            </w:r>
            <w:r>
              <w:rPr>
                <w:webHidden/>
              </w:rPr>
              <w:instrText xml:space="preserve"> PAGEREF _Toc222343927 \h </w:instrText>
            </w:r>
            <w:r>
              <w:rPr>
                <w:webHidden/>
              </w:rPr>
            </w:r>
            <w:r>
              <w:rPr>
                <w:webHidden/>
              </w:rPr>
              <w:fldChar w:fldCharType="separate"/>
            </w:r>
            <w:r>
              <w:rPr>
                <w:webHidden/>
              </w:rPr>
              <w:t>6</w:t>
            </w:r>
            <w:r>
              <w:rPr>
                <w:webHidden/>
              </w:rPr>
              <w:fldChar w:fldCharType="end"/>
            </w:r>
          </w:hyperlink>
        </w:p>
        <w:p w:rsidR="00B379EC" w:rsidRDefault="00B379EC" w14:paraId="64E58CD9" w14:textId="0FBAFF18">
          <w:pPr>
            <w:pStyle w:val="TOC3"/>
            <w:tabs>
              <w:tab w:val="left" w:pos="1445"/>
            </w:tabs>
            <w:rPr>
              <w:rFonts w:asciiTheme="minorHAnsi" w:hAnsiTheme="minorHAnsi" w:eastAsiaTheme="minorEastAsia" w:cstheme="minorBidi"/>
              <w:noProof/>
              <w:kern w:val="2"/>
              <w:sz w:val="24"/>
              <w:lang w:val="en-SK" w:eastAsia="en-US"/>
              <w14:ligatures w14:val="standardContextual"/>
            </w:rPr>
          </w:pPr>
          <w:hyperlink w:history="1" w:anchor="_Toc222343928">
            <w:r w:rsidRPr="00421774">
              <w:rPr>
                <w:rStyle w:val="Hyperlink"/>
                <w:noProof/>
              </w:rPr>
              <w:t>2.1.1</w:t>
            </w:r>
            <w:r>
              <w:rPr>
                <w:rFonts w:asciiTheme="minorHAnsi" w:hAnsiTheme="minorHAnsi" w:eastAsiaTheme="minorEastAsia" w:cstheme="minorBidi"/>
                <w:noProof/>
                <w:kern w:val="2"/>
                <w:sz w:val="24"/>
                <w:lang w:val="en-SK" w:eastAsia="en-US"/>
                <w14:ligatures w14:val="standardContextual"/>
              </w:rPr>
              <w:tab/>
            </w:r>
            <w:r w:rsidRPr="00421774">
              <w:rPr>
                <w:rStyle w:val="Hyperlink"/>
                <w:noProof/>
              </w:rPr>
              <w:t>TaricRequest message</w:t>
            </w:r>
            <w:r>
              <w:rPr>
                <w:noProof/>
                <w:webHidden/>
              </w:rPr>
              <w:tab/>
            </w:r>
            <w:r>
              <w:rPr>
                <w:noProof/>
                <w:webHidden/>
              </w:rPr>
              <w:fldChar w:fldCharType="begin"/>
            </w:r>
            <w:r>
              <w:rPr>
                <w:noProof/>
                <w:webHidden/>
              </w:rPr>
              <w:instrText xml:space="preserve"> PAGEREF _Toc222343928 \h </w:instrText>
            </w:r>
            <w:r>
              <w:rPr>
                <w:noProof/>
                <w:webHidden/>
              </w:rPr>
            </w:r>
            <w:r>
              <w:rPr>
                <w:noProof/>
                <w:webHidden/>
              </w:rPr>
              <w:fldChar w:fldCharType="separate"/>
            </w:r>
            <w:r>
              <w:rPr>
                <w:noProof/>
                <w:webHidden/>
              </w:rPr>
              <w:t>6</w:t>
            </w:r>
            <w:r>
              <w:rPr>
                <w:noProof/>
                <w:webHidden/>
              </w:rPr>
              <w:fldChar w:fldCharType="end"/>
            </w:r>
          </w:hyperlink>
        </w:p>
        <w:p w:rsidR="00B379EC" w:rsidRDefault="00B379EC" w14:paraId="55595951" w14:textId="05099B15">
          <w:pPr>
            <w:pStyle w:val="TOC3"/>
            <w:tabs>
              <w:tab w:val="left" w:pos="1445"/>
            </w:tabs>
            <w:rPr>
              <w:rFonts w:asciiTheme="minorHAnsi" w:hAnsiTheme="minorHAnsi" w:eastAsiaTheme="minorEastAsia" w:cstheme="minorBidi"/>
              <w:noProof/>
              <w:kern w:val="2"/>
              <w:sz w:val="24"/>
              <w:lang w:val="en-SK" w:eastAsia="en-US"/>
              <w14:ligatures w14:val="standardContextual"/>
            </w:rPr>
          </w:pPr>
          <w:hyperlink w:history="1" w:anchor="_Toc222343929">
            <w:r w:rsidRPr="00421774">
              <w:rPr>
                <w:rStyle w:val="Hyperlink"/>
                <w:noProof/>
              </w:rPr>
              <w:t>2.1.2</w:t>
            </w:r>
            <w:r>
              <w:rPr>
                <w:rFonts w:asciiTheme="minorHAnsi" w:hAnsiTheme="minorHAnsi" w:eastAsiaTheme="minorEastAsia" w:cstheme="minorBidi"/>
                <w:noProof/>
                <w:kern w:val="2"/>
                <w:sz w:val="24"/>
                <w:lang w:val="en-SK" w:eastAsia="en-US"/>
                <w14:ligatures w14:val="standardContextual"/>
              </w:rPr>
              <w:tab/>
            </w:r>
            <w:r w:rsidRPr="00421774">
              <w:rPr>
                <w:rStyle w:val="Hyperlink"/>
                <w:noProof/>
              </w:rPr>
              <w:t>TaricResponse message</w:t>
            </w:r>
            <w:r>
              <w:rPr>
                <w:noProof/>
                <w:webHidden/>
              </w:rPr>
              <w:tab/>
            </w:r>
            <w:r>
              <w:rPr>
                <w:noProof/>
                <w:webHidden/>
              </w:rPr>
              <w:fldChar w:fldCharType="begin"/>
            </w:r>
            <w:r>
              <w:rPr>
                <w:noProof/>
                <w:webHidden/>
              </w:rPr>
              <w:instrText xml:space="preserve"> PAGEREF _Toc222343929 \h </w:instrText>
            </w:r>
            <w:r>
              <w:rPr>
                <w:noProof/>
                <w:webHidden/>
              </w:rPr>
            </w:r>
            <w:r>
              <w:rPr>
                <w:noProof/>
                <w:webHidden/>
              </w:rPr>
              <w:fldChar w:fldCharType="separate"/>
            </w:r>
            <w:r>
              <w:rPr>
                <w:noProof/>
                <w:webHidden/>
              </w:rPr>
              <w:t>6</w:t>
            </w:r>
            <w:r>
              <w:rPr>
                <w:noProof/>
                <w:webHidden/>
              </w:rPr>
              <w:fldChar w:fldCharType="end"/>
            </w:r>
          </w:hyperlink>
        </w:p>
        <w:p w:rsidR="00B379EC" w:rsidRDefault="00B379EC" w14:paraId="5FC45543" w14:textId="7861C3BD">
          <w:pPr>
            <w:pStyle w:val="TOC3"/>
            <w:tabs>
              <w:tab w:val="left" w:pos="1445"/>
            </w:tabs>
            <w:rPr>
              <w:rFonts w:asciiTheme="minorHAnsi" w:hAnsiTheme="minorHAnsi" w:eastAsiaTheme="minorEastAsia" w:cstheme="minorBidi"/>
              <w:noProof/>
              <w:kern w:val="2"/>
              <w:sz w:val="24"/>
              <w:lang w:val="en-SK" w:eastAsia="en-US"/>
              <w14:ligatures w14:val="standardContextual"/>
            </w:rPr>
          </w:pPr>
          <w:hyperlink w:history="1" w:anchor="_Toc222343930">
            <w:r w:rsidRPr="00421774">
              <w:rPr>
                <w:rStyle w:val="Hyperlink"/>
                <w:noProof/>
              </w:rPr>
              <w:t>2.1.3</w:t>
            </w:r>
            <w:r>
              <w:rPr>
                <w:rFonts w:asciiTheme="minorHAnsi" w:hAnsiTheme="minorHAnsi" w:eastAsiaTheme="minorEastAsia" w:cstheme="minorBidi"/>
                <w:noProof/>
                <w:kern w:val="2"/>
                <w:sz w:val="24"/>
                <w:lang w:val="en-SK" w:eastAsia="en-US"/>
                <w14:ligatures w14:val="standardContextual"/>
              </w:rPr>
              <w:tab/>
            </w:r>
            <w:r w:rsidRPr="00421774">
              <w:rPr>
                <w:rStyle w:val="Hyperlink"/>
                <w:noProof/>
              </w:rPr>
              <w:t>List of Possible Errors</w:t>
            </w:r>
            <w:r>
              <w:rPr>
                <w:noProof/>
                <w:webHidden/>
              </w:rPr>
              <w:tab/>
            </w:r>
            <w:r>
              <w:rPr>
                <w:noProof/>
                <w:webHidden/>
              </w:rPr>
              <w:fldChar w:fldCharType="begin"/>
            </w:r>
            <w:r>
              <w:rPr>
                <w:noProof/>
                <w:webHidden/>
              </w:rPr>
              <w:instrText xml:space="preserve"> PAGEREF _Toc222343930 \h </w:instrText>
            </w:r>
            <w:r>
              <w:rPr>
                <w:noProof/>
                <w:webHidden/>
              </w:rPr>
            </w:r>
            <w:r>
              <w:rPr>
                <w:noProof/>
                <w:webHidden/>
              </w:rPr>
              <w:fldChar w:fldCharType="separate"/>
            </w:r>
            <w:r>
              <w:rPr>
                <w:noProof/>
                <w:webHidden/>
              </w:rPr>
              <w:t>8</w:t>
            </w:r>
            <w:r>
              <w:rPr>
                <w:noProof/>
                <w:webHidden/>
              </w:rPr>
              <w:fldChar w:fldCharType="end"/>
            </w:r>
          </w:hyperlink>
        </w:p>
        <w:p w:rsidR="00B379EC" w:rsidRDefault="00B379EC" w14:paraId="0A07C735" w14:textId="4ACDCCC1">
          <w:pPr>
            <w:pStyle w:val="TOC2"/>
            <w:rPr>
              <w:rFonts w:asciiTheme="minorHAnsi" w:hAnsiTheme="minorHAnsi" w:eastAsiaTheme="minorEastAsia" w:cstheme="minorBidi"/>
              <w:kern w:val="2"/>
              <w:sz w:val="24"/>
              <w:lang w:val="en-SK" w:eastAsia="en-US"/>
              <w14:ligatures w14:val="standardContextual"/>
            </w:rPr>
          </w:pPr>
          <w:hyperlink w:history="1" w:anchor="_Toc222343931">
            <w:r w:rsidRPr="00421774">
              <w:rPr>
                <w:rStyle w:val="Hyperlink"/>
              </w:rPr>
              <w:t>2.2</w:t>
            </w:r>
            <w:r>
              <w:rPr>
                <w:rFonts w:asciiTheme="minorHAnsi" w:hAnsiTheme="minorHAnsi" w:eastAsiaTheme="minorEastAsia" w:cstheme="minorBidi"/>
                <w:kern w:val="2"/>
                <w:sz w:val="24"/>
                <w:lang w:val="en-SK" w:eastAsia="en-US"/>
                <w14:ligatures w14:val="standardContextual"/>
              </w:rPr>
              <w:tab/>
            </w:r>
            <w:r w:rsidRPr="00421774">
              <w:rPr>
                <w:rStyle w:val="Hyperlink"/>
              </w:rPr>
              <w:t>Minimum viable prototype</w:t>
            </w:r>
            <w:r>
              <w:rPr>
                <w:webHidden/>
              </w:rPr>
              <w:tab/>
            </w:r>
            <w:r>
              <w:rPr>
                <w:webHidden/>
              </w:rPr>
              <w:fldChar w:fldCharType="begin"/>
            </w:r>
            <w:r>
              <w:rPr>
                <w:webHidden/>
              </w:rPr>
              <w:instrText xml:space="preserve"> PAGEREF _Toc222343931 \h </w:instrText>
            </w:r>
            <w:r>
              <w:rPr>
                <w:webHidden/>
              </w:rPr>
            </w:r>
            <w:r>
              <w:rPr>
                <w:webHidden/>
              </w:rPr>
              <w:fldChar w:fldCharType="separate"/>
            </w:r>
            <w:r>
              <w:rPr>
                <w:webHidden/>
              </w:rPr>
              <w:t>8</w:t>
            </w:r>
            <w:r>
              <w:rPr>
                <w:webHidden/>
              </w:rPr>
              <w:fldChar w:fldCharType="end"/>
            </w:r>
          </w:hyperlink>
        </w:p>
        <w:p w:rsidR="00B379EC" w:rsidRDefault="00B379EC" w14:paraId="6771E3E4" w14:textId="0D7F2BCA">
          <w:pPr>
            <w:pStyle w:val="TOC3"/>
            <w:tabs>
              <w:tab w:val="left" w:pos="1445"/>
            </w:tabs>
            <w:rPr>
              <w:rFonts w:asciiTheme="minorHAnsi" w:hAnsiTheme="minorHAnsi" w:eastAsiaTheme="minorEastAsia" w:cstheme="minorBidi"/>
              <w:noProof/>
              <w:kern w:val="2"/>
              <w:sz w:val="24"/>
              <w:lang w:val="en-SK" w:eastAsia="en-US"/>
              <w14:ligatures w14:val="standardContextual"/>
            </w:rPr>
          </w:pPr>
          <w:hyperlink w:history="1" w:anchor="_Toc222343932">
            <w:r w:rsidRPr="00421774">
              <w:rPr>
                <w:rStyle w:val="Hyperlink"/>
                <w:noProof/>
              </w:rPr>
              <w:t>2.2.1</w:t>
            </w:r>
            <w:r>
              <w:rPr>
                <w:rFonts w:asciiTheme="minorHAnsi" w:hAnsiTheme="minorHAnsi" w:eastAsiaTheme="minorEastAsia" w:cstheme="minorBidi"/>
                <w:noProof/>
                <w:kern w:val="2"/>
                <w:sz w:val="24"/>
                <w:lang w:val="en-SK" w:eastAsia="en-US"/>
                <w14:ligatures w14:val="standardContextual"/>
              </w:rPr>
              <w:tab/>
            </w:r>
            <w:r w:rsidRPr="00421774">
              <w:rPr>
                <w:rStyle w:val="Hyperlink"/>
                <w:noProof/>
              </w:rPr>
              <w:t>Calculator mock</w:t>
            </w:r>
            <w:r>
              <w:rPr>
                <w:noProof/>
                <w:webHidden/>
              </w:rPr>
              <w:tab/>
            </w:r>
            <w:r>
              <w:rPr>
                <w:noProof/>
                <w:webHidden/>
              </w:rPr>
              <w:fldChar w:fldCharType="begin"/>
            </w:r>
            <w:r>
              <w:rPr>
                <w:noProof/>
                <w:webHidden/>
              </w:rPr>
              <w:instrText xml:space="preserve"> PAGEREF _Toc222343932 \h </w:instrText>
            </w:r>
            <w:r>
              <w:rPr>
                <w:noProof/>
                <w:webHidden/>
              </w:rPr>
            </w:r>
            <w:r>
              <w:rPr>
                <w:noProof/>
                <w:webHidden/>
              </w:rPr>
              <w:fldChar w:fldCharType="separate"/>
            </w:r>
            <w:r>
              <w:rPr>
                <w:noProof/>
                <w:webHidden/>
              </w:rPr>
              <w:t>8</w:t>
            </w:r>
            <w:r>
              <w:rPr>
                <w:noProof/>
                <w:webHidden/>
              </w:rPr>
              <w:fldChar w:fldCharType="end"/>
            </w:r>
          </w:hyperlink>
        </w:p>
        <w:p w:rsidR="00B379EC" w:rsidRDefault="00B379EC" w14:paraId="17407F0B" w14:textId="69DB93FB">
          <w:pPr>
            <w:pStyle w:val="TOC3"/>
            <w:tabs>
              <w:tab w:val="left" w:pos="1445"/>
            </w:tabs>
            <w:rPr>
              <w:rFonts w:asciiTheme="minorHAnsi" w:hAnsiTheme="minorHAnsi" w:eastAsiaTheme="minorEastAsia" w:cstheme="minorBidi"/>
              <w:noProof/>
              <w:kern w:val="2"/>
              <w:sz w:val="24"/>
              <w:lang w:val="en-SK" w:eastAsia="en-US"/>
              <w14:ligatures w14:val="standardContextual"/>
            </w:rPr>
          </w:pPr>
          <w:hyperlink w:history="1" w:anchor="_Toc222343933">
            <w:r w:rsidRPr="00421774">
              <w:rPr>
                <w:rStyle w:val="Hyperlink"/>
                <w:noProof/>
              </w:rPr>
              <w:t>2.2.2</w:t>
            </w:r>
            <w:r>
              <w:rPr>
                <w:rFonts w:asciiTheme="minorHAnsi" w:hAnsiTheme="minorHAnsi" w:eastAsiaTheme="minorEastAsia" w:cstheme="minorBidi"/>
                <w:noProof/>
                <w:kern w:val="2"/>
                <w:sz w:val="24"/>
                <w:lang w:val="en-SK" w:eastAsia="en-US"/>
                <w14:ligatures w14:val="standardContextual"/>
              </w:rPr>
              <w:tab/>
            </w:r>
            <w:r w:rsidRPr="00421774">
              <w:rPr>
                <w:rStyle w:val="Hyperlink"/>
                <w:noProof/>
              </w:rPr>
              <w:t>Goods Code codelist</w:t>
            </w:r>
            <w:r>
              <w:rPr>
                <w:noProof/>
                <w:webHidden/>
              </w:rPr>
              <w:tab/>
            </w:r>
            <w:r>
              <w:rPr>
                <w:noProof/>
                <w:webHidden/>
              </w:rPr>
              <w:fldChar w:fldCharType="begin"/>
            </w:r>
            <w:r>
              <w:rPr>
                <w:noProof/>
                <w:webHidden/>
              </w:rPr>
              <w:instrText xml:space="preserve"> PAGEREF _Toc222343933 \h </w:instrText>
            </w:r>
            <w:r>
              <w:rPr>
                <w:noProof/>
                <w:webHidden/>
              </w:rPr>
            </w:r>
            <w:r>
              <w:rPr>
                <w:noProof/>
                <w:webHidden/>
              </w:rPr>
              <w:fldChar w:fldCharType="separate"/>
            </w:r>
            <w:r>
              <w:rPr>
                <w:noProof/>
                <w:webHidden/>
              </w:rPr>
              <w:t>9</w:t>
            </w:r>
            <w:r>
              <w:rPr>
                <w:noProof/>
                <w:webHidden/>
              </w:rPr>
              <w:fldChar w:fldCharType="end"/>
            </w:r>
          </w:hyperlink>
        </w:p>
        <w:p w:rsidR="00B379EC" w:rsidRDefault="00B379EC" w14:paraId="20567AFA" w14:textId="6469CAC4">
          <w:pPr>
            <w:pStyle w:val="TOC1"/>
            <w:rPr>
              <w:rFonts w:asciiTheme="minorHAnsi" w:hAnsiTheme="minorHAnsi" w:eastAsiaTheme="minorEastAsia" w:cstheme="minorBidi"/>
              <w:b w:val="0"/>
              <w:caps w:val="0"/>
              <w:noProof/>
              <w:kern w:val="2"/>
              <w:sz w:val="24"/>
              <w:lang w:val="en-SK" w:eastAsia="en-US"/>
              <w14:ligatures w14:val="standardContextual"/>
            </w:rPr>
          </w:pPr>
          <w:hyperlink w:history="1" w:anchor="_Toc222343934">
            <w:r w:rsidRPr="00421774">
              <w:rPr>
                <w:rStyle w:val="Hyperlink"/>
                <w:noProof/>
              </w:rPr>
              <w:t>3</w:t>
            </w:r>
            <w:r>
              <w:rPr>
                <w:rFonts w:asciiTheme="minorHAnsi" w:hAnsiTheme="minorHAnsi" w:eastAsiaTheme="minorEastAsia" w:cstheme="minorBidi"/>
                <w:b w:val="0"/>
                <w:caps w:val="0"/>
                <w:noProof/>
                <w:kern w:val="2"/>
                <w:sz w:val="24"/>
                <w:lang w:val="en-SK" w:eastAsia="en-US"/>
                <w14:ligatures w14:val="standardContextual"/>
              </w:rPr>
              <w:tab/>
            </w:r>
            <w:r w:rsidRPr="00421774">
              <w:rPr>
                <w:rStyle w:val="Hyperlink"/>
                <w:noProof/>
              </w:rPr>
              <w:t>General Information</w:t>
            </w:r>
            <w:r>
              <w:rPr>
                <w:noProof/>
                <w:webHidden/>
              </w:rPr>
              <w:tab/>
            </w:r>
            <w:r>
              <w:rPr>
                <w:noProof/>
                <w:webHidden/>
              </w:rPr>
              <w:fldChar w:fldCharType="begin"/>
            </w:r>
            <w:r>
              <w:rPr>
                <w:noProof/>
                <w:webHidden/>
              </w:rPr>
              <w:instrText xml:space="preserve"> PAGEREF _Toc222343934 \h </w:instrText>
            </w:r>
            <w:r>
              <w:rPr>
                <w:noProof/>
                <w:webHidden/>
              </w:rPr>
            </w:r>
            <w:r>
              <w:rPr>
                <w:noProof/>
                <w:webHidden/>
              </w:rPr>
              <w:fldChar w:fldCharType="separate"/>
            </w:r>
            <w:r>
              <w:rPr>
                <w:noProof/>
                <w:webHidden/>
              </w:rPr>
              <w:t>10</w:t>
            </w:r>
            <w:r>
              <w:rPr>
                <w:noProof/>
                <w:webHidden/>
              </w:rPr>
              <w:fldChar w:fldCharType="end"/>
            </w:r>
          </w:hyperlink>
        </w:p>
        <w:p w:rsidR="00B379EC" w:rsidRDefault="00B379EC" w14:paraId="30B88237" w14:textId="684001CF">
          <w:pPr>
            <w:pStyle w:val="TOC2"/>
            <w:rPr>
              <w:rFonts w:asciiTheme="minorHAnsi" w:hAnsiTheme="minorHAnsi" w:eastAsiaTheme="minorEastAsia" w:cstheme="minorBidi"/>
              <w:kern w:val="2"/>
              <w:sz w:val="24"/>
              <w:lang w:val="en-SK" w:eastAsia="en-US"/>
              <w14:ligatures w14:val="standardContextual"/>
            </w:rPr>
          </w:pPr>
          <w:hyperlink w:history="1" w:anchor="_Toc222343935">
            <w:r w:rsidRPr="00421774">
              <w:rPr>
                <w:rStyle w:val="Hyperlink"/>
              </w:rPr>
              <w:t>3.1</w:t>
            </w:r>
            <w:r>
              <w:rPr>
                <w:rFonts w:asciiTheme="minorHAnsi" w:hAnsiTheme="minorHAnsi" w:eastAsiaTheme="minorEastAsia" w:cstheme="minorBidi"/>
                <w:kern w:val="2"/>
                <w:sz w:val="24"/>
                <w:lang w:val="en-SK" w:eastAsia="en-US"/>
                <w14:ligatures w14:val="standardContextual"/>
              </w:rPr>
              <w:tab/>
            </w:r>
            <w:r w:rsidRPr="00421774">
              <w:rPr>
                <w:rStyle w:val="Hyperlink"/>
              </w:rPr>
              <w:t>Rules and Conditions</w:t>
            </w:r>
            <w:r>
              <w:rPr>
                <w:webHidden/>
              </w:rPr>
              <w:tab/>
            </w:r>
            <w:r>
              <w:rPr>
                <w:webHidden/>
              </w:rPr>
              <w:fldChar w:fldCharType="begin"/>
            </w:r>
            <w:r>
              <w:rPr>
                <w:webHidden/>
              </w:rPr>
              <w:instrText xml:space="preserve"> PAGEREF _Toc222343935 \h </w:instrText>
            </w:r>
            <w:r>
              <w:rPr>
                <w:webHidden/>
              </w:rPr>
            </w:r>
            <w:r>
              <w:rPr>
                <w:webHidden/>
              </w:rPr>
              <w:fldChar w:fldCharType="separate"/>
            </w:r>
            <w:r>
              <w:rPr>
                <w:webHidden/>
              </w:rPr>
              <w:t>10</w:t>
            </w:r>
            <w:r>
              <w:rPr>
                <w:webHidden/>
              </w:rPr>
              <w:fldChar w:fldCharType="end"/>
            </w:r>
          </w:hyperlink>
        </w:p>
        <w:p w:rsidR="00B379EC" w:rsidRDefault="00B379EC" w14:paraId="31685711" w14:textId="593B249A">
          <w:pPr>
            <w:pStyle w:val="TOC2"/>
            <w:rPr>
              <w:rFonts w:asciiTheme="minorHAnsi" w:hAnsiTheme="minorHAnsi" w:eastAsiaTheme="minorEastAsia" w:cstheme="minorBidi"/>
              <w:kern w:val="2"/>
              <w:sz w:val="24"/>
              <w:lang w:val="en-SK" w:eastAsia="en-US"/>
              <w14:ligatures w14:val="standardContextual"/>
            </w:rPr>
          </w:pPr>
          <w:hyperlink w:history="1" w:anchor="_Toc222343936">
            <w:r w:rsidRPr="00421774">
              <w:rPr>
                <w:rStyle w:val="Hyperlink"/>
              </w:rPr>
              <w:t>3.2</w:t>
            </w:r>
            <w:r>
              <w:rPr>
                <w:rFonts w:asciiTheme="minorHAnsi" w:hAnsiTheme="minorHAnsi" w:eastAsiaTheme="minorEastAsia" w:cstheme="minorBidi"/>
                <w:kern w:val="2"/>
                <w:sz w:val="24"/>
                <w:lang w:val="en-SK" w:eastAsia="en-US"/>
                <w14:ligatures w14:val="standardContextual"/>
              </w:rPr>
              <w:tab/>
            </w:r>
            <w:r w:rsidRPr="00421774">
              <w:rPr>
                <w:rStyle w:val="Hyperlink"/>
              </w:rPr>
              <w:t>Enumerations</w:t>
            </w:r>
            <w:r>
              <w:rPr>
                <w:webHidden/>
              </w:rPr>
              <w:tab/>
            </w:r>
            <w:r>
              <w:rPr>
                <w:webHidden/>
              </w:rPr>
              <w:fldChar w:fldCharType="begin"/>
            </w:r>
            <w:r>
              <w:rPr>
                <w:webHidden/>
              </w:rPr>
              <w:instrText xml:space="preserve"> PAGEREF _Toc222343936 \h </w:instrText>
            </w:r>
            <w:r>
              <w:rPr>
                <w:webHidden/>
              </w:rPr>
            </w:r>
            <w:r>
              <w:rPr>
                <w:webHidden/>
              </w:rPr>
              <w:fldChar w:fldCharType="separate"/>
            </w:r>
            <w:r>
              <w:rPr>
                <w:webHidden/>
              </w:rPr>
              <w:t>10</w:t>
            </w:r>
            <w:r>
              <w:rPr>
                <w:webHidden/>
              </w:rPr>
              <w:fldChar w:fldCharType="end"/>
            </w:r>
          </w:hyperlink>
        </w:p>
        <w:p w:rsidR="00B379EC" w:rsidRDefault="00B379EC" w14:paraId="0AE0EDE9" w14:textId="6420EE65">
          <w:pPr>
            <w:pStyle w:val="TOC1"/>
            <w:rPr>
              <w:rFonts w:asciiTheme="minorHAnsi" w:hAnsiTheme="minorHAnsi" w:eastAsiaTheme="minorEastAsia" w:cstheme="minorBidi"/>
              <w:b w:val="0"/>
              <w:caps w:val="0"/>
              <w:noProof/>
              <w:kern w:val="2"/>
              <w:sz w:val="24"/>
              <w:lang w:val="en-SK" w:eastAsia="en-US"/>
              <w14:ligatures w14:val="standardContextual"/>
            </w:rPr>
          </w:pPr>
          <w:hyperlink w:history="1" w:anchor="_Toc222343937">
            <w:r w:rsidRPr="00421774">
              <w:rPr>
                <w:rStyle w:val="Hyperlink"/>
                <w:noProof/>
              </w:rPr>
              <w:t>4</w:t>
            </w:r>
            <w:r>
              <w:rPr>
                <w:rFonts w:asciiTheme="minorHAnsi" w:hAnsiTheme="minorHAnsi" w:eastAsiaTheme="minorEastAsia" w:cstheme="minorBidi"/>
                <w:b w:val="0"/>
                <w:caps w:val="0"/>
                <w:noProof/>
                <w:kern w:val="2"/>
                <w:sz w:val="24"/>
                <w:lang w:val="en-SK" w:eastAsia="en-US"/>
                <w14:ligatures w14:val="standardContextual"/>
              </w:rPr>
              <w:tab/>
            </w:r>
            <w:r w:rsidRPr="00421774">
              <w:rPr>
                <w:rStyle w:val="Hyperlink"/>
                <w:noProof/>
              </w:rPr>
              <w:t>Technical details</w:t>
            </w:r>
            <w:r>
              <w:rPr>
                <w:noProof/>
                <w:webHidden/>
              </w:rPr>
              <w:tab/>
            </w:r>
            <w:r>
              <w:rPr>
                <w:noProof/>
                <w:webHidden/>
              </w:rPr>
              <w:fldChar w:fldCharType="begin"/>
            </w:r>
            <w:r>
              <w:rPr>
                <w:noProof/>
                <w:webHidden/>
              </w:rPr>
              <w:instrText xml:space="preserve"> PAGEREF _Toc222343937 \h </w:instrText>
            </w:r>
            <w:r>
              <w:rPr>
                <w:noProof/>
                <w:webHidden/>
              </w:rPr>
            </w:r>
            <w:r>
              <w:rPr>
                <w:noProof/>
                <w:webHidden/>
              </w:rPr>
              <w:fldChar w:fldCharType="separate"/>
            </w:r>
            <w:r>
              <w:rPr>
                <w:noProof/>
                <w:webHidden/>
              </w:rPr>
              <w:t>11</w:t>
            </w:r>
            <w:r>
              <w:rPr>
                <w:noProof/>
                <w:webHidden/>
              </w:rPr>
              <w:fldChar w:fldCharType="end"/>
            </w:r>
          </w:hyperlink>
        </w:p>
        <w:p w:rsidR="00B379EC" w:rsidRDefault="00B379EC" w14:paraId="7213C91A" w14:textId="1B391D99">
          <w:pPr>
            <w:pStyle w:val="TOC2"/>
            <w:rPr>
              <w:rFonts w:asciiTheme="minorHAnsi" w:hAnsiTheme="minorHAnsi" w:eastAsiaTheme="minorEastAsia" w:cstheme="minorBidi"/>
              <w:kern w:val="2"/>
              <w:sz w:val="24"/>
              <w:lang w:val="en-SK" w:eastAsia="en-US"/>
              <w14:ligatures w14:val="standardContextual"/>
            </w:rPr>
          </w:pPr>
          <w:hyperlink w:history="1" w:anchor="_Toc222343938">
            <w:r w:rsidRPr="00421774">
              <w:rPr>
                <w:rStyle w:val="Hyperlink"/>
              </w:rPr>
              <w:t>4.1</w:t>
            </w:r>
            <w:r>
              <w:rPr>
                <w:rFonts w:asciiTheme="minorHAnsi" w:hAnsiTheme="minorHAnsi" w:eastAsiaTheme="minorEastAsia" w:cstheme="minorBidi"/>
                <w:kern w:val="2"/>
                <w:sz w:val="24"/>
                <w:lang w:val="en-SK" w:eastAsia="en-US"/>
                <w14:ligatures w14:val="standardContextual"/>
              </w:rPr>
              <w:tab/>
            </w:r>
            <w:r w:rsidRPr="00421774">
              <w:rPr>
                <w:rStyle w:val="Hyperlink"/>
              </w:rPr>
              <w:t>XSDs</w:t>
            </w:r>
            <w:r>
              <w:rPr>
                <w:webHidden/>
              </w:rPr>
              <w:tab/>
            </w:r>
            <w:r>
              <w:rPr>
                <w:webHidden/>
              </w:rPr>
              <w:fldChar w:fldCharType="begin"/>
            </w:r>
            <w:r>
              <w:rPr>
                <w:webHidden/>
              </w:rPr>
              <w:instrText xml:space="preserve"> PAGEREF _Toc222343938 \h </w:instrText>
            </w:r>
            <w:r>
              <w:rPr>
                <w:webHidden/>
              </w:rPr>
            </w:r>
            <w:r>
              <w:rPr>
                <w:webHidden/>
              </w:rPr>
              <w:fldChar w:fldCharType="separate"/>
            </w:r>
            <w:r>
              <w:rPr>
                <w:webHidden/>
              </w:rPr>
              <w:t>11</w:t>
            </w:r>
            <w:r>
              <w:rPr>
                <w:webHidden/>
              </w:rPr>
              <w:fldChar w:fldCharType="end"/>
            </w:r>
          </w:hyperlink>
        </w:p>
        <w:p w:rsidR="00B379EC" w:rsidRDefault="00B379EC" w14:paraId="7C16D2E4" w14:textId="708E7771">
          <w:pPr>
            <w:pStyle w:val="TOC2"/>
            <w:rPr>
              <w:rFonts w:asciiTheme="minorHAnsi" w:hAnsiTheme="minorHAnsi" w:eastAsiaTheme="minorEastAsia" w:cstheme="minorBidi"/>
              <w:kern w:val="2"/>
              <w:sz w:val="24"/>
              <w:lang w:val="en-SK" w:eastAsia="en-US"/>
              <w14:ligatures w14:val="standardContextual"/>
            </w:rPr>
          </w:pPr>
          <w:hyperlink w:history="1" w:anchor="_Toc222343939">
            <w:r w:rsidRPr="00421774">
              <w:rPr>
                <w:rStyle w:val="Hyperlink"/>
              </w:rPr>
              <w:t>4.2</w:t>
            </w:r>
            <w:r>
              <w:rPr>
                <w:rFonts w:asciiTheme="minorHAnsi" w:hAnsiTheme="minorHAnsi" w:eastAsiaTheme="minorEastAsia" w:cstheme="minorBidi"/>
                <w:kern w:val="2"/>
                <w:sz w:val="24"/>
                <w:lang w:val="en-SK" w:eastAsia="en-US"/>
                <w14:ligatures w14:val="standardContextual"/>
              </w:rPr>
              <w:tab/>
            </w:r>
            <w:r w:rsidRPr="00421774">
              <w:rPr>
                <w:rStyle w:val="Hyperlink"/>
              </w:rPr>
              <w:t>Implementation principles</w:t>
            </w:r>
            <w:r>
              <w:rPr>
                <w:webHidden/>
              </w:rPr>
              <w:tab/>
            </w:r>
            <w:r>
              <w:rPr>
                <w:webHidden/>
              </w:rPr>
              <w:fldChar w:fldCharType="begin"/>
            </w:r>
            <w:r>
              <w:rPr>
                <w:webHidden/>
              </w:rPr>
              <w:instrText xml:space="preserve"> PAGEREF _Toc222343939 \h </w:instrText>
            </w:r>
            <w:r>
              <w:rPr>
                <w:webHidden/>
              </w:rPr>
            </w:r>
            <w:r>
              <w:rPr>
                <w:webHidden/>
              </w:rPr>
              <w:fldChar w:fldCharType="separate"/>
            </w:r>
            <w:r>
              <w:rPr>
                <w:webHidden/>
              </w:rPr>
              <w:t>11</w:t>
            </w:r>
            <w:r>
              <w:rPr>
                <w:webHidden/>
              </w:rPr>
              <w:fldChar w:fldCharType="end"/>
            </w:r>
          </w:hyperlink>
        </w:p>
        <w:p w:rsidR="00B379EC" w:rsidRDefault="00B379EC" w14:paraId="12A57CFA" w14:textId="3D26D15C">
          <w:pPr>
            <w:pStyle w:val="TOC3"/>
            <w:tabs>
              <w:tab w:val="left" w:pos="1445"/>
            </w:tabs>
            <w:rPr>
              <w:rFonts w:asciiTheme="minorHAnsi" w:hAnsiTheme="minorHAnsi" w:eastAsiaTheme="minorEastAsia" w:cstheme="minorBidi"/>
              <w:noProof/>
              <w:kern w:val="2"/>
              <w:sz w:val="24"/>
              <w:lang w:val="en-SK" w:eastAsia="en-US"/>
              <w14:ligatures w14:val="standardContextual"/>
            </w:rPr>
          </w:pPr>
          <w:hyperlink w:history="1" w:anchor="_Toc222343940">
            <w:r w:rsidRPr="00421774">
              <w:rPr>
                <w:rStyle w:val="Hyperlink"/>
                <w:noProof/>
              </w:rPr>
              <w:t>4.2.1</w:t>
            </w:r>
            <w:r>
              <w:rPr>
                <w:rFonts w:asciiTheme="minorHAnsi" w:hAnsiTheme="minorHAnsi" w:eastAsiaTheme="minorEastAsia" w:cstheme="minorBidi"/>
                <w:noProof/>
                <w:kern w:val="2"/>
                <w:sz w:val="24"/>
                <w:lang w:val="en-SK" w:eastAsia="en-US"/>
                <w14:ligatures w14:val="standardContextual"/>
              </w:rPr>
              <w:tab/>
            </w:r>
            <w:r w:rsidRPr="00421774">
              <w:rPr>
                <w:rStyle w:val="Hyperlink"/>
                <w:noProof/>
              </w:rPr>
              <w:t>Queues and routing</w:t>
            </w:r>
            <w:r>
              <w:rPr>
                <w:noProof/>
                <w:webHidden/>
              </w:rPr>
              <w:tab/>
            </w:r>
            <w:r>
              <w:rPr>
                <w:noProof/>
                <w:webHidden/>
              </w:rPr>
              <w:fldChar w:fldCharType="begin"/>
            </w:r>
            <w:r>
              <w:rPr>
                <w:noProof/>
                <w:webHidden/>
              </w:rPr>
              <w:instrText xml:space="preserve"> PAGEREF _Toc222343940 \h </w:instrText>
            </w:r>
            <w:r>
              <w:rPr>
                <w:noProof/>
                <w:webHidden/>
              </w:rPr>
            </w:r>
            <w:r>
              <w:rPr>
                <w:noProof/>
                <w:webHidden/>
              </w:rPr>
              <w:fldChar w:fldCharType="separate"/>
            </w:r>
            <w:r>
              <w:rPr>
                <w:noProof/>
                <w:webHidden/>
              </w:rPr>
              <w:t>11</w:t>
            </w:r>
            <w:r>
              <w:rPr>
                <w:noProof/>
                <w:webHidden/>
              </w:rPr>
              <w:fldChar w:fldCharType="end"/>
            </w:r>
          </w:hyperlink>
        </w:p>
        <w:p w:rsidR="00B379EC" w:rsidRDefault="00B379EC" w14:paraId="71B837F1" w14:textId="03B740C4">
          <w:pPr>
            <w:pStyle w:val="TOC3"/>
            <w:tabs>
              <w:tab w:val="left" w:pos="1445"/>
            </w:tabs>
            <w:rPr>
              <w:rFonts w:asciiTheme="minorHAnsi" w:hAnsiTheme="minorHAnsi" w:eastAsiaTheme="minorEastAsia" w:cstheme="minorBidi"/>
              <w:noProof/>
              <w:kern w:val="2"/>
              <w:sz w:val="24"/>
              <w:lang w:val="en-SK" w:eastAsia="en-US"/>
              <w14:ligatures w14:val="standardContextual"/>
            </w:rPr>
          </w:pPr>
          <w:hyperlink w:history="1" w:anchor="_Toc222343941">
            <w:r w:rsidRPr="00421774">
              <w:rPr>
                <w:rStyle w:val="Hyperlink"/>
                <w:bCs/>
                <w:noProof/>
              </w:rPr>
              <w:t>4.2.2</w:t>
            </w:r>
            <w:r>
              <w:rPr>
                <w:rFonts w:asciiTheme="minorHAnsi" w:hAnsiTheme="minorHAnsi" w:eastAsiaTheme="minorEastAsia" w:cstheme="minorBidi"/>
                <w:noProof/>
                <w:kern w:val="2"/>
                <w:sz w:val="24"/>
                <w:lang w:val="en-SK" w:eastAsia="en-US"/>
                <w14:ligatures w14:val="standardContextual"/>
              </w:rPr>
              <w:tab/>
            </w:r>
            <w:r w:rsidRPr="00421774">
              <w:rPr>
                <w:rStyle w:val="Hyperlink"/>
                <w:noProof/>
              </w:rPr>
              <w:t>Security</w:t>
            </w:r>
            <w:r>
              <w:rPr>
                <w:noProof/>
                <w:webHidden/>
              </w:rPr>
              <w:tab/>
            </w:r>
            <w:r>
              <w:rPr>
                <w:noProof/>
                <w:webHidden/>
              </w:rPr>
              <w:fldChar w:fldCharType="begin"/>
            </w:r>
            <w:r>
              <w:rPr>
                <w:noProof/>
                <w:webHidden/>
              </w:rPr>
              <w:instrText xml:space="preserve"> PAGEREF _Toc222343941 \h </w:instrText>
            </w:r>
            <w:r>
              <w:rPr>
                <w:noProof/>
                <w:webHidden/>
              </w:rPr>
            </w:r>
            <w:r>
              <w:rPr>
                <w:noProof/>
                <w:webHidden/>
              </w:rPr>
              <w:fldChar w:fldCharType="separate"/>
            </w:r>
            <w:r>
              <w:rPr>
                <w:noProof/>
                <w:webHidden/>
              </w:rPr>
              <w:t>13</w:t>
            </w:r>
            <w:r>
              <w:rPr>
                <w:noProof/>
                <w:webHidden/>
              </w:rPr>
              <w:fldChar w:fldCharType="end"/>
            </w:r>
          </w:hyperlink>
        </w:p>
        <w:p w:rsidR="00B379EC" w:rsidRDefault="00B379EC" w14:paraId="43471070" w14:textId="2B2EA68D">
          <w:pPr>
            <w:pStyle w:val="TOC3"/>
            <w:tabs>
              <w:tab w:val="left" w:pos="1445"/>
            </w:tabs>
            <w:rPr>
              <w:rFonts w:asciiTheme="minorHAnsi" w:hAnsiTheme="minorHAnsi" w:eastAsiaTheme="minorEastAsia" w:cstheme="minorBidi"/>
              <w:noProof/>
              <w:kern w:val="2"/>
              <w:sz w:val="24"/>
              <w:lang w:val="en-SK" w:eastAsia="en-US"/>
              <w14:ligatures w14:val="standardContextual"/>
            </w:rPr>
          </w:pPr>
          <w:hyperlink w:history="1" w:anchor="_Toc222343942">
            <w:r w:rsidRPr="00421774">
              <w:rPr>
                <w:rStyle w:val="Hyperlink"/>
                <w:bCs/>
                <w:noProof/>
              </w:rPr>
              <w:t>4.2.3</w:t>
            </w:r>
            <w:r>
              <w:rPr>
                <w:rFonts w:asciiTheme="minorHAnsi" w:hAnsiTheme="minorHAnsi" w:eastAsiaTheme="minorEastAsia" w:cstheme="minorBidi"/>
                <w:noProof/>
                <w:kern w:val="2"/>
                <w:sz w:val="24"/>
                <w:lang w:val="en-SK" w:eastAsia="en-US"/>
                <w14:ligatures w14:val="standardContextual"/>
              </w:rPr>
              <w:tab/>
            </w:r>
            <w:r w:rsidRPr="00421774">
              <w:rPr>
                <w:rStyle w:val="Hyperlink"/>
                <w:noProof/>
              </w:rPr>
              <w:t>Messages</w:t>
            </w:r>
            <w:r>
              <w:rPr>
                <w:noProof/>
                <w:webHidden/>
              </w:rPr>
              <w:tab/>
            </w:r>
            <w:r>
              <w:rPr>
                <w:noProof/>
                <w:webHidden/>
              </w:rPr>
              <w:fldChar w:fldCharType="begin"/>
            </w:r>
            <w:r>
              <w:rPr>
                <w:noProof/>
                <w:webHidden/>
              </w:rPr>
              <w:instrText xml:space="preserve"> PAGEREF _Toc222343942 \h </w:instrText>
            </w:r>
            <w:r>
              <w:rPr>
                <w:noProof/>
                <w:webHidden/>
              </w:rPr>
            </w:r>
            <w:r>
              <w:rPr>
                <w:noProof/>
                <w:webHidden/>
              </w:rPr>
              <w:fldChar w:fldCharType="separate"/>
            </w:r>
            <w:r>
              <w:rPr>
                <w:noProof/>
                <w:webHidden/>
              </w:rPr>
              <w:t>13</w:t>
            </w:r>
            <w:r>
              <w:rPr>
                <w:noProof/>
                <w:webHidden/>
              </w:rPr>
              <w:fldChar w:fldCharType="end"/>
            </w:r>
          </w:hyperlink>
        </w:p>
        <w:p w:rsidR="00B379EC" w:rsidRDefault="00B379EC" w14:paraId="184E6425" w14:textId="31CF73E5">
          <w:pPr>
            <w:pStyle w:val="TOC3"/>
            <w:tabs>
              <w:tab w:val="left" w:pos="1445"/>
            </w:tabs>
            <w:rPr>
              <w:rFonts w:asciiTheme="minorHAnsi" w:hAnsiTheme="minorHAnsi" w:eastAsiaTheme="minorEastAsia" w:cstheme="minorBidi"/>
              <w:noProof/>
              <w:kern w:val="2"/>
              <w:sz w:val="24"/>
              <w:lang w:val="en-SK" w:eastAsia="en-US"/>
              <w14:ligatures w14:val="standardContextual"/>
            </w:rPr>
          </w:pPr>
          <w:hyperlink w:history="1" w:anchor="_Toc222343943">
            <w:r w:rsidRPr="00421774">
              <w:rPr>
                <w:rStyle w:val="Hyperlink"/>
                <w:bCs/>
                <w:noProof/>
              </w:rPr>
              <w:t>4.2.4</w:t>
            </w:r>
            <w:r>
              <w:rPr>
                <w:rFonts w:asciiTheme="minorHAnsi" w:hAnsiTheme="minorHAnsi" w:eastAsiaTheme="minorEastAsia" w:cstheme="minorBidi"/>
                <w:noProof/>
                <w:kern w:val="2"/>
                <w:sz w:val="24"/>
                <w:lang w:val="en-SK" w:eastAsia="en-US"/>
                <w14:ligatures w14:val="standardContextual"/>
              </w:rPr>
              <w:tab/>
            </w:r>
            <w:r w:rsidRPr="00421774">
              <w:rPr>
                <w:rStyle w:val="Hyperlink"/>
                <w:noProof/>
              </w:rPr>
              <w:t>Contracts</w:t>
            </w:r>
            <w:r w:rsidRPr="00421774">
              <w:rPr>
                <w:rStyle w:val="Hyperlink"/>
                <w:bCs/>
                <w:noProof/>
              </w:rPr>
              <w:t xml:space="preserve"> and priorities</w:t>
            </w:r>
            <w:r>
              <w:rPr>
                <w:noProof/>
                <w:webHidden/>
              </w:rPr>
              <w:tab/>
            </w:r>
            <w:r>
              <w:rPr>
                <w:noProof/>
                <w:webHidden/>
              </w:rPr>
              <w:fldChar w:fldCharType="begin"/>
            </w:r>
            <w:r>
              <w:rPr>
                <w:noProof/>
                <w:webHidden/>
              </w:rPr>
              <w:instrText xml:space="preserve"> PAGEREF _Toc222343943 \h </w:instrText>
            </w:r>
            <w:r>
              <w:rPr>
                <w:noProof/>
                <w:webHidden/>
              </w:rPr>
            </w:r>
            <w:r>
              <w:rPr>
                <w:noProof/>
                <w:webHidden/>
              </w:rPr>
              <w:fldChar w:fldCharType="separate"/>
            </w:r>
            <w:r>
              <w:rPr>
                <w:noProof/>
                <w:webHidden/>
              </w:rPr>
              <w:t>15</w:t>
            </w:r>
            <w:r>
              <w:rPr>
                <w:noProof/>
                <w:webHidden/>
              </w:rPr>
              <w:fldChar w:fldCharType="end"/>
            </w:r>
          </w:hyperlink>
        </w:p>
        <w:p w:rsidR="00B379EC" w:rsidRDefault="00B379EC" w14:paraId="12648F8C" w14:textId="09167437">
          <w:pPr>
            <w:pStyle w:val="TOC2"/>
            <w:rPr>
              <w:rFonts w:asciiTheme="minorHAnsi" w:hAnsiTheme="minorHAnsi" w:eastAsiaTheme="minorEastAsia" w:cstheme="minorBidi"/>
              <w:kern w:val="2"/>
              <w:sz w:val="24"/>
              <w:lang w:val="en-SK" w:eastAsia="en-US"/>
              <w14:ligatures w14:val="standardContextual"/>
            </w:rPr>
          </w:pPr>
          <w:hyperlink w:history="1" w:anchor="_Toc222343944">
            <w:r w:rsidRPr="00421774">
              <w:rPr>
                <w:rStyle w:val="Hyperlink"/>
              </w:rPr>
              <w:t>4.3</w:t>
            </w:r>
            <w:r>
              <w:rPr>
                <w:rFonts w:asciiTheme="minorHAnsi" w:hAnsiTheme="minorHAnsi" w:eastAsiaTheme="minorEastAsia" w:cstheme="minorBidi"/>
                <w:kern w:val="2"/>
                <w:sz w:val="24"/>
                <w:lang w:val="en-SK" w:eastAsia="en-US"/>
                <w14:ligatures w14:val="standardContextual"/>
              </w:rPr>
              <w:tab/>
            </w:r>
            <w:r w:rsidRPr="00421774">
              <w:rPr>
                <w:rStyle w:val="Hyperlink"/>
              </w:rPr>
              <w:t>Environment Details</w:t>
            </w:r>
            <w:r>
              <w:rPr>
                <w:webHidden/>
              </w:rPr>
              <w:tab/>
            </w:r>
            <w:r>
              <w:rPr>
                <w:webHidden/>
              </w:rPr>
              <w:fldChar w:fldCharType="begin"/>
            </w:r>
            <w:r>
              <w:rPr>
                <w:webHidden/>
              </w:rPr>
              <w:instrText xml:space="preserve"> PAGEREF _Toc222343944 \h </w:instrText>
            </w:r>
            <w:r>
              <w:rPr>
                <w:webHidden/>
              </w:rPr>
            </w:r>
            <w:r>
              <w:rPr>
                <w:webHidden/>
              </w:rPr>
              <w:fldChar w:fldCharType="separate"/>
            </w:r>
            <w:r>
              <w:rPr>
                <w:webHidden/>
              </w:rPr>
              <w:t>1</w:t>
            </w:r>
            <w:r>
              <w:rPr>
                <w:webHidden/>
              </w:rPr>
              <w:t>6</w:t>
            </w:r>
            <w:r>
              <w:rPr>
                <w:webHidden/>
              </w:rPr>
              <w:fldChar w:fldCharType="end"/>
            </w:r>
          </w:hyperlink>
        </w:p>
        <w:p w:rsidRPr="00FE39EF" w:rsidR="001F66FF" w:rsidP="001F66FF" w:rsidRDefault="001F66FF" w14:paraId="7E54AB68" w14:textId="36E3B8DD">
          <w:r w:rsidRPr="00FE39EF">
            <w:rPr>
              <w:b/>
              <w:bCs/>
            </w:rPr>
            <w:fldChar w:fldCharType="end"/>
          </w:r>
        </w:p>
      </w:sdtContent>
      <w:sdtEndPr>
        <w:rPr>
          <w:rFonts w:ascii="Times New Roman" w:hAnsi="Times New Roman"/>
          <w:b w:val="0"/>
          <w:bCs w:val="0"/>
          <w:sz w:val="22"/>
          <w:szCs w:val="22"/>
        </w:rPr>
      </w:sdtEndPr>
    </w:sdt>
    <w:p w:rsidRPr="00FE39EF" w:rsidR="00E87FEF" w:rsidP="00B63711" w:rsidRDefault="00E87FEF" w14:paraId="023F3E34" w14:textId="77777777"/>
    <w:p w:rsidRPr="00FE39EF" w:rsidR="00AD5EA6" w:rsidP="00B63711" w:rsidRDefault="00AD5EA6" w14:paraId="5155A535" w14:textId="77777777">
      <w:pPr>
        <w:pStyle w:val="Heading1"/>
      </w:pPr>
      <w:bookmarkStart w:name="_Toc222325968" w:id="12"/>
      <w:bookmarkStart w:name="_Toc222326130" w:id="13"/>
      <w:bookmarkStart w:name="_Toc222325986" w:id="14"/>
      <w:bookmarkStart w:name="_Toc222326148" w:id="15"/>
      <w:bookmarkStart w:name="_Toc222343920" w:id="16"/>
      <w:bookmarkEnd w:id="12"/>
      <w:bookmarkEnd w:id="13"/>
      <w:bookmarkEnd w:id="14"/>
      <w:bookmarkEnd w:id="15"/>
      <w:r w:rsidRPr="00FE39EF">
        <w:t>I</w:t>
      </w:r>
      <w:r w:rsidRPr="00FE39EF" w:rsidR="005D26E2">
        <w:t>ntroduction</w:t>
      </w:r>
      <w:bookmarkEnd w:id="11"/>
      <w:bookmarkEnd w:id="16"/>
    </w:p>
    <w:p w:rsidRPr="00FE39EF" w:rsidR="008555B7" w:rsidP="00B379EC" w:rsidRDefault="009E2A0E" w14:paraId="5DAFCCCD" w14:textId="77777777">
      <w:pPr>
        <w:pStyle w:val="Heading2"/>
      </w:pPr>
      <w:bookmarkStart w:name="_Toc222343921" w:id="17"/>
      <w:r w:rsidRPr="00B379EC">
        <w:t>Document</w:t>
      </w:r>
      <w:r w:rsidRPr="00FE39EF" w:rsidR="00AC1406">
        <w:t xml:space="preserve"> purpose</w:t>
      </w:r>
      <w:bookmarkEnd w:id="10"/>
      <w:bookmarkEnd w:id="17"/>
    </w:p>
    <w:p w:rsidRPr="00FE39EF" w:rsidR="004B2C92" w:rsidP="00BC7E13" w:rsidRDefault="000401BB" w14:paraId="3C50B98D" w14:textId="2BA193B3">
      <w:pPr>
        <w:spacing w:before="120"/>
      </w:pPr>
      <w:bookmarkStart w:name="_Toc82587091" w:id="18"/>
      <w:bookmarkStart w:name="_Toc122922975" w:id="19"/>
      <w:r w:rsidRPr="00FE39EF">
        <w:t xml:space="preserve">The objective of this document is to </w:t>
      </w:r>
      <w:r w:rsidRPr="00FE39EF" w:rsidR="00DA2275">
        <w:t xml:space="preserve">describe integration between </w:t>
      </w:r>
      <w:r w:rsidRPr="00FE39EF" w:rsidR="00A63C56">
        <w:t>Taric</w:t>
      </w:r>
      <w:r w:rsidRPr="00FE39EF" w:rsidR="00DA2275">
        <w:t xml:space="preserve"> RS and AIS/AES from </w:t>
      </w:r>
      <w:r w:rsidRPr="00FE39EF" w:rsidR="00A63C56">
        <w:t>Taric</w:t>
      </w:r>
      <w:r w:rsidRPr="00FE39EF" w:rsidR="00DA2275">
        <w:t xml:space="preserve"> RS</w:t>
      </w:r>
      <w:r w:rsidRPr="00FE39EF" w:rsidR="00A63C56">
        <w:t xml:space="preserve"> </w:t>
      </w:r>
      <w:r w:rsidRPr="00FE39EF" w:rsidR="00C0090B">
        <w:t>perspective</w:t>
      </w:r>
      <w:r w:rsidRPr="00FE39EF">
        <w:rPr>
          <w:lang w:eastAsia="nl-NL"/>
        </w:rPr>
        <w:t>.</w:t>
      </w:r>
    </w:p>
    <w:p w:rsidRPr="00FE39EF" w:rsidR="008555B7" w:rsidP="00B379EC" w:rsidRDefault="008555B7" w14:paraId="7FEB3155" w14:textId="77777777">
      <w:pPr>
        <w:pStyle w:val="Heading2"/>
      </w:pPr>
      <w:bookmarkStart w:name="_Toc56781149" w:id="20"/>
      <w:bookmarkStart w:name="_Toc222343922" w:id="21"/>
      <w:r w:rsidRPr="00FE39EF">
        <w:t>Structure</w:t>
      </w:r>
      <w:bookmarkEnd w:id="18"/>
      <w:bookmarkEnd w:id="19"/>
      <w:bookmarkEnd w:id="20"/>
      <w:bookmarkEnd w:id="21"/>
    </w:p>
    <w:p w:rsidRPr="00FE39EF" w:rsidR="00FB087E" w:rsidP="00BC7E13" w:rsidRDefault="00904683" w14:paraId="7CD08548" w14:textId="77777777">
      <w:pPr>
        <w:spacing w:before="120"/>
      </w:pPr>
      <w:r w:rsidRPr="00FE39EF">
        <w:t xml:space="preserve">This document </w:t>
      </w:r>
      <w:r w:rsidRPr="00FE39EF" w:rsidR="00B17FD6">
        <w:t>contains</w:t>
      </w:r>
      <w:r w:rsidRPr="00FE39EF" w:rsidR="00E16AA0">
        <w:t xml:space="preserve"> following information</w:t>
      </w:r>
      <w:r w:rsidRPr="00FE39EF" w:rsidR="00FB087E">
        <w:t>:</w:t>
      </w:r>
    </w:p>
    <w:p w:rsidRPr="00FE39EF" w:rsidR="007413D0" w:rsidP="001853CC" w:rsidRDefault="00E37A9F" w14:paraId="669621A7" w14:textId="0C9DF2F0">
      <w:pPr>
        <w:pStyle w:val="ListParagraph"/>
        <w:numPr>
          <w:ilvl w:val="0"/>
          <w:numId w:val="33"/>
        </w:numPr>
      </w:pPr>
      <w:r w:rsidRPr="00FE39EF">
        <w:t xml:space="preserve">Description of </w:t>
      </w:r>
      <w:r w:rsidRPr="00FE39EF" w:rsidR="00353B76">
        <w:t xml:space="preserve">Customs </w:t>
      </w:r>
      <w:r w:rsidRPr="00FE39EF" w:rsidR="00A63C56">
        <w:t>Declaration evaluation</w:t>
      </w:r>
    </w:p>
    <w:p w:rsidR="00172691" w:rsidP="001853CC" w:rsidRDefault="007413D0" w14:paraId="18A492CC" w14:textId="64E8EBCE">
      <w:pPr>
        <w:pStyle w:val="ListParagraph"/>
        <w:numPr>
          <w:ilvl w:val="0"/>
          <w:numId w:val="33"/>
        </w:numPr>
      </w:pPr>
      <w:r w:rsidRPr="00FE39EF">
        <w:t xml:space="preserve">Description of </w:t>
      </w:r>
      <w:r w:rsidRPr="00FE39EF" w:rsidR="00353B76">
        <w:t>C</w:t>
      </w:r>
      <w:r w:rsidRPr="00FE39EF" w:rsidR="00A63C56">
        <w:t>ode</w:t>
      </w:r>
      <w:r w:rsidRPr="00FE39EF" w:rsidR="00353B76">
        <w:t>L</w:t>
      </w:r>
      <w:r w:rsidRPr="00FE39EF" w:rsidR="00A63C56">
        <w:t>ists</w:t>
      </w:r>
    </w:p>
    <w:p w:rsidRPr="00FE39EF" w:rsidR="00137C8C" w:rsidP="00940CF7" w:rsidRDefault="00260B45" w14:paraId="2BB5CB40" w14:textId="3089BB3B">
      <w:pPr>
        <w:pStyle w:val="ListParagraph"/>
        <w:numPr>
          <w:ilvl w:val="0"/>
          <w:numId w:val="33"/>
        </w:numPr>
      </w:pPr>
      <w:r>
        <w:t>Description of MVP</w:t>
      </w:r>
    </w:p>
    <w:p w:rsidRPr="00FE39EF" w:rsidR="00AC1406" w:rsidP="00B379EC" w:rsidRDefault="00AC1406" w14:paraId="7CA05F51" w14:textId="77777777">
      <w:pPr>
        <w:pStyle w:val="Heading2"/>
      </w:pPr>
      <w:bookmarkStart w:name="_Toc56781152" w:id="22"/>
      <w:bookmarkStart w:name="_Ref136747924" w:id="23"/>
      <w:bookmarkStart w:name="_Toc137890739" w:id="24"/>
      <w:bookmarkStart w:name="_Toc150767785" w:id="25"/>
      <w:bookmarkStart w:name="_Toc150772684" w:id="26"/>
      <w:bookmarkStart w:name="_Toc251146698" w:id="27"/>
      <w:bookmarkStart w:name="_Ref311044941" w:id="28"/>
      <w:bookmarkStart w:name="_Ref311044999" w:id="29"/>
      <w:bookmarkStart w:name="_Toc222343923" w:id="30"/>
      <w:r w:rsidRPr="00FE39EF">
        <w:t>Abbreviations and Acronyms</w:t>
      </w:r>
      <w:bookmarkEnd w:id="22"/>
      <w:bookmarkEnd w:id="30"/>
      <w:r w:rsidRPr="00FE39EF" w:rsidR="007913AE">
        <w:t xml:space="preserve"> </w:t>
      </w:r>
    </w:p>
    <w:tbl>
      <w:tblPr>
        <w:tblW w:w="9264" w:type="dxa"/>
        <w:tblInd w:w="5"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fixed"/>
        <w:tblLook w:val="0000" w:firstRow="0" w:lastRow="0" w:firstColumn="0" w:lastColumn="0" w:noHBand="0" w:noVBand="0"/>
      </w:tblPr>
      <w:tblGrid>
        <w:gridCol w:w="2033"/>
        <w:gridCol w:w="7231"/>
      </w:tblGrid>
      <w:tr w:rsidRPr="00FE39EF" w:rsidR="00AC1406" w:rsidTr="009F2264" w14:paraId="58B7C41C" w14:textId="77777777">
        <w:trPr>
          <w:trHeight w:val="595"/>
          <w:tblHeader/>
        </w:trPr>
        <w:tc>
          <w:tcPr>
            <w:tcW w:w="2033" w:type="dxa"/>
            <w:shd w:val="clear" w:color="auto" w:fill="D9D9D9"/>
            <w:tcMar>
              <w:left w:w="113" w:type="dxa"/>
              <w:right w:w="113" w:type="dxa"/>
            </w:tcMar>
            <w:vAlign w:val="center"/>
          </w:tcPr>
          <w:p w:rsidRPr="00FE39EF" w:rsidR="00AC1406" w:rsidP="005D1BAF" w:rsidRDefault="007D374A" w14:paraId="2F75A402" w14:textId="77777777">
            <w:pPr>
              <w:pStyle w:val="Table10"/>
              <w:keepNext/>
              <w:tabs>
                <w:tab w:val="clear" w:pos="567"/>
                <w:tab w:val="clear" w:pos="1134"/>
                <w:tab w:val="clear" w:pos="1701"/>
              </w:tabs>
              <w:spacing w:before="60" w:after="60"/>
              <w:rPr>
                <w:smallCaps/>
                <w:color w:val="000000" w:themeColor="text1"/>
              </w:rPr>
            </w:pPr>
            <w:r w:rsidRPr="00FE39EF">
              <w:rPr>
                <w:smallCaps/>
                <w:color w:val="000000" w:themeColor="text1"/>
              </w:rPr>
              <w:t>Definition</w:t>
            </w:r>
          </w:p>
        </w:tc>
        <w:tc>
          <w:tcPr>
            <w:tcW w:w="7231" w:type="dxa"/>
            <w:shd w:val="clear" w:color="auto" w:fill="D9D9D9"/>
            <w:tcMar>
              <w:left w:w="113" w:type="dxa"/>
              <w:right w:w="113" w:type="dxa"/>
            </w:tcMar>
            <w:vAlign w:val="center"/>
          </w:tcPr>
          <w:p w:rsidRPr="00FE39EF" w:rsidR="00AC1406" w:rsidP="005D1BAF" w:rsidRDefault="00AC1406" w14:paraId="4F21A4B0" w14:textId="77777777">
            <w:pPr>
              <w:pStyle w:val="Table10"/>
              <w:keepNext/>
              <w:tabs>
                <w:tab w:val="clear" w:pos="567"/>
                <w:tab w:val="clear" w:pos="1134"/>
                <w:tab w:val="clear" w:pos="1701"/>
              </w:tabs>
              <w:spacing w:before="60" w:after="60"/>
              <w:rPr>
                <w:smallCaps/>
                <w:color w:val="000000" w:themeColor="text1"/>
              </w:rPr>
            </w:pPr>
            <w:r w:rsidRPr="00FE39EF">
              <w:rPr>
                <w:smallCaps/>
                <w:color w:val="000000" w:themeColor="text1"/>
              </w:rPr>
              <w:t>Meaning</w:t>
            </w:r>
          </w:p>
        </w:tc>
      </w:tr>
      <w:tr w:rsidRPr="00FE39EF" w:rsidR="002230D3" w:rsidTr="009F2264" w14:paraId="70184E54" w14:textId="77777777">
        <w:trPr>
          <w:trHeight w:val="209"/>
          <w:tblHeader/>
        </w:trPr>
        <w:tc>
          <w:tcPr>
            <w:tcW w:w="2033" w:type="dxa"/>
            <w:tcBorders>
              <w:top w:val="single" w:color="999999" w:sz="4" w:space="0"/>
              <w:left w:val="single" w:color="999999" w:sz="4" w:space="0"/>
              <w:bottom w:val="single" w:color="999999" w:sz="4" w:space="0"/>
              <w:right w:val="single" w:color="999999" w:sz="4" w:space="0"/>
            </w:tcBorders>
            <w:shd w:val="clear" w:color="auto" w:fill="FFFFFF"/>
            <w:tcMar>
              <w:left w:w="113" w:type="dxa"/>
              <w:right w:w="113" w:type="dxa"/>
            </w:tcMar>
            <w:vAlign w:val="center"/>
          </w:tcPr>
          <w:p w:rsidRPr="00FE39EF" w:rsidR="002230D3" w:rsidP="00B63711" w:rsidRDefault="002230D3" w14:paraId="1CEB4DA6" w14:textId="77777777">
            <w:pPr>
              <w:pStyle w:val="Tablecellstyle"/>
              <w:rPr>
                <w:sz w:val="20"/>
              </w:rPr>
            </w:pPr>
            <w:r w:rsidRPr="00FE39EF">
              <w:rPr>
                <w:sz w:val="20"/>
              </w:rPr>
              <w:t>AES</w:t>
            </w:r>
          </w:p>
        </w:tc>
        <w:tc>
          <w:tcPr>
            <w:tcW w:w="7231" w:type="dxa"/>
            <w:tcBorders>
              <w:top w:val="single" w:color="999999" w:sz="4" w:space="0"/>
              <w:left w:val="single" w:color="999999" w:sz="4" w:space="0"/>
              <w:bottom w:val="single" w:color="999999" w:sz="4" w:space="0"/>
              <w:right w:val="single" w:color="999999" w:sz="4" w:space="0"/>
            </w:tcBorders>
            <w:shd w:val="clear" w:color="auto" w:fill="FFFFFF"/>
            <w:tcMar>
              <w:left w:w="113" w:type="dxa"/>
              <w:right w:w="113" w:type="dxa"/>
            </w:tcMar>
            <w:vAlign w:val="center"/>
          </w:tcPr>
          <w:p w:rsidRPr="00FE39EF" w:rsidR="002230D3" w:rsidP="00B63711" w:rsidRDefault="002230D3" w14:paraId="0A0EAD3A" w14:textId="77777777">
            <w:pPr>
              <w:pStyle w:val="TableCell"/>
              <w:rPr>
                <w:rFonts w:ascii="Times New Roman" w:hAnsi="Times New Roman"/>
                <w:color w:val="auto"/>
                <w:szCs w:val="20"/>
              </w:rPr>
            </w:pPr>
            <w:r w:rsidRPr="00FE39EF">
              <w:rPr>
                <w:rFonts w:ascii="Times New Roman" w:hAnsi="Times New Roman"/>
                <w:color w:val="auto"/>
                <w:szCs w:val="20"/>
              </w:rPr>
              <w:t>Automated Export System</w:t>
            </w:r>
          </w:p>
        </w:tc>
      </w:tr>
      <w:tr w:rsidRPr="00FE39EF" w:rsidR="003A3288" w:rsidTr="00093D84" w14:paraId="23EBBC93" w14:textId="77777777">
        <w:trPr>
          <w:trHeight w:val="209"/>
          <w:tblHeader/>
        </w:trPr>
        <w:tc>
          <w:tcPr>
            <w:tcW w:w="2033" w:type="dxa"/>
            <w:tcBorders>
              <w:top w:val="single" w:color="999999" w:sz="4" w:space="0"/>
              <w:left w:val="single" w:color="999999" w:sz="4" w:space="0"/>
              <w:bottom w:val="single" w:color="999999" w:sz="4" w:space="0"/>
              <w:right w:val="single" w:color="999999" w:sz="4" w:space="0"/>
            </w:tcBorders>
            <w:shd w:val="clear" w:color="auto" w:fill="FFFFFF"/>
            <w:tcMar>
              <w:left w:w="113" w:type="dxa"/>
              <w:right w:w="113" w:type="dxa"/>
            </w:tcMar>
            <w:vAlign w:val="center"/>
          </w:tcPr>
          <w:p w:rsidRPr="00FE39EF" w:rsidR="003A3288" w:rsidP="00093D84" w:rsidRDefault="003A3288" w14:paraId="6F81D88F" w14:textId="77777777">
            <w:pPr>
              <w:pStyle w:val="Tablecellstyle"/>
              <w:rPr>
                <w:sz w:val="20"/>
              </w:rPr>
            </w:pPr>
            <w:r w:rsidRPr="00FE39EF">
              <w:rPr>
                <w:sz w:val="20"/>
              </w:rPr>
              <w:t>AIS</w:t>
            </w:r>
          </w:p>
        </w:tc>
        <w:tc>
          <w:tcPr>
            <w:tcW w:w="7231" w:type="dxa"/>
            <w:tcBorders>
              <w:top w:val="single" w:color="999999" w:sz="4" w:space="0"/>
              <w:left w:val="single" w:color="999999" w:sz="4" w:space="0"/>
              <w:bottom w:val="single" w:color="999999" w:sz="4" w:space="0"/>
              <w:right w:val="single" w:color="999999" w:sz="4" w:space="0"/>
            </w:tcBorders>
            <w:shd w:val="clear" w:color="auto" w:fill="FFFFFF"/>
            <w:tcMar>
              <w:left w:w="113" w:type="dxa"/>
              <w:right w:w="113" w:type="dxa"/>
            </w:tcMar>
            <w:vAlign w:val="center"/>
          </w:tcPr>
          <w:p w:rsidRPr="00FE39EF" w:rsidR="003A3288" w:rsidP="00093D84" w:rsidRDefault="003A3288" w14:paraId="635DE374" w14:textId="77777777">
            <w:pPr>
              <w:pStyle w:val="TableCell"/>
              <w:rPr>
                <w:rFonts w:ascii="Times New Roman" w:hAnsi="Times New Roman"/>
                <w:color w:val="auto"/>
                <w:szCs w:val="20"/>
              </w:rPr>
            </w:pPr>
            <w:r w:rsidRPr="00FE39EF">
              <w:rPr>
                <w:rFonts w:ascii="Times New Roman" w:hAnsi="Times New Roman"/>
                <w:color w:val="auto"/>
                <w:szCs w:val="20"/>
              </w:rPr>
              <w:t>Automated Import System</w:t>
            </w:r>
          </w:p>
        </w:tc>
      </w:tr>
      <w:tr w:rsidRPr="00FE39EF" w:rsidR="003A3288" w:rsidTr="00093D84" w14:paraId="1CA4EC76" w14:textId="77777777">
        <w:trPr>
          <w:trHeight w:val="209"/>
          <w:tblHeader/>
        </w:trPr>
        <w:tc>
          <w:tcPr>
            <w:tcW w:w="2033" w:type="dxa"/>
            <w:tcBorders>
              <w:top w:val="single" w:color="999999" w:sz="4" w:space="0"/>
              <w:left w:val="single" w:color="999999" w:sz="4" w:space="0"/>
              <w:bottom w:val="single" w:color="999999" w:sz="4" w:space="0"/>
              <w:right w:val="single" w:color="999999" w:sz="4" w:space="0"/>
            </w:tcBorders>
            <w:shd w:val="clear" w:color="auto" w:fill="FFFFFF"/>
            <w:tcMar>
              <w:left w:w="113" w:type="dxa"/>
              <w:right w:w="113" w:type="dxa"/>
            </w:tcMar>
            <w:vAlign w:val="center"/>
          </w:tcPr>
          <w:p w:rsidRPr="00FE39EF" w:rsidR="003A3288" w:rsidP="00093D84" w:rsidRDefault="003A3288" w14:paraId="25AE084E" w14:textId="77777777">
            <w:pPr>
              <w:pStyle w:val="Tablecellstyle"/>
              <w:rPr>
                <w:sz w:val="20"/>
              </w:rPr>
            </w:pPr>
            <w:r w:rsidRPr="00FE39EF">
              <w:rPr>
                <w:sz w:val="20"/>
              </w:rPr>
              <w:t>DE</w:t>
            </w:r>
          </w:p>
        </w:tc>
        <w:tc>
          <w:tcPr>
            <w:tcW w:w="7231" w:type="dxa"/>
            <w:tcBorders>
              <w:top w:val="single" w:color="999999" w:sz="4" w:space="0"/>
              <w:left w:val="single" w:color="999999" w:sz="4" w:space="0"/>
              <w:bottom w:val="single" w:color="999999" w:sz="4" w:space="0"/>
              <w:right w:val="single" w:color="999999" w:sz="4" w:space="0"/>
            </w:tcBorders>
            <w:shd w:val="clear" w:color="auto" w:fill="FFFFFF"/>
            <w:tcMar>
              <w:left w:w="113" w:type="dxa"/>
              <w:right w:w="113" w:type="dxa"/>
            </w:tcMar>
            <w:vAlign w:val="center"/>
          </w:tcPr>
          <w:p w:rsidRPr="00FE39EF" w:rsidR="003A3288" w:rsidP="00093D84" w:rsidRDefault="003A3288" w14:paraId="208154F5" w14:textId="77777777">
            <w:pPr>
              <w:pStyle w:val="TableCell"/>
              <w:rPr>
                <w:rFonts w:ascii="Times New Roman" w:hAnsi="Times New Roman"/>
                <w:color w:val="auto"/>
                <w:szCs w:val="20"/>
              </w:rPr>
            </w:pPr>
            <w:r w:rsidRPr="00FE39EF">
              <w:rPr>
                <w:rFonts w:ascii="Times New Roman" w:hAnsi="Times New Roman"/>
                <w:color w:val="auto"/>
                <w:szCs w:val="20"/>
              </w:rPr>
              <w:t>Data Element</w:t>
            </w:r>
          </w:p>
        </w:tc>
      </w:tr>
      <w:tr w:rsidRPr="00FE39EF" w:rsidR="002230D3" w:rsidTr="009F2264" w14:paraId="3A0A86AE" w14:textId="77777777">
        <w:trPr>
          <w:trHeight w:val="209"/>
          <w:tblHeader/>
        </w:trPr>
        <w:tc>
          <w:tcPr>
            <w:tcW w:w="2033" w:type="dxa"/>
            <w:tcBorders>
              <w:top w:val="single" w:color="999999" w:sz="4" w:space="0"/>
              <w:left w:val="single" w:color="999999" w:sz="4" w:space="0"/>
              <w:bottom w:val="single" w:color="999999" w:sz="4" w:space="0"/>
              <w:right w:val="single" w:color="999999" w:sz="4" w:space="0"/>
            </w:tcBorders>
            <w:shd w:val="clear" w:color="auto" w:fill="FFFFFF"/>
            <w:tcMar>
              <w:left w:w="113" w:type="dxa"/>
              <w:right w:w="113" w:type="dxa"/>
            </w:tcMar>
            <w:vAlign w:val="center"/>
          </w:tcPr>
          <w:p w:rsidRPr="00FE39EF" w:rsidR="002230D3" w:rsidP="00B63711" w:rsidRDefault="003A3288" w14:paraId="7E1019D8" w14:textId="77777777">
            <w:pPr>
              <w:pStyle w:val="Tablecellstyle"/>
              <w:rPr>
                <w:sz w:val="20"/>
              </w:rPr>
            </w:pPr>
            <w:r w:rsidRPr="00FE39EF">
              <w:rPr>
                <w:sz w:val="20"/>
              </w:rPr>
              <w:t>DG</w:t>
            </w:r>
          </w:p>
        </w:tc>
        <w:tc>
          <w:tcPr>
            <w:tcW w:w="7231" w:type="dxa"/>
            <w:tcBorders>
              <w:top w:val="single" w:color="999999" w:sz="4" w:space="0"/>
              <w:left w:val="single" w:color="999999" w:sz="4" w:space="0"/>
              <w:bottom w:val="single" w:color="999999" w:sz="4" w:space="0"/>
              <w:right w:val="single" w:color="999999" w:sz="4" w:space="0"/>
            </w:tcBorders>
            <w:shd w:val="clear" w:color="auto" w:fill="FFFFFF"/>
            <w:tcMar>
              <w:left w:w="113" w:type="dxa"/>
              <w:right w:w="113" w:type="dxa"/>
            </w:tcMar>
            <w:vAlign w:val="center"/>
          </w:tcPr>
          <w:p w:rsidRPr="00FE39EF" w:rsidR="002230D3" w:rsidP="00B63711" w:rsidRDefault="003A3288" w14:paraId="4ABC6F66" w14:textId="77777777">
            <w:pPr>
              <w:pStyle w:val="TableCell"/>
              <w:rPr>
                <w:rFonts w:ascii="Times New Roman" w:hAnsi="Times New Roman"/>
                <w:color w:val="auto"/>
                <w:szCs w:val="20"/>
              </w:rPr>
            </w:pPr>
            <w:r w:rsidRPr="00FE39EF">
              <w:rPr>
                <w:rFonts w:ascii="Times New Roman" w:hAnsi="Times New Roman"/>
                <w:color w:val="auto"/>
                <w:szCs w:val="20"/>
              </w:rPr>
              <w:t>Data Group</w:t>
            </w:r>
          </w:p>
        </w:tc>
      </w:tr>
      <w:tr w:rsidRPr="00FE39EF" w:rsidR="00AD396B" w:rsidTr="009F2264" w14:paraId="1BC49F5B" w14:textId="77777777">
        <w:trPr>
          <w:trHeight w:val="209"/>
          <w:tblHeader/>
        </w:trPr>
        <w:tc>
          <w:tcPr>
            <w:tcW w:w="2033" w:type="dxa"/>
            <w:tcBorders>
              <w:top w:val="single" w:color="999999" w:sz="4" w:space="0"/>
              <w:left w:val="single" w:color="999999" w:sz="4" w:space="0"/>
              <w:bottom w:val="single" w:color="999999" w:sz="4" w:space="0"/>
              <w:right w:val="single" w:color="999999" w:sz="4" w:space="0"/>
            </w:tcBorders>
            <w:shd w:val="clear" w:color="auto" w:fill="FFFFFF"/>
            <w:tcMar>
              <w:left w:w="113" w:type="dxa"/>
              <w:right w:w="113" w:type="dxa"/>
            </w:tcMar>
            <w:vAlign w:val="center"/>
          </w:tcPr>
          <w:p w:rsidRPr="00FE39EF" w:rsidR="00AD396B" w:rsidP="00B63711" w:rsidRDefault="00AD396B" w14:paraId="12AB3CDC" w14:textId="77777777">
            <w:pPr>
              <w:pStyle w:val="Tablecellstyle"/>
              <w:rPr>
                <w:sz w:val="20"/>
              </w:rPr>
            </w:pPr>
            <w:r w:rsidRPr="00FE39EF">
              <w:rPr>
                <w:sz w:val="20"/>
              </w:rPr>
              <w:t>TARIC RS</w:t>
            </w:r>
          </w:p>
        </w:tc>
        <w:tc>
          <w:tcPr>
            <w:tcW w:w="7231" w:type="dxa"/>
            <w:tcBorders>
              <w:top w:val="single" w:color="999999" w:sz="4" w:space="0"/>
              <w:left w:val="single" w:color="999999" w:sz="4" w:space="0"/>
              <w:bottom w:val="single" w:color="999999" w:sz="4" w:space="0"/>
              <w:right w:val="single" w:color="999999" w:sz="4" w:space="0"/>
            </w:tcBorders>
            <w:shd w:val="clear" w:color="auto" w:fill="FFFFFF"/>
            <w:tcMar>
              <w:left w:w="113" w:type="dxa"/>
              <w:right w:w="113" w:type="dxa"/>
            </w:tcMar>
            <w:vAlign w:val="center"/>
          </w:tcPr>
          <w:p w:rsidRPr="00FE39EF" w:rsidR="00AD396B" w:rsidP="00B63711" w:rsidRDefault="00AD396B" w14:paraId="4E4A845C" w14:textId="77777777">
            <w:pPr>
              <w:pStyle w:val="TableCell"/>
              <w:rPr>
                <w:rFonts w:ascii="Times New Roman" w:hAnsi="Times New Roman"/>
                <w:color w:val="auto"/>
                <w:szCs w:val="20"/>
              </w:rPr>
            </w:pPr>
            <w:r w:rsidRPr="00FE39EF">
              <w:rPr>
                <w:rFonts w:ascii="Times New Roman" w:hAnsi="Times New Roman"/>
                <w:color w:val="auto"/>
                <w:szCs w:val="20"/>
              </w:rPr>
              <w:t>Integrated Tariff of the Republic of Serbia</w:t>
            </w:r>
          </w:p>
        </w:tc>
      </w:tr>
      <w:tr w:rsidRPr="00FE39EF" w:rsidR="00AD396B" w:rsidTr="009F2264" w14:paraId="2B9B5DCF" w14:textId="77777777">
        <w:trPr>
          <w:trHeight w:val="209"/>
          <w:tblHeader/>
        </w:trPr>
        <w:tc>
          <w:tcPr>
            <w:tcW w:w="2033" w:type="dxa"/>
            <w:tcBorders>
              <w:top w:val="single" w:color="999999" w:sz="4" w:space="0"/>
              <w:left w:val="single" w:color="999999" w:sz="4" w:space="0"/>
              <w:bottom w:val="single" w:color="999999" w:sz="4" w:space="0"/>
              <w:right w:val="single" w:color="999999" w:sz="4" w:space="0"/>
            </w:tcBorders>
            <w:shd w:val="clear" w:color="auto" w:fill="FFFFFF"/>
            <w:tcMar>
              <w:left w:w="113" w:type="dxa"/>
              <w:right w:w="113" w:type="dxa"/>
            </w:tcMar>
            <w:vAlign w:val="center"/>
          </w:tcPr>
          <w:p w:rsidRPr="00FE39EF" w:rsidR="00AD396B" w:rsidP="00B63711" w:rsidRDefault="00AD396B" w14:paraId="6122290B" w14:textId="77777777">
            <w:pPr>
              <w:pStyle w:val="Tablecellstyle"/>
              <w:rPr>
                <w:sz w:val="20"/>
              </w:rPr>
            </w:pPr>
            <w:r w:rsidRPr="00FE39EF">
              <w:rPr>
                <w:sz w:val="20"/>
              </w:rPr>
              <w:t>XML</w:t>
            </w:r>
          </w:p>
        </w:tc>
        <w:tc>
          <w:tcPr>
            <w:tcW w:w="7231" w:type="dxa"/>
            <w:tcBorders>
              <w:top w:val="single" w:color="999999" w:sz="4" w:space="0"/>
              <w:left w:val="single" w:color="999999" w:sz="4" w:space="0"/>
              <w:bottom w:val="single" w:color="999999" w:sz="4" w:space="0"/>
              <w:right w:val="single" w:color="999999" w:sz="4" w:space="0"/>
            </w:tcBorders>
            <w:shd w:val="clear" w:color="auto" w:fill="FFFFFF"/>
            <w:tcMar>
              <w:left w:w="113" w:type="dxa"/>
              <w:right w:w="113" w:type="dxa"/>
            </w:tcMar>
            <w:vAlign w:val="center"/>
          </w:tcPr>
          <w:p w:rsidRPr="00FE39EF" w:rsidR="00AD396B" w:rsidP="00B63711" w:rsidRDefault="00AD396B" w14:paraId="768D73AB" w14:textId="77777777">
            <w:pPr>
              <w:pStyle w:val="TableCell"/>
              <w:rPr>
                <w:rFonts w:ascii="Times New Roman" w:hAnsi="Times New Roman"/>
                <w:color w:val="auto"/>
                <w:szCs w:val="20"/>
              </w:rPr>
            </w:pPr>
            <w:r w:rsidRPr="00FE39EF">
              <w:rPr>
                <w:rFonts w:ascii="Times New Roman" w:hAnsi="Times New Roman"/>
                <w:color w:val="auto"/>
                <w:szCs w:val="20"/>
              </w:rPr>
              <w:t>Extensible Markup Language</w:t>
            </w:r>
          </w:p>
        </w:tc>
      </w:tr>
      <w:tr w:rsidRPr="00FE39EF" w:rsidR="00AD396B" w:rsidTr="009F2264" w14:paraId="037C4E7A" w14:textId="77777777">
        <w:trPr>
          <w:trHeight w:val="209"/>
          <w:tblHeader/>
        </w:trPr>
        <w:tc>
          <w:tcPr>
            <w:tcW w:w="2033" w:type="dxa"/>
            <w:tcBorders>
              <w:top w:val="single" w:color="999999" w:sz="4" w:space="0"/>
              <w:left w:val="single" w:color="999999" w:sz="4" w:space="0"/>
              <w:bottom w:val="single" w:color="999999" w:sz="4" w:space="0"/>
              <w:right w:val="single" w:color="999999" w:sz="4" w:space="0"/>
            </w:tcBorders>
            <w:shd w:val="clear" w:color="auto" w:fill="FFFFFF"/>
            <w:tcMar>
              <w:left w:w="113" w:type="dxa"/>
              <w:right w:w="113" w:type="dxa"/>
            </w:tcMar>
            <w:vAlign w:val="center"/>
          </w:tcPr>
          <w:p w:rsidRPr="00FE39EF" w:rsidR="00AD396B" w:rsidP="00B63711" w:rsidRDefault="00AD396B" w14:paraId="026A9D41" w14:textId="77777777">
            <w:pPr>
              <w:pStyle w:val="Tablecellstyle"/>
              <w:rPr>
                <w:sz w:val="20"/>
              </w:rPr>
            </w:pPr>
            <w:r w:rsidRPr="00FE39EF">
              <w:rPr>
                <w:sz w:val="20"/>
              </w:rPr>
              <w:t>XSD</w:t>
            </w:r>
          </w:p>
        </w:tc>
        <w:tc>
          <w:tcPr>
            <w:tcW w:w="7231" w:type="dxa"/>
            <w:tcBorders>
              <w:top w:val="single" w:color="999999" w:sz="4" w:space="0"/>
              <w:left w:val="single" w:color="999999" w:sz="4" w:space="0"/>
              <w:bottom w:val="single" w:color="999999" w:sz="4" w:space="0"/>
              <w:right w:val="single" w:color="999999" w:sz="4" w:space="0"/>
            </w:tcBorders>
            <w:shd w:val="clear" w:color="auto" w:fill="FFFFFF"/>
            <w:tcMar>
              <w:left w:w="113" w:type="dxa"/>
              <w:right w:w="113" w:type="dxa"/>
            </w:tcMar>
            <w:vAlign w:val="center"/>
          </w:tcPr>
          <w:p w:rsidRPr="00FE39EF" w:rsidR="00AD396B" w:rsidP="00B63711" w:rsidRDefault="00AD396B" w14:paraId="4F1F6BED" w14:textId="77777777">
            <w:pPr>
              <w:pStyle w:val="TableCell"/>
              <w:rPr>
                <w:rFonts w:ascii="Times New Roman" w:hAnsi="Times New Roman"/>
                <w:color w:val="auto"/>
                <w:szCs w:val="20"/>
              </w:rPr>
            </w:pPr>
            <w:r w:rsidRPr="00FE39EF">
              <w:rPr>
                <w:rFonts w:ascii="Times New Roman" w:hAnsi="Times New Roman"/>
                <w:color w:val="auto"/>
                <w:szCs w:val="20"/>
              </w:rPr>
              <w:t>XML Schema Definition</w:t>
            </w:r>
          </w:p>
        </w:tc>
      </w:tr>
      <w:tr w:rsidRPr="00FE39EF" w:rsidR="000626F4" w:rsidTr="009F2264" w14:paraId="067BD68A" w14:textId="77777777">
        <w:trPr>
          <w:trHeight w:val="209"/>
          <w:tblHeader/>
        </w:trPr>
        <w:tc>
          <w:tcPr>
            <w:tcW w:w="2033" w:type="dxa"/>
            <w:tcBorders>
              <w:top w:val="single" w:color="999999" w:sz="4" w:space="0"/>
              <w:left w:val="single" w:color="999999" w:sz="4" w:space="0"/>
              <w:bottom w:val="single" w:color="999999" w:sz="4" w:space="0"/>
              <w:right w:val="single" w:color="999999" w:sz="4" w:space="0"/>
            </w:tcBorders>
            <w:shd w:val="clear" w:color="auto" w:fill="FFFFFF"/>
            <w:tcMar>
              <w:left w:w="113" w:type="dxa"/>
              <w:right w:w="113" w:type="dxa"/>
            </w:tcMar>
            <w:vAlign w:val="center"/>
          </w:tcPr>
          <w:p w:rsidRPr="00FE39EF" w:rsidR="000626F4" w:rsidP="00B63711" w:rsidRDefault="000626F4" w14:paraId="6FF8EC55" w14:textId="2BF448AD">
            <w:pPr>
              <w:pStyle w:val="Tablecellstyle"/>
              <w:rPr>
                <w:sz w:val="20"/>
              </w:rPr>
            </w:pPr>
            <w:bookmarkStart w:name="_Ref346627615" w:id="31"/>
            <w:bookmarkStart w:name="_Toc56781154" w:id="32"/>
            <w:r>
              <w:rPr>
                <w:sz w:val="20"/>
              </w:rPr>
              <w:t>MVP</w:t>
            </w:r>
          </w:p>
        </w:tc>
        <w:tc>
          <w:tcPr>
            <w:tcW w:w="7231" w:type="dxa"/>
            <w:tcBorders>
              <w:top w:val="single" w:color="999999" w:sz="4" w:space="0"/>
              <w:left w:val="single" w:color="999999" w:sz="4" w:space="0"/>
              <w:bottom w:val="single" w:color="999999" w:sz="4" w:space="0"/>
              <w:right w:val="single" w:color="999999" w:sz="4" w:space="0"/>
            </w:tcBorders>
            <w:shd w:val="clear" w:color="auto" w:fill="FFFFFF"/>
            <w:tcMar>
              <w:left w:w="113" w:type="dxa"/>
              <w:right w:w="113" w:type="dxa"/>
            </w:tcMar>
            <w:vAlign w:val="center"/>
          </w:tcPr>
          <w:p w:rsidRPr="00FE39EF" w:rsidR="000626F4" w:rsidP="00B63711" w:rsidRDefault="000626F4" w14:paraId="3B8F60A8" w14:textId="76FA56CB">
            <w:pPr>
              <w:pStyle w:val="TableCell"/>
              <w:rPr>
                <w:rFonts w:ascii="Times New Roman" w:hAnsi="Times New Roman"/>
                <w:color w:val="auto"/>
                <w:szCs w:val="20"/>
              </w:rPr>
            </w:pPr>
            <w:r>
              <w:rPr>
                <w:rFonts w:ascii="Times New Roman" w:hAnsi="Times New Roman"/>
                <w:color w:val="auto"/>
                <w:szCs w:val="20"/>
              </w:rPr>
              <w:t>Minimal Viable Prototype</w:t>
            </w:r>
          </w:p>
        </w:tc>
      </w:tr>
    </w:tbl>
    <w:p w:rsidRPr="00FE39EF" w:rsidR="00860CD8" w:rsidP="00B379EC" w:rsidRDefault="00860CD8" w14:paraId="52DB4D99" w14:textId="77777777">
      <w:pPr>
        <w:pStyle w:val="Heading2"/>
      </w:pPr>
      <w:bookmarkStart w:name="_Toc222343924" w:id="33"/>
      <w:r w:rsidRPr="00FE39EF">
        <w:t>Document Conventions</w:t>
      </w:r>
      <w:bookmarkEnd w:id="23"/>
      <w:bookmarkEnd w:id="24"/>
      <w:bookmarkEnd w:id="25"/>
      <w:bookmarkEnd w:id="26"/>
      <w:bookmarkEnd w:id="27"/>
      <w:bookmarkEnd w:id="28"/>
      <w:bookmarkEnd w:id="29"/>
      <w:bookmarkEnd w:id="31"/>
      <w:bookmarkEnd w:id="32"/>
      <w:bookmarkEnd w:id="33"/>
    </w:p>
    <w:p w:rsidRPr="00FE39EF" w:rsidR="00E2254A" w:rsidP="00B63711" w:rsidRDefault="00E2254A" w14:paraId="423CD806" w14:textId="77777777">
      <w:bookmarkStart w:name="_Ref311045054" w:id="34"/>
      <w:bookmarkStart w:name="_Ref311045113" w:id="35"/>
      <w:bookmarkStart w:name="_Ref346792907" w:id="36"/>
      <w:bookmarkStart w:name="_Ref346877888" w:id="37"/>
      <w:bookmarkStart w:name="_Ref310324064" w:id="38"/>
      <w:bookmarkStart w:name="_Ref310324122" w:id="39"/>
      <w:r w:rsidRPr="00FE39EF">
        <w:t xml:space="preserve">Referenced </w:t>
      </w:r>
      <w:r w:rsidRPr="00FE39EF" w:rsidR="002E6AA2">
        <w:t>messages are shown in brackets ().</w:t>
      </w:r>
    </w:p>
    <w:p w:rsidRPr="00FE39EF" w:rsidR="00A32212" w:rsidP="00B63711" w:rsidRDefault="00A32212" w14:paraId="3338382B" w14:textId="77777777">
      <w:r w:rsidRPr="00FE39EF">
        <w:t>Reference documents are shown in brackets [].</w:t>
      </w:r>
    </w:p>
    <w:p w:rsidR="006240C0" w:rsidP="00B63711" w:rsidRDefault="006240C0" w14:paraId="175F489E" w14:textId="77777777">
      <w:pPr>
        <w:rPr>
          <w:highlight w:val="yellow"/>
        </w:rPr>
      </w:pPr>
      <w:bookmarkStart w:name="_Ref56069639" w:id="40"/>
      <w:bookmarkStart w:name="_Ref56069649" w:id="41"/>
      <w:bookmarkStart w:name="_Ref56069659" w:id="42"/>
      <w:bookmarkStart w:name="_Ref56069676" w:id="43"/>
      <w:bookmarkStart w:name="_Toc56781155" w:id="44"/>
    </w:p>
    <w:p w:rsidR="008E2B53" w:rsidP="00B63711" w:rsidRDefault="008E2B53" w14:paraId="11DD31CE" w14:textId="77777777">
      <w:pPr>
        <w:rPr>
          <w:highlight w:val="yellow"/>
        </w:rPr>
      </w:pPr>
    </w:p>
    <w:p w:rsidR="008E2B53" w:rsidP="00B63711" w:rsidRDefault="008E2B53" w14:paraId="1EA6D1BB" w14:textId="77777777">
      <w:pPr>
        <w:rPr>
          <w:highlight w:val="yellow"/>
        </w:rPr>
      </w:pPr>
    </w:p>
    <w:p w:rsidR="008E2B53" w:rsidP="00B63711" w:rsidRDefault="008E2B53" w14:paraId="42857F0B" w14:textId="77777777">
      <w:pPr>
        <w:rPr>
          <w:highlight w:val="yellow"/>
        </w:rPr>
      </w:pPr>
    </w:p>
    <w:p w:rsidR="008E2B53" w:rsidP="00B63711" w:rsidRDefault="008E2B53" w14:paraId="30657EDB" w14:textId="77777777">
      <w:pPr>
        <w:rPr>
          <w:highlight w:val="yellow"/>
        </w:rPr>
      </w:pPr>
    </w:p>
    <w:p w:rsidR="008E2B53" w:rsidP="00B63711" w:rsidRDefault="008E2B53" w14:paraId="416778C2" w14:textId="77777777">
      <w:pPr>
        <w:rPr>
          <w:highlight w:val="yellow"/>
        </w:rPr>
      </w:pPr>
    </w:p>
    <w:p w:rsidR="008E2B53" w:rsidP="00B63711" w:rsidRDefault="008E2B53" w14:paraId="0E9BAD17" w14:textId="77777777">
      <w:pPr>
        <w:rPr>
          <w:highlight w:val="yellow"/>
        </w:rPr>
      </w:pPr>
    </w:p>
    <w:p w:rsidR="008E2B53" w:rsidP="00B63711" w:rsidRDefault="008E2B53" w14:paraId="01E5E9E5" w14:textId="77777777">
      <w:pPr>
        <w:rPr>
          <w:highlight w:val="yellow"/>
        </w:rPr>
      </w:pPr>
    </w:p>
    <w:p w:rsidR="008E2B53" w:rsidP="00B63711" w:rsidRDefault="008E2B53" w14:paraId="57D2AEC3" w14:textId="77777777">
      <w:pPr>
        <w:rPr>
          <w:highlight w:val="yellow"/>
        </w:rPr>
      </w:pPr>
    </w:p>
    <w:p w:rsidR="00055FA3" w:rsidP="00B379EC" w:rsidRDefault="00055FA3" w14:paraId="1A33C4D5" w14:textId="77777777">
      <w:pPr>
        <w:pStyle w:val="Heading2"/>
      </w:pPr>
      <w:bookmarkStart w:name="_Toc222343925" w:id="45"/>
      <w:r w:rsidRPr="00055FA3">
        <w:t>Document History</w:t>
      </w:r>
      <w:bookmarkEnd w:id="45"/>
    </w:p>
    <w:p w:rsidR="00055FA3" w:rsidP="00055FA3" w:rsidRDefault="00055FA3" w14:paraId="7F2CB8BF" w14:textId="77777777"/>
    <w:tbl>
      <w:tblPr>
        <w:tblStyle w:val="TableGrid"/>
        <w:tblW w:w="9661" w:type="dxa"/>
        <w:tblLook w:val="04A0" w:firstRow="1" w:lastRow="0" w:firstColumn="1" w:lastColumn="0" w:noHBand="0" w:noVBand="1"/>
      </w:tblPr>
      <w:tblGrid>
        <w:gridCol w:w="1980"/>
        <w:gridCol w:w="6379"/>
        <w:gridCol w:w="1302"/>
      </w:tblGrid>
      <w:tr w:rsidR="00666C92" w:rsidTr="00666C92" w14:paraId="71B63353" w14:textId="77777777">
        <w:trPr>
          <w:cnfStyle w:val="100000000000" w:firstRow="1" w:lastRow="0" w:firstColumn="0" w:lastColumn="0" w:oddVBand="0" w:evenVBand="0" w:oddHBand="0" w:evenHBand="0" w:firstRowFirstColumn="0" w:firstRowLastColumn="0" w:lastRowFirstColumn="0" w:lastRowLastColumn="0"/>
          <w:trHeight w:val="765"/>
        </w:trPr>
        <w:tc>
          <w:tcPr>
            <w:tcW w:w="1980" w:type="dxa"/>
          </w:tcPr>
          <w:p w:rsidR="00666C92" w:rsidP="00055FA3" w:rsidRDefault="00666C92" w14:paraId="147041E1" w14:textId="2EEABACC">
            <w:r>
              <w:t>Author</w:t>
            </w:r>
          </w:p>
        </w:tc>
        <w:tc>
          <w:tcPr>
            <w:tcW w:w="6379" w:type="dxa"/>
          </w:tcPr>
          <w:p w:rsidR="00666C92" w:rsidP="00055FA3" w:rsidRDefault="00666C92" w14:paraId="319BFED9" w14:textId="69856FB7">
            <w:r>
              <w:t>Chapters changed/Descri</w:t>
            </w:r>
            <w:r w:rsidR="00831E11">
              <w:t>pt</w:t>
            </w:r>
            <w:r>
              <w:t>ion</w:t>
            </w:r>
            <w:r w:rsidR="00831E11">
              <w:t xml:space="preserve"> of changes</w:t>
            </w:r>
          </w:p>
        </w:tc>
        <w:tc>
          <w:tcPr>
            <w:tcW w:w="1302" w:type="dxa"/>
          </w:tcPr>
          <w:p w:rsidR="00666C92" w:rsidP="00055FA3" w:rsidRDefault="00666C92" w14:paraId="488CA7D1" w14:textId="1D52A00E">
            <w:r>
              <w:t>Date</w:t>
            </w:r>
          </w:p>
        </w:tc>
      </w:tr>
      <w:tr w:rsidR="00666C92" w:rsidTr="00666C92" w14:paraId="5BBC2C95" w14:textId="77777777">
        <w:trPr>
          <w:trHeight w:val="468"/>
        </w:trPr>
        <w:tc>
          <w:tcPr>
            <w:tcW w:w="1980" w:type="dxa"/>
          </w:tcPr>
          <w:p w:rsidR="00666C92" w:rsidP="00055FA3" w:rsidRDefault="00666C92" w14:paraId="75DBFB79" w14:textId="515F4EEA">
            <w:r>
              <w:t>Seyfor/Petr Lenz</w:t>
            </w:r>
          </w:p>
        </w:tc>
        <w:tc>
          <w:tcPr>
            <w:tcW w:w="6379" w:type="dxa"/>
          </w:tcPr>
          <w:p w:rsidR="00666C92" w:rsidP="00055FA3" w:rsidRDefault="00666C92" w14:paraId="134B48C5" w14:textId="07692AAD">
            <w:r>
              <w:t>Initial version</w:t>
            </w:r>
          </w:p>
        </w:tc>
        <w:tc>
          <w:tcPr>
            <w:tcW w:w="1302" w:type="dxa"/>
          </w:tcPr>
          <w:p w:rsidR="00666C92" w:rsidP="00055FA3" w:rsidRDefault="00666C92" w14:paraId="4A337220" w14:textId="58BE54C4">
            <w:r>
              <w:t>01.02.2026</w:t>
            </w:r>
          </w:p>
        </w:tc>
      </w:tr>
      <w:tr w:rsidR="00666C92" w:rsidTr="00666C92" w14:paraId="6D954A84" w14:textId="77777777">
        <w:trPr>
          <w:trHeight w:val="1010"/>
        </w:trPr>
        <w:tc>
          <w:tcPr>
            <w:tcW w:w="1980" w:type="dxa"/>
          </w:tcPr>
          <w:p w:rsidR="00666C92" w:rsidP="00055FA3" w:rsidRDefault="00666C92" w14:paraId="5D07270B" w14:textId="10B0443D">
            <w:r>
              <w:t>Seyfor/Petr Lenz</w:t>
            </w:r>
          </w:p>
        </w:tc>
        <w:tc>
          <w:tcPr>
            <w:tcW w:w="6379" w:type="dxa"/>
          </w:tcPr>
          <w:p w:rsidR="00666C92" w:rsidP="00055FA3" w:rsidRDefault="00666C92" w14:paraId="6483A692" w14:textId="4E8E0298">
            <w:r>
              <w:t>2.2 – added description for Calculator Mock and goods code codelist,</w:t>
            </w:r>
          </w:p>
          <w:p w:rsidR="00666C92" w:rsidP="00055FA3" w:rsidRDefault="00666C92" w14:paraId="4587C4B8" w14:textId="77777777">
            <w:r>
              <w:t>4.1 – updated version of xsd to v0.2</w:t>
            </w:r>
          </w:p>
          <w:p w:rsidR="00666C92" w:rsidP="00055FA3" w:rsidRDefault="0008343F" w14:paraId="299A1E29" w14:textId="716DE272">
            <w:r>
              <w:t xml:space="preserve">4.3 – new chapter </w:t>
            </w:r>
            <w:r w:rsidRPr="007716FF" w:rsidR="007716FF">
              <w:t>ENVIRONMENT DETAILS</w:t>
            </w:r>
          </w:p>
        </w:tc>
        <w:tc>
          <w:tcPr>
            <w:tcW w:w="1302" w:type="dxa"/>
          </w:tcPr>
          <w:p w:rsidR="00666C92" w:rsidP="00055FA3" w:rsidRDefault="00666C92" w14:paraId="6DA77028" w14:textId="21E77028">
            <w:r>
              <w:t>18.02.2026</w:t>
            </w:r>
          </w:p>
          <w:p w:rsidR="00666C92" w:rsidP="00055FA3" w:rsidRDefault="00666C92" w14:paraId="7671C5CE" w14:textId="39D5530D"/>
        </w:tc>
      </w:tr>
      <w:tr w:rsidR="00BC7E13" w:rsidTr="00BC7E13" w14:paraId="016D76D6" w14:textId="77777777">
        <w:trPr>
          <w:trHeight w:val="477"/>
        </w:trPr>
        <w:tc>
          <w:tcPr>
            <w:tcW w:w="1980" w:type="dxa"/>
          </w:tcPr>
          <w:p w:rsidR="00BC7E13" w:rsidP="00055FA3" w:rsidRDefault="00BC7E13" w14:paraId="7A808FE5" w14:textId="77777777"/>
        </w:tc>
        <w:tc>
          <w:tcPr>
            <w:tcW w:w="6379" w:type="dxa"/>
          </w:tcPr>
          <w:p w:rsidR="00BC7E13" w:rsidP="00055FA3" w:rsidRDefault="00BC7E13" w14:paraId="311D4E23" w14:textId="77777777"/>
        </w:tc>
        <w:tc>
          <w:tcPr>
            <w:tcW w:w="1302" w:type="dxa"/>
          </w:tcPr>
          <w:p w:rsidR="00BC7E13" w:rsidP="00055FA3" w:rsidRDefault="00BC7E13" w14:paraId="4C4B57A0" w14:textId="77777777"/>
        </w:tc>
      </w:tr>
    </w:tbl>
    <w:p w:rsidRPr="00055FA3" w:rsidR="006240C0" w:rsidP="00B63711" w:rsidRDefault="006240C0" w14:paraId="0ECFA93C" w14:textId="271467E2">
      <w:pPr>
        <w:sectPr w:rsidRPr="00055FA3" w:rsidR="006240C0" w:rsidSect="002E279A">
          <w:headerReference w:type="even" r:id="rId12"/>
          <w:headerReference w:type="default" r:id="rId13"/>
          <w:footerReference w:type="even" r:id="rId14"/>
          <w:footerReference w:type="default" r:id="rId15"/>
          <w:headerReference w:type="first" r:id="rId16"/>
          <w:footerReference w:type="first" r:id="rId17"/>
          <w:type w:val="continuous"/>
          <w:pgSz w:w="11907" w:h="16840" w:orient="portrait" w:code="9"/>
          <w:pgMar w:top="1344" w:right="1417" w:bottom="1417" w:left="1417" w:header="680" w:footer="709" w:gutter="0"/>
          <w:cols w:space="708"/>
          <w:docGrid w:linePitch="360"/>
        </w:sectPr>
      </w:pPr>
    </w:p>
    <w:p w:rsidRPr="00FE39EF" w:rsidR="00F62A1A" w:rsidP="00B63711" w:rsidRDefault="00E151F7" w14:paraId="4F9C0D95" w14:textId="165AF21B">
      <w:pPr>
        <w:pStyle w:val="Heading1"/>
      </w:pPr>
      <w:bookmarkStart w:name="_Ref209099613" w:id="46"/>
      <w:bookmarkStart w:name="_Toc222343926" w:id="47"/>
      <w:r w:rsidRPr="00FE39EF">
        <w:t xml:space="preserve">Purpose and Scope of </w:t>
      </w:r>
      <w:r w:rsidRPr="00FE39EF" w:rsidR="00BA3C6A">
        <w:t xml:space="preserve">Integration </w:t>
      </w:r>
      <w:r w:rsidRPr="00FE39EF" w:rsidR="00A06A86">
        <w:t>with AIS/AES</w:t>
      </w:r>
      <w:bookmarkEnd w:id="47"/>
    </w:p>
    <w:p w:rsidRPr="00FE39EF" w:rsidR="00E151F7" w:rsidP="00BC7E13" w:rsidRDefault="3C3CF60F" w14:paraId="01AD7227" w14:textId="591D78E0">
      <w:pPr>
        <w:spacing w:before="120"/>
        <w:jc w:val="both"/>
      </w:pPr>
      <w:r w:rsidRPr="00FE39EF">
        <w:t>The purpose</w:t>
      </w:r>
      <w:r w:rsidRPr="00FE39EF" w:rsidR="00FA6630">
        <w:t xml:space="preserve"> of Taric RS system</w:t>
      </w:r>
      <w:r w:rsidRPr="00FE39EF" w:rsidR="00E151F7">
        <w:t>,</w:t>
      </w:r>
      <w:r w:rsidRPr="00FE39EF" w:rsidR="00FA6630">
        <w:t xml:space="preserve"> in relation to national Import</w:t>
      </w:r>
      <w:r w:rsidRPr="00FE39EF" w:rsidR="00E151F7">
        <w:t xml:space="preserve"> and </w:t>
      </w:r>
      <w:r w:rsidRPr="00FE39EF" w:rsidR="00FA6630">
        <w:t>Export systems</w:t>
      </w:r>
      <w:r w:rsidRPr="00FE39EF" w:rsidR="00E151F7">
        <w:t>,</w:t>
      </w:r>
      <w:r w:rsidRPr="00FE39EF" w:rsidR="00FA6630">
        <w:t xml:space="preserve"> is to identify</w:t>
      </w:r>
      <w:r w:rsidRPr="00FE39EF" w:rsidR="00E151F7">
        <w:t>, evaluate,</w:t>
      </w:r>
      <w:r w:rsidRPr="00FE39EF" w:rsidR="00FA6630">
        <w:t xml:space="preserve"> and</w:t>
      </w:r>
      <w:r w:rsidRPr="00FE39EF" w:rsidR="00E151F7">
        <w:t xml:space="preserve"> provide</w:t>
      </w:r>
      <w:r w:rsidRPr="00FE39EF" w:rsidR="00FA6630">
        <w:t xml:space="preserve"> </w:t>
      </w:r>
      <w:r w:rsidRPr="00FE39EF" w:rsidR="00E151F7">
        <w:t xml:space="preserve">applicable </w:t>
      </w:r>
      <w:r w:rsidRPr="00FE39EF" w:rsidR="00FA6630">
        <w:t>tariff and non-tariff measures</w:t>
      </w:r>
      <w:r w:rsidRPr="00FE39EF" w:rsidR="00D16356">
        <w:t xml:space="preserve"> for declared goods</w:t>
      </w:r>
      <w:r w:rsidRPr="00FE39EF" w:rsidR="00FA6630">
        <w:t xml:space="preserve">. </w:t>
      </w:r>
    </w:p>
    <w:p w:rsidRPr="00FE39EF" w:rsidR="00E614B3" w:rsidP="00E151F7" w:rsidRDefault="00E151F7" w14:paraId="71AA76B5" w14:textId="15F2938F">
      <w:pPr>
        <w:jc w:val="both"/>
      </w:pPr>
      <w:r w:rsidRPr="00FE39EF">
        <w:t>The n</w:t>
      </w:r>
      <w:r w:rsidRPr="00FE39EF" w:rsidR="00FA6630">
        <w:t>ational Import</w:t>
      </w:r>
      <w:r w:rsidRPr="00FE39EF">
        <w:t xml:space="preserve"> and </w:t>
      </w:r>
      <w:r w:rsidRPr="00FE39EF" w:rsidR="00FA6630">
        <w:t xml:space="preserve">Export systems </w:t>
      </w:r>
      <w:r w:rsidRPr="00FE39EF">
        <w:t>(</w:t>
      </w:r>
      <w:r w:rsidRPr="00FE39EF" w:rsidR="00FA6630">
        <w:t>AIS and AES</w:t>
      </w:r>
      <w:r w:rsidRPr="00FE39EF">
        <w:t>)</w:t>
      </w:r>
      <w:r w:rsidRPr="00FE39EF" w:rsidR="00FA6630">
        <w:t xml:space="preserve"> </w:t>
      </w:r>
      <w:r w:rsidRPr="00FE39EF" w:rsidR="00E614B3">
        <w:t xml:space="preserve">obtain </w:t>
      </w:r>
      <w:r w:rsidRPr="00FE39EF" w:rsidR="00FA6630">
        <w:t xml:space="preserve">this information by </w:t>
      </w:r>
      <w:r w:rsidRPr="00FE39EF" w:rsidR="00E614B3">
        <w:t xml:space="preserve">submitting a TaricRequest </w:t>
      </w:r>
      <w:r w:rsidRPr="00FE39EF" w:rsidR="00FA6630">
        <w:t xml:space="preserve">message to Taric RS </w:t>
      </w:r>
      <w:r w:rsidRPr="00FE39EF" w:rsidR="00E614B3">
        <w:t>system. In response,</w:t>
      </w:r>
      <w:r w:rsidRPr="00FE39EF" w:rsidR="00FA6630">
        <w:t xml:space="preserve"> Taric RS </w:t>
      </w:r>
      <w:r w:rsidRPr="00FE39EF" w:rsidR="00E614B3">
        <w:t>returns the requested tariff and regulatory</w:t>
      </w:r>
      <w:r w:rsidRPr="00FE39EF" w:rsidR="00FA6630">
        <w:t xml:space="preserve"> data </w:t>
      </w:r>
      <w:r w:rsidRPr="00FE39EF" w:rsidR="00E614B3">
        <w:t xml:space="preserve">via a </w:t>
      </w:r>
      <w:r w:rsidRPr="00FE39EF" w:rsidR="00FA6630">
        <w:t>TaricResponse</w:t>
      </w:r>
      <w:r w:rsidRPr="00FE39EF" w:rsidR="00E614B3">
        <w:t xml:space="preserve"> message</w:t>
      </w:r>
      <w:r w:rsidRPr="00FE39EF" w:rsidR="00FA6630">
        <w:t>.</w:t>
      </w:r>
      <w:r w:rsidRPr="00FE39EF" w:rsidR="00D16356">
        <w:t xml:space="preserve"> </w:t>
      </w:r>
    </w:p>
    <w:p w:rsidRPr="00FE39EF" w:rsidR="001320A2" w:rsidP="00E151F7" w:rsidRDefault="001320A2" w14:paraId="6F1E6CA4" w14:textId="6CC26566">
      <w:pPr>
        <w:jc w:val="both"/>
      </w:pPr>
      <w:r w:rsidRPr="00FE39EF">
        <w:t>In a</w:t>
      </w:r>
      <w:r w:rsidRPr="00FE39EF" w:rsidR="00029C69">
        <w:t>ddition</w:t>
      </w:r>
      <w:r w:rsidRPr="00FE39EF">
        <w:t xml:space="preserve"> to providing tariff and non-tariff measures</w:t>
      </w:r>
      <w:r w:rsidRPr="00FE39EF" w:rsidR="00029C69">
        <w:t>,</w:t>
      </w:r>
      <w:r w:rsidRPr="00FE39EF" w:rsidR="00D16356">
        <w:t xml:space="preserve"> Taric RS provide</w:t>
      </w:r>
      <w:r w:rsidRPr="00FE39EF">
        <w:t>s</w:t>
      </w:r>
      <w:r w:rsidRPr="00FE39EF" w:rsidR="00D16356">
        <w:t xml:space="preserve"> basic validation functionality </w:t>
      </w:r>
      <w:r w:rsidRPr="00FE39EF">
        <w:t>for</w:t>
      </w:r>
      <w:r w:rsidRPr="00FE39EF" w:rsidR="00D16356">
        <w:t xml:space="preserve"> declared Goods</w:t>
      </w:r>
      <w:r w:rsidRPr="00FE39EF">
        <w:t xml:space="preserve"> </w:t>
      </w:r>
      <w:r w:rsidRPr="00FE39EF" w:rsidR="00D16356">
        <w:t>Code</w:t>
      </w:r>
      <w:r w:rsidRPr="00FE39EF">
        <w:t>s. This validation is available:</w:t>
      </w:r>
    </w:p>
    <w:p w:rsidRPr="00FE39EF" w:rsidR="001E016D" w:rsidP="001320A2" w:rsidRDefault="001320A2" w14:paraId="40643BA8" w14:textId="78B8DEAE">
      <w:pPr>
        <w:pStyle w:val="ListParagraph"/>
        <w:numPr>
          <w:ilvl w:val="0"/>
          <w:numId w:val="33"/>
        </w:numPr>
        <w:jc w:val="both"/>
      </w:pPr>
      <w:r w:rsidRPr="00FE39EF">
        <w:t>as part of the</w:t>
      </w:r>
      <w:r w:rsidRPr="00FE39EF" w:rsidR="00D16356">
        <w:t xml:space="preserve"> TaricRequest </w:t>
      </w:r>
      <w:r w:rsidRPr="00FE39EF" w:rsidR="001E016D">
        <w:t>processing during the declaration evaluation process, and</w:t>
      </w:r>
    </w:p>
    <w:p w:rsidRPr="00FE39EF" w:rsidR="00FA6630" w:rsidP="001320A2" w:rsidRDefault="001E016D" w14:paraId="6CD59596" w14:textId="2D13EF69">
      <w:pPr>
        <w:pStyle w:val="ListParagraph"/>
        <w:numPr>
          <w:ilvl w:val="0"/>
          <w:numId w:val="33"/>
        </w:numPr>
        <w:jc w:val="both"/>
      </w:pPr>
      <w:r w:rsidRPr="00FE39EF">
        <w:t xml:space="preserve">through a standalone Goods Code codelist, </w:t>
      </w:r>
      <w:r w:rsidRPr="00FE39EF" w:rsidR="00D16356">
        <w:t xml:space="preserve">which </w:t>
      </w:r>
      <w:r w:rsidRPr="00FE39EF">
        <w:t xml:space="preserve">may </w:t>
      </w:r>
      <w:r w:rsidRPr="00FE39EF" w:rsidR="00D16356">
        <w:t xml:space="preserve">be used </w:t>
      </w:r>
      <w:r w:rsidRPr="00FE39EF">
        <w:t>by national systems for preliminary validation prior to submitting</w:t>
      </w:r>
      <w:r w:rsidRPr="00FE39EF" w:rsidR="0051359B">
        <w:t xml:space="preserve"> a</w:t>
      </w:r>
      <w:r w:rsidRPr="00FE39EF" w:rsidR="00D16356">
        <w:t xml:space="preserve"> TaricRequest.</w:t>
      </w:r>
    </w:p>
    <w:p w:rsidRPr="00FE39EF" w:rsidR="00FA6630" w:rsidP="00B63711" w:rsidRDefault="00FA6630" w14:paraId="2EAA5621" w14:textId="5E1F31AA">
      <w:r w:rsidRPr="00FE39EF">
        <w:t xml:space="preserve">The </w:t>
      </w:r>
      <w:r w:rsidRPr="00FE39EF" w:rsidR="0051359B">
        <w:t xml:space="preserve">processing </w:t>
      </w:r>
      <w:r w:rsidRPr="00FE39EF">
        <w:t xml:space="preserve">logic of </w:t>
      </w:r>
      <w:r w:rsidRPr="00FE39EF" w:rsidR="0051359B">
        <w:t xml:space="preserve">the </w:t>
      </w:r>
      <w:r w:rsidRPr="00FE39EF">
        <w:t xml:space="preserve">TaricRequest </w:t>
      </w:r>
      <w:r w:rsidRPr="00FE39EF" w:rsidR="0051359B">
        <w:t xml:space="preserve">message </w:t>
      </w:r>
      <w:r w:rsidRPr="00FE39EF">
        <w:t xml:space="preserve">and </w:t>
      </w:r>
      <w:r w:rsidRPr="00FE39EF" w:rsidR="0051359B">
        <w:t xml:space="preserve">the structure and content of the </w:t>
      </w:r>
      <w:r w:rsidRPr="00FE39EF">
        <w:t xml:space="preserve">TaricResponse </w:t>
      </w:r>
      <w:r w:rsidRPr="00FE39EF" w:rsidR="0051359B">
        <w:t>message are</w:t>
      </w:r>
      <w:r w:rsidRPr="00FE39EF">
        <w:t xml:space="preserve"> described in following </w:t>
      </w:r>
      <w:r w:rsidRPr="00FE39EF" w:rsidR="009D7734">
        <w:t>chapters</w:t>
      </w:r>
      <w:r w:rsidRPr="00FE39EF">
        <w:t>.</w:t>
      </w:r>
    </w:p>
    <w:p w:rsidRPr="00FE39EF" w:rsidR="00F62A1A" w:rsidP="00B379EC" w:rsidRDefault="0053304B" w14:paraId="7ABE0371" w14:textId="43597343">
      <w:pPr>
        <w:pStyle w:val="Heading2"/>
      </w:pPr>
      <w:bookmarkStart w:name="_Toc222343927" w:id="48"/>
      <w:r w:rsidRPr="00FE39EF">
        <w:t>Evaluation of declaration</w:t>
      </w:r>
      <w:bookmarkEnd w:id="48"/>
    </w:p>
    <w:p w:rsidRPr="00FE39EF" w:rsidR="00711D5E" w:rsidP="00BC7E13" w:rsidRDefault="003A1867" w14:paraId="5BC59C4B" w14:textId="28189529">
      <w:pPr>
        <w:spacing w:before="120"/>
        <w:jc w:val="both"/>
      </w:pPr>
      <w:bookmarkStart w:name="_Hlk217313141" w:id="49"/>
      <w:r w:rsidRPr="00FE39EF">
        <w:t>The e</w:t>
      </w:r>
      <w:r w:rsidRPr="00FE39EF" w:rsidR="0053304B">
        <w:t xml:space="preserve">valuation of </w:t>
      </w:r>
      <w:r w:rsidRPr="00FE39EF">
        <w:t xml:space="preserve">a customs </w:t>
      </w:r>
      <w:r w:rsidRPr="00FE39EF" w:rsidR="0053304B">
        <w:t xml:space="preserve">declaration in </w:t>
      </w:r>
      <w:r w:rsidRPr="00FE39EF">
        <w:t xml:space="preserve">the </w:t>
      </w:r>
      <w:r w:rsidRPr="00FE39EF" w:rsidR="0053304B">
        <w:t xml:space="preserve">Taric RS </w:t>
      </w:r>
      <w:r w:rsidRPr="00FE39EF">
        <w:t xml:space="preserve">system </w:t>
      </w:r>
      <w:r w:rsidRPr="00FE39EF" w:rsidR="0053304B">
        <w:t xml:space="preserve">is </w:t>
      </w:r>
      <w:r w:rsidRPr="00FE39EF">
        <w:t xml:space="preserve">initiated </w:t>
      </w:r>
      <w:r w:rsidRPr="00FE39EF" w:rsidR="0053304B">
        <w:t xml:space="preserve">by AIS/AES </w:t>
      </w:r>
      <w:r w:rsidRPr="00FE39EF">
        <w:t xml:space="preserve">submitting </w:t>
      </w:r>
      <w:r w:rsidRPr="00FE39EF" w:rsidR="0053304B">
        <w:t xml:space="preserve">all relevant declaration data </w:t>
      </w:r>
      <w:r w:rsidRPr="00FE39EF">
        <w:t xml:space="preserve">through the TaricRequest </w:t>
      </w:r>
      <w:r w:rsidRPr="00FE39EF" w:rsidR="0053304B">
        <w:t>message.</w:t>
      </w:r>
      <w:r w:rsidRPr="00FE39EF" w:rsidR="00E83B5D">
        <w:t xml:space="preserve"> </w:t>
      </w:r>
      <w:r w:rsidRPr="00FE39EF">
        <w:t xml:space="preserve">While </w:t>
      </w:r>
      <w:r w:rsidRPr="00FE39EF" w:rsidR="00E83B5D">
        <w:t>Taric</w:t>
      </w:r>
      <w:r w:rsidRPr="00FE39EF" w:rsidR="004A03A5">
        <w:t xml:space="preserve"> RS</w:t>
      </w:r>
      <w:r w:rsidRPr="00FE39EF" w:rsidR="00E83B5D">
        <w:t xml:space="preserve"> </w:t>
      </w:r>
      <w:r w:rsidRPr="00FE39EF" w:rsidR="009D7734">
        <w:t>perform</w:t>
      </w:r>
      <w:r w:rsidRPr="00FE39EF">
        <w:t>s internal</w:t>
      </w:r>
      <w:r w:rsidRPr="00FE39EF" w:rsidR="00E83B5D">
        <w:t xml:space="preserve"> validation of </w:t>
      </w:r>
      <w:r w:rsidRPr="00FE39EF" w:rsidR="00110BB1">
        <w:t xml:space="preserve">the </w:t>
      </w:r>
      <w:r w:rsidRPr="00FE39EF" w:rsidR="00E83B5D">
        <w:t>data</w:t>
      </w:r>
      <w:r w:rsidRPr="00FE39EF" w:rsidR="00110BB1">
        <w:t xml:space="preserve"> contained</w:t>
      </w:r>
      <w:r w:rsidRPr="00FE39EF" w:rsidR="00E83B5D">
        <w:t xml:space="preserve"> in</w:t>
      </w:r>
      <w:r w:rsidRPr="00FE39EF" w:rsidR="00110BB1">
        <w:t xml:space="preserve"> the</w:t>
      </w:r>
      <w:r w:rsidRPr="00FE39EF" w:rsidR="00E83B5D">
        <w:t xml:space="preserve"> </w:t>
      </w:r>
      <w:r w:rsidRPr="00FE39EF" w:rsidR="00110BB1">
        <w:t>r</w:t>
      </w:r>
      <w:r w:rsidRPr="00FE39EF" w:rsidR="00E83B5D">
        <w:t>equest message,</w:t>
      </w:r>
      <w:r w:rsidRPr="00FE39EF" w:rsidR="00110BB1">
        <w:t xml:space="preserve"> it is the responsibility of the originating systems</w:t>
      </w:r>
      <w:r w:rsidRPr="00FE39EF" w:rsidR="00E83B5D">
        <w:t xml:space="preserve"> </w:t>
      </w:r>
      <w:r w:rsidRPr="00FE39EF" w:rsidR="00110BB1">
        <w:t>(</w:t>
      </w:r>
      <w:r w:rsidRPr="00FE39EF" w:rsidR="00E83B5D">
        <w:t>AIS/AES</w:t>
      </w:r>
      <w:r w:rsidRPr="00FE39EF" w:rsidR="00110BB1">
        <w:t>) to ensure</w:t>
      </w:r>
      <w:r w:rsidRPr="00FE39EF" w:rsidR="00711D5E">
        <w:t xml:space="preserve"> that the submitted data is valid prior to sending the request.</w:t>
      </w:r>
    </w:p>
    <w:p w:rsidRPr="00FE39EF" w:rsidR="007028FF" w:rsidP="0051359B" w:rsidRDefault="00711D5E" w14:paraId="6697110A" w14:textId="68AD785D">
      <w:pPr>
        <w:jc w:val="both"/>
      </w:pPr>
      <w:r w:rsidRPr="00FE39EF">
        <w:t>In particular, AIS/AES should perform</w:t>
      </w:r>
      <w:r w:rsidRPr="00FE39EF" w:rsidR="00594919">
        <w:t xml:space="preserve"> preliminary checks using the Goods Code codelist published by Taric RS. This ensures that basic data consistency issues are detected early and reduces unnecessary processing within Taric RS system. </w:t>
      </w:r>
    </w:p>
    <w:p w:rsidRPr="00FE39EF" w:rsidR="0053304B" w:rsidP="0053304B" w:rsidRDefault="0053304B" w14:paraId="77194FEB" w14:textId="26E25C58">
      <w:pPr>
        <w:pStyle w:val="Heading3"/>
        <w:rPr>
          <w:lang w:val="en-GB"/>
        </w:rPr>
      </w:pPr>
      <w:bookmarkStart w:name="_Toc222343928" w:id="50"/>
      <w:r w:rsidRPr="00FE39EF">
        <w:rPr>
          <w:lang w:val="en-GB"/>
        </w:rPr>
        <w:t>TaricRequest message</w:t>
      </w:r>
      <w:bookmarkEnd w:id="50"/>
    </w:p>
    <w:p w:rsidRPr="00FE39EF" w:rsidR="00E7250C" w:rsidP="003D24FA" w:rsidRDefault="00E7250C" w14:paraId="28135C92" w14:textId="39DCADA4">
      <w:pPr>
        <w:spacing w:before="120"/>
      </w:pPr>
      <w:r w:rsidRPr="00FE39EF">
        <w:t>The TaricRequest m</w:t>
      </w:r>
      <w:r w:rsidRPr="00FE39EF" w:rsidR="00E83B5D">
        <w:t xml:space="preserve">essage </w:t>
      </w:r>
      <w:r w:rsidRPr="00FE39EF">
        <w:t xml:space="preserve">is composed </w:t>
      </w:r>
      <w:r w:rsidRPr="00FE39EF" w:rsidR="00E83B5D">
        <w:t xml:space="preserve">of </w:t>
      </w:r>
      <w:r w:rsidRPr="00FE39EF">
        <w:t>three structural levels:</w:t>
      </w:r>
    </w:p>
    <w:p w:rsidRPr="00FE39EF" w:rsidR="00E26AE7" w:rsidP="00E7250C" w:rsidRDefault="00E7250C" w14:paraId="1F641192" w14:textId="6F98EE4E">
      <w:pPr>
        <w:pStyle w:val="ListParagraph"/>
        <w:numPr>
          <w:ilvl w:val="0"/>
          <w:numId w:val="33"/>
        </w:numPr>
      </w:pPr>
      <w:r w:rsidRPr="00FE39EF">
        <w:rPr>
          <w:b/>
          <w:bCs/>
        </w:rPr>
        <w:t>R</w:t>
      </w:r>
      <w:r w:rsidRPr="00FE39EF" w:rsidR="00E83B5D">
        <w:rPr>
          <w:b/>
          <w:bCs/>
        </w:rPr>
        <w:t>oot level</w:t>
      </w:r>
      <w:r w:rsidRPr="00FE39EF" w:rsidR="00E83B5D">
        <w:t xml:space="preserve"> </w:t>
      </w:r>
      <w:r w:rsidRPr="00FE39EF" w:rsidR="00E26AE7">
        <w:t>- contains</w:t>
      </w:r>
      <w:r w:rsidRPr="00FE39EF" w:rsidR="00E83B5D">
        <w:t xml:space="preserve"> technical elements</w:t>
      </w:r>
      <w:r w:rsidRPr="00FE39EF" w:rsidR="00E26AE7">
        <w:t xml:space="preserve"> used for message identification and processing.</w:t>
      </w:r>
    </w:p>
    <w:p w:rsidRPr="00FE39EF" w:rsidR="00E26AE7" w:rsidP="00E7250C" w:rsidRDefault="00E83B5D" w14:paraId="10339911" w14:textId="324DB88F">
      <w:pPr>
        <w:pStyle w:val="ListParagraph"/>
        <w:numPr>
          <w:ilvl w:val="0"/>
          <w:numId w:val="33"/>
        </w:numPr>
      </w:pPr>
      <w:r w:rsidRPr="00FE39EF">
        <w:rPr>
          <w:b/>
          <w:bCs/>
        </w:rPr>
        <w:t>Header level</w:t>
      </w:r>
      <w:r w:rsidRPr="00FE39EF">
        <w:t xml:space="preserve"> </w:t>
      </w:r>
      <w:r w:rsidRPr="00FE39EF" w:rsidR="00E26AE7">
        <w:t>- provides</w:t>
      </w:r>
      <w:r w:rsidRPr="00FE39EF">
        <w:t xml:space="preserve"> general </w:t>
      </w:r>
      <w:r w:rsidRPr="00FE39EF" w:rsidR="00E26AE7">
        <w:t xml:space="preserve">declaration-related </w:t>
      </w:r>
      <w:r w:rsidRPr="00FE39EF">
        <w:t xml:space="preserve">data </w:t>
      </w:r>
      <w:r w:rsidRPr="00FE39EF" w:rsidR="00E26AE7">
        <w:t>applicable to the entire request.</w:t>
      </w:r>
    </w:p>
    <w:p w:rsidRPr="00FE39EF" w:rsidR="00C0090B" w:rsidP="00E7250C" w:rsidRDefault="00E26AE7" w14:paraId="171F8246" w14:textId="09027BA9">
      <w:pPr>
        <w:pStyle w:val="ListParagraph"/>
        <w:numPr>
          <w:ilvl w:val="0"/>
          <w:numId w:val="33"/>
        </w:numPr>
      </w:pPr>
      <w:r w:rsidRPr="00FE39EF">
        <w:rPr>
          <w:b/>
          <w:bCs/>
        </w:rPr>
        <w:t>G</w:t>
      </w:r>
      <w:r w:rsidRPr="00FE39EF" w:rsidR="00E83B5D">
        <w:rPr>
          <w:b/>
          <w:bCs/>
        </w:rPr>
        <w:t>oods level</w:t>
      </w:r>
      <w:r w:rsidRPr="00FE39EF" w:rsidR="00E83B5D">
        <w:t xml:space="preserve"> </w:t>
      </w:r>
      <w:r w:rsidRPr="00FE39EF">
        <w:t>– contains detailed information for each declared</w:t>
      </w:r>
      <w:r w:rsidRPr="00FE39EF" w:rsidDel="00E26AE7">
        <w:t xml:space="preserve"> </w:t>
      </w:r>
      <w:r w:rsidRPr="00FE39EF" w:rsidR="00E83B5D">
        <w:t>goods</w:t>
      </w:r>
      <w:r w:rsidRPr="00FE39EF">
        <w:t xml:space="preserve"> item</w:t>
      </w:r>
      <w:r w:rsidRPr="00FE39EF" w:rsidR="00E83B5D">
        <w:t xml:space="preserve">. </w:t>
      </w:r>
    </w:p>
    <w:p w:rsidRPr="00050E98" w:rsidR="00D267F8" w:rsidP="00B914BE" w:rsidRDefault="00E26AE7" w14:paraId="762EF372" w14:textId="235CF205">
      <w:pPr>
        <w:jc w:val="both"/>
      </w:pPr>
      <w:r w:rsidRPr="00FE39EF">
        <w:t xml:space="preserve">A full </w:t>
      </w:r>
      <w:r w:rsidRPr="00FE39EF" w:rsidR="00E83B5D">
        <w:t xml:space="preserve">description </w:t>
      </w:r>
      <w:r w:rsidRPr="00FE39EF" w:rsidR="00B914BE">
        <w:t>of all Data Groups (DG) and Data Elements (DE), including their structure,</w:t>
      </w:r>
      <w:r w:rsidRPr="00FE39EF" w:rsidR="00E83B5D">
        <w:t xml:space="preserve"> purpose</w:t>
      </w:r>
      <w:r w:rsidRPr="00FE39EF" w:rsidR="00B914BE">
        <w:t xml:space="preserve">, and usage rules, is provided </w:t>
      </w:r>
      <w:r w:rsidRPr="00FE39EF" w:rsidR="00E83B5D">
        <w:t>in</w:t>
      </w:r>
      <w:r w:rsidRPr="00FE39EF" w:rsidR="00B914BE">
        <w:t xml:space="preserve"> the document</w:t>
      </w:r>
      <w:r w:rsidR="00050E98">
        <w:t xml:space="preserve"> </w:t>
      </w:r>
      <w:hyperlink w:history="1" r:id="rId18">
        <w:r w:rsidRPr="00050E98" w:rsidR="00050E98">
          <w:rPr>
            <w:rStyle w:val="Hyperlink"/>
          </w:rPr>
          <w:t>TARIC_RS_Messages.xlsx</w:t>
        </w:r>
      </w:hyperlink>
      <w:r w:rsidR="00050E98">
        <w:rPr>
          <w:lang w:val="cs-CZ"/>
        </w:rPr>
        <w:t>.</w:t>
      </w:r>
    </w:p>
    <w:p w:rsidRPr="00FE39EF" w:rsidR="00E83B5D" w:rsidP="00E83B5D" w:rsidRDefault="00E83B5D" w14:paraId="499090B4" w14:textId="555ECC92">
      <w:pPr>
        <w:pStyle w:val="Heading3"/>
        <w:rPr>
          <w:lang w:val="en-GB"/>
        </w:rPr>
      </w:pPr>
      <w:bookmarkStart w:name="_Toc222343929" w:id="51"/>
      <w:r w:rsidRPr="00FE39EF">
        <w:rPr>
          <w:lang w:val="en-GB"/>
        </w:rPr>
        <w:t>TaricResponse message</w:t>
      </w:r>
      <w:bookmarkEnd w:id="51"/>
    </w:p>
    <w:p w:rsidRPr="00FE39EF" w:rsidR="003D24FA" w:rsidP="003D24FA" w:rsidRDefault="003D24FA" w14:paraId="7C255F9F" w14:textId="77777777">
      <w:pPr>
        <w:spacing w:before="120"/>
        <w:jc w:val="both"/>
        <w:rPr>
          <w:lang w:eastAsia="en-US"/>
        </w:rPr>
      </w:pPr>
      <w:r w:rsidRPr="00FE39EF">
        <w:rPr>
          <w:lang w:eastAsia="en-US"/>
        </w:rPr>
        <w:t>The TaricResponse message mirrors the structure of the TaricRequest and includes:</w:t>
      </w:r>
    </w:p>
    <w:p w:rsidRPr="00FE39EF" w:rsidR="00223659" w:rsidP="00223659" w:rsidRDefault="003D24FA" w14:paraId="4660735C" w14:textId="3FBD6635">
      <w:pPr>
        <w:pStyle w:val="ListParagraph"/>
        <w:numPr>
          <w:ilvl w:val="0"/>
          <w:numId w:val="33"/>
        </w:numPr>
        <w:ind w:left="714" w:hanging="357"/>
        <w:contextualSpacing w:val="0"/>
        <w:jc w:val="both"/>
      </w:pPr>
      <w:r w:rsidRPr="00FE39EF">
        <w:rPr>
          <w:b/>
          <w:bCs/>
        </w:rPr>
        <w:t>R</w:t>
      </w:r>
      <w:r w:rsidRPr="00FE39EF" w:rsidR="00E83B5D">
        <w:rPr>
          <w:b/>
          <w:bCs/>
        </w:rPr>
        <w:t>oot level</w:t>
      </w:r>
      <w:r w:rsidRPr="00FE39EF" w:rsidR="00E83B5D">
        <w:t xml:space="preserve"> </w:t>
      </w:r>
      <w:r w:rsidRPr="00FE39EF">
        <w:t xml:space="preserve"> - contains</w:t>
      </w:r>
      <w:r w:rsidRPr="00FE39EF" w:rsidR="00E83B5D">
        <w:t xml:space="preserve"> technical elements, </w:t>
      </w:r>
      <w:r w:rsidRPr="00FE39EF">
        <w:t xml:space="preserve">with </w:t>
      </w:r>
      <w:r w:rsidRPr="00FE39EF" w:rsidR="00E83B5D">
        <w:t xml:space="preserve">values </w:t>
      </w:r>
      <w:r w:rsidRPr="00FE39EF">
        <w:t xml:space="preserve">derived </w:t>
      </w:r>
      <w:r w:rsidRPr="00FE39EF" w:rsidR="0001161A">
        <w:t>from</w:t>
      </w:r>
      <w:r w:rsidRPr="00FE39EF" w:rsidR="00223659">
        <w:t xml:space="preserve"> the corresponding fields in the received</w:t>
      </w:r>
      <w:r w:rsidRPr="00FE39EF" w:rsidDel="00223659" w:rsidR="00223659">
        <w:t xml:space="preserve"> </w:t>
      </w:r>
      <w:r w:rsidRPr="00FE39EF" w:rsidR="00223659">
        <w:t>r</w:t>
      </w:r>
      <w:r w:rsidRPr="00FE39EF" w:rsidR="00E83B5D">
        <w:t xml:space="preserve">equest. </w:t>
      </w:r>
    </w:p>
    <w:p w:rsidRPr="00FE39EF" w:rsidR="00223659" w:rsidP="00223659" w:rsidRDefault="00E83B5D" w14:paraId="11AB1B34" w14:textId="77777777">
      <w:pPr>
        <w:pStyle w:val="ListParagraph"/>
        <w:numPr>
          <w:ilvl w:val="0"/>
          <w:numId w:val="33"/>
        </w:numPr>
        <w:spacing w:before="120" w:after="0"/>
        <w:ind w:left="714" w:hanging="357"/>
        <w:contextualSpacing w:val="0"/>
        <w:jc w:val="both"/>
      </w:pPr>
      <w:r w:rsidRPr="00FE39EF">
        <w:rPr>
          <w:b/>
          <w:bCs/>
        </w:rPr>
        <w:t xml:space="preserve">Taxes </w:t>
      </w:r>
      <w:r w:rsidRPr="00FE39EF" w:rsidR="00223659">
        <w:rPr>
          <w:b/>
          <w:bCs/>
        </w:rPr>
        <w:t>section</w:t>
      </w:r>
      <w:r w:rsidRPr="00FE39EF" w:rsidR="00223659">
        <w:t xml:space="preserve"> – tax information is provided:</w:t>
      </w:r>
    </w:p>
    <w:p w:rsidRPr="00FE39EF" w:rsidR="00C5701A" w:rsidP="00C5701A" w:rsidRDefault="00223659" w14:paraId="77A91690" w14:textId="482361AA">
      <w:pPr>
        <w:pStyle w:val="ListParagraph"/>
        <w:numPr>
          <w:ilvl w:val="1"/>
          <w:numId w:val="33"/>
        </w:numPr>
        <w:spacing w:after="0"/>
        <w:contextualSpacing w:val="0"/>
        <w:jc w:val="both"/>
      </w:pPr>
      <w:r w:rsidRPr="00FE39EF">
        <w:t xml:space="preserve">at </w:t>
      </w:r>
      <w:r w:rsidRPr="00FE39EF" w:rsidR="004A03A5">
        <w:rPr>
          <w:b/>
          <w:bCs/>
        </w:rPr>
        <w:t>root level</w:t>
      </w:r>
      <w:r w:rsidRPr="00FE39EF" w:rsidR="00C5701A">
        <w:t>, summarizing taxes applicable to all goods items, and</w:t>
      </w:r>
    </w:p>
    <w:p w:rsidRPr="00FE39EF" w:rsidR="00C5701A" w:rsidP="00C5701A" w:rsidRDefault="00C5701A" w14:paraId="727D0E50" w14:textId="77777777">
      <w:pPr>
        <w:pStyle w:val="ListParagraph"/>
        <w:numPr>
          <w:ilvl w:val="1"/>
          <w:numId w:val="33"/>
        </w:numPr>
        <w:contextualSpacing w:val="0"/>
        <w:jc w:val="both"/>
      </w:pPr>
      <w:r w:rsidRPr="00FE39EF">
        <w:t xml:space="preserve">at </w:t>
      </w:r>
      <w:r w:rsidRPr="00FE39EF">
        <w:rPr>
          <w:b/>
          <w:bCs/>
        </w:rPr>
        <w:t>goods level</w:t>
      </w:r>
      <w:r w:rsidRPr="00FE39EF">
        <w:t>, specifying tax measures applicable to each individual goods item.</w:t>
      </w:r>
    </w:p>
    <w:p w:rsidRPr="00FE39EF" w:rsidR="00C5701A" w:rsidP="00C5701A" w:rsidRDefault="004A03A5" w14:paraId="4FEE9A31" w14:textId="48C91AA2">
      <w:pPr>
        <w:pStyle w:val="ListParagraph"/>
        <w:numPr>
          <w:ilvl w:val="0"/>
          <w:numId w:val="33"/>
        </w:numPr>
        <w:contextualSpacing w:val="0"/>
        <w:jc w:val="both"/>
      </w:pPr>
      <w:r w:rsidRPr="00FE39EF">
        <w:rPr>
          <w:b/>
          <w:bCs/>
        </w:rPr>
        <w:t>Errors</w:t>
      </w:r>
      <w:r w:rsidRPr="00FE39EF" w:rsidR="00C5701A">
        <w:rPr>
          <w:b/>
          <w:bCs/>
        </w:rPr>
        <w:t xml:space="preserve"> section</w:t>
      </w:r>
      <w:r w:rsidRPr="00FE39EF" w:rsidR="00C5701A">
        <w:t xml:space="preserve"> - errors</w:t>
      </w:r>
      <w:r w:rsidRPr="00FE39EF">
        <w:t xml:space="preserve"> are grouped</w:t>
      </w:r>
      <w:r w:rsidRPr="00FE39EF" w:rsidR="00C5701A">
        <w:t xml:space="preserve"> as follows:</w:t>
      </w:r>
    </w:p>
    <w:p w:rsidRPr="00FE39EF" w:rsidR="003E740E" w:rsidP="003E740E" w:rsidRDefault="004A03A5" w14:paraId="22FE74B4" w14:textId="3893E223">
      <w:pPr>
        <w:pStyle w:val="ListParagraph"/>
        <w:numPr>
          <w:ilvl w:val="1"/>
          <w:numId w:val="33"/>
        </w:numPr>
        <w:spacing w:after="0"/>
        <w:contextualSpacing w:val="0"/>
        <w:jc w:val="both"/>
      </w:pPr>
      <w:r w:rsidRPr="00FE39EF">
        <w:t xml:space="preserve">root level </w:t>
      </w:r>
      <w:r w:rsidRPr="00FE39EF" w:rsidR="003E740E">
        <w:t>errors, representing issues that affect</w:t>
      </w:r>
      <w:r w:rsidRPr="00FE39EF">
        <w:t xml:space="preserve"> </w:t>
      </w:r>
      <w:r w:rsidRPr="00FE39EF" w:rsidR="003E740E">
        <w:t xml:space="preserve">entire </w:t>
      </w:r>
      <w:r w:rsidRPr="00FE39EF">
        <w:t>request</w:t>
      </w:r>
      <w:r w:rsidRPr="00FE39EF" w:rsidR="003E740E">
        <w:t>,</w:t>
      </w:r>
      <w:r w:rsidRPr="00FE39EF">
        <w:t xml:space="preserve"> and </w:t>
      </w:r>
    </w:p>
    <w:p w:rsidR="003E740E" w:rsidP="003E740E" w:rsidRDefault="004A03A5" w14:paraId="678BEB0B" w14:textId="57AE750F">
      <w:pPr>
        <w:pStyle w:val="ListParagraph"/>
        <w:numPr>
          <w:ilvl w:val="1"/>
          <w:numId w:val="33"/>
        </w:numPr>
        <w:contextualSpacing w:val="0"/>
        <w:jc w:val="both"/>
      </w:pPr>
      <w:r w:rsidRPr="00FE39EF">
        <w:t>goods</w:t>
      </w:r>
      <w:r w:rsidRPr="00FE39EF" w:rsidR="003E740E">
        <w:t>-level errors, representing issues identified</w:t>
      </w:r>
      <w:r w:rsidRPr="00FE39EF">
        <w:t xml:space="preserve"> during </w:t>
      </w:r>
      <w:r w:rsidRPr="00FE39EF" w:rsidR="003E740E">
        <w:t xml:space="preserve">the </w:t>
      </w:r>
      <w:r w:rsidRPr="00FE39EF">
        <w:t xml:space="preserve">evaluation of specific goods item. </w:t>
      </w:r>
    </w:p>
    <w:p w:rsidRPr="00FE39EF" w:rsidR="00EB6244" w:rsidP="00EB6244" w:rsidRDefault="00EB6244" w14:paraId="02F7DA08" w14:textId="2244E972">
      <w:pPr>
        <w:pStyle w:val="ListParagraph"/>
        <w:numPr>
          <w:ilvl w:val="0"/>
          <w:numId w:val="33"/>
        </w:numPr>
        <w:contextualSpacing w:val="0"/>
        <w:jc w:val="both"/>
      </w:pPr>
      <w:r w:rsidRPr="007B67B9">
        <w:rPr>
          <w:b/>
          <w:bCs/>
        </w:rPr>
        <w:t xml:space="preserve">Goods </w:t>
      </w:r>
      <w:r w:rsidRPr="007B67B9" w:rsidR="007B67B9">
        <w:rPr>
          <w:b/>
          <w:bCs/>
        </w:rPr>
        <w:t>level</w:t>
      </w:r>
      <w:r w:rsidR="007B67B9">
        <w:t xml:space="preserve"> – contains information about collected tariff and non-tariff measures</w:t>
      </w:r>
    </w:p>
    <w:p w:rsidRPr="00FE39EF" w:rsidR="00E83B5D" w:rsidP="002E2D1F" w:rsidRDefault="002E2D1F" w14:paraId="6561A88A" w14:textId="234D7834">
      <w:pPr>
        <w:jc w:val="both"/>
      </w:pPr>
      <w:r w:rsidRPr="00FE39EF">
        <w:t>A full description of all Data Groups (DG) and Data Elements (DE), including their structure, purpose, and usage rules, is provided in the document</w:t>
      </w:r>
      <w:r w:rsidRPr="00FE39EF" w:rsidDel="002E2D1F">
        <w:t xml:space="preserve"> </w:t>
      </w:r>
      <w:r w:rsidRPr="00FE39EF" w:rsidR="004A03A5">
        <w:t xml:space="preserve"> </w:t>
      </w:r>
      <w:hyperlink w:history="1" r:id="rId19">
        <w:r w:rsidRPr="00050E98" w:rsidR="00050E98">
          <w:rPr>
            <w:rStyle w:val="Hyperlink"/>
          </w:rPr>
          <w:t>TARIC_RS_Messages.xlsx</w:t>
        </w:r>
      </w:hyperlink>
      <w:r w:rsidR="00050E98">
        <w:rPr>
          <w:lang w:val="cs-CZ"/>
        </w:rPr>
        <w:t>.</w:t>
      </w:r>
    </w:p>
    <w:p w:rsidRPr="00FE39EF" w:rsidR="004A03A5" w:rsidP="004A03A5" w:rsidRDefault="004A03A5" w14:paraId="6E488ED1" w14:textId="2830A65F">
      <w:pPr>
        <w:pStyle w:val="Heading4"/>
      </w:pPr>
      <w:r w:rsidRPr="00FE39EF">
        <w:t xml:space="preserve">Info </w:t>
      </w:r>
      <w:r w:rsidRPr="00FE39EF" w:rsidR="002E2D1F">
        <w:t>D</w:t>
      </w:r>
      <w:r w:rsidRPr="00FE39EF">
        <w:t xml:space="preserve">ata </w:t>
      </w:r>
      <w:r w:rsidRPr="00FE39EF" w:rsidR="002E2D1F">
        <w:t>G</w:t>
      </w:r>
      <w:r w:rsidRPr="00FE39EF">
        <w:t>roup</w:t>
      </w:r>
    </w:p>
    <w:p w:rsidRPr="00FE39EF" w:rsidR="006D44CD" w:rsidP="00BC7E13" w:rsidRDefault="00F17BFD" w14:paraId="23947B86" w14:textId="18E6F06B">
      <w:pPr>
        <w:spacing w:before="120"/>
        <w:jc w:val="both"/>
      </w:pPr>
      <w:r w:rsidRPr="00FE39EF">
        <w:t>Non-tariff measure ev</w:t>
      </w:r>
      <w:r w:rsidRPr="00FE39EF" w:rsidR="004A03A5">
        <w:t xml:space="preserve">aluation does not </w:t>
      </w:r>
      <w:r w:rsidRPr="00FE39EF">
        <w:t xml:space="preserve">result in the creation of a </w:t>
      </w:r>
      <w:r w:rsidRPr="00FE39EF" w:rsidR="004A03A5">
        <w:t>Tax data group</w:t>
      </w:r>
      <w:r w:rsidRPr="00FE39EF">
        <w:t>,</w:t>
      </w:r>
      <w:r w:rsidRPr="00FE39EF" w:rsidR="004A03A5">
        <w:t xml:space="preserve"> as </w:t>
      </w:r>
      <w:r w:rsidRPr="00FE39EF">
        <w:t>these measures do not generate any payable</w:t>
      </w:r>
      <w:r w:rsidRPr="00FE39EF" w:rsidR="004A03A5">
        <w:t xml:space="preserve"> dut</w:t>
      </w:r>
      <w:r w:rsidRPr="00FE39EF">
        <w:t>ies.</w:t>
      </w:r>
      <w:r w:rsidRPr="00FE39EF" w:rsidR="004A03A5">
        <w:t xml:space="preserve"> </w:t>
      </w:r>
      <w:r w:rsidRPr="00FE39EF">
        <w:t>However, f</w:t>
      </w:r>
      <w:r w:rsidRPr="00FE39EF" w:rsidR="004A03A5">
        <w:t xml:space="preserve">or </w:t>
      </w:r>
      <w:r w:rsidRPr="00FE39EF" w:rsidR="006D44CD">
        <w:t xml:space="preserve">reporting and decision-support </w:t>
      </w:r>
      <w:r w:rsidRPr="00FE39EF" w:rsidR="004A03A5">
        <w:t>purpose</w:t>
      </w:r>
      <w:r w:rsidRPr="00FE39EF" w:rsidR="006D44CD">
        <w:t>s</w:t>
      </w:r>
      <w:r w:rsidRPr="00FE39EF" w:rsidR="7A97D9A3">
        <w:t>, the result</w:t>
      </w:r>
      <w:r w:rsidRPr="00FE39EF" w:rsidR="006D44CD">
        <w:t>s</w:t>
      </w:r>
      <w:r w:rsidRPr="00FE39EF" w:rsidR="004A03A5">
        <w:t xml:space="preserve"> of evaluatin</w:t>
      </w:r>
      <w:r w:rsidRPr="00FE39EF" w:rsidR="006D44CD">
        <w:t>g</w:t>
      </w:r>
      <w:r w:rsidRPr="00FE39EF" w:rsidR="004A03A5">
        <w:t xml:space="preserve"> </w:t>
      </w:r>
      <w:r w:rsidRPr="00FE39EF" w:rsidR="006D44CD">
        <w:t>such</w:t>
      </w:r>
      <w:r w:rsidRPr="00FE39EF" w:rsidR="004A03A5">
        <w:t xml:space="preserve"> measures</w:t>
      </w:r>
      <w:r w:rsidRPr="00FE39EF" w:rsidR="00353B76">
        <w:t xml:space="preserve"> </w:t>
      </w:r>
      <w:r w:rsidRPr="00FE39EF" w:rsidR="006D44CD">
        <w:t>are returned through the</w:t>
      </w:r>
      <w:r w:rsidRPr="00FE39EF" w:rsidR="004A03A5">
        <w:t xml:space="preserve"> Info data group. </w:t>
      </w:r>
    </w:p>
    <w:p w:rsidRPr="00FE39EF" w:rsidR="004A03A5" w:rsidP="002E2D1F" w:rsidRDefault="006D44CD" w14:paraId="30BF95FE" w14:textId="79BD3068">
      <w:pPr>
        <w:jc w:val="both"/>
      </w:pPr>
      <w:r w:rsidRPr="00FE39EF">
        <w:t xml:space="preserve">The </w:t>
      </w:r>
      <w:r w:rsidRPr="00FE39EF" w:rsidR="004A03A5">
        <w:t xml:space="preserve">InfoType </w:t>
      </w:r>
      <w:r w:rsidRPr="00FE39EF">
        <w:t xml:space="preserve">element </w:t>
      </w:r>
      <w:r w:rsidRPr="00FE39EF" w:rsidR="00E312FB">
        <w:t xml:space="preserve">is filled with </w:t>
      </w:r>
      <w:r w:rsidRPr="00FE39EF">
        <w:t xml:space="preserve">a </w:t>
      </w:r>
      <w:r w:rsidRPr="00FE39EF" w:rsidR="00E312FB">
        <w:t xml:space="preserve">value from </w:t>
      </w:r>
      <w:r w:rsidRPr="00FE39EF">
        <w:t xml:space="preserve">the </w:t>
      </w:r>
      <w:r w:rsidRPr="00FE39EF" w:rsidR="00E312FB">
        <w:t>eInfoType</w:t>
      </w:r>
      <w:r w:rsidRPr="00FE39EF" w:rsidR="00E470DE">
        <w:t xml:space="preserve"> enumeration.</w:t>
      </w:r>
      <w:r w:rsidRPr="00FE39EF" w:rsidR="00E312FB">
        <w:t xml:space="preserve"> </w:t>
      </w:r>
      <w:r w:rsidRPr="00FE39EF" w:rsidR="00E470DE">
        <w:t>B</w:t>
      </w:r>
      <w:r w:rsidRPr="00FE39EF" w:rsidR="00E312FB">
        <w:t xml:space="preserve">ased on </w:t>
      </w:r>
      <w:r w:rsidRPr="00FE39EF" w:rsidR="00E470DE">
        <w:t xml:space="preserve">the </w:t>
      </w:r>
      <w:r w:rsidRPr="00FE39EF" w:rsidR="00E312FB">
        <w:t xml:space="preserve">action defined in </w:t>
      </w:r>
      <w:r w:rsidRPr="00FE39EF" w:rsidR="00E470DE">
        <w:t xml:space="preserve">the relevant </w:t>
      </w:r>
      <w:r w:rsidRPr="00FE39EF" w:rsidR="00E312FB">
        <w:t>measure condition</w:t>
      </w:r>
      <w:r w:rsidRPr="00FE39EF" w:rsidR="00E470DE">
        <w:t>, this value</w:t>
      </w:r>
      <w:r w:rsidRPr="00FE39EF" w:rsidR="00E312FB">
        <w:t xml:space="preserve"> indicates how</w:t>
      </w:r>
      <w:r w:rsidRPr="00FE39EF" w:rsidR="00E470DE">
        <w:t xml:space="preserve"> the</w:t>
      </w:r>
      <w:r w:rsidRPr="00FE39EF" w:rsidR="00E312FB">
        <w:t xml:space="preserve"> specific goods item should be handled </w:t>
      </w:r>
      <w:r w:rsidRPr="00FE39EF" w:rsidR="00E470DE">
        <w:t>during</w:t>
      </w:r>
      <w:r w:rsidRPr="00FE39EF" w:rsidR="00E312FB">
        <w:t xml:space="preserve"> further declaration processing outside of </w:t>
      </w:r>
      <w:r w:rsidRPr="00FE39EF" w:rsidR="00E470DE">
        <w:t xml:space="preserve">the </w:t>
      </w:r>
      <w:r w:rsidRPr="00FE39EF" w:rsidR="00E312FB">
        <w:t>Taric RS</w:t>
      </w:r>
      <w:r w:rsidRPr="00FE39EF" w:rsidR="00E470DE">
        <w:t xml:space="preserve"> system</w:t>
      </w:r>
      <w:r w:rsidRPr="00FE39EF" w:rsidR="00E312FB">
        <w:t>.</w:t>
      </w:r>
    </w:p>
    <w:tbl>
      <w:tblPr>
        <w:tblStyle w:val="TableGrid"/>
        <w:tblW w:w="0" w:type="auto"/>
        <w:tblLook w:val="04A0" w:firstRow="1" w:lastRow="0" w:firstColumn="1" w:lastColumn="0" w:noHBand="0" w:noVBand="1"/>
      </w:tblPr>
      <w:tblGrid>
        <w:gridCol w:w="1084"/>
        <w:gridCol w:w="1304"/>
        <w:gridCol w:w="2599"/>
        <w:gridCol w:w="1587"/>
        <w:gridCol w:w="2489"/>
      </w:tblGrid>
      <w:tr w:rsidRPr="00FE39EF" w:rsidR="00EC2C11" w:rsidTr="00ED07D7" w14:paraId="39A84D73" w14:textId="7F1F6752">
        <w:trPr>
          <w:cnfStyle w:val="100000000000" w:firstRow="1" w:lastRow="0" w:firstColumn="0" w:lastColumn="0" w:oddVBand="0" w:evenVBand="0" w:oddHBand="0" w:evenHBand="0" w:firstRowFirstColumn="0" w:firstRowLastColumn="0" w:lastRowFirstColumn="0" w:lastRowLastColumn="0"/>
        </w:trPr>
        <w:tc>
          <w:tcPr>
            <w:tcW w:w="1084" w:type="dxa"/>
          </w:tcPr>
          <w:p w:rsidRPr="00FE39EF" w:rsidR="000F5A7A" w:rsidP="004A03A5" w:rsidRDefault="000F5A7A" w14:paraId="5D4B1C5C" w14:textId="13B1A124">
            <w:r w:rsidRPr="00FE39EF">
              <w:t>InfoType value</w:t>
            </w:r>
          </w:p>
        </w:tc>
        <w:tc>
          <w:tcPr>
            <w:tcW w:w="1304" w:type="dxa"/>
          </w:tcPr>
          <w:p w:rsidRPr="00FE39EF" w:rsidR="000F5A7A" w:rsidP="004A03A5" w:rsidRDefault="000F5A7A" w14:paraId="258BCDEA" w14:textId="3D9B4B0D">
            <w:r w:rsidRPr="00FE39EF">
              <w:t>Description of the value</w:t>
            </w:r>
          </w:p>
        </w:tc>
        <w:tc>
          <w:tcPr>
            <w:tcW w:w="2599" w:type="dxa"/>
          </w:tcPr>
          <w:p w:rsidRPr="00FE39EF" w:rsidR="000F5A7A" w:rsidP="004A03A5" w:rsidRDefault="000F5A7A" w14:paraId="32BADA8F" w14:textId="111F9455">
            <w:r w:rsidRPr="00FE39EF">
              <w:t>InfoText</w:t>
            </w:r>
          </w:p>
        </w:tc>
        <w:tc>
          <w:tcPr>
            <w:tcW w:w="1587" w:type="dxa"/>
          </w:tcPr>
          <w:p w:rsidRPr="00FE39EF" w:rsidR="000F5A7A" w:rsidP="004A03A5" w:rsidRDefault="000F5A7A" w14:paraId="7F675156" w14:textId="2F498688">
            <w:r w:rsidRPr="00FE39EF">
              <w:t>ActionCode</w:t>
            </w:r>
          </w:p>
        </w:tc>
        <w:tc>
          <w:tcPr>
            <w:tcW w:w="2489" w:type="dxa"/>
          </w:tcPr>
          <w:p w:rsidRPr="00FE39EF" w:rsidR="000F5A7A" w:rsidP="004A03A5" w:rsidRDefault="000F5A7A" w14:paraId="72CBAC4C" w14:textId="7DE2E904">
            <w:r w:rsidRPr="00FE39EF">
              <w:t>Note/Usage</w:t>
            </w:r>
          </w:p>
        </w:tc>
      </w:tr>
      <w:tr w:rsidRPr="00FE39EF" w:rsidR="00EC2C11" w:rsidTr="00ED07D7" w14:paraId="5C868336" w14:textId="0A9DD507">
        <w:tc>
          <w:tcPr>
            <w:tcW w:w="1084" w:type="dxa"/>
          </w:tcPr>
          <w:p w:rsidRPr="00FE39EF" w:rsidR="000F5A7A" w:rsidP="004A03A5" w:rsidRDefault="000F5A7A" w14:paraId="08AFFC56" w14:textId="395100C9">
            <w:r w:rsidRPr="00FE39EF">
              <w:t>W</w:t>
            </w:r>
          </w:p>
        </w:tc>
        <w:tc>
          <w:tcPr>
            <w:tcW w:w="1304" w:type="dxa"/>
          </w:tcPr>
          <w:p w:rsidRPr="00FE39EF" w:rsidR="000F5A7A" w:rsidP="004A03A5" w:rsidRDefault="000F5A7A" w14:paraId="627034A0" w14:textId="5FE40619">
            <w:r w:rsidRPr="00FE39EF">
              <w:t>Warning</w:t>
            </w:r>
          </w:p>
        </w:tc>
        <w:tc>
          <w:tcPr>
            <w:tcW w:w="2599" w:type="dxa"/>
          </w:tcPr>
          <w:p w:rsidRPr="00FE39EF" w:rsidR="000F5A7A" w:rsidP="004A03A5" w:rsidRDefault="00EC2C11" w14:paraId="7BE11FC4" w14:textId="4801247A">
            <w:r w:rsidRPr="00FE39EF">
              <w:t>MeasureTypeDescription</w:t>
            </w:r>
          </w:p>
        </w:tc>
        <w:tc>
          <w:tcPr>
            <w:tcW w:w="1587" w:type="dxa"/>
          </w:tcPr>
          <w:p w:rsidRPr="00FE39EF" w:rsidR="000F5A7A" w:rsidP="004A03A5" w:rsidRDefault="000F5A7A" w14:paraId="059FBF9C" w14:textId="6A885BE3">
            <w:r w:rsidRPr="00FE39EF">
              <w:t>30</w:t>
            </w:r>
          </w:p>
        </w:tc>
        <w:tc>
          <w:tcPr>
            <w:tcW w:w="2489" w:type="dxa"/>
          </w:tcPr>
          <w:p w:rsidRPr="00FE39EF" w:rsidR="000F5A7A" w:rsidP="004A03A5" w:rsidRDefault="000F5A7A" w14:paraId="640212EE" w14:textId="2C2B9A91"/>
        </w:tc>
      </w:tr>
      <w:tr w:rsidRPr="00FE39EF" w:rsidR="00EC2C11" w:rsidTr="00ED07D7" w14:paraId="76F35120" w14:textId="3E9D26CD">
        <w:tc>
          <w:tcPr>
            <w:tcW w:w="1084" w:type="dxa"/>
          </w:tcPr>
          <w:p w:rsidRPr="00FE39EF" w:rsidR="000F5A7A" w:rsidP="004A03A5" w:rsidRDefault="000F5A7A" w14:paraId="2F6489A8" w14:textId="49CAE93D">
            <w:r w:rsidRPr="00FE39EF">
              <w:t>P</w:t>
            </w:r>
          </w:p>
        </w:tc>
        <w:tc>
          <w:tcPr>
            <w:tcW w:w="1304" w:type="dxa"/>
          </w:tcPr>
          <w:p w:rsidRPr="00FE39EF" w:rsidR="000F5A7A" w:rsidP="004A03A5" w:rsidRDefault="000F5A7A" w14:paraId="3F01C01B" w14:textId="069C52C6">
            <w:r w:rsidRPr="00FE39EF">
              <w:t>Prohibition</w:t>
            </w:r>
          </w:p>
        </w:tc>
        <w:tc>
          <w:tcPr>
            <w:tcW w:w="2599" w:type="dxa"/>
          </w:tcPr>
          <w:p w:rsidRPr="00FE39EF" w:rsidR="000F5A7A" w:rsidP="004A03A5" w:rsidRDefault="00EC2C11" w14:paraId="5B002FCF" w14:textId="4B4436A6">
            <w:r w:rsidRPr="00FE39EF">
              <w:t>MeasureTypeDescription + MeasureActionDescription</w:t>
            </w:r>
          </w:p>
        </w:tc>
        <w:tc>
          <w:tcPr>
            <w:tcW w:w="1587" w:type="dxa"/>
          </w:tcPr>
          <w:p w:rsidRPr="00FE39EF" w:rsidR="000F5A7A" w:rsidP="004A03A5" w:rsidRDefault="00EC2C11" w14:paraId="4133AFFD" w14:textId="18871E27">
            <w:r w:rsidRPr="00FE39EF">
              <w:t>04, 05, 06, 08, 09, 10, 20, 21</w:t>
            </w:r>
          </w:p>
        </w:tc>
        <w:tc>
          <w:tcPr>
            <w:tcW w:w="2489" w:type="dxa"/>
          </w:tcPr>
          <w:p w:rsidRPr="00FE39EF" w:rsidR="000F5A7A" w:rsidP="004A03A5" w:rsidRDefault="00CE73B4" w14:paraId="2DE6675B" w14:textId="664C1911">
            <w:r w:rsidRPr="00FE39EF">
              <w:t>Used for example in case applied measure requires presentation of certificate  and the certificate is not present in Request.</w:t>
            </w:r>
          </w:p>
        </w:tc>
      </w:tr>
      <w:tr w:rsidRPr="00FE39EF" w:rsidR="00EC2C11" w:rsidTr="00ED07D7" w14:paraId="5A0F9289" w14:textId="7B17E293">
        <w:tc>
          <w:tcPr>
            <w:tcW w:w="1084" w:type="dxa"/>
          </w:tcPr>
          <w:p w:rsidRPr="00FE39EF" w:rsidR="000F5A7A" w:rsidP="004A03A5" w:rsidRDefault="000F5A7A" w14:paraId="6F7C3F1E" w14:textId="362023DD">
            <w:r w:rsidRPr="00FE39EF">
              <w:t>I</w:t>
            </w:r>
          </w:p>
        </w:tc>
        <w:tc>
          <w:tcPr>
            <w:tcW w:w="1304" w:type="dxa"/>
          </w:tcPr>
          <w:p w:rsidRPr="00FE39EF" w:rsidR="000F5A7A" w:rsidP="004A03A5" w:rsidRDefault="000F5A7A" w14:paraId="0C8E63E7" w14:textId="14E105E8">
            <w:r w:rsidRPr="00FE39EF">
              <w:t>Information</w:t>
            </w:r>
          </w:p>
        </w:tc>
        <w:tc>
          <w:tcPr>
            <w:tcW w:w="2599" w:type="dxa"/>
          </w:tcPr>
          <w:p w:rsidRPr="00FE39EF" w:rsidR="000F5A7A" w:rsidP="004A03A5" w:rsidRDefault="00EC2C11" w14:paraId="236EE120" w14:textId="79A0A575">
            <w:r w:rsidRPr="00FE39EF">
              <w:t>MeasureTypeDescription</w:t>
            </w:r>
          </w:p>
        </w:tc>
        <w:tc>
          <w:tcPr>
            <w:tcW w:w="1587" w:type="dxa"/>
          </w:tcPr>
          <w:p w:rsidRPr="00FE39EF" w:rsidR="000F5A7A" w:rsidP="004A03A5" w:rsidRDefault="00EC2C11" w14:paraId="4CD4AE21" w14:textId="77777777">
            <w:r w:rsidRPr="00FE39EF">
              <w:t>24, 25, 26, 28, 29</w:t>
            </w:r>
          </w:p>
          <w:p w:rsidRPr="00FE39EF" w:rsidR="00CE73B4" w:rsidP="004A03A5" w:rsidRDefault="00CE73B4" w14:paraId="03FAD086" w14:textId="236D678D">
            <w:r w:rsidRPr="00FE39EF">
              <w:t>/</w:t>
            </w:r>
          </w:p>
          <w:p w:rsidRPr="00FE39EF" w:rsidR="00CE73B4" w:rsidP="004A03A5" w:rsidRDefault="00CE73B4" w14:paraId="4D9B4E16" w14:textId="2975A8F1">
            <w:r w:rsidRPr="00FE39EF">
              <w:t>No condition or action defined and measure was applied</w:t>
            </w:r>
          </w:p>
        </w:tc>
        <w:tc>
          <w:tcPr>
            <w:tcW w:w="2489" w:type="dxa"/>
          </w:tcPr>
          <w:p w:rsidRPr="00FE39EF" w:rsidR="000F5A7A" w:rsidP="004A03A5" w:rsidRDefault="00EC2C11" w14:paraId="5E5C1D68" w14:textId="53265A78">
            <w:r w:rsidRPr="00FE39EF">
              <w:t>In case of Measure Type series O, MeasurementUnit and MeasurementUnitQalifier is also printed to element InfoText.</w:t>
            </w:r>
          </w:p>
        </w:tc>
      </w:tr>
      <w:tr w:rsidRPr="00FE39EF" w:rsidR="00EC2C11" w:rsidTr="00ED07D7" w14:paraId="174A0367" w14:textId="0EE1104D">
        <w:tc>
          <w:tcPr>
            <w:tcW w:w="1084" w:type="dxa"/>
          </w:tcPr>
          <w:p w:rsidRPr="00FE39EF" w:rsidR="000F5A7A" w:rsidP="004A03A5" w:rsidRDefault="000F5A7A" w14:paraId="227564DE" w14:textId="17AC59B2">
            <w:r w:rsidRPr="00FE39EF">
              <w:t>S</w:t>
            </w:r>
          </w:p>
        </w:tc>
        <w:tc>
          <w:tcPr>
            <w:tcW w:w="1304" w:type="dxa"/>
          </w:tcPr>
          <w:p w:rsidRPr="00FE39EF" w:rsidR="000F5A7A" w:rsidP="004A03A5" w:rsidRDefault="000F5A7A" w14:paraId="0CAB5CFD" w14:textId="03DF661A">
            <w:r w:rsidRPr="00FE39EF">
              <w:t>Secret</w:t>
            </w:r>
          </w:p>
        </w:tc>
        <w:tc>
          <w:tcPr>
            <w:tcW w:w="2599" w:type="dxa"/>
          </w:tcPr>
          <w:p w:rsidRPr="00FE39EF" w:rsidR="000F5A7A" w:rsidP="004A03A5" w:rsidRDefault="00CE73B4" w14:paraId="1B2BACAC" w14:textId="71A4FEF6">
            <w:r w:rsidRPr="00FE39EF">
              <w:t>MeasureTypeDescription</w:t>
            </w:r>
          </w:p>
        </w:tc>
        <w:tc>
          <w:tcPr>
            <w:tcW w:w="1587" w:type="dxa"/>
          </w:tcPr>
          <w:p w:rsidRPr="00FE39EF" w:rsidR="000F5A7A" w:rsidP="004A03A5" w:rsidRDefault="00CE73B4" w14:paraId="251AFC33" w14:textId="6F78131A">
            <w:r w:rsidRPr="00FE39EF">
              <w:t>Not dependent on action code</w:t>
            </w:r>
          </w:p>
        </w:tc>
        <w:tc>
          <w:tcPr>
            <w:tcW w:w="2489" w:type="dxa"/>
          </w:tcPr>
          <w:p w:rsidRPr="00FE39EF" w:rsidR="00CE73B4" w:rsidP="004A03A5" w:rsidRDefault="00CE73B4" w14:paraId="6B3B1490" w14:textId="69F704DB">
            <w:r w:rsidRPr="00FE39EF">
              <w:t>Generated additionally if applied measure is marked as confidential in Taric RS. Can be used for example in Measure type Series N.</w:t>
            </w:r>
          </w:p>
        </w:tc>
      </w:tr>
      <w:tr w:rsidRPr="00FE39EF" w:rsidR="00ED07D7" w:rsidTr="00ED07D7" w14:paraId="18A5EBFE" w14:textId="77777777">
        <w:tc>
          <w:tcPr>
            <w:tcW w:w="1084" w:type="dxa"/>
          </w:tcPr>
          <w:p w:rsidRPr="00FE39EF" w:rsidR="00ED07D7" w:rsidP="004A03A5" w:rsidRDefault="00ED07D7" w14:paraId="1D28A445" w14:textId="255EF860">
            <w:r>
              <w:t>Q</w:t>
            </w:r>
          </w:p>
        </w:tc>
        <w:tc>
          <w:tcPr>
            <w:tcW w:w="1304" w:type="dxa"/>
          </w:tcPr>
          <w:p w:rsidRPr="00FE39EF" w:rsidR="00ED07D7" w:rsidP="004A03A5" w:rsidRDefault="00F80909" w14:paraId="3B329AA6" w14:textId="69D7B604">
            <w:r>
              <w:t>Export Quota</w:t>
            </w:r>
          </w:p>
        </w:tc>
        <w:tc>
          <w:tcPr>
            <w:tcW w:w="2599" w:type="dxa"/>
          </w:tcPr>
          <w:p w:rsidRPr="00FE39EF" w:rsidR="00ED07D7" w:rsidP="004A03A5" w:rsidRDefault="00F80909" w14:paraId="1F6392E5" w14:textId="57754CC0">
            <w:r>
              <w:t>“Export Quota”</w:t>
            </w:r>
          </w:p>
        </w:tc>
        <w:tc>
          <w:tcPr>
            <w:tcW w:w="1587" w:type="dxa"/>
          </w:tcPr>
          <w:p w:rsidRPr="00FE39EF" w:rsidR="00ED07D7" w:rsidP="004A03A5" w:rsidRDefault="00F80909" w14:paraId="4A0724B2" w14:textId="75274942">
            <w:r>
              <w:t>N/A</w:t>
            </w:r>
          </w:p>
        </w:tc>
        <w:tc>
          <w:tcPr>
            <w:tcW w:w="2489" w:type="dxa"/>
          </w:tcPr>
          <w:p w:rsidRPr="00FE39EF" w:rsidR="00ED07D7" w:rsidP="004A03A5" w:rsidRDefault="00F80909" w14:paraId="0F17A1C6" w14:textId="72F8307B">
            <w:r>
              <w:t>Generated as measure info if Export Quota is applied</w:t>
            </w:r>
          </w:p>
        </w:tc>
      </w:tr>
    </w:tbl>
    <w:p w:rsidRPr="00FE39EF" w:rsidR="00E312FB" w:rsidP="004A03A5" w:rsidRDefault="00E312FB" w14:paraId="5F2C8CBB" w14:textId="77777777"/>
    <w:p w:rsidRPr="00FE39EF" w:rsidR="0040655C" w:rsidP="0013022B" w:rsidRDefault="0040655C" w14:paraId="4A5CA7F4" w14:textId="5517175F">
      <w:pPr>
        <w:pStyle w:val="Heading3"/>
        <w:rPr>
          <w:lang w:val="en-GB"/>
        </w:rPr>
      </w:pPr>
      <w:bookmarkStart w:name="_Toc222343930" w:id="52"/>
      <w:r w:rsidRPr="00FE39EF">
        <w:rPr>
          <w:lang w:val="en-GB"/>
        </w:rPr>
        <w:t xml:space="preserve">List of </w:t>
      </w:r>
      <w:r w:rsidRPr="00FE39EF" w:rsidR="00683130">
        <w:rPr>
          <w:lang w:val="en-GB"/>
        </w:rPr>
        <w:t>P</w:t>
      </w:r>
      <w:r w:rsidRPr="00FE39EF">
        <w:rPr>
          <w:lang w:val="en-GB"/>
        </w:rPr>
        <w:t xml:space="preserve">ossible </w:t>
      </w:r>
      <w:r w:rsidRPr="00FE39EF" w:rsidR="00683130">
        <w:rPr>
          <w:lang w:val="en-GB"/>
        </w:rPr>
        <w:t>E</w:t>
      </w:r>
      <w:r w:rsidRPr="00FE39EF">
        <w:rPr>
          <w:lang w:val="en-GB"/>
        </w:rPr>
        <w:t>rrors</w:t>
      </w:r>
      <w:bookmarkEnd w:id="52"/>
    </w:p>
    <w:p w:rsidRPr="00FE39EF" w:rsidR="00683130" w:rsidP="00BC7E13" w:rsidRDefault="0013022B" w14:paraId="264207B8" w14:textId="3A2158BC">
      <w:pPr>
        <w:spacing w:before="120"/>
        <w:rPr>
          <w:lang w:eastAsia="en-US"/>
        </w:rPr>
      </w:pPr>
      <w:r w:rsidRPr="00FE39EF">
        <w:rPr>
          <w:lang w:eastAsia="en-US"/>
        </w:rPr>
        <w:t xml:space="preserve">If </w:t>
      </w:r>
      <w:r w:rsidRPr="00FE39EF" w:rsidR="00683130">
        <w:rPr>
          <w:lang w:eastAsia="en-US"/>
        </w:rPr>
        <w:t xml:space="preserve">an </w:t>
      </w:r>
      <w:r w:rsidRPr="00FE39EF">
        <w:rPr>
          <w:lang w:eastAsia="en-US"/>
        </w:rPr>
        <w:t xml:space="preserve">error </w:t>
      </w:r>
      <w:r w:rsidRPr="00FE39EF" w:rsidR="00683130">
        <w:rPr>
          <w:lang w:eastAsia="en-US"/>
        </w:rPr>
        <w:t>is detected</w:t>
      </w:r>
      <w:r w:rsidRPr="00FE39EF">
        <w:rPr>
          <w:lang w:eastAsia="en-US"/>
        </w:rPr>
        <w:t xml:space="preserve"> during </w:t>
      </w:r>
      <w:r w:rsidRPr="00FE39EF" w:rsidR="00683130">
        <w:rPr>
          <w:lang w:eastAsia="en-US"/>
        </w:rPr>
        <w:t xml:space="preserve">the </w:t>
      </w:r>
      <w:r w:rsidRPr="00FE39EF">
        <w:rPr>
          <w:lang w:eastAsia="en-US"/>
        </w:rPr>
        <w:t>processing</w:t>
      </w:r>
      <w:r w:rsidRPr="00FE39EF" w:rsidR="00683130">
        <w:rPr>
          <w:lang w:eastAsia="en-US"/>
        </w:rPr>
        <w:t xml:space="preserve"> of a request</w:t>
      </w:r>
      <w:r w:rsidRPr="00FE39EF">
        <w:rPr>
          <w:lang w:eastAsia="en-US"/>
        </w:rPr>
        <w:t xml:space="preserve">, </w:t>
      </w:r>
      <w:r w:rsidRPr="00FE39EF" w:rsidR="00E470DE">
        <w:rPr>
          <w:lang w:eastAsia="en-US"/>
        </w:rPr>
        <w:t xml:space="preserve">the </w:t>
      </w:r>
      <w:r w:rsidRPr="00FE39EF">
        <w:rPr>
          <w:lang w:eastAsia="en-US"/>
        </w:rPr>
        <w:t>Taric</w:t>
      </w:r>
      <w:r w:rsidRPr="00FE39EF" w:rsidR="00E470DE">
        <w:rPr>
          <w:lang w:eastAsia="en-US"/>
        </w:rPr>
        <w:t xml:space="preserve"> RS</w:t>
      </w:r>
      <w:r w:rsidRPr="00FE39EF" w:rsidR="00683130">
        <w:rPr>
          <w:lang w:eastAsia="en-US"/>
        </w:rPr>
        <w:t xml:space="preserve"> system</w:t>
      </w:r>
      <w:r w:rsidRPr="00FE39EF">
        <w:rPr>
          <w:lang w:eastAsia="en-US"/>
        </w:rPr>
        <w:t xml:space="preserve"> may </w:t>
      </w:r>
      <w:r w:rsidRPr="00FE39EF" w:rsidR="00683130">
        <w:rPr>
          <w:lang w:eastAsia="en-US"/>
        </w:rPr>
        <w:t xml:space="preserve">return an </w:t>
      </w:r>
      <w:r w:rsidRPr="00FE39EF">
        <w:rPr>
          <w:lang w:eastAsia="en-US"/>
        </w:rPr>
        <w:t xml:space="preserve">error code </w:t>
      </w:r>
      <w:r w:rsidRPr="00FE39EF" w:rsidR="00683130">
        <w:rPr>
          <w:lang w:eastAsia="en-US"/>
        </w:rPr>
        <w:t xml:space="preserve">together with a </w:t>
      </w:r>
      <w:r w:rsidRPr="00FE39EF">
        <w:rPr>
          <w:lang w:eastAsia="en-US"/>
        </w:rPr>
        <w:t>descripti</w:t>
      </w:r>
      <w:r w:rsidRPr="00FE39EF" w:rsidR="00683130">
        <w:rPr>
          <w:lang w:eastAsia="en-US"/>
        </w:rPr>
        <w:t>ve message</w:t>
      </w:r>
      <w:r w:rsidRPr="00FE39EF">
        <w:rPr>
          <w:lang w:eastAsia="en-US"/>
        </w:rPr>
        <w:t xml:space="preserve">. </w:t>
      </w:r>
    </w:p>
    <w:p w:rsidRPr="00FE39EF" w:rsidR="0013022B" w:rsidP="0013022B" w:rsidRDefault="1C8DFA16" w14:paraId="76BF9A1A" w14:textId="25DEF6F6">
      <w:pPr>
        <w:rPr>
          <w:lang w:eastAsia="en-US"/>
        </w:rPr>
      </w:pPr>
      <w:r w:rsidRPr="00FE39EF">
        <w:rPr>
          <w:lang w:eastAsia="en-US"/>
        </w:rPr>
        <w:t>The table</w:t>
      </w:r>
      <w:r w:rsidRPr="00FE39EF" w:rsidR="0013022B">
        <w:rPr>
          <w:lang w:eastAsia="en-US"/>
        </w:rPr>
        <w:t xml:space="preserve"> below </w:t>
      </w:r>
      <w:r w:rsidRPr="00FE39EF" w:rsidR="00683130">
        <w:rPr>
          <w:lang w:eastAsia="en-US"/>
        </w:rPr>
        <w:t>provides an overview</w:t>
      </w:r>
      <w:r w:rsidRPr="00FE39EF" w:rsidR="007438EC">
        <w:rPr>
          <w:lang w:eastAsia="en-US"/>
        </w:rPr>
        <w:t xml:space="preserve"> of the</w:t>
      </w:r>
      <w:r w:rsidRPr="00FE39EF" w:rsidR="00683130">
        <w:rPr>
          <w:lang w:eastAsia="en-US"/>
        </w:rPr>
        <w:t xml:space="preserve"> </w:t>
      </w:r>
      <w:r w:rsidRPr="00FE39EF" w:rsidR="007438EC">
        <w:rPr>
          <w:lang w:eastAsia="en-US"/>
        </w:rPr>
        <w:t xml:space="preserve">error codes identified </w:t>
      </w:r>
      <w:r w:rsidRPr="00FE39EF" w:rsidR="0013022B">
        <w:rPr>
          <w:lang w:eastAsia="en-US"/>
        </w:rPr>
        <w:t xml:space="preserve">so far. This list </w:t>
      </w:r>
      <w:r w:rsidRPr="00FE39EF" w:rsidR="007438EC">
        <w:rPr>
          <w:lang w:eastAsia="en-US"/>
        </w:rPr>
        <w:t xml:space="preserve">is not final and </w:t>
      </w:r>
      <w:r w:rsidRPr="00FE39EF" w:rsidR="0013022B">
        <w:rPr>
          <w:lang w:eastAsia="en-US"/>
        </w:rPr>
        <w:t xml:space="preserve">will </w:t>
      </w:r>
      <w:r w:rsidRPr="00FE39EF" w:rsidR="007438EC">
        <w:rPr>
          <w:lang w:eastAsia="en-US"/>
        </w:rPr>
        <w:t>be extended</w:t>
      </w:r>
      <w:r w:rsidRPr="00FE39EF" w:rsidR="0013022B">
        <w:rPr>
          <w:lang w:eastAsia="en-US"/>
        </w:rPr>
        <w:t xml:space="preserve"> as development </w:t>
      </w:r>
      <w:r w:rsidRPr="00FE39EF" w:rsidR="30DC3FA6">
        <w:rPr>
          <w:lang w:eastAsia="en-US"/>
        </w:rPr>
        <w:t>progresses</w:t>
      </w:r>
      <w:r w:rsidRPr="00FE39EF" w:rsidR="007438EC">
        <w:rPr>
          <w:lang w:eastAsia="en-US"/>
        </w:rPr>
        <w:t xml:space="preserve"> and additional validation scenarios are implemented</w:t>
      </w:r>
      <w:r w:rsidRPr="00FE39EF" w:rsidR="0013022B">
        <w:rPr>
          <w:lang w:eastAsia="en-US"/>
        </w:rPr>
        <w:t>.</w:t>
      </w:r>
    </w:p>
    <w:p w:rsidRPr="00FE39EF" w:rsidR="0013022B" w:rsidP="0013022B" w:rsidRDefault="0013022B" w14:paraId="78B5CFE5" w14:textId="4B14C468">
      <w:pPr>
        <w:rPr>
          <w:lang w:eastAsia="en-US"/>
        </w:rPr>
      </w:pPr>
      <w:r w:rsidRPr="00FE39EF">
        <w:rPr>
          <w:lang w:eastAsia="en-US"/>
        </w:rPr>
        <w:t xml:space="preserve"> </w:t>
      </w:r>
    </w:p>
    <w:tbl>
      <w:tblPr>
        <w:tblStyle w:val="TableGrid"/>
        <w:tblW w:w="0" w:type="auto"/>
        <w:tblLook w:val="04A0" w:firstRow="1" w:lastRow="0" w:firstColumn="1" w:lastColumn="0" w:noHBand="0" w:noVBand="1"/>
      </w:tblPr>
      <w:tblGrid>
        <w:gridCol w:w="4531"/>
        <w:gridCol w:w="4532"/>
      </w:tblGrid>
      <w:tr w:rsidRPr="00FE39EF" w:rsidR="0040655C" w:rsidTr="0040655C" w14:paraId="0E891A35" w14:textId="77777777">
        <w:trPr>
          <w:cnfStyle w:val="100000000000" w:firstRow="1" w:lastRow="0" w:firstColumn="0" w:lastColumn="0" w:oddVBand="0" w:evenVBand="0" w:oddHBand="0" w:evenHBand="0" w:firstRowFirstColumn="0" w:firstRowLastColumn="0" w:lastRowFirstColumn="0" w:lastRowLastColumn="0"/>
        </w:trPr>
        <w:tc>
          <w:tcPr>
            <w:tcW w:w="4531" w:type="dxa"/>
          </w:tcPr>
          <w:p w:rsidRPr="00FE39EF" w:rsidR="0040655C" w:rsidP="004A03A5" w:rsidRDefault="0040655C" w14:paraId="1FA73F81" w14:textId="02E4DE86">
            <w:r w:rsidRPr="00FE39EF">
              <w:t>ID</w:t>
            </w:r>
          </w:p>
        </w:tc>
        <w:tc>
          <w:tcPr>
            <w:tcW w:w="4532" w:type="dxa"/>
          </w:tcPr>
          <w:p w:rsidRPr="00FE39EF" w:rsidR="0040655C" w:rsidP="004A03A5" w:rsidRDefault="0040655C" w14:paraId="6E3BFDEB" w14:textId="3745A136">
            <w:r w:rsidRPr="00FE39EF">
              <w:t>Description</w:t>
            </w:r>
          </w:p>
        </w:tc>
      </w:tr>
      <w:tr w:rsidRPr="00FE39EF" w:rsidR="00CB322E" w:rsidTr="0040655C" w14:paraId="17454795" w14:textId="77777777">
        <w:tc>
          <w:tcPr>
            <w:tcW w:w="4531" w:type="dxa"/>
          </w:tcPr>
          <w:p w:rsidRPr="00FE39EF" w:rsidR="00CB322E" w:rsidP="004A03A5" w:rsidRDefault="00CB322E" w14:paraId="7BBCDEC9" w14:textId="70FCA0E5">
            <w:r w:rsidRPr="00FE39EF">
              <w:t>100</w:t>
            </w:r>
          </w:p>
        </w:tc>
        <w:tc>
          <w:tcPr>
            <w:tcW w:w="4532" w:type="dxa"/>
          </w:tcPr>
          <w:p w:rsidRPr="00FE39EF" w:rsidR="00CB322E" w:rsidP="004A03A5" w:rsidRDefault="00CB322E" w14:paraId="17BBB617" w14:textId="02882163">
            <w:r w:rsidRPr="00FE39EF">
              <w:t>Unknown error</w:t>
            </w:r>
          </w:p>
        </w:tc>
      </w:tr>
      <w:tr w:rsidRPr="00FE39EF" w:rsidR="000D100A" w:rsidTr="0040655C" w14:paraId="0D6BDAD1" w14:textId="77777777">
        <w:tc>
          <w:tcPr>
            <w:tcW w:w="4531" w:type="dxa"/>
          </w:tcPr>
          <w:p w:rsidRPr="00FE39EF" w:rsidR="000D100A" w:rsidP="004A03A5" w:rsidRDefault="000D100A" w14:paraId="1ABC2015" w14:textId="3621FF58">
            <w:r w:rsidRPr="00FE39EF">
              <w:t>101</w:t>
            </w:r>
          </w:p>
        </w:tc>
        <w:tc>
          <w:tcPr>
            <w:tcW w:w="4532" w:type="dxa"/>
          </w:tcPr>
          <w:p w:rsidRPr="00FE39EF" w:rsidR="000D100A" w:rsidP="004A03A5" w:rsidRDefault="000D100A" w14:paraId="3E2786D1" w14:textId="3E40A416">
            <w:r w:rsidRPr="00FE39EF">
              <w:t>Invalid XML message</w:t>
            </w:r>
          </w:p>
        </w:tc>
      </w:tr>
      <w:tr w:rsidRPr="00FE39EF" w:rsidR="00CB322E" w:rsidTr="0040655C" w14:paraId="5920A10E" w14:textId="77777777">
        <w:tc>
          <w:tcPr>
            <w:tcW w:w="4531" w:type="dxa"/>
          </w:tcPr>
          <w:p w:rsidRPr="00FE39EF" w:rsidR="00CB322E" w:rsidP="004A03A5" w:rsidRDefault="00CB322E" w14:paraId="7D830B59" w14:textId="20180603">
            <w:r w:rsidRPr="00FE39EF">
              <w:t>130</w:t>
            </w:r>
          </w:p>
        </w:tc>
        <w:tc>
          <w:tcPr>
            <w:tcW w:w="4532" w:type="dxa"/>
          </w:tcPr>
          <w:p w:rsidRPr="00FE39EF" w:rsidR="00CB322E" w:rsidP="004A03A5" w:rsidRDefault="00CB322E" w14:paraId="27573F35" w14:textId="0C5ACB53">
            <w:r w:rsidRPr="00FE39EF">
              <w:t>Invalid language code</w:t>
            </w:r>
          </w:p>
        </w:tc>
      </w:tr>
      <w:tr w:rsidRPr="00FE39EF" w:rsidR="00CB322E" w:rsidTr="0040655C" w14:paraId="56343B77" w14:textId="77777777">
        <w:tc>
          <w:tcPr>
            <w:tcW w:w="4531" w:type="dxa"/>
          </w:tcPr>
          <w:p w:rsidRPr="00FE39EF" w:rsidR="00CB322E" w:rsidP="004A03A5" w:rsidRDefault="00CB322E" w14:paraId="0EF2E8EE" w14:textId="1E1F5933">
            <w:r w:rsidRPr="00FE39EF">
              <w:t>250</w:t>
            </w:r>
          </w:p>
        </w:tc>
        <w:tc>
          <w:tcPr>
            <w:tcW w:w="4532" w:type="dxa"/>
          </w:tcPr>
          <w:p w:rsidRPr="00FE39EF" w:rsidR="00CB322E" w:rsidP="004A03A5" w:rsidRDefault="00CB322E" w14:paraId="17DEB78C" w14:textId="394FA700">
            <w:r w:rsidRPr="00FE39EF">
              <w:t>Invalid country code format</w:t>
            </w:r>
          </w:p>
        </w:tc>
      </w:tr>
      <w:tr w:rsidRPr="00FE39EF" w:rsidR="00CB322E" w:rsidTr="0040655C" w14:paraId="1011C083" w14:textId="77777777">
        <w:tc>
          <w:tcPr>
            <w:tcW w:w="4531" w:type="dxa"/>
          </w:tcPr>
          <w:p w:rsidRPr="00FE39EF" w:rsidR="00CB322E" w:rsidP="004A03A5" w:rsidRDefault="00CB322E" w14:paraId="6A24A857" w14:textId="4F8E014A">
            <w:r w:rsidRPr="00FE39EF">
              <w:t>251</w:t>
            </w:r>
          </w:p>
        </w:tc>
        <w:tc>
          <w:tcPr>
            <w:tcW w:w="4532" w:type="dxa"/>
          </w:tcPr>
          <w:p w:rsidRPr="00FE39EF" w:rsidR="00CB322E" w:rsidP="004A03A5" w:rsidRDefault="00CB322E" w14:paraId="1B5B13C2" w14:textId="64A31750">
            <w:r w:rsidRPr="00FE39EF">
              <w:t>Unknown country code</w:t>
            </w:r>
          </w:p>
        </w:tc>
      </w:tr>
      <w:tr w:rsidRPr="00FE39EF" w:rsidR="00CB322E" w:rsidTr="0040655C" w14:paraId="15B10968" w14:textId="77777777">
        <w:tc>
          <w:tcPr>
            <w:tcW w:w="4531" w:type="dxa"/>
          </w:tcPr>
          <w:p w:rsidRPr="00FE39EF" w:rsidR="00CB322E" w:rsidP="004A03A5" w:rsidRDefault="00CB322E" w14:paraId="42B822B4" w14:textId="76F31557">
            <w:r w:rsidRPr="00FE39EF">
              <w:t>252</w:t>
            </w:r>
          </w:p>
        </w:tc>
        <w:tc>
          <w:tcPr>
            <w:tcW w:w="4532" w:type="dxa"/>
          </w:tcPr>
          <w:p w:rsidRPr="00FE39EF" w:rsidR="00CB322E" w:rsidP="004A03A5" w:rsidRDefault="00CB322E" w14:paraId="2D183B8B" w14:textId="149129A4">
            <w:r w:rsidRPr="00FE39EF">
              <w:t>Country code not valid for given period</w:t>
            </w:r>
          </w:p>
        </w:tc>
      </w:tr>
      <w:tr w:rsidRPr="00FE39EF" w:rsidR="0040655C" w:rsidTr="0040655C" w14:paraId="41ACE905" w14:textId="77777777">
        <w:tc>
          <w:tcPr>
            <w:tcW w:w="4531" w:type="dxa"/>
          </w:tcPr>
          <w:p w:rsidRPr="00FE39EF" w:rsidR="0040655C" w:rsidP="004A03A5" w:rsidRDefault="00CB322E" w14:paraId="3CBF2438" w14:textId="7918116D">
            <w:r w:rsidRPr="00FE39EF">
              <w:t>400</w:t>
            </w:r>
          </w:p>
        </w:tc>
        <w:tc>
          <w:tcPr>
            <w:tcW w:w="4532" w:type="dxa"/>
          </w:tcPr>
          <w:p w:rsidRPr="00FE39EF" w:rsidR="0040655C" w:rsidP="004A03A5" w:rsidRDefault="00CB322E" w14:paraId="0BDD3E55" w14:textId="4BBBBA7C">
            <w:r w:rsidRPr="00FE39EF">
              <w:t>Invalid goods code format</w:t>
            </w:r>
          </w:p>
        </w:tc>
      </w:tr>
      <w:tr w:rsidRPr="00FE39EF" w:rsidR="0040655C" w:rsidTr="0040655C" w14:paraId="44F65F49" w14:textId="77777777">
        <w:tc>
          <w:tcPr>
            <w:tcW w:w="4531" w:type="dxa"/>
          </w:tcPr>
          <w:p w:rsidRPr="00FE39EF" w:rsidR="0040655C" w:rsidP="004A03A5" w:rsidRDefault="00CB322E" w14:paraId="217429C1" w14:textId="0DD4C394">
            <w:r w:rsidRPr="00FE39EF">
              <w:t>401</w:t>
            </w:r>
          </w:p>
        </w:tc>
        <w:tc>
          <w:tcPr>
            <w:tcW w:w="4532" w:type="dxa"/>
          </w:tcPr>
          <w:p w:rsidRPr="00FE39EF" w:rsidR="0040655C" w:rsidP="004A03A5" w:rsidRDefault="00CB322E" w14:paraId="007288CA" w14:textId="00673041">
            <w:r w:rsidRPr="00FE39EF">
              <w:t>Unknown goods code</w:t>
            </w:r>
          </w:p>
        </w:tc>
      </w:tr>
      <w:tr w:rsidRPr="00FE39EF" w:rsidR="0040655C" w:rsidTr="0040655C" w14:paraId="0C7237DB" w14:textId="77777777">
        <w:tc>
          <w:tcPr>
            <w:tcW w:w="4531" w:type="dxa"/>
          </w:tcPr>
          <w:p w:rsidRPr="00FE39EF" w:rsidR="0040655C" w:rsidP="004A03A5" w:rsidRDefault="00CB322E" w14:paraId="3AB24C50" w14:textId="1B1CF43C">
            <w:r w:rsidRPr="00FE39EF">
              <w:t>402</w:t>
            </w:r>
          </w:p>
        </w:tc>
        <w:tc>
          <w:tcPr>
            <w:tcW w:w="4532" w:type="dxa"/>
          </w:tcPr>
          <w:p w:rsidRPr="00FE39EF" w:rsidR="0040655C" w:rsidP="004A03A5" w:rsidRDefault="00CB322E" w14:paraId="6526615E" w14:textId="7DFD2F28">
            <w:r w:rsidRPr="00FE39EF">
              <w:t>Goods code not valid for given period</w:t>
            </w:r>
          </w:p>
        </w:tc>
      </w:tr>
      <w:tr w:rsidRPr="00FE39EF" w:rsidR="00E56FFF" w:rsidTr="0040655C" w14:paraId="3B308B3A" w14:textId="77777777">
        <w:tc>
          <w:tcPr>
            <w:tcW w:w="4531" w:type="dxa"/>
          </w:tcPr>
          <w:p w:rsidRPr="00FE39EF" w:rsidR="00E56FFF" w:rsidP="004A03A5" w:rsidRDefault="00E56FFF" w14:paraId="72EF9B5D" w14:textId="7FA94725">
            <w:r>
              <w:t>430</w:t>
            </w:r>
          </w:p>
        </w:tc>
        <w:tc>
          <w:tcPr>
            <w:tcW w:w="4532" w:type="dxa"/>
          </w:tcPr>
          <w:p w:rsidRPr="00FE39EF" w:rsidR="00E56FFF" w:rsidP="004A03A5" w:rsidRDefault="00E56FFF" w14:paraId="6D283971" w14:textId="09A54CF0">
            <w:r>
              <w:t>No applicable measure series C was found</w:t>
            </w:r>
          </w:p>
        </w:tc>
      </w:tr>
      <w:tr w:rsidRPr="00FE39EF" w:rsidR="0040655C" w:rsidTr="0040655C" w14:paraId="164E31F2" w14:textId="77777777">
        <w:tc>
          <w:tcPr>
            <w:tcW w:w="4531" w:type="dxa"/>
          </w:tcPr>
          <w:p w:rsidRPr="00FE39EF" w:rsidR="0040655C" w:rsidP="004A03A5" w:rsidRDefault="003A7D92" w14:paraId="14D584D5" w14:textId="07F5658E">
            <w:r w:rsidRPr="00FE39EF">
              <w:t>…</w:t>
            </w:r>
          </w:p>
        </w:tc>
        <w:tc>
          <w:tcPr>
            <w:tcW w:w="4532" w:type="dxa"/>
          </w:tcPr>
          <w:p w:rsidRPr="00FE39EF" w:rsidR="0040655C" w:rsidP="004A03A5" w:rsidRDefault="003A7D92" w14:paraId="5E55A2AA" w14:textId="54EAA47A">
            <w:r w:rsidRPr="00FE39EF">
              <w:t>…….</w:t>
            </w:r>
          </w:p>
        </w:tc>
      </w:tr>
    </w:tbl>
    <w:p w:rsidRPr="00FE39EF" w:rsidR="00205033" w:rsidP="00B379EC" w:rsidRDefault="00E4011C" w14:paraId="5D76F576" w14:textId="0FD43901">
      <w:pPr>
        <w:pStyle w:val="Heading2"/>
      </w:pPr>
      <w:bookmarkStart w:name="_Toc222325911" w:id="53"/>
      <w:bookmarkStart w:name="_Toc222325998" w:id="54"/>
      <w:bookmarkStart w:name="_Toc222326160" w:id="55"/>
      <w:bookmarkStart w:name="_Toc222343931" w:id="56"/>
      <w:bookmarkEnd w:id="53"/>
      <w:bookmarkEnd w:id="54"/>
      <w:bookmarkEnd w:id="55"/>
      <w:r w:rsidRPr="00FE39EF">
        <w:t>Minimum viable prototype</w:t>
      </w:r>
      <w:bookmarkEnd w:id="56"/>
      <w:r w:rsidRPr="00FE39EF">
        <w:t xml:space="preserve"> </w:t>
      </w:r>
      <w:r w:rsidR="00055843">
        <w:t>(MVP)</w:t>
      </w:r>
    </w:p>
    <w:p w:rsidRPr="002A5FAB" w:rsidR="002A5FAB" w:rsidP="00055843" w:rsidRDefault="002A5FAB" w14:paraId="5E87FDA6" w14:textId="77777777">
      <w:pPr>
        <w:spacing w:before="120"/>
      </w:pPr>
      <w:r w:rsidRPr="002A5FAB">
        <w:t>For the purposes of testing the national Import and Export systems (AIS and AES), a Minimal Viable Prototype (MVP) will be implemented as the earliest functional version of the TARIC system.</w:t>
      </w:r>
    </w:p>
    <w:p w:rsidRPr="002A5FAB" w:rsidR="002A5FAB" w:rsidP="002A5FAB" w:rsidRDefault="002A5FAB" w14:paraId="221AA445" w14:textId="77777777">
      <w:r w:rsidRPr="002A5FAB">
        <w:t xml:space="preserve">In this phase, TARIC will process </w:t>
      </w:r>
      <w:r w:rsidRPr="002A5FAB">
        <w:rPr>
          <w:b/>
          <w:bCs/>
        </w:rPr>
        <w:t>TaricRequest</w:t>
      </w:r>
      <w:r w:rsidRPr="002A5FAB">
        <w:t xml:space="preserve"> and </w:t>
      </w:r>
      <w:r w:rsidRPr="002A5FAB">
        <w:rPr>
          <w:b/>
          <w:bCs/>
        </w:rPr>
        <w:t>TaricResponse</w:t>
      </w:r>
      <w:r w:rsidRPr="002A5FAB">
        <w:t xml:space="preserve"> messages, as defined in this document, to evaluate customs declarations and provide data related to goods codes declarable within AIS and AES.</w:t>
      </w:r>
    </w:p>
    <w:p w:rsidR="008465C8" w:rsidP="008465C8" w:rsidRDefault="008465C8" w14:paraId="1E6A299B" w14:textId="3E4447D3">
      <w:pPr>
        <w:pStyle w:val="Heading3"/>
      </w:pPr>
      <w:bookmarkStart w:name="_Toc222343932" w:id="57"/>
      <w:r>
        <w:t>Calculator mock</w:t>
      </w:r>
      <w:bookmarkEnd w:id="57"/>
    </w:p>
    <w:p w:rsidRPr="00683E7F" w:rsidR="00683E7F" w:rsidP="00055843" w:rsidRDefault="00683E7F" w14:paraId="4BBCB883" w14:textId="2DC84BA4">
      <w:pPr>
        <w:spacing w:before="120"/>
      </w:pPr>
      <w:r w:rsidRPr="00683E7F">
        <w:t>At this stage, TARIC will operate using mocked responses rather than real production data. Only a limited set of predefined scenarios, as specified in</w:t>
      </w:r>
      <w:r>
        <w:rPr>
          <w:lang w:val="cs-CZ"/>
        </w:rPr>
        <w:t xml:space="preserve"> </w:t>
      </w:r>
      <w:hyperlink w:history="1" r:id="rId20">
        <w:r w:rsidRPr="00FE39EF" w:rsidR="0010648E">
          <w:rPr>
            <w:rStyle w:val="Hyperlink"/>
          </w:rPr>
          <w:t>TestCases_MVP_draft_v1.xlsx</w:t>
        </w:r>
      </w:hyperlink>
      <w:r w:rsidRPr="00683E7F">
        <w:t>, will be supported.</w:t>
      </w:r>
    </w:p>
    <w:p w:rsidRPr="00683E7F" w:rsidR="00683E7F" w:rsidP="00683E7F" w:rsidRDefault="00683E7F" w14:paraId="21FF577A" w14:textId="77777777">
      <w:r w:rsidRPr="00683E7F">
        <w:t xml:space="preserve">The originating system will submit a </w:t>
      </w:r>
      <w:r w:rsidRPr="00683E7F">
        <w:rPr>
          <w:b/>
          <w:bCs/>
        </w:rPr>
        <w:t>TaricRequest</w:t>
      </w:r>
      <w:r w:rsidRPr="00683E7F">
        <w:t xml:space="preserve"> message containing predefined test data. TARIC will identify the corresponding test case based on the goods code and return a predefined </w:t>
      </w:r>
      <w:r w:rsidRPr="00683E7F">
        <w:rPr>
          <w:b/>
          <w:bCs/>
        </w:rPr>
        <w:t>TaricResponse</w:t>
      </w:r>
      <w:r w:rsidRPr="00683E7F">
        <w:t xml:space="preserve"> message.</w:t>
      </w:r>
    </w:p>
    <w:p w:rsidRPr="00683E7F" w:rsidR="00683E7F" w:rsidP="00683E7F" w:rsidRDefault="00683E7F" w14:paraId="5BCBADA6" w14:textId="50E3ADB6">
      <w:r w:rsidRPr="00683E7F">
        <w:t xml:space="preserve">The complete set of predefined test data is available in the SharePoint folder titled </w:t>
      </w:r>
      <w:hyperlink w:history="1" r:id="rId21">
        <w:r w:rsidRPr="00FE39EF" w:rsidR="002A63F3">
          <w:rPr>
            <w:rStyle w:val="Hyperlink"/>
          </w:rPr>
          <w:t>Taric - predefined data</w:t>
        </w:r>
      </w:hyperlink>
      <w:r w:rsidRPr="00FE39EF">
        <w:t>.</w:t>
      </w:r>
    </w:p>
    <w:p w:rsidRPr="00683E7F" w:rsidR="00683E7F" w:rsidP="0010648E" w:rsidRDefault="00683E7F" w14:paraId="75E5EF40" w14:textId="0D04C712">
      <w:pPr>
        <w:rPr>
          <w:lang w:val="cs-CZ"/>
        </w:rPr>
      </w:pPr>
      <w:r w:rsidRPr="00683E7F">
        <w:t xml:space="preserve">If TARIC receives a </w:t>
      </w:r>
      <w:r w:rsidRPr="00683E7F">
        <w:rPr>
          <w:b/>
          <w:bCs/>
        </w:rPr>
        <w:t>TaricRequest</w:t>
      </w:r>
      <w:r w:rsidRPr="00683E7F">
        <w:t xml:space="preserve"> containing data that is not defined in the aforementioned folder (e.g., unsupported goods code), the system will return a </w:t>
      </w:r>
      <w:r w:rsidRPr="00683E7F">
        <w:rPr>
          <w:b/>
          <w:bCs/>
        </w:rPr>
        <w:t>TaricResponse</w:t>
      </w:r>
      <w:r w:rsidRPr="00683E7F">
        <w:t xml:space="preserve"> message with</w:t>
      </w:r>
      <w:r>
        <w:rPr>
          <w:lang w:val="cs-CZ"/>
        </w:rPr>
        <w:t xml:space="preserve"> Errors Data Group</w:t>
      </w:r>
      <w:r w:rsidRPr="00683E7F">
        <w:t>:</w:t>
      </w:r>
    </w:p>
    <w:p w:rsidR="00A56219" w:rsidP="00A56219" w:rsidRDefault="00A56219" w14:paraId="05AFD4EF" w14:textId="77777777">
      <w:r>
        <w:t xml:space="preserve">  &lt;Errors&gt;</w:t>
      </w:r>
    </w:p>
    <w:p w:rsidR="00A56219" w:rsidP="00A56219" w:rsidRDefault="00A56219" w14:paraId="45887F4F" w14:textId="77777777">
      <w:r>
        <w:t xml:space="preserve">    &lt;Error&gt;</w:t>
      </w:r>
    </w:p>
    <w:p w:rsidR="00A56219" w:rsidP="00A56219" w:rsidRDefault="00A56219" w14:paraId="2088D32A" w14:textId="77777777">
      <w:r>
        <w:t xml:space="preserve">      &lt;ErrorNumber&gt;1&lt;/ErrorNumber&gt;</w:t>
      </w:r>
    </w:p>
    <w:p w:rsidR="00A56219" w:rsidP="00A56219" w:rsidRDefault="00A56219" w14:paraId="3C19C774" w14:textId="77777777">
      <w:r>
        <w:t xml:space="preserve">      &lt;ErrorMessage&gt;failed deserialization&lt;/ErrorMessage&gt;</w:t>
      </w:r>
    </w:p>
    <w:p w:rsidR="00A56219" w:rsidP="00A56219" w:rsidRDefault="00A56219" w14:paraId="440574C6" w14:textId="77777777">
      <w:r>
        <w:t xml:space="preserve">    &lt;/Error&gt;</w:t>
      </w:r>
    </w:p>
    <w:p w:rsidR="00A56219" w:rsidP="00A56219" w:rsidRDefault="00A56219" w14:paraId="205D9C49" w14:textId="77777777">
      <w:r>
        <w:t xml:space="preserve">  &lt;/Errors&gt;</w:t>
      </w:r>
    </w:p>
    <w:p w:rsidR="008465C8" w:rsidP="288CDB2B" w:rsidRDefault="008465C8" w14:paraId="7D87390F" w14:textId="66D766DD">
      <w:pPr>
        <w:pStyle w:val="Heading3"/>
        <w:rPr>
          <w:lang w:val="en-US"/>
        </w:rPr>
      </w:pPr>
      <w:bookmarkStart w:name="_Toc222343933" w:id="58"/>
      <w:r w:rsidRPr="288CDB2B" w:rsidR="008465C8">
        <w:rPr>
          <w:lang w:val="en-US"/>
        </w:rPr>
        <w:t xml:space="preserve">Goods Code </w:t>
      </w:r>
      <w:r w:rsidRPr="288CDB2B" w:rsidR="008465C8">
        <w:rPr>
          <w:lang w:val="en-US"/>
        </w:rPr>
        <w:t>codelist</w:t>
      </w:r>
      <w:bookmarkEnd w:id="58"/>
    </w:p>
    <w:p w:rsidRPr="006223CB" w:rsidR="006223CB" w:rsidP="00055843" w:rsidRDefault="006223CB" w14:paraId="5EE4C862" w14:textId="77777777">
      <w:pPr>
        <w:spacing w:before="120"/>
      </w:pPr>
      <w:r w:rsidRPr="006223CB">
        <w:t>For the MVP phase, data related to declarable 12-digit goods codes will be published through the following two channels:</w:t>
      </w:r>
    </w:p>
    <w:p w:rsidRPr="006223CB" w:rsidR="006223CB" w:rsidP="000746DA" w:rsidRDefault="006223CB" w14:paraId="09E845F9" w14:textId="2EB80814">
      <w:pPr>
        <w:rPr>
          <w:sz w:val="24"/>
          <w:szCs w:val="28"/>
          <w:lang w:eastAsia="en-US"/>
        </w:rPr>
      </w:pPr>
      <w:r w:rsidRPr="006223CB">
        <w:rPr>
          <w:sz w:val="24"/>
          <w:szCs w:val="28"/>
          <w:lang w:eastAsia="en-US"/>
        </w:rPr>
        <w:t>Database Table Publication</w:t>
      </w:r>
    </w:p>
    <w:p w:rsidRPr="000746DA" w:rsidR="006223CB" w:rsidP="000746DA" w:rsidRDefault="006223CB" w14:paraId="295021A4" w14:textId="12EEEEB7">
      <w:pPr>
        <w:pStyle w:val="ListParagraph"/>
        <w:numPr>
          <w:ilvl w:val="0"/>
          <w:numId w:val="48"/>
        </w:numPr>
      </w:pPr>
      <w:r w:rsidRPr="000746DA">
        <w:t>The data will be made available via the database table:</w:t>
      </w:r>
      <w:r w:rsidRPr="000746DA">
        <w:rPr>
          <w:lang w:val="cs-CZ"/>
        </w:rPr>
        <w:t xml:space="preserve"> </w:t>
      </w:r>
      <w:r w:rsidRPr="000746DA">
        <w:rPr>
          <w:b/>
          <w:bCs/>
        </w:rPr>
        <w:t>[TaricCodeLists].[GoodsCodes12]</w:t>
      </w:r>
    </w:p>
    <w:p w:rsidRPr="000746DA" w:rsidR="006223CB" w:rsidP="000746DA" w:rsidRDefault="006223CB" w14:paraId="0227525F" w14:textId="77777777">
      <w:pPr>
        <w:pStyle w:val="ListParagraph"/>
        <w:numPr>
          <w:ilvl w:val="0"/>
          <w:numId w:val="48"/>
        </w:numPr>
      </w:pPr>
      <w:r w:rsidRPr="000746DA">
        <w:t>This table contains the complete list of declarable 12-digit goods codes for the MVP and can be accessed using the following credentials:</w:t>
      </w:r>
    </w:p>
    <w:p w:rsidRPr="006223CB" w:rsidR="006223CB" w:rsidP="000746DA" w:rsidRDefault="006223CB" w14:paraId="398FA60F" w14:textId="77777777">
      <w:pPr>
        <w:numPr>
          <w:ilvl w:val="1"/>
          <w:numId w:val="48"/>
        </w:numPr>
        <w:rPr>
          <w:lang w:eastAsia="en-US"/>
        </w:rPr>
      </w:pPr>
      <w:r w:rsidRPr="006223CB">
        <w:rPr>
          <w:b/>
          <w:bCs/>
          <w:lang w:eastAsia="en-US"/>
        </w:rPr>
        <w:t>Username:</w:t>
      </w:r>
      <w:r w:rsidRPr="006223CB">
        <w:rPr>
          <w:lang w:eastAsia="en-US"/>
        </w:rPr>
        <w:t xml:space="preserve"> TaricViewUser</w:t>
      </w:r>
    </w:p>
    <w:p w:rsidRPr="006223CB" w:rsidR="006223CB" w:rsidP="000746DA" w:rsidRDefault="006223CB" w14:paraId="56E252FC" w14:textId="77777777">
      <w:pPr>
        <w:numPr>
          <w:ilvl w:val="1"/>
          <w:numId w:val="48"/>
        </w:numPr>
        <w:rPr>
          <w:lang w:eastAsia="en-US"/>
        </w:rPr>
      </w:pPr>
      <w:r w:rsidRPr="006223CB">
        <w:rPr>
          <w:b/>
          <w:bCs/>
          <w:lang w:eastAsia="en-US"/>
        </w:rPr>
        <w:t>Password:</w:t>
      </w:r>
      <w:r w:rsidRPr="006223CB">
        <w:rPr>
          <w:lang w:eastAsia="en-US"/>
        </w:rPr>
        <w:t xml:space="preserve"> 1</w:t>
      </w:r>
    </w:p>
    <w:p w:rsidRPr="006223CB" w:rsidR="006223CB" w:rsidP="000746DA" w:rsidRDefault="006223CB" w14:paraId="43966D9B" w14:textId="4CC0B4FD">
      <w:pPr>
        <w:rPr>
          <w:sz w:val="24"/>
          <w:szCs w:val="28"/>
          <w:lang w:eastAsia="en-US"/>
        </w:rPr>
      </w:pPr>
      <w:r w:rsidRPr="006223CB">
        <w:rPr>
          <w:sz w:val="24"/>
          <w:szCs w:val="28"/>
          <w:lang w:eastAsia="en-US"/>
        </w:rPr>
        <w:t>Excel Export</w:t>
      </w:r>
    </w:p>
    <w:p w:rsidRPr="000746DA" w:rsidR="006223CB" w:rsidP="000746DA" w:rsidRDefault="006223CB" w14:paraId="7CF7A7E6" w14:textId="77777777">
      <w:pPr>
        <w:pStyle w:val="ListParagraph"/>
        <w:numPr>
          <w:ilvl w:val="0"/>
          <w:numId w:val="49"/>
        </w:numPr>
      </w:pPr>
      <w:r w:rsidRPr="000746DA">
        <w:t xml:space="preserve">An export of the above-mentioned database table will also be provided in </w:t>
      </w:r>
      <w:r w:rsidRPr="000746DA">
        <w:rPr>
          <w:b/>
          <w:bCs/>
        </w:rPr>
        <w:t>.xlsx format</w:t>
      </w:r>
      <w:r w:rsidRPr="000746DA">
        <w:t>.</w:t>
      </w:r>
    </w:p>
    <w:p w:rsidRPr="005030F6" w:rsidR="006223CB" w:rsidP="000746DA" w:rsidRDefault="006223CB" w14:paraId="43F12588" w14:textId="77777777">
      <w:pPr>
        <w:pStyle w:val="ListParagraph"/>
        <w:numPr>
          <w:ilvl w:val="0"/>
          <w:numId w:val="49"/>
        </w:numPr>
      </w:pPr>
      <w:r w:rsidRPr="000746DA">
        <w:t>This Excel file may be used for upload into the Atamagai system by CAS.</w:t>
      </w:r>
    </w:p>
    <w:p w:rsidRPr="005030F6" w:rsidR="005030F6" w:rsidP="005030F6" w:rsidRDefault="005030F6" w14:paraId="5A7BD1F0" w14:textId="77777777">
      <w:pPr>
        <w:pStyle w:val="ListParagraph"/>
        <w:numPr>
          <w:ilvl w:val="0"/>
          <w:numId w:val="49"/>
        </w:numPr>
        <w:spacing w:after="0"/>
        <w:rPr>
          <w:sz w:val="24"/>
        </w:rPr>
      </w:pPr>
      <w:hyperlink w:history="1" r:id="rId22">
        <w:r>
          <w:rPr>
            <w:rStyle w:val="Hyperlink"/>
          </w:rPr>
          <w:t>GoodsCode_length12_MVP.xlsx</w:t>
        </w:r>
      </w:hyperlink>
    </w:p>
    <w:p w:rsidRPr="000746DA" w:rsidR="005030F6" w:rsidP="005030F6" w:rsidRDefault="005030F6" w14:paraId="34769D04" w14:textId="77777777">
      <w:pPr>
        <w:pStyle w:val="ListParagraph"/>
        <w:ind w:left="644"/>
      </w:pPr>
    </w:p>
    <w:p w:rsidRPr="006223CB" w:rsidR="008B2042" w:rsidP="008B2042" w:rsidRDefault="008B2042" w14:paraId="414FC028" w14:textId="77777777"/>
    <w:p w:rsidRPr="00FE39EF" w:rsidR="00F3119A" w:rsidP="00F3119A" w:rsidRDefault="00F3119A" w14:paraId="1E18790E" w14:textId="66727EC3"/>
    <w:p w:rsidRPr="00FE39EF" w:rsidR="00F62A1A" w:rsidP="00B63711" w:rsidRDefault="00711002" w14:paraId="3B3B2526" w14:textId="77777777">
      <w:pPr>
        <w:pStyle w:val="Heading1"/>
      </w:pPr>
      <w:bookmarkStart w:name="_Rules_and_Conditions_2" w:id="59"/>
      <w:bookmarkStart w:name="_Toc222343934" w:id="60"/>
      <w:bookmarkEnd w:id="49"/>
      <w:bookmarkEnd w:id="59"/>
      <w:r w:rsidRPr="00FE39EF">
        <w:t xml:space="preserve">General </w:t>
      </w:r>
      <w:r w:rsidRPr="00FE39EF" w:rsidR="009539F0">
        <w:t>Information</w:t>
      </w:r>
      <w:bookmarkEnd w:id="60"/>
    </w:p>
    <w:p w:rsidRPr="00FE39EF" w:rsidR="00FB08BA" w:rsidP="00FB08BA" w:rsidRDefault="00FB08BA" w14:paraId="670CEEC8" w14:textId="0988674A">
      <w:r w:rsidRPr="00FE39EF">
        <w:t xml:space="preserve">This chapter contains </w:t>
      </w:r>
      <w:r w:rsidRPr="00FE39EF" w:rsidR="3FE5CE4F">
        <w:t>the</w:t>
      </w:r>
      <w:r w:rsidRPr="00FE39EF">
        <w:t xml:space="preserve"> </w:t>
      </w:r>
      <w:r w:rsidRPr="00FE39EF" w:rsidR="00635CDC">
        <w:t>data</w:t>
      </w:r>
      <w:r w:rsidRPr="00FE39EF" w:rsidR="003C52CF">
        <w:t xml:space="preserve"> that </w:t>
      </w:r>
      <w:r w:rsidRPr="00FE39EF" w:rsidR="59AEF2A2">
        <w:t>is</w:t>
      </w:r>
      <w:r w:rsidRPr="00FE39EF" w:rsidR="003C52CF">
        <w:t xml:space="preserve"> common for all features.</w:t>
      </w:r>
    </w:p>
    <w:p w:rsidRPr="00FE39EF" w:rsidR="00D21B7E" w:rsidP="00B379EC" w:rsidRDefault="00D21B7E" w14:paraId="3E27F601" w14:textId="77777777">
      <w:pPr>
        <w:pStyle w:val="Heading2"/>
      </w:pPr>
      <w:bookmarkStart w:name="_XSDs" w:id="61"/>
      <w:bookmarkStart w:name="_Toc218265097" w:id="62"/>
      <w:bookmarkStart w:name="_Toc218266671" w:id="63"/>
      <w:bookmarkStart w:name="_Toc218268144" w:id="64"/>
      <w:bookmarkStart w:name="_Toc218265098" w:id="65"/>
      <w:bookmarkStart w:name="_Toc218266672" w:id="66"/>
      <w:bookmarkStart w:name="_Toc218268145" w:id="67"/>
      <w:bookmarkStart w:name="_Toc218265099" w:id="68"/>
      <w:bookmarkStart w:name="_Toc218266673" w:id="69"/>
      <w:bookmarkStart w:name="_Toc218268146" w:id="70"/>
      <w:bookmarkStart w:name="_Toc222343935" w:id="71"/>
      <w:bookmarkEnd w:id="61"/>
      <w:bookmarkEnd w:id="62"/>
      <w:bookmarkEnd w:id="63"/>
      <w:bookmarkEnd w:id="64"/>
      <w:bookmarkEnd w:id="65"/>
      <w:bookmarkEnd w:id="66"/>
      <w:bookmarkEnd w:id="67"/>
      <w:bookmarkEnd w:id="68"/>
      <w:bookmarkEnd w:id="69"/>
      <w:bookmarkEnd w:id="70"/>
      <w:r w:rsidRPr="00FE39EF">
        <w:t>Rules and Conditions</w:t>
      </w:r>
      <w:bookmarkEnd w:id="71"/>
    </w:p>
    <w:p w:rsidRPr="00FE39EF" w:rsidR="00A63C56" w:rsidP="00055843" w:rsidRDefault="00A63C56" w14:paraId="607DC425" w14:textId="6225BF47">
      <w:pPr>
        <w:spacing w:before="120"/>
      </w:pPr>
      <w:r w:rsidRPr="00FE39EF">
        <w:t>TBD</w:t>
      </w:r>
    </w:p>
    <w:p w:rsidRPr="00FE39EF" w:rsidR="00C75B10" w:rsidP="00055843" w:rsidRDefault="001F44AE" w14:paraId="55230F4D" w14:textId="77777777">
      <w:pPr>
        <w:pStyle w:val="Heading2"/>
        <w:spacing w:after="120"/>
      </w:pPr>
      <w:bookmarkStart w:name="_Toc222343936" w:id="72"/>
      <w:r w:rsidRPr="00FE39EF">
        <w:t>Enumerations</w:t>
      </w:r>
      <w:bookmarkEnd w:id="72"/>
    </w:p>
    <w:tbl>
      <w:tblPr>
        <w:tblW w:w="9063" w:type="dxa"/>
        <w:tblCellMar>
          <w:left w:w="70" w:type="dxa"/>
          <w:right w:w="70" w:type="dxa"/>
        </w:tblCellMar>
        <w:tblLook w:val="04A0" w:firstRow="1" w:lastRow="0" w:firstColumn="1" w:lastColumn="0" w:noHBand="0" w:noVBand="1"/>
      </w:tblPr>
      <w:tblGrid>
        <w:gridCol w:w="2600"/>
        <w:gridCol w:w="3411"/>
        <w:gridCol w:w="1840"/>
        <w:gridCol w:w="1212"/>
      </w:tblGrid>
      <w:tr w:rsidRPr="00FE39EF" w:rsidR="00A63C56" w:rsidTr="00A63C56" w14:paraId="15B958A7" w14:textId="39EC055F">
        <w:trPr>
          <w:trHeight w:val="300"/>
        </w:trPr>
        <w:tc>
          <w:tcPr>
            <w:tcW w:w="2600" w:type="dxa"/>
            <w:tcBorders>
              <w:top w:val="single" w:color="auto" w:sz="4" w:space="0"/>
              <w:left w:val="single" w:color="auto" w:sz="4" w:space="0"/>
              <w:bottom w:val="single" w:color="auto" w:sz="4" w:space="0"/>
              <w:right w:val="single" w:color="auto" w:sz="4" w:space="0"/>
            </w:tcBorders>
            <w:noWrap/>
            <w:hideMark/>
          </w:tcPr>
          <w:p w:rsidRPr="00FE39EF" w:rsidR="00A63C56" w:rsidP="00055843" w:rsidRDefault="00A63C56" w14:paraId="3D0ECF05" w14:textId="77777777">
            <w:pPr>
              <w:spacing w:after="0" w:line="240" w:lineRule="auto"/>
              <w:rPr>
                <w:rFonts w:ascii="Calibri" w:hAnsi="Calibri" w:cs="Calibri"/>
                <w:b/>
                <w:bCs/>
                <w:color w:val="000000"/>
                <w:szCs w:val="22"/>
                <w:lang w:eastAsia="cs-CZ"/>
              </w:rPr>
            </w:pPr>
            <w:r w:rsidRPr="00FE39EF">
              <w:rPr>
                <w:rFonts w:ascii="Calibri" w:hAnsi="Calibri" w:cs="Calibri"/>
                <w:b/>
                <w:bCs/>
                <w:color w:val="000000"/>
                <w:szCs w:val="22"/>
                <w:lang w:eastAsia="cs-CZ"/>
              </w:rPr>
              <w:t>Code</w:t>
            </w:r>
          </w:p>
        </w:tc>
        <w:tc>
          <w:tcPr>
            <w:tcW w:w="3411" w:type="dxa"/>
            <w:tcBorders>
              <w:top w:val="single" w:color="auto" w:sz="4" w:space="0"/>
              <w:left w:val="nil"/>
              <w:bottom w:val="single" w:color="auto" w:sz="4" w:space="0"/>
              <w:right w:val="single" w:color="auto" w:sz="4" w:space="0"/>
            </w:tcBorders>
            <w:hideMark/>
          </w:tcPr>
          <w:p w:rsidRPr="00FE39EF" w:rsidR="00A63C56" w:rsidP="002C1199" w:rsidRDefault="00A63C56" w14:paraId="7C28C8AE" w14:textId="77777777">
            <w:pPr>
              <w:spacing w:after="0" w:line="240" w:lineRule="auto"/>
              <w:rPr>
                <w:rFonts w:ascii="Calibri" w:hAnsi="Calibri" w:cs="Calibri"/>
                <w:b/>
                <w:bCs/>
                <w:color w:val="000000"/>
                <w:szCs w:val="22"/>
                <w:lang w:eastAsia="cs-CZ"/>
              </w:rPr>
            </w:pPr>
            <w:r w:rsidRPr="00FE39EF">
              <w:rPr>
                <w:rFonts w:ascii="Calibri" w:hAnsi="Calibri" w:cs="Calibri"/>
                <w:b/>
                <w:bCs/>
                <w:color w:val="000000"/>
                <w:szCs w:val="22"/>
                <w:lang w:eastAsia="cs-CZ"/>
              </w:rPr>
              <w:t>Name</w:t>
            </w:r>
          </w:p>
        </w:tc>
        <w:tc>
          <w:tcPr>
            <w:tcW w:w="1840" w:type="dxa"/>
            <w:tcBorders>
              <w:top w:val="single" w:color="auto" w:sz="4" w:space="0"/>
              <w:left w:val="nil"/>
              <w:bottom w:val="single" w:color="auto" w:sz="4" w:space="0"/>
              <w:right w:val="single" w:color="auto" w:sz="4" w:space="0"/>
            </w:tcBorders>
            <w:hideMark/>
          </w:tcPr>
          <w:p w:rsidRPr="00FE39EF" w:rsidR="00A63C56" w:rsidP="002C1199" w:rsidRDefault="00A63C56" w14:paraId="43A7C18F" w14:textId="77777777">
            <w:pPr>
              <w:spacing w:after="0" w:line="240" w:lineRule="auto"/>
              <w:rPr>
                <w:rFonts w:ascii="Calibri" w:hAnsi="Calibri" w:cs="Calibri"/>
                <w:b/>
                <w:bCs/>
                <w:color w:val="000000"/>
                <w:szCs w:val="22"/>
                <w:lang w:eastAsia="cs-CZ"/>
              </w:rPr>
            </w:pPr>
            <w:r w:rsidRPr="00FE39EF">
              <w:rPr>
                <w:rFonts w:ascii="Calibri" w:hAnsi="Calibri" w:cs="Calibri"/>
                <w:b/>
                <w:bCs/>
                <w:color w:val="000000"/>
                <w:szCs w:val="22"/>
                <w:lang w:eastAsia="cs-CZ"/>
              </w:rPr>
              <w:t>Values</w:t>
            </w:r>
          </w:p>
        </w:tc>
        <w:tc>
          <w:tcPr>
            <w:tcW w:w="1212" w:type="dxa"/>
            <w:tcBorders>
              <w:top w:val="single" w:color="auto" w:sz="4" w:space="0"/>
              <w:bottom w:val="single" w:color="auto" w:sz="4" w:space="0"/>
              <w:right w:val="single" w:color="auto" w:sz="4" w:space="0"/>
            </w:tcBorders>
          </w:tcPr>
          <w:p w:rsidRPr="00FE39EF" w:rsidR="00A63C56" w:rsidP="002C1199" w:rsidRDefault="00A63C56" w14:paraId="2E96D6A5" w14:textId="655044A3">
            <w:pPr>
              <w:spacing w:after="0" w:line="240" w:lineRule="auto"/>
              <w:rPr>
                <w:rFonts w:ascii="Calibri" w:hAnsi="Calibri" w:cs="Calibri"/>
                <w:b/>
                <w:bCs/>
                <w:color w:val="000000"/>
                <w:szCs w:val="22"/>
                <w:lang w:eastAsia="cs-CZ"/>
              </w:rPr>
            </w:pPr>
            <w:r w:rsidRPr="00FE39EF">
              <w:rPr>
                <w:rFonts w:ascii="Calibri" w:hAnsi="Calibri" w:cs="Calibri"/>
                <w:b/>
                <w:bCs/>
                <w:color w:val="000000"/>
                <w:szCs w:val="22"/>
                <w:lang w:eastAsia="cs-CZ"/>
              </w:rPr>
              <w:t>Description</w:t>
            </w:r>
          </w:p>
        </w:tc>
      </w:tr>
      <w:tr w:rsidRPr="00FE39EF" w:rsidR="00A63C56" w:rsidTr="00A63C56" w14:paraId="4DF23F78" w14:textId="6BB53634">
        <w:trPr>
          <w:trHeight w:val="300"/>
        </w:trPr>
        <w:tc>
          <w:tcPr>
            <w:tcW w:w="2600" w:type="dxa"/>
            <w:vMerge w:val="restart"/>
            <w:tcBorders>
              <w:top w:val="nil"/>
              <w:left w:val="single" w:color="auto" w:sz="4" w:space="0"/>
              <w:right w:val="single" w:color="auto" w:sz="4" w:space="0"/>
            </w:tcBorders>
            <w:noWrap/>
          </w:tcPr>
          <w:p w:rsidRPr="00FE39EF" w:rsidR="00A63C56" w:rsidP="002C1199" w:rsidRDefault="00A63C56" w14:paraId="29AD41FB" w14:textId="30030D04">
            <w:pPr>
              <w:spacing w:after="0" w:line="240" w:lineRule="auto"/>
              <w:rPr>
                <w:rFonts w:ascii="Calibri" w:hAnsi="Calibri" w:cs="Calibri"/>
                <w:color w:val="000000"/>
                <w:szCs w:val="22"/>
                <w:lang w:eastAsia="cs-CZ"/>
              </w:rPr>
            </w:pPr>
            <w:r w:rsidRPr="00FE39EF">
              <w:rPr>
                <w:rFonts w:ascii="Calibri" w:hAnsi="Calibri" w:cs="Calibri"/>
                <w:color w:val="000000"/>
                <w:szCs w:val="22"/>
                <w:lang w:eastAsia="cs-CZ"/>
              </w:rPr>
              <w:t>eInformationType</w:t>
            </w:r>
          </w:p>
        </w:tc>
        <w:tc>
          <w:tcPr>
            <w:tcW w:w="3411" w:type="dxa"/>
            <w:vMerge w:val="restart"/>
            <w:tcBorders>
              <w:top w:val="nil"/>
              <w:left w:val="single" w:color="auto" w:sz="4" w:space="0"/>
              <w:right w:val="single" w:color="auto" w:sz="4" w:space="0"/>
            </w:tcBorders>
          </w:tcPr>
          <w:p w:rsidRPr="00FE39EF" w:rsidR="00A63C56" w:rsidP="002C1199" w:rsidRDefault="00A63C56" w14:paraId="76C8F60C" w14:textId="56443EE5">
            <w:pPr>
              <w:spacing w:after="0" w:line="240" w:lineRule="auto"/>
              <w:rPr>
                <w:rFonts w:ascii="Calibri" w:hAnsi="Calibri" w:cs="Calibri"/>
                <w:color w:val="000000"/>
                <w:szCs w:val="22"/>
                <w:lang w:eastAsia="cs-CZ"/>
              </w:rPr>
            </w:pPr>
            <w:r w:rsidRPr="00FE39EF">
              <w:rPr>
                <w:rFonts w:ascii="Calibri" w:hAnsi="Calibri" w:cs="Calibri"/>
                <w:color w:val="000000"/>
                <w:szCs w:val="22"/>
                <w:lang w:eastAsia="cs-CZ"/>
              </w:rPr>
              <w:t>Information Type</w:t>
            </w:r>
          </w:p>
        </w:tc>
        <w:tc>
          <w:tcPr>
            <w:tcW w:w="1840" w:type="dxa"/>
            <w:tcBorders>
              <w:top w:val="nil"/>
              <w:left w:val="nil"/>
              <w:bottom w:val="single" w:color="auto" w:sz="4" w:space="0"/>
              <w:right w:val="single" w:color="auto" w:sz="4" w:space="0"/>
            </w:tcBorders>
            <w:noWrap/>
          </w:tcPr>
          <w:p w:rsidRPr="00FE39EF" w:rsidR="00A63C56" w:rsidP="002C1199" w:rsidRDefault="00A63C56" w14:paraId="16942F96" w14:textId="132DA951">
            <w:pPr>
              <w:spacing w:after="0" w:line="240" w:lineRule="auto"/>
              <w:jc w:val="center"/>
              <w:rPr>
                <w:rFonts w:ascii="Calibri" w:hAnsi="Calibri" w:cs="Calibri"/>
                <w:color w:val="000000"/>
                <w:szCs w:val="22"/>
                <w:lang w:eastAsia="cs-CZ"/>
              </w:rPr>
            </w:pPr>
            <w:r w:rsidRPr="00FE39EF">
              <w:rPr>
                <w:rFonts w:ascii="Calibri" w:hAnsi="Calibri" w:cs="Calibri"/>
                <w:color w:val="000000"/>
                <w:szCs w:val="22"/>
                <w:lang w:eastAsia="cs-CZ"/>
              </w:rPr>
              <w:t>P</w:t>
            </w:r>
          </w:p>
        </w:tc>
        <w:tc>
          <w:tcPr>
            <w:tcW w:w="1212" w:type="dxa"/>
            <w:tcBorders>
              <w:top w:val="single" w:color="auto" w:sz="4" w:space="0"/>
              <w:bottom w:val="single" w:color="auto" w:sz="4" w:space="0"/>
              <w:right w:val="single" w:color="auto" w:sz="4" w:space="0"/>
            </w:tcBorders>
          </w:tcPr>
          <w:p w:rsidRPr="00FE39EF" w:rsidR="00A63C56" w:rsidP="002C1199" w:rsidRDefault="00A63C56" w14:paraId="21ED66EC" w14:textId="0752A97F">
            <w:pPr>
              <w:spacing w:after="0" w:line="240" w:lineRule="auto"/>
              <w:jc w:val="center"/>
              <w:rPr>
                <w:rFonts w:ascii="Calibri" w:hAnsi="Calibri" w:cs="Calibri"/>
                <w:color w:val="000000"/>
                <w:szCs w:val="22"/>
                <w:lang w:eastAsia="cs-CZ"/>
              </w:rPr>
            </w:pPr>
            <w:r w:rsidRPr="00FE39EF">
              <w:rPr>
                <w:rFonts w:ascii="Calibri" w:hAnsi="Calibri" w:cs="Calibri"/>
                <w:color w:val="000000"/>
                <w:szCs w:val="22"/>
                <w:lang w:eastAsia="cs-CZ"/>
              </w:rPr>
              <w:t>Prohibition</w:t>
            </w:r>
          </w:p>
        </w:tc>
      </w:tr>
      <w:tr w:rsidRPr="00FE39EF" w:rsidR="00A63C56" w:rsidTr="00A63C56" w14:paraId="1DC54D18" w14:textId="2B92334B">
        <w:trPr>
          <w:trHeight w:val="300"/>
        </w:trPr>
        <w:tc>
          <w:tcPr>
            <w:tcW w:w="2600" w:type="dxa"/>
            <w:vMerge/>
            <w:tcBorders>
              <w:left w:val="single" w:color="auto" w:sz="4" w:space="0"/>
              <w:right w:val="single" w:color="auto" w:sz="4" w:space="0"/>
            </w:tcBorders>
            <w:noWrap/>
          </w:tcPr>
          <w:p w:rsidRPr="00FE39EF" w:rsidR="00A63C56" w:rsidP="002C1199" w:rsidRDefault="00A63C56" w14:paraId="30511091" w14:textId="77777777">
            <w:pPr>
              <w:spacing w:after="0" w:line="240" w:lineRule="auto"/>
              <w:rPr>
                <w:rFonts w:ascii="Calibri" w:hAnsi="Calibri" w:cs="Calibri"/>
                <w:color w:val="000000"/>
                <w:szCs w:val="22"/>
                <w:lang w:eastAsia="cs-CZ"/>
              </w:rPr>
            </w:pPr>
          </w:p>
        </w:tc>
        <w:tc>
          <w:tcPr>
            <w:tcW w:w="3411" w:type="dxa"/>
            <w:vMerge/>
            <w:tcBorders>
              <w:left w:val="single" w:color="auto" w:sz="4" w:space="0"/>
              <w:right w:val="single" w:color="auto" w:sz="4" w:space="0"/>
            </w:tcBorders>
          </w:tcPr>
          <w:p w:rsidRPr="00FE39EF" w:rsidR="00A63C56" w:rsidP="002C1199" w:rsidRDefault="00A63C56" w14:paraId="30F5657D" w14:textId="77777777">
            <w:pPr>
              <w:spacing w:after="0" w:line="240" w:lineRule="auto"/>
              <w:rPr>
                <w:rFonts w:ascii="Calibri" w:hAnsi="Calibri" w:cs="Calibri"/>
                <w:color w:val="000000"/>
                <w:szCs w:val="22"/>
                <w:lang w:eastAsia="cs-CZ"/>
              </w:rPr>
            </w:pPr>
          </w:p>
        </w:tc>
        <w:tc>
          <w:tcPr>
            <w:tcW w:w="1840" w:type="dxa"/>
            <w:tcBorders>
              <w:top w:val="nil"/>
              <w:left w:val="nil"/>
              <w:bottom w:val="single" w:color="auto" w:sz="4" w:space="0"/>
              <w:right w:val="single" w:color="auto" w:sz="4" w:space="0"/>
            </w:tcBorders>
            <w:noWrap/>
          </w:tcPr>
          <w:p w:rsidRPr="00FE39EF" w:rsidR="00A63C56" w:rsidP="002C1199" w:rsidRDefault="00A63C56" w14:paraId="51434BF1" w14:textId="6AD54DB0">
            <w:pPr>
              <w:spacing w:after="0" w:line="240" w:lineRule="auto"/>
              <w:jc w:val="center"/>
              <w:rPr>
                <w:rFonts w:ascii="Calibri" w:hAnsi="Calibri" w:cs="Calibri"/>
                <w:color w:val="000000"/>
                <w:szCs w:val="22"/>
                <w:lang w:eastAsia="cs-CZ"/>
              </w:rPr>
            </w:pPr>
            <w:r w:rsidRPr="00FE39EF">
              <w:rPr>
                <w:rFonts w:ascii="Calibri" w:hAnsi="Calibri" w:cs="Calibri"/>
                <w:color w:val="000000"/>
                <w:szCs w:val="22"/>
                <w:lang w:eastAsia="cs-CZ"/>
              </w:rPr>
              <w:t>I</w:t>
            </w:r>
          </w:p>
        </w:tc>
        <w:tc>
          <w:tcPr>
            <w:tcW w:w="1212" w:type="dxa"/>
            <w:tcBorders>
              <w:top w:val="single" w:color="auto" w:sz="4" w:space="0"/>
              <w:bottom w:val="single" w:color="auto" w:sz="4" w:space="0"/>
              <w:right w:val="single" w:color="auto" w:sz="4" w:space="0"/>
            </w:tcBorders>
          </w:tcPr>
          <w:p w:rsidRPr="00FE39EF" w:rsidR="00A63C56" w:rsidP="002C1199" w:rsidRDefault="00A63C56" w14:paraId="22C689A2" w14:textId="1F2829F0">
            <w:pPr>
              <w:spacing w:after="0" w:line="240" w:lineRule="auto"/>
              <w:jc w:val="center"/>
              <w:rPr>
                <w:rFonts w:ascii="Calibri" w:hAnsi="Calibri" w:cs="Calibri"/>
                <w:color w:val="000000"/>
                <w:szCs w:val="22"/>
                <w:lang w:eastAsia="cs-CZ"/>
              </w:rPr>
            </w:pPr>
            <w:r w:rsidRPr="00FE39EF">
              <w:rPr>
                <w:rFonts w:ascii="Calibri" w:hAnsi="Calibri" w:cs="Calibri"/>
                <w:color w:val="000000"/>
                <w:szCs w:val="22"/>
                <w:lang w:eastAsia="cs-CZ"/>
              </w:rPr>
              <w:t>Information</w:t>
            </w:r>
          </w:p>
        </w:tc>
      </w:tr>
      <w:tr w:rsidRPr="00FE39EF" w:rsidR="00A63C56" w:rsidTr="00A63C56" w14:paraId="748CB0F4" w14:textId="359AC6F9">
        <w:trPr>
          <w:trHeight w:val="300"/>
        </w:trPr>
        <w:tc>
          <w:tcPr>
            <w:tcW w:w="2600" w:type="dxa"/>
            <w:vMerge/>
            <w:tcBorders>
              <w:left w:val="single" w:color="auto" w:sz="4" w:space="0"/>
              <w:right w:val="single" w:color="auto" w:sz="4" w:space="0"/>
            </w:tcBorders>
            <w:noWrap/>
          </w:tcPr>
          <w:p w:rsidRPr="00FE39EF" w:rsidR="00A63C56" w:rsidP="002C1199" w:rsidRDefault="00A63C56" w14:paraId="68119CB3" w14:textId="77777777">
            <w:pPr>
              <w:spacing w:after="0" w:line="240" w:lineRule="auto"/>
              <w:rPr>
                <w:rFonts w:ascii="Calibri" w:hAnsi="Calibri" w:cs="Calibri"/>
                <w:color w:val="000000"/>
                <w:szCs w:val="22"/>
                <w:lang w:eastAsia="cs-CZ"/>
              </w:rPr>
            </w:pPr>
          </w:p>
        </w:tc>
        <w:tc>
          <w:tcPr>
            <w:tcW w:w="3411" w:type="dxa"/>
            <w:vMerge/>
            <w:tcBorders>
              <w:left w:val="single" w:color="auto" w:sz="4" w:space="0"/>
              <w:right w:val="single" w:color="auto" w:sz="4" w:space="0"/>
            </w:tcBorders>
          </w:tcPr>
          <w:p w:rsidRPr="00FE39EF" w:rsidR="00A63C56" w:rsidP="002C1199" w:rsidRDefault="00A63C56" w14:paraId="06B57053" w14:textId="77777777">
            <w:pPr>
              <w:spacing w:after="0" w:line="240" w:lineRule="auto"/>
              <w:rPr>
                <w:rFonts w:ascii="Calibri" w:hAnsi="Calibri" w:cs="Calibri"/>
                <w:color w:val="000000"/>
                <w:szCs w:val="22"/>
                <w:lang w:eastAsia="cs-CZ"/>
              </w:rPr>
            </w:pPr>
          </w:p>
        </w:tc>
        <w:tc>
          <w:tcPr>
            <w:tcW w:w="1840" w:type="dxa"/>
            <w:tcBorders>
              <w:top w:val="nil"/>
              <w:left w:val="nil"/>
              <w:bottom w:val="single" w:color="auto" w:sz="4" w:space="0"/>
              <w:right w:val="single" w:color="auto" w:sz="4" w:space="0"/>
            </w:tcBorders>
            <w:noWrap/>
          </w:tcPr>
          <w:p w:rsidRPr="00FE39EF" w:rsidR="00A63C56" w:rsidP="002C1199" w:rsidRDefault="00A63C56" w14:paraId="79A2C5D7" w14:textId="1B6DC151">
            <w:pPr>
              <w:spacing w:after="0" w:line="240" w:lineRule="auto"/>
              <w:jc w:val="center"/>
              <w:rPr>
                <w:rFonts w:ascii="Calibri" w:hAnsi="Calibri" w:cs="Calibri"/>
                <w:color w:val="000000"/>
                <w:szCs w:val="22"/>
                <w:lang w:eastAsia="cs-CZ"/>
              </w:rPr>
            </w:pPr>
            <w:r w:rsidRPr="00FE39EF">
              <w:rPr>
                <w:rFonts w:ascii="Calibri" w:hAnsi="Calibri" w:cs="Calibri"/>
                <w:color w:val="000000"/>
                <w:szCs w:val="22"/>
                <w:lang w:eastAsia="cs-CZ"/>
              </w:rPr>
              <w:t>W</w:t>
            </w:r>
          </w:p>
        </w:tc>
        <w:tc>
          <w:tcPr>
            <w:tcW w:w="1212" w:type="dxa"/>
            <w:tcBorders>
              <w:top w:val="single" w:color="auto" w:sz="4" w:space="0"/>
              <w:bottom w:val="single" w:color="auto" w:sz="4" w:space="0"/>
              <w:right w:val="single" w:color="auto" w:sz="4" w:space="0"/>
            </w:tcBorders>
          </w:tcPr>
          <w:p w:rsidRPr="00FE39EF" w:rsidR="00A63C56" w:rsidP="002C1199" w:rsidRDefault="00A63C56" w14:paraId="0DCFFE00" w14:textId="66476846">
            <w:pPr>
              <w:spacing w:after="0" w:line="240" w:lineRule="auto"/>
              <w:jc w:val="center"/>
              <w:rPr>
                <w:rFonts w:ascii="Calibri" w:hAnsi="Calibri" w:cs="Calibri"/>
                <w:color w:val="000000"/>
                <w:szCs w:val="22"/>
                <w:lang w:eastAsia="cs-CZ"/>
              </w:rPr>
            </w:pPr>
            <w:r w:rsidRPr="00FE39EF">
              <w:rPr>
                <w:rFonts w:ascii="Calibri" w:hAnsi="Calibri" w:cs="Calibri"/>
                <w:color w:val="000000"/>
                <w:szCs w:val="22"/>
                <w:lang w:eastAsia="cs-CZ"/>
              </w:rPr>
              <w:t>Warning</w:t>
            </w:r>
          </w:p>
        </w:tc>
      </w:tr>
      <w:tr w:rsidRPr="00FE39EF" w:rsidR="003360D3" w:rsidTr="00A63C56" w14:paraId="4FC4C651" w14:textId="77777777">
        <w:trPr>
          <w:trHeight w:val="300"/>
        </w:trPr>
        <w:tc>
          <w:tcPr>
            <w:tcW w:w="2600" w:type="dxa"/>
            <w:vMerge/>
            <w:tcBorders>
              <w:left w:val="single" w:color="auto" w:sz="4" w:space="0"/>
              <w:bottom w:val="single" w:color="000000" w:sz="4" w:space="0"/>
              <w:right w:val="single" w:color="auto" w:sz="4" w:space="0"/>
            </w:tcBorders>
            <w:noWrap/>
          </w:tcPr>
          <w:p w:rsidRPr="00FE39EF" w:rsidR="003360D3" w:rsidP="002C1199" w:rsidRDefault="003360D3" w14:paraId="43AF0770" w14:textId="77777777">
            <w:pPr>
              <w:spacing w:after="0" w:line="240" w:lineRule="auto"/>
              <w:rPr>
                <w:rFonts w:ascii="Calibri" w:hAnsi="Calibri" w:cs="Calibri"/>
                <w:color w:val="000000"/>
                <w:szCs w:val="22"/>
                <w:lang w:eastAsia="cs-CZ"/>
              </w:rPr>
            </w:pPr>
          </w:p>
        </w:tc>
        <w:tc>
          <w:tcPr>
            <w:tcW w:w="3411" w:type="dxa"/>
            <w:vMerge/>
            <w:tcBorders>
              <w:left w:val="single" w:color="auto" w:sz="4" w:space="0"/>
              <w:bottom w:val="single" w:color="000000" w:sz="4" w:space="0"/>
              <w:right w:val="single" w:color="auto" w:sz="4" w:space="0"/>
            </w:tcBorders>
          </w:tcPr>
          <w:p w:rsidRPr="00FE39EF" w:rsidR="003360D3" w:rsidP="002C1199" w:rsidRDefault="003360D3" w14:paraId="2CBD3313" w14:textId="77777777">
            <w:pPr>
              <w:spacing w:after="0" w:line="240" w:lineRule="auto"/>
              <w:rPr>
                <w:rFonts w:ascii="Calibri" w:hAnsi="Calibri" w:cs="Calibri"/>
                <w:color w:val="000000"/>
                <w:szCs w:val="22"/>
                <w:lang w:eastAsia="cs-CZ"/>
              </w:rPr>
            </w:pPr>
          </w:p>
        </w:tc>
        <w:tc>
          <w:tcPr>
            <w:tcW w:w="1840" w:type="dxa"/>
            <w:tcBorders>
              <w:top w:val="nil"/>
              <w:left w:val="nil"/>
              <w:bottom w:val="single" w:color="auto" w:sz="4" w:space="0"/>
              <w:right w:val="single" w:color="auto" w:sz="4" w:space="0"/>
            </w:tcBorders>
            <w:noWrap/>
          </w:tcPr>
          <w:p w:rsidRPr="00FE39EF" w:rsidR="003360D3" w:rsidP="002C1199" w:rsidRDefault="003360D3" w14:paraId="715D1C24" w14:textId="47414C19">
            <w:pPr>
              <w:spacing w:after="0" w:line="240" w:lineRule="auto"/>
              <w:jc w:val="center"/>
              <w:rPr>
                <w:rFonts w:ascii="Calibri" w:hAnsi="Calibri" w:cs="Calibri"/>
                <w:color w:val="000000"/>
                <w:szCs w:val="22"/>
                <w:lang w:eastAsia="cs-CZ"/>
              </w:rPr>
            </w:pPr>
            <w:r>
              <w:rPr>
                <w:rFonts w:ascii="Calibri" w:hAnsi="Calibri" w:cs="Calibri"/>
                <w:color w:val="000000"/>
                <w:szCs w:val="22"/>
                <w:lang w:eastAsia="cs-CZ"/>
              </w:rPr>
              <w:t>Q</w:t>
            </w:r>
          </w:p>
        </w:tc>
        <w:tc>
          <w:tcPr>
            <w:tcW w:w="1212" w:type="dxa"/>
            <w:tcBorders>
              <w:top w:val="single" w:color="auto" w:sz="4" w:space="0"/>
              <w:bottom w:val="single" w:color="auto" w:sz="4" w:space="0"/>
              <w:right w:val="single" w:color="auto" w:sz="4" w:space="0"/>
            </w:tcBorders>
          </w:tcPr>
          <w:p w:rsidRPr="00FE39EF" w:rsidR="003360D3" w:rsidP="002C1199" w:rsidRDefault="003360D3" w14:paraId="1C0D92C8" w14:textId="719F00D2">
            <w:pPr>
              <w:spacing w:after="0" w:line="240" w:lineRule="auto"/>
              <w:jc w:val="center"/>
              <w:rPr>
                <w:rFonts w:ascii="Calibri" w:hAnsi="Calibri" w:cs="Calibri"/>
                <w:color w:val="000000"/>
                <w:szCs w:val="22"/>
                <w:lang w:eastAsia="cs-CZ"/>
              </w:rPr>
            </w:pPr>
            <w:r>
              <w:rPr>
                <w:rFonts w:ascii="Calibri" w:hAnsi="Calibri" w:cs="Calibri"/>
                <w:color w:val="000000"/>
                <w:szCs w:val="22"/>
                <w:lang w:eastAsia="cs-CZ"/>
              </w:rPr>
              <w:t>Export Quota</w:t>
            </w:r>
          </w:p>
        </w:tc>
      </w:tr>
      <w:tr w:rsidRPr="00FE39EF" w:rsidR="00A63C56" w:rsidTr="00A63C56" w14:paraId="79BC3709" w14:textId="7F4FFAAC">
        <w:trPr>
          <w:trHeight w:val="300"/>
        </w:trPr>
        <w:tc>
          <w:tcPr>
            <w:tcW w:w="2600" w:type="dxa"/>
            <w:vMerge/>
            <w:tcBorders>
              <w:left w:val="single" w:color="auto" w:sz="4" w:space="0"/>
              <w:bottom w:val="single" w:color="000000" w:sz="4" w:space="0"/>
              <w:right w:val="single" w:color="auto" w:sz="4" w:space="0"/>
            </w:tcBorders>
            <w:noWrap/>
          </w:tcPr>
          <w:p w:rsidRPr="00FE39EF" w:rsidR="00A63C56" w:rsidP="002C1199" w:rsidRDefault="00A63C56" w14:paraId="0A3B5729" w14:textId="77777777">
            <w:pPr>
              <w:spacing w:after="0" w:line="240" w:lineRule="auto"/>
              <w:rPr>
                <w:rFonts w:ascii="Calibri" w:hAnsi="Calibri" w:cs="Calibri"/>
                <w:color w:val="000000"/>
                <w:szCs w:val="22"/>
                <w:lang w:eastAsia="cs-CZ"/>
              </w:rPr>
            </w:pPr>
          </w:p>
        </w:tc>
        <w:tc>
          <w:tcPr>
            <w:tcW w:w="3411" w:type="dxa"/>
            <w:vMerge/>
            <w:tcBorders>
              <w:left w:val="single" w:color="auto" w:sz="4" w:space="0"/>
              <w:bottom w:val="single" w:color="000000" w:sz="4" w:space="0"/>
              <w:right w:val="single" w:color="auto" w:sz="4" w:space="0"/>
            </w:tcBorders>
          </w:tcPr>
          <w:p w:rsidRPr="00FE39EF" w:rsidR="00A63C56" w:rsidP="002C1199" w:rsidRDefault="00A63C56" w14:paraId="218B79F8" w14:textId="77777777">
            <w:pPr>
              <w:spacing w:after="0" w:line="240" w:lineRule="auto"/>
              <w:rPr>
                <w:rFonts w:ascii="Calibri" w:hAnsi="Calibri" w:cs="Calibri"/>
                <w:color w:val="000000"/>
                <w:szCs w:val="22"/>
                <w:lang w:eastAsia="cs-CZ"/>
              </w:rPr>
            </w:pPr>
          </w:p>
        </w:tc>
        <w:tc>
          <w:tcPr>
            <w:tcW w:w="1840" w:type="dxa"/>
            <w:tcBorders>
              <w:top w:val="nil"/>
              <w:left w:val="nil"/>
              <w:bottom w:val="single" w:color="auto" w:sz="4" w:space="0"/>
              <w:right w:val="single" w:color="auto" w:sz="4" w:space="0"/>
            </w:tcBorders>
            <w:noWrap/>
          </w:tcPr>
          <w:p w:rsidRPr="00FE39EF" w:rsidR="00A63C56" w:rsidP="002C1199" w:rsidRDefault="00A63C56" w14:paraId="7ED2D82D" w14:textId="5C9E0103">
            <w:pPr>
              <w:spacing w:after="0" w:line="240" w:lineRule="auto"/>
              <w:jc w:val="center"/>
              <w:rPr>
                <w:rFonts w:ascii="Calibri" w:hAnsi="Calibri" w:cs="Calibri"/>
                <w:color w:val="000000"/>
                <w:szCs w:val="22"/>
                <w:lang w:eastAsia="cs-CZ"/>
              </w:rPr>
            </w:pPr>
            <w:r w:rsidRPr="00FE39EF">
              <w:rPr>
                <w:rFonts w:ascii="Calibri" w:hAnsi="Calibri" w:cs="Calibri"/>
                <w:color w:val="000000"/>
                <w:szCs w:val="22"/>
                <w:lang w:eastAsia="cs-CZ"/>
              </w:rPr>
              <w:t>S</w:t>
            </w:r>
          </w:p>
        </w:tc>
        <w:tc>
          <w:tcPr>
            <w:tcW w:w="1212" w:type="dxa"/>
            <w:tcBorders>
              <w:top w:val="single" w:color="auto" w:sz="4" w:space="0"/>
              <w:bottom w:val="single" w:color="auto" w:sz="4" w:space="0"/>
              <w:right w:val="single" w:color="auto" w:sz="4" w:space="0"/>
            </w:tcBorders>
          </w:tcPr>
          <w:p w:rsidRPr="00FE39EF" w:rsidR="00A63C56" w:rsidP="002C1199" w:rsidRDefault="00A63C56" w14:paraId="3A508CEC" w14:textId="4E2C3C57">
            <w:pPr>
              <w:spacing w:after="0" w:line="240" w:lineRule="auto"/>
              <w:jc w:val="center"/>
              <w:rPr>
                <w:rFonts w:ascii="Calibri" w:hAnsi="Calibri" w:cs="Calibri"/>
                <w:color w:val="000000"/>
                <w:szCs w:val="22"/>
                <w:lang w:eastAsia="cs-CZ"/>
              </w:rPr>
            </w:pPr>
            <w:r w:rsidRPr="00FE39EF">
              <w:rPr>
                <w:rFonts w:ascii="Calibri" w:hAnsi="Calibri" w:cs="Calibri"/>
                <w:color w:val="000000"/>
                <w:szCs w:val="22"/>
                <w:lang w:eastAsia="cs-CZ"/>
              </w:rPr>
              <w:t>Secret</w:t>
            </w:r>
          </w:p>
        </w:tc>
      </w:tr>
      <w:tr w:rsidRPr="00FE39EF" w:rsidR="00A63C56" w:rsidTr="004F6696" w14:paraId="224EE830" w14:textId="3F3B1E10">
        <w:trPr>
          <w:trHeight w:val="300"/>
        </w:trPr>
        <w:tc>
          <w:tcPr>
            <w:tcW w:w="2600" w:type="dxa"/>
            <w:vMerge w:val="restart"/>
            <w:tcBorders>
              <w:top w:val="nil"/>
              <w:left w:val="single" w:color="auto" w:sz="4" w:space="0"/>
              <w:right w:val="single" w:color="auto" w:sz="4" w:space="0"/>
            </w:tcBorders>
            <w:noWrap/>
          </w:tcPr>
          <w:p w:rsidRPr="00FE39EF" w:rsidR="00A63C56" w:rsidP="002C1199" w:rsidRDefault="00A63C56" w14:paraId="6525674C" w14:textId="26951758">
            <w:pPr>
              <w:spacing w:after="0" w:line="240" w:lineRule="auto"/>
              <w:rPr>
                <w:rFonts w:ascii="Calibri" w:hAnsi="Calibri" w:cs="Calibri"/>
                <w:color w:val="000000"/>
                <w:szCs w:val="22"/>
                <w:lang w:eastAsia="cs-CZ"/>
              </w:rPr>
            </w:pPr>
            <w:r w:rsidRPr="00FE39EF">
              <w:rPr>
                <w:rFonts w:ascii="Calibri" w:hAnsi="Calibri" w:cs="Calibri"/>
                <w:color w:val="000000"/>
                <w:szCs w:val="22"/>
                <w:lang w:eastAsia="cs-CZ"/>
              </w:rPr>
              <w:t>eBasePriceType</w:t>
            </w:r>
          </w:p>
        </w:tc>
        <w:tc>
          <w:tcPr>
            <w:tcW w:w="3411" w:type="dxa"/>
            <w:vMerge w:val="restart"/>
            <w:tcBorders>
              <w:top w:val="nil"/>
              <w:left w:val="single" w:color="auto" w:sz="4" w:space="0"/>
              <w:right w:val="single" w:color="auto" w:sz="4" w:space="0"/>
            </w:tcBorders>
          </w:tcPr>
          <w:p w:rsidRPr="00FE39EF" w:rsidR="00A63C56" w:rsidP="002C1199" w:rsidRDefault="00A63C56" w14:paraId="66F8ADEB" w14:textId="2F5E790D">
            <w:pPr>
              <w:spacing w:after="0" w:line="240" w:lineRule="auto"/>
              <w:rPr>
                <w:rFonts w:ascii="Calibri" w:hAnsi="Calibri" w:cs="Calibri"/>
                <w:color w:val="000000"/>
                <w:szCs w:val="22"/>
                <w:lang w:eastAsia="cs-CZ"/>
              </w:rPr>
            </w:pPr>
            <w:r w:rsidRPr="00FE39EF">
              <w:rPr>
                <w:rFonts w:ascii="Calibri" w:hAnsi="Calibri" w:cs="Calibri"/>
                <w:color w:val="000000"/>
                <w:szCs w:val="22"/>
                <w:lang w:eastAsia="cs-CZ"/>
              </w:rPr>
              <w:t>Base price type for calculation</w:t>
            </w:r>
          </w:p>
        </w:tc>
        <w:tc>
          <w:tcPr>
            <w:tcW w:w="1840" w:type="dxa"/>
            <w:tcBorders>
              <w:top w:val="nil"/>
              <w:left w:val="nil"/>
              <w:bottom w:val="single" w:color="auto" w:sz="4" w:space="0"/>
              <w:right w:val="single" w:color="auto" w:sz="4" w:space="0"/>
            </w:tcBorders>
            <w:noWrap/>
          </w:tcPr>
          <w:p w:rsidRPr="00FE39EF" w:rsidR="00A63C56" w:rsidP="002C1199" w:rsidRDefault="00A63C56" w14:paraId="6D34EC02" w14:textId="60BECDE8">
            <w:pPr>
              <w:spacing w:after="0" w:line="240" w:lineRule="auto"/>
              <w:jc w:val="center"/>
              <w:rPr>
                <w:rFonts w:ascii="Calibri" w:hAnsi="Calibri" w:cs="Calibri"/>
                <w:color w:val="000000"/>
                <w:szCs w:val="22"/>
                <w:lang w:eastAsia="cs-CZ"/>
              </w:rPr>
            </w:pPr>
            <w:r w:rsidRPr="00FE39EF">
              <w:rPr>
                <w:rFonts w:ascii="Calibri" w:hAnsi="Calibri" w:cs="Calibri"/>
                <w:color w:val="000000"/>
                <w:szCs w:val="22"/>
                <w:lang w:eastAsia="cs-CZ"/>
              </w:rPr>
              <w:t>C</w:t>
            </w:r>
          </w:p>
        </w:tc>
        <w:tc>
          <w:tcPr>
            <w:tcW w:w="1212" w:type="dxa"/>
            <w:tcBorders>
              <w:top w:val="single" w:color="auto" w:sz="4" w:space="0"/>
              <w:bottom w:val="single" w:color="auto" w:sz="4" w:space="0"/>
              <w:right w:val="single" w:color="auto" w:sz="4" w:space="0"/>
            </w:tcBorders>
          </w:tcPr>
          <w:p w:rsidRPr="00FE39EF" w:rsidR="00A63C56" w:rsidP="002C1199" w:rsidRDefault="00A63C56" w14:paraId="59FD2DF8" w14:textId="3805249D">
            <w:pPr>
              <w:spacing w:after="0" w:line="240" w:lineRule="auto"/>
              <w:jc w:val="center"/>
              <w:rPr>
                <w:rFonts w:ascii="Calibri" w:hAnsi="Calibri" w:cs="Calibri"/>
                <w:color w:val="000000"/>
                <w:szCs w:val="22"/>
                <w:lang w:eastAsia="cs-CZ"/>
              </w:rPr>
            </w:pPr>
            <w:r w:rsidRPr="00FE39EF">
              <w:rPr>
                <w:rFonts w:ascii="Calibri" w:hAnsi="Calibri" w:cs="Calibri"/>
                <w:color w:val="000000"/>
                <w:szCs w:val="22"/>
                <w:lang w:eastAsia="cs-CZ"/>
              </w:rPr>
              <w:t xml:space="preserve">Customs </w:t>
            </w:r>
            <w:r w:rsidRPr="00FE39EF" w:rsidR="00C0090B">
              <w:rPr>
                <w:rFonts w:ascii="Calibri" w:hAnsi="Calibri" w:cs="Calibri"/>
                <w:color w:val="000000"/>
                <w:szCs w:val="22"/>
                <w:lang w:eastAsia="cs-CZ"/>
              </w:rPr>
              <w:t>V</w:t>
            </w:r>
            <w:r w:rsidRPr="00FE39EF">
              <w:rPr>
                <w:rFonts w:ascii="Calibri" w:hAnsi="Calibri" w:cs="Calibri"/>
                <w:color w:val="000000"/>
                <w:szCs w:val="22"/>
                <w:lang w:eastAsia="cs-CZ"/>
              </w:rPr>
              <w:t>alue</w:t>
            </w:r>
          </w:p>
        </w:tc>
      </w:tr>
      <w:tr w:rsidRPr="00FE39EF" w:rsidR="00A63C56" w:rsidTr="004F6696" w14:paraId="48F27141" w14:textId="77777777">
        <w:trPr>
          <w:trHeight w:val="300"/>
        </w:trPr>
        <w:tc>
          <w:tcPr>
            <w:tcW w:w="2600" w:type="dxa"/>
            <w:vMerge/>
            <w:tcBorders>
              <w:left w:val="single" w:color="auto" w:sz="4" w:space="0"/>
              <w:right w:val="single" w:color="auto" w:sz="4" w:space="0"/>
            </w:tcBorders>
            <w:noWrap/>
          </w:tcPr>
          <w:p w:rsidRPr="00FE39EF" w:rsidR="00A63C56" w:rsidP="002C1199" w:rsidRDefault="00A63C56" w14:paraId="33E4A266" w14:textId="77777777">
            <w:pPr>
              <w:spacing w:after="0" w:line="240" w:lineRule="auto"/>
              <w:rPr>
                <w:rFonts w:ascii="Calibri" w:hAnsi="Calibri" w:cs="Calibri"/>
                <w:color w:val="000000"/>
                <w:szCs w:val="22"/>
                <w:lang w:eastAsia="cs-CZ"/>
              </w:rPr>
            </w:pPr>
          </w:p>
        </w:tc>
        <w:tc>
          <w:tcPr>
            <w:tcW w:w="3411" w:type="dxa"/>
            <w:vMerge/>
            <w:tcBorders>
              <w:left w:val="single" w:color="auto" w:sz="4" w:space="0"/>
              <w:right w:val="single" w:color="auto" w:sz="4" w:space="0"/>
            </w:tcBorders>
          </w:tcPr>
          <w:p w:rsidRPr="00FE39EF" w:rsidR="00A63C56" w:rsidP="002C1199" w:rsidRDefault="00A63C56" w14:paraId="653701C3" w14:textId="77777777">
            <w:pPr>
              <w:spacing w:after="0" w:line="240" w:lineRule="auto"/>
              <w:rPr>
                <w:rFonts w:ascii="Calibri" w:hAnsi="Calibri" w:cs="Calibri"/>
                <w:color w:val="000000"/>
                <w:szCs w:val="22"/>
                <w:lang w:eastAsia="cs-CZ"/>
              </w:rPr>
            </w:pPr>
          </w:p>
        </w:tc>
        <w:tc>
          <w:tcPr>
            <w:tcW w:w="1840" w:type="dxa"/>
            <w:tcBorders>
              <w:top w:val="nil"/>
              <w:left w:val="nil"/>
              <w:bottom w:val="single" w:color="auto" w:sz="4" w:space="0"/>
              <w:right w:val="single" w:color="auto" w:sz="4" w:space="0"/>
            </w:tcBorders>
            <w:noWrap/>
          </w:tcPr>
          <w:p w:rsidRPr="00FE39EF" w:rsidR="00A63C56" w:rsidP="002C1199" w:rsidRDefault="00A63C56" w14:paraId="0A4B8676" w14:textId="12EE2E5A">
            <w:pPr>
              <w:spacing w:after="0" w:line="240" w:lineRule="auto"/>
              <w:jc w:val="center"/>
              <w:rPr>
                <w:rFonts w:ascii="Calibri" w:hAnsi="Calibri" w:cs="Calibri"/>
                <w:color w:val="000000"/>
                <w:szCs w:val="22"/>
                <w:lang w:eastAsia="cs-CZ"/>
              </w:rPr>
            </w:pPr>
            <w:r w:rsidRPr="00FE39EF">
              <w:rPr>
                <w:rFonts w:ascii="Calibri" w:hAnsi="Calibri" w:cs="Calibri"/>
                <w:color w:val="000000"/>
                <w:szCs w:val="22"/>
                <w:lang w:eastAsia="cs-CZ"/>
              </w:rPr>
              <w:t>F</w:t>
            </w:r>
          </w:p>
        </w:tc>
        <w:tc>
          <w:tcPr>
            <w:tcW w:w="1212" w:type="dxa"/>
            <w:tcBorders>
              <w:top w:val="single" w:color="auto" w:sz="4" w:space="0"/>
              <w:bottom w:val="single" w:color="auto" w:sz="4" w:space="0"/>
              <w:right w:val="single" w:color="auto" w:sz="4" w:space="0"/>
            </w:tcBorders>
          </w:tcPr>
          <w:p w:rsidRPr="00FE39EF" w:rsidR="00A63C56" w:rsidP="002C1199" w:rsidRDefault="00A63C56" w14:paraId="0E721092" w14:textId="511DBAB7">
            <w:pPr>
              <w:spacing w:after="0" w:line="240" w:lineRule="auto"/>
              <w:jc w:val="center"/>
              <w:rPr>
                <w:rFonts w:ascii="Calibri" w:hAnsi="Calibri" w:cs="Calibri"/>
                <w:color w:val="000000"/>
                <w:szCs w:val="22"/>
                <w:lang w:eastAsia="cs-CZ"/>
              </w:rPr>
            </w:pPr>
            <w:r w:rsidRPr="00FE39EF">
              <w:rPr>
                <w:rFonts w:ascii="Calibri" w:hAnsi="Calibri" w:cs="Calibri"/>
                <w:color w:val="000000"/>
                <w:szCs w:val="22"/>
                <w:lang w:eastAsia="cs-CZ"/>
              </w:rPr>
              <w:t>CIF Price</w:t>
            </w:r>
          </w:p>
        </w:tc>
      </w:tr>
      <w:tr w:rsidRPr="00FE39EF" w:rsidR="00A63C56" w:rsidTr="004F6696" w14:paraId="17254ACD" w14:textId="77777777">
        <w:trPr>
          <w:trHeight w:val="300"/>
        </w:trPr>
        <w:tc>
          <w:tcPr>
            <w:tcW w:w="2600" w:type="dxa"/>
            <w:vMerge/>
            <w:tcBorders>
              <w:left w:val="single" w:color="auto" w:sz="4" w:space="0"/>
              <w:right w:val="single" w:color="auto" w:sz="4" w:space="0"/>
            </w:tcBorders>
            <w:noWrap/>
          </w:tcPr>
          <w:p w:rsidRPr="00FE39EF" w:rsidR="00A63C56" w:rsidP="002C1199" w:rsidRDefault="00A63C56" w14:paraId="6D12CE1F" w14:textId="77777777">
            <w:pPr>
              <w:spacing w:after="0" w:line="240" w:lineRule="auto"/>
              <w:rPr>
                <w:rFonts w:ascii="Calibri" w:hAnsi="Calibri" w:cs="Calibri"/>
                <w:color w:val="000000"/>
                <w:szCs w:val="22"/>
                <w:lang w:eastAsia="cs-CZ"/>
              </w:rPr>
            </w:pPr>
          </w:p>
        </w:tc>
        <w:tc>
          <w:tcPr>
            <w:tcW w:w="3411" w:type="dxa"/>
            <w:vMerge/>
            <w:tcBorders>
              <w:left w:val="single" w:color="auto" w:sz="4" w:space="0"/>
              <w:right w:val="single" w:color="auto" w:sz="4" w:space="0"/>
            </w:tcBorders>
          </w:tcPr>
          <w:p w:rsidRPr="00FE39EF" w:rsidR="00A63C56" w:rsidP="002C1199" w:rsidRDefault="00A63C56" w14:paraId="057A654A" w14:textId="77777777">
            <w:pPr>
              <w:spacing w:after="0" w:line="240" w:lineRule="auto"/>
              <w:rPr>
                <w:rFonts w:ascii="Calibri" w:hAnsi="Calibri" w:cs="Calibri"/>
                <w:color w:val="000000"/>
                <w:szCs w:val="22"/>
                <w:lang w:eastAsia="cs-CZ"/>
              </w:rPr>
            </w:pPr>
          </w:p>
        </w:tc>
        <w:tc>
          <w:tcPr>
            <w:tcW w:w="1840" w:type="dxa"/>
            <w:tcBorders>
              <w:top w:val="nil"/>
              <w:left w:val="nil"/>
              <w:bottom w:val="single" w:color="auto" w:sz="4" w:space="0"/>
              <w:right w:val="single" w:color="auto" w:sz="4" w:space="0"/>
            </w:tcBorders>
            <w:noWrap/>
          </w:tcPr>
          <w:p w:rsidRPr="00FE39EF" w:rsidR="00A63C56" w:rsidP="002C1199" w:rsidRDefault="00A63C56" w14:paraId="438C7C42" w14:textId="5674E9D7">
            <w:pPr>
              <w:spacing w:after="0" w:line="240" w:lineRule="auto"/>
              <w:jc w:val="center"/>
              <w:rPr>
                <w:rFonts w:ascii="Calibri" w:hAnsi="Calibri" w:cs="Calibri"/>
                <w:color w:val="000000"/>
                <w:szCs w:val="22"/>
                <w:lang w:eastAsia="cs-CZ"/>
              </w:rPr>
            </w:pPr>
            <w:r w:rsidRPr="00FE39EF">
              <w:rPr>
                <w:rFonts w:ascii="Calibri" w:hAnsi="Calibri" w:cs="Calibri"/>
                <w:color w:val="000000"/>
                <w:szCs w:val="22"/>
                <w:lang w:eastAsia="cs-CZ"/>
              </w:rPr>
              <w:t>E</w:t>
            </w:r>
          </w:p>
        </w:tc>
        <w:tc>
          <w:tcPr>
            <w:tcW w:w="1212" w:type="dxa"/>
            <w:tcBorders>
              <w:top w:val="single" w:color="auto" w:sz="4" w:space="0"/>
              <w:bottom w:val="single" w:color="auto" w:sz="4" w:space="0"/>
              <w:right w:val="single" w:color="auto" w:sz="4" w:space="0"/>
            </w:tcBorders>
          </w:tcPr>
          <w:p w:rsidRPr="00FE39EF" w:rsidR="00A63C56" w:rsidP="002C1199" w:rsidRDefault="00A63C56" w14:paraId="7F87C88A" w14:textId="4BE68C10">
            <w:pPr>
              <w:spacing w:after="0" w:line="240" w:lineRule="auto"/>
              <w:jc w:val="center"/>
              <w:rPr>
                <w:rFonts w:ascii="Calibri" w:hAnsi="Calibri" w:cs="Calibri"/>
                <w:color w:val="000000"/>
                <w:szCs w:val="22"/>
                <w:lang w:eastAsia="cs-CZ"/>
              </w:rPr>
            </w:pPr>
            <w:r w:rsidRPr="00FE39EF">
              <w:rPr>
                <w:rFonts w:ascii="Calibri" w:hAnsi="Calibri" w:cs="Calibri"/>
                <w:color w:val="000000"/>
                <w:szCs w:val="22"/>
                <w:lang w:eastAsia="cs-CZ"/>
              </w:rPr>
              <w:t>Incidental Expenses</w:t>
            </w:r>
          </w:p>
        </w:tc>
      </w:tr>
      <w:tr w:rsidRPr="00FE39EF" w:rsidR="00A63C56" w:rsidTr="004F6696" w14:paraId="17EA70DF" w14:textId="60D95AFC">
        <w:trPr>
          <w:trHeight w:val="300"/>
        </w:trPr>
        <w:tc>
          <w:tcPr>
            <w:tcW w:w="2600" w:type="dxa"/>
            <w:vMerge/>
            <w:tcBorders>
              <w:left w:val="single" w:color="auto" w:sz="4" w:space="0"/>
              <w:right w:val="single" w:color="auto" w:sz="4" w:space="0"/>
            </w:tcBorders>
            <w:noWrap/>
          </w:tcPr>
          <w:p w:rsidRPr="00FE39EF" w:rsidR="00A63C56" w:rsidP="002C1199" w:rsidRDefault="00A63C56" w14:paraId="4BDE08F5" w14:textId="77777777">
            <w:pPr>
              <w:spacing w:after="0" w:line="240" w:lineRule="auto"/>
              <w:rPr>
                <w:rFonts w:ascii="Calibri" w:hAnsi="Calibri" w:cs="Calibri"/>
                <w:color w:val="000000"/>
                <w:szCs w:val="22"/>
                <w:lang w:eastAsia="cs-CZ"/>
              </w:rPr>
            </w:pPr>
          </w:p>
        </w:tc>
        <w:tc>
          <w:tcPr>
            <w:tcW w:w="3411" w:type="dxa"/>
            <w:vMerge/>
            <w:tcBorders>
              <w:left w:val="single" w:color="auto" w:sz="4" w:space="0"/>
              <w:right w:val="single" w:color="auto" w:sz="4" w:space="0"/>
            </w:tcBorders>
          </w:tcPr>
          <w:p w:rsidRPr="00FE39EF" w:rsidR="00A63C56" w:rsidP="002C1199" w:rsidRDefault="00A63C56" w14:paraId="200A8E80" w14:textId="77777777">
            <w:pPr>
              <w:spacing w:after="0" w:line="240" w:lineRule="auto"/>
              <w:rPr>
                <w:rFonts w:ascii="Calibri" w:hAnsi="Calibri" w:cs="Calibri"/>
                <w:color w:val="000000"/>
                <w:szCs w:val="22"/>
                <w:lang w:eastAsia="cs-CZ"/>
              </w:rPr>
            </w:pPr>
          </w:p>
        </w:tc>
        <w:tc>
          <w:tcPr>
            <w:tcW w:w="1840" w:type="dxa"/>
            <w:tcBorders>
              <w:top w:val="nil"/>
              <w:left w:val="nil"/>
              <w:bottom w:val="single" w:color="auto" w:sz="4" w:space="0"/>
              <w:right w:val="single" w:color="auto" w:sz="4" w:space="0"/>
            </w:tcBorders>
            <w:noWrap/>
          </w:tcPr>
          <w:p w:rsidRPr="00FE39EF" w:rsidR="00A63C56" w:rsidP="002C1199" w:rsidRDefault="00A63C56" w14:paraId="500982C4" w14:textId="5E3BD151">
            <w:pPr>
              <w:spacing w:after="0" w:line="240" w:lineRule="auto"/>
              <w:jc w:val="center"/>
              <w:rPr>
                <w:rFonts w:ascii="Calibri" w:hAnsi="Calibri" w:cs="Calibri"/>
                <w:color w:val="000000"/>
                <w:szCs w:val="22"/>
                <w:lang w:eastAsia="cs-CZ"/>
              </w:rPr>
            </w:pPr>
            <w:r w:rsidRPr="00FE39EF">
              <w:rPr>
                <w:rFonts w:ascii="Calibri" w:hAnsi="Calibri" w:cs="Calibri"/>
                <w:color w:val="000000"/>
                <w:szCs w:val="22"/>
                <w:lang w:eastAsia="cs-CZ"/>
              </w:rPr>
              <w:t>T</w:t>
            </w:r>
          </w:p>
        </w:tc>
        <w:tc>
          <w:tcPr>
            <w:tcW w:w="1212" w:type="dxa"/>
            <w:tcBorders>
              <w:top w:val="single" w:color="auto" w:sz="4" w:space="0"/>
              <w:bottom w:val="single" w:color="auto" w:sz="4" w:space="0"/>
              <w:right w:val="single" w:color="auto" w:sz="4" w:space="0"/>
            </w:tcBorders>
          </w:tcPr>
          <w:p w:rsidRPr="00FE39EF" w:rsidR="00A63C56" w:rsidP="002C1199" w:rsidRDefault="00A63C56" w14:paraId="0D8451DD" w14:textId="3906F6AF">
            <w:pPr>
              <w:spacing w:after="0" w:line="240" w:lineRule="auto"/>
              <w:jc w:val="center"/>
              <w:rPr>
                <w:rFonts w:ascii="Calibri" w:hAnsi="Calibri" w:cs="Calibri"/>
                <w:color w:val="000000"/>
                <w:szCs w:val="22"/>
                <w:lang w:eastAsia="cs-CZ"/>
              </w:rPr>
            </w:pPr>
            <w:r w:rsidRPr="00FE39EF">
              <w:rPr>
                <w:rFonts w:ascii="Calibri" w:hAnsi="Calibri" w:cs="Calibri"/>
                <w:color w:val="000000"/>
                <w:szCs w:val="22"/>
                <w:lang w:eastAsia="cs-CZ"/>
              </w:rPr>
              <w:t>Tobacco Retail Price</w:t>
            </w:r>
          </w:p>
        </w:tc>
      </w:tr>
      <w:tr w:rsidRPr="00FE39EF" w:rsidR="00A63C56" w:rsidTr="004F6696" w14:paraId="79ADB8ED" w14:textId="2845365F">
        <w:trPr>
          <w:trHeight w:val="300"/>
        </w:trPr>
        <w:tc>
          <w:tcPr>
            <w:tcW w:w="2600" w:type="dxa"/>
            <w:vMerge/>
            <w:tcBorders>
              <w:left w:val="single" w:color="auto" w:sz="4" w:space="0"/>
              <w:bottom w:val="single" w:color="000000" w:sz="4" w:space="0"/>
              <w:right w:val="single" w:color="auto" w:sz="4" w:space="0"/>
            </w:tcBorders>
            <w:noWrap/>
          </w:tcPr>
          <w:p w:rsidRPr="00FE39EF" w:rsidR="00A63C56" w:rsidP="002C1199" w:rsidRDefault="00A63C56" w14:paraId="4D5C6F28" w14:textId="77777777">
            <w:pPr>
              <w:spacing w:after="0" w:line="240" w:lineRule="auto"/>
              <w:rPr>
                <w:rFonts w:ascii="Calibri" w:hAnsi="Calibri" w:cs="Calibri"/>
                <w:color w:val="000000"/>
                <w:szCs w:val="22"/>
                <w:lang w:eastAsia="cs-CZ"/>
              </w:rPr>
            </w:pPr>
          </w:p>
        </w:tc>
        <w:tc>
          <w:tcPr>
            <w:tcW w:w="3411" w:type="dxa"/>
            <w:vMerge/>
            <w:tcBorders>
              <w:left w:val="single" w:color="auto" w:sz="4" w:space="0"/>
              <w:bottom w:val="single" w:color="000000" w:sz="4" w:space="0"/>
              <w:right w:val="single" w:color="auto" w:sz="4" w:space="0"/>
            </w:tcBorders>
          </w:tcPr>
          <w:p w:rsidRPr="00FE39EF" w:rsidR="00A63C56" w:rsidP="002C1199" w:rsidRDefault="00A63C56" w14:paraId="6E21340F" w14:textId="77777777">
            <w:pPr>
              <w:spacing w:after="0" w:line="240" w:lineRule="auto"/>
              <w:rPr>
                <w:rFonts w:ascii="Calibri" w:hAnsi="Calibri" w:cs="Calibri"/>
                <w:color w:val="000000"/>
                <w:szCs w:val="22"/>
                <w:lang w:eastAsia="cs-CZ"/>
              </w:rPr>
            </w:pPr>
          </w:p>
        </w:tc>
        <w:tc>
          <w:tcPr>
            <w:tcW w:w="1840" w:type="dxa"/>
            <w:tcBorders>
              <w:top w:val="nil"/>
              <w:left w:val="nil"/>
              <w:bottom w:val="single" w:color="auto" w:sz="4" w:space="0"/>
              <w:right w:val="single" w:color="auto" w:sz="4" w:space="0"/>
            </w:tcBorders>
            <w:noWrap/>
          </w:tcPr>
          <w:p w:rsidRPr="00FE39EF" w:rsidR="00A63C56" w:rsidP="002C1199" w:rsidRDefault="00A63C56" w14:paraId="0AD71E2F" w14:textId="37DA0610">
            <w:pPr>
              <w:spacing w:after="0" w:line="240" w:lineRule="auto"/>
              <w:jc w:val="center"/>
              <w:rPr>
                <w:rFonts w:ascii="Calibri" w:hAnsi="Calibri" w:cs="Calibri"/>
                <w:color w:val="000000"/>
                <w:szCs w:val="22"/>
                <w:lang w:eastAsia="cs-CZ"/>
              </w:rPr>
            </w:pPr>
            <w:r w:rsidRPr="00FE39EF">
              <w:rPr>
                <w:rFonts w:ascii="Calibri" w:hAnsi="Calibri" w:cs="Calibri"/>
                <w:color w:val="000000"/>
                <w:szCs w:val="22"/>
                <w:lang w:eastAsia="cs-CZ"/>
              </w:rPr>
              <w:t>V</w:t>
            </w:r>
          </w:p>
        </w:tc>
        <w:tc>
          <w:tcPr>
            <w:tcW w:w="1212" w:type="dxa"/>
            <w:tcBorders>
              <w:top w:val="single" w:color="auto" w:sz="4" w:space="0"/>
              <w:bottom w:val="single" w:color="auto" w:sz="4" w:space="0"/>
              <w:right w:val="single" w:color="auto" w:sz="4" w:space="0"/>
            </w:tcBorders>
          </w:tcPr>
          <w:p w:rsidRPr="00FE39EF" w:rsidR="00A63C56" w:rsidP="002C1199" w:rsidRDefault="00A63C56" w14:paraId="02439F00" w14:textId="4A1AF681">
            <w:pPr>
              <w:spacing w:after="0" w:line="240" w:lineRule="auto"/>
              <w:jc w:val="center"/>
              <w:rPr>
                <w:rFonts w:ascii="Calibri" w:hAnsi="Calibri" w:cs="Calibri"/>
                <w:color w:val="000000"/>
                <w:szCs w:val="22"/>
                <w:lang w:eastAsia="cs-CZ"/>
              </w:rPr>
            </w:pPr>
            <w:r w:rsidRPr="00FE39EF">
              <w:rPr>
                <w:rFonts w:ascii="Calibri" w:hAnsi="Calibri" w:cs="Calibri"/>
                <w:color w:val="000000"/>
                <w:szCs w:val="22"/>
                <w:lang w:eastAsia="cs-CZ"/>
              </w:rPr>
              <w:t>VAT Base</w:t>
            </w:r>
          </w:p>
        </w:tc>
      </w:tr>
      <w:tr w:rsidRPr="00FE39EF" w:rsidR="00A63C56" w:rsidTr="00A63C56" w14:paraId="30B4AAD7" w14:textId="77377739">
        <w:trPr>
          <w:trHeight w:val="300"/>
        </w:trPr>
        <w:tc>
          <w:tcPr>
            <w:tcW w:w="2600" w:type="dxa"/>
            <w:vMerge w:val="restart"/>
            <w:tcBorders>
              <w:top w:val="nil"/>
              <w:left w:val="single" w:color="auto" w:sz="4" w:space="0"/>
              <w:bottom w:val="single" w:color="000000" w:sz="4" w:space="0"/>
              <w:right w:val="single" w:color="auto" w:sz="4" w:space="0"/>
            </w:tcBorders>
            <w:noWrap/>
            <w:hideMark/>
          </w:tcPr>
          <w:p w:rsidRPr="00FE39EF" w:rsidR="00A63C56" w:rsidP="002C1199" w:rsidRDefault="00A63C56" w14:paraId="028AC002" w14:textId="0F05DAA5">
            <w:pPr>
              <w:spacing w:after="0" w:line="240" w:lineRule="auto"/>
              <w:rPr>
                <w:rFonts w:ascii="Calibri" w:hAnsi="Calibri" w:cs="Calibri"/>
                <w:color w:val="000000"/>
                <w:szCs w:val="22"/>
                <w:lang w:eastAsia="cs-CZ"/>
              </w:rPr>
            </w:pPr>
            <w:r w:rsidRPr="00FE39EF">
              <w:rPr>
                <w:rFonts w:ascii="Calibri" w:hAnsi="Calibri" w:cs="Calibri"/>
                <w:color w:val="000000"/>
                <w:szCs w:val="22"/>
                <w:lang w:eastAsia="cs-CZ"/>
              </w:rPr>
              <w:t>eSADType</w:t>
            </w:r>
          </w:p>
        </w:tc>
        <w:tc>
          <w:tcPr>
            <w:tcW w:w="3411" w:type="dxa"/>
            <w:vMerge w:val="restart"/>
            <w:tcBorders>
              <w:top w:val="nil"/>
              <w:left w:val="single" w:color="auto" w:sz="4" w:space="0"/>
              <w:bottom w:val="single" w:color="000000" w:sz="4" w:space="0"/>
              <w:right w:val="single" w:color="auto" w:sz="4" w:space="0"/>
            </w:tcBorders>
            <w:hideMark/>
          </w:tcPr>
          <w:p w:rsidRPr="00FE39EF" w:rsidR="00A63C56" w:rsidP="002C1199" w:rsidRDefault="00A63C56" w14:paraId="1FF4CF31" w14:textId="77777777">
            <w:pPr>
              <w:spacing w:after="0" w:line="240" w:lineRule="auto"/>
              <w:rPr>
                <w:rFonts w:ascii="Calibri" w:hAnsi="Calibri" w:cs="Calibri"/>
                <w:color w:val="000000"/>
                <w:szCs w:val="22"/>
                <w:lang w:eastAsia="cs-CZ"/>
              </w:rPr>
            </w:pPr>
            <w:r w:rsidRPr="00FE39EF">
              <w:rPr>
                <w:rFonts w:ascii="Calibri" w:hAnsi="Calibri" w:cs="Calibri"/>
                <w:color w:val="000000"/>
                <w:szCs w:val="22"/>
                <w:lang w:eastAsia="cs-CZ"/>
              </w:rPr>
              <w:t>Import/Export Flags</w:t>
            </w:r>
          </w:p>
        </w:tc>
        <w:tc>
          <w:tcPr>
            <w:tcW w:w="1840" w:type="dxa"/>
            <w:tcBorders>
              <w:top w:val="nil"/>
              <w:left w:val="nil"/>
              <w:bottom w:val="single" w:color="auto" w:sz="4" w:space="0"/>
              <w:right w:val="single" w:color="auto" w:sz="4" w:space="0"/>
            </w:tcBorders>
            <w:noWrap/>
            <w:hideMark/>
          </w:tcPr>
          <w:p w:rsidRPr="00FE39EF" w:rsidR="00A63C56" w:rsidP="002C1199" w:rsidRDefault="00A63C56" w14:paraId="0DBD42B4" w14:textId="77777777">
            <w:pPr>
              <w:spacing w:after="0" w:line="240" w:lineRule="auto"/>
              <w:jc w:val="center"/>
              <w:rPr>
                <w:rFonts w:ascii="Calibri" w:hAnsi="Calibri" w:cs="Calibri"/>
                <w:color w:val="000000"/>
                <w:szCs w:val="22"/>
                <w:lang w:eastAsia="cs-CZ"/>
              </w:rPr>
            </w:pPr>
            <w:r w:rsidRPr="00FE39EF">
              <w:rPr>
                <w:rFonts w:ascii="Calibri" w:hAnsi="Calibri" w:cs="Calibri"/>
                <w:color w:val="000000"/>
                <w:szCs w:val="22"/>
                <w:lang w:eastAsia="cs-CZ"/>
              </w:rPr>
              <w:t>I</w:t>
            </w:r>
          </w:p>
        </w:tc>
        <w:tc>
          <w:tcPr>
            <w:tcW w:w="1212" w:type="dxa"/>
            <w:tcBorders>
              <w:top w:val="single" w:color="auto" w:sz="4" w:space="0"/>
              <w:bottom w:val="single" w:color="auto" w:sz="4" w:space="0"/>
              <w:right w:val="single" w:color="auto" w:sz="4" w:space="0"/>
            </w:tcBorders>
          </w:tcPr>
          <w:p w:rsidRPr="00FE39EF" w:rsidR="00A63C56" w:rsidP="002C1199" w:rsidRDefault="00A63C56" w14:paraId="25E5B6B4" w14:textId="3487C573">
            <w:pPr>
              <w:spacing w:after="0" w:line="240" w:lineRule="auto"/>
              <w:jc w:val="center"/>
              <w:rPr>
                <w:rFonts w:ascii="Calibri" w:hAnsi="Calibri" w:cs="Calibri"/>
                <w:color w:val="000000"/>
                <w:szCs w:val="22"/>
                <w:lang w:eastAsia="cs-CZ"/>
              </w:rPr>
            </w:pPr>
            <w:r w:rsidRPr="00FE39EF">
              <w:rPr>
                <w:rFonts w:ascii="Calibri" w:hAnsi="Calibri" w:cs="Calibri"/>
                <w:color w:val="000000"/>
                <w:szCs w:val="22"/>
                <w:lang w:eastAsia="cs-CZ"/>
              </w:rPr>
              <w:t>Import</w:t>
            </w:r>
          </w:p>
        </w:tc>
      </w:tr>
      <w:tr w:rsidRPr="00FE39EF" w:rsidR="00A63C56" w:rsidTr="00A63C56" w14:paraId="0D007280" w14:textId="789EDEA5">
        <w:trPr>
          <w:trHeight w:val="300"/>
        </w:trPr>
        <w:tc>
          <w:tcPr>
            <w:tcW w:w="2600" w:type="dxa"/>
            <w:vMerge/>
            <w:tcBorders>
              <w:top w:val="nil"/>
              <w:left w:val="single" w:color="auto" w:sz="4" w:space="0"/>
              <w:bottom w:val="single" w:color="000000" w:sz="4" w:space="0"/>
              <w:right w:val="single" w:color="auto" w:sz="4" w:space="0"/>
            </w:tcBorders>
            <w:vAlign w:val="center"/>
            <w:hideMark/>
          </w:tcPr>
          <w:p w:rsidRPr="00FE39EF" w:rsidR="00A63C56" w:rsidP="002C1199" w:rsidRDefault="00A63C56" w14:paraId="1E0ABD78" w14:textId="77777777">
            <w:pPr>
              <w:spacing w:after="0" w:line="240" w:lineRule="auto"/>
              <w:rPr>
                <w:rFonts w:ascii="Calibri" w:hAnsi="Calibri" w:cs="Calibri"/>
                <w:color w:val="000000"/>
                <w:szCs w:val="22"/>
                <w:lang w:eastAsia="cs-CZ"/>
              </w:rPr>
            </w:pPr>
          </w:p>
        </w:tc>
        <w:tc>
          <w:tcPr>
            <w:tcW w:w="3411" w:type="dxa"/>
            <w:vMerge/>
            <w:tcBorders>
              <w:top w:val="nil"/>
              <w:left w:val="single" w:color="auto" w:sz="4" w:space="0"/>
              <w:bottom w:val="single" w:color="000000" w:sz="4" w:space="0"/>
              <w:right w:val="single" w:color="auto" w:sz="4" w:space="0"/>
            </w:tcBorders>
            <w:vAlign w:val="center"/>
            <w:hideMark/>
          </w:tcPr>
          <w:p w:rsidRPr="00FE39EF" w:rsidR="00A63C56" w:rsidP="002C1199" w:rsidRDefault="00A63C56" w14:paraId="1D136363" w14:textId="77777777">
            <w:pPr>
              <w:spacing w:after="0" w:line="240" w:lineRule="auto"/>
              <w:rPr>
                <w:rFonts w:ascii="Calibri" w:hAnsi="Calibri" w:cs="Calibri"/>
                <w:color w:val="000000"/>
                <w:szCs w:val="22"/>
                <w:lang w:eastAsia="cs-CZ"/>
              </w:rPr>
            </w:pPr>
          </w:p>
        </w:tc>
        <w:tc>
          <w:tcPr>
            <w:tcW w:w="1840" w:type="dxa"/>
            <w:tcBorders>
              <w:top w:val="nil"/>
              <w:left w:val="nil"/>
              <w:bottom w:val="single" w:color="auto" w:sz="4" w:space="0"/>
              <w:right w:val="single" w:color="auto" w:sz="4" w:space="0"/>
            </w:tcBorders>
            <w:noWrap/>
            <w:hideMark/>
          </w:tcPr>
          <w:p w:rsidRPr="00FE39EF" w:rsidR="00A63C56" w:rsidP="002C1199" w:rsidRDefault="00A63C56" w14:paraId="0BD888B0" w14:textId="77777777">
            <w:pPr>
              <w:spacing w:after="0" w:line="240" w:lineRule="auto"/>
              <w:jc w:val="center"/>
              <w:rPr>
                <w:rFonts w:ascii="Calibri" w:hAnsi="Calibri" w:cs="Calibri"/>
                <w:color w:val="000000"/>
                <w:szCs w:val="22"/>
                <w:lang w:eastAsia="cs-CZ"/>
              </w:rPr>
            </w:pPr>
            <w:r w:rsidRPr="00FE39EF">
              <w:rPr>
                <w:rFonts w:ascii="Calibri" w:hAnsi="Calibri" w:cs="Calibri"/>
                <w:color w:val="000000"/>
                <w:szCs w:val="22"/>
                <w:lang w:eastAsia="cs-CZ"/>
              </w:rPr>
              <w:t>E</w:t>
            </w:r>
          </w:p>
        </w:tc>
        <w:tc>
          <w:tcPr>
            <w:tcW w:w="1212" w:type="dxa"/>
            <w:tcBorders>
              <w:top w:val="single" w:color="auto" w:sz="4" w:space="0"/>
              <w:bottom w:val="single" w:color="auto" w:sz="4" w:space="0"/>
              <w:right w:val="single" w:color="auto" w:sz="4" w:space="0"/>
            </w:tcBorders>
          </w:tcPr>
          <w:p w:rsidRPr="00FE39EF" w:rsidR="00A63C56" w:rsidP="002C1199" w:rsidRDefault="00A63C56" w14:paraId="01D0562F" w14:textId="72258C27">
            <w:pPr>
              <w:spacing w:after="0" w:line="240" w:lineRule="auto"/>
              <w:jc w:val="center"/>
              <w:rPr>
                <w:rFonts w:ascii="Calibri" w:hAnsi="Calibri" w:cs="Calibri"/>
                <w:color w:val="000000"/>
                <w:szCs w:val="22"/>
                <w:lang w:eastAsia="cs-CZ"/>
              </w:rPr>
            </w:pPr>
            <w:r w:rsidRPr="00FE39EF">
              <w:rPr>
                <w:rFonts w:ascii="Calibri" w:hAnsi="Calibri" w:cs="Calibri"/>
                <w:color w:val="000000"/>
                <w:szCs w:val="22"/>
                <w:lang w:eastAsia="cs-CZ"/>
              </w:rPr>
              <w:t>Export</w:t>
            </w:r>
          </w:p>
        </w:tc>
      </w:tr>
      <w:bookmarkEnd w:id="34"/>
      <w:bookmarkEnd w:id="35"/>
      <w:bookmarkEnd w:id="36"/>
      <w:bookmarkEnd w:id="37"/>
      <w:bookmarkEnd w:id="38"/>
      <w:bookmarkEnd w:id="39"/>
      <w:bookmarkEnd w:id="40"/>
      <w:bookmarkEnd w:id="41"/>
      <w:bookmarkEnd w:id="42"/>
      <w:bookmarkEnd w:id="43"/>
      <w:bookmarkEnd w:id="44"/>
      <w:bookmarkEnd w:id="46"/>
    </w:tbl>
    <w:p w:rsidRPr="00FE39EF" w:rsidR="002C1199" w:rsidP="00B63711" w:rsidRDefault="002C1199" w14:paraId="65355291" w14:textId="77777777"/>
    <w:p w:rsidRPr="00FE39EF" w:rsidR="001C0CF1" w:rsidP="001C0CF1" w:rsidRDefault="007C66EA" w14:paraId="49AD7C1C" w14:textId="77777777">
      <w:pPr>
        <w:pStyle w:val="Heading1"/>
      </w:pPr>
      <w:bookmarkStart w:name="_Toc222343937" w:id="73"/>
      <w:r w:rsidRPr="00FE39EF">
        <w:t xml:space="preserve">Technical </w:t>
      </w:r>
      <w:r w:rsidRPr="00FE39EF" w:rsidR="0072613A">
        <w:t>details</w:t>
      </w:r>
      <w:bookmarkEnd w:id="73"/>
    </w:p>
    <w:p w:rsidRPr="00FE39EF" w:rsidR="00B250C2" w:rsidP="00B379EC" w:rsidRDefault="00B250C2" w14:paraId="1F7F2C8B" w14:textId="77777777">
      <w:pPr>
        <w:pStyle w:val="Heading2"/>
      </w:pPr>
      <w:bookmarkStart w:name="_XSDs_1" w:id="74"/>
      <w:bookmarkStart w:name="_Toc222343938" w:id="75"/>
      <w:bookmarkEnd w:id="74"/>
      <w:r w:rsidRPr="00FE39EF">
        <w:t>XSDs</w:t>
      </w:r>
      <w:bookmarkEnd w:id="75"/>
    </w:p>
    <w:p w:rsidRPr="00FE39EF" w:rsidR="00B250C2" w:rsidP="00B250C2" w:rsidRDefault="00B250C2" w14:paraId="74FB4FC8" w14:textId="7E53A6F2">
      <w:pPr>
        <w:rPr>
          <w:lang w:eastAsia="en-US"/>
        </w:rPr>
      </w:pPr>
    </w:p>
    <w:p w:rsidR="00A0538A" w:rsidP="00B250C2" w:rsidRDefault="00D67ACA" w14:paraId="02885FC8" w14:textId="37073AF7">
      <w:pPr>
        <w:rPr>
          <w:lang w:eastAsia="en-US"/>
        </w:rPr>
      </w:pPr>
      <w:ins w:author="Lenz Petr" w:date="2026-02-18T10:18:00Z" w16du:dateUtc="2026-02-18T09:18:00Z" w:id="76">
        <w:r>
          <w:rPr>
            <w:noProof/>
            <w:lang w:eastAsia="en-US"/>
          </w:rPr>
          <w:object w:dxaOrig="1966" w:dyaOrig="811" w14:anchorId="4184544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25" style="width:98.3pt;height:40.7pt;mso-width-percent:0;mso-height-percent:0;mso-width-percent:0;mso-height-percent:0" alt="" o:ole="" type="#_x0000_t75">
              <v:imagedata o:title="" r:id="rId23"/>
            </v:shape>
            <o:OLEObject Type="Embed" ProgID="Package" ShapeID="_x0000_i1025" DrawAspect="Content" ObjectID="_1832959458" r:id="rId24"/>
          </w:object>
        </w:r>
      </w:ins>
    </w:p>
    <w:p w:rsidR="004B756C" w:rsidP="004B756C" w:rsidRDefault="004B756C" w14:paraId="1C3F0AB9" w14:textId="77777777">
      <w:pPr>
        <w:rPr>
          <w:lang w:eastAsia="en-US"/>
        </w:rPr>
      </w:pPr>
      <w:hyperlink w:history="1" r:id="rId25">
        <w:r w:rsidRPr="00A0538A">
          <w:rPr>
            <w:rStyle w:val="Hyperlink"/>
            <w:lang w:eastAsia="en-US"/>
          </w:rPr>
          <w:t>TaricRS_xsd_v0.2.zip</w:t>
        </w:r>
      </w:hyperlink>
    </w:p>
    <w:p w:rsidRPr="00FE39EF" w:rsidR="00FF681F" w:rsidP="00B250C2" w:rsidRDefault="00FF681F" w14:paraId="662B0B73" w14:textId="77777777">
      <w:pPr>
        <w:rPr>
          <w:lang w:eastAsia="en-US"/>
        </w:rPr>
      </w:pPr>
    </w:p>
    <w:p w:rsidRPr="00FE39EF" w:rsidR="0070280E" w:rsidP="00B379EC" w:rsidRDefault="0070280E" w14:paraId="65F2F445" w14:textId="77777777">
      <w:pPr>
        <w:pStyle w:val="Heading2"/>
      </w:pPr>
      <w:bookmarkStart w:name="_Toc222343939" w:id="77"/>
      <w:r w:rsidRPr="00FE39EF">
        <w:t xml:space="preserve">Implementation </w:t>
      </w:r>
      <w:r w:rsidRPr="00FE39EF" w:rsidR="00A8258E">
        <w:t>principles</w:t>
      </w:r>
      <w:bookmarkEnd w:id="77"/>
    </w:p>
    <w:p w:rsidRPr="009E3163" w:rsidR="009E3163" w:rsidP="00055843" w:rsidRDefault="00BB42D4" w14:paraId="7C9076E9" w14:textId="18E4C692">
      <w:pPr>
        <w:spacing w:before="120"/>
      </w:pPr>
      <w:r w:rsidRPr="00FE39EF">
        <w:t>Taric RS</w:t>
      </w:r>
      <w:r w:rsidRPr="009E3163">
        <w:t> </w:t>
      </w:r>
      <w:r w:rsidRPr="009E3163" w:rsidR="009E3163">
        <w:t>solution is following SOA integration pattern. More specifically, SOA architecture with asynchronous messaging using message queues is used whenever from the technical and business point of view it is possible. </w:t>
      </w:r>
    </w:p>
    <w:p w:rsidRPr="009E3163" w:rsidR="009E3163" w:rsidP="009E3163" w:rsidRDefault="009E3163" w14:paraId="4D2EB836" w14:textId="77777777">
      <w:r w:rsidRPr="009E3163">
        <w:t>For messaging, the solution leverages the Service Broker functionality provided by the Microsoft SQL Server database platform. Service Broker is used to implement reliable, asynchronous communication between internal components of the system. </w:t>
      </w:r>
    </w:p>
    <w:p w:rsidRPr="009E3163" w:rsidR="009E3163" w:rsidP="009E3163" w:rsidRDefault="009E3163" w14:paraId="145DDB4B" w14:textId="77777777">
      <w:r w:rsidRPr="009E3163">
        <w:t>All message queues are hosted within a single, dedicated shared database. This database is intentionally designed to contain no other data, ensuring a clear separation between application data and messaging infrastructure. Such separation simplifies maintenance, monitoring, and troubleshooting of messaging-related issues. </w:t>
      </w:r>
    </w:p>
    <w:p w:rsidRPr="009E3163" w:rsidR="009E3163" w:rsidP="009E3163" w:rsidRDefault="009E3163" w14:paraId="6FB28065" w14:textId="77777777">
      <w:r w:rsidRPr="009E3163">
        <w:t>The availability and stability of this shared messaging database are crucial for the proper operation of integrations. Since many components depend on queued message exchange, any outage or degradation of this database can directly impact the overall functionality and performance of the solution. Therefore, it must be treated as a critical component, with appropriate measures for high availability, backup, and disaster recovery. </w:t>
      </w:r>
    </w:p>
    <w:p w:rsidRPr="009E3163" w:rsidR="009E3163" w:rsidP="009E3163" w:rsidRDefault="009E3163" w14:paraId="2DF48CB7" w14:textId="77777777">
      <w:r w:rsidRPr="009E3163">
        <w:t>To guarantee data integrity and consistency, full support for ACID transactions by both the component and the message queue is a mandatory requirement. This allows message handling and related business operations to be executed as part of a single, atomic transaction. </w:t>
      </w:r>
    </w:p>
    <w:p w:rsidRPr="00FE39EF" w:rsidR="009E3163" w:rsidP="00554FFA" w:rsidRDefault="009E3163" w14:paraId="19C72339" w14:textId="77777777">
      <w:pPr>
        <w:pStyle w:val="Heading3"/>
        <w:rPr>
          <w:lang w:val="en-GB"/>
        </w:rPr>
      </w:pPr>
      <w:bookmarkStart w:name="_Toc222343940" w:id="78"/>
      <w:r w:rsidRPr="00FE39EF">
        <w:rPr>
          <w:lang w:val="en-GB"/>
        </w:rPr>
        <w:t>Queues and routing</w:t>
      </w:r>
      <w:bookmarkEnd w:id="78"/>
      <w:r w:rsidRPr="00FE39EF">
        <w:rPr>
          <w:lang w:val="en-GB"/>
        </w:rPr>
        <w:t> </w:t>
      </w:r>
    </w:p>
    <w:p w:rsidRPr="009E3163" w:rsidR="009E3163" w:rsidP="00055843" w:rsidRDefault="009E3163" w14:paraId="079EF3EA" w14:textId="77777777">
      <w:pPr>
        <w:spacing w:before="120"/>
      </w:pPr>
      <w:r w:rsidRPr="009E3163">
        <w:t>Each component has a single input queue used for processing incoming messages. From a deployment perspective, this input queue is consumed by all running instances of the component to support both high availability and horizontal scalability. In this setup, the message queue also serves as a mechanism for inter-process synchronization, ensuring that messages are processed in a controlled and coordinated manner. </w:t>
      </w:r>
    </w:p>
    <w:p w:rsidRPr="009E3163" w:rsidR="009E3163" w:rsidP="009E3163" w:rsidRDefault="009E3163" w14:paraId="77FFFFF1" w14:textId="3255C5B7">
      <w:r w:rsidRPr="009E3163">
        <w:t>Responses to service calls are delivered as messages to the caller’s input queue. Message routing</w:t>
      </w:r>
      <w:r w:rsidR="00B60B9C">
        <w:t xml:space="preserve"> in Taric RS will be </w:t>
      </w:r>
      <w:r w:rsidRPr="009E3163">
        <w:t xml:space="preserve">handled </w:t>
      </w:r>
      <w:r w:rsidR="00A93D0F">
        <w:t xml:space="preserve">using </w:t>
      </w:r>
      <w:r w:rsidRPr="009E3163">
        <w:t>implicit</w:t>
      </w:r>
      <w:r w:rsidR="00A93D0F">
        <w:t xml:space="preserve"> routing</w:t>
      </w:r>
      <w:r w:rsidRPr="009E3163">
        <w:t>. </w:t>
      </w:r>
    </w:p>
    <w:p w:rsidRPr="009E3163" w:rsidR="009E3163" w:rsidP="009E3163" w:rsidRDefault="009E3163" w14:paraId="69E10D76" w14:textId="77777777">
      <w:r w:rsidRPr="009E3163">
        <w:t> </w:t>
      </w:r>
    </w:p>
    <w:p w:rsidRPr="009E3163" w:rsidR="009E3163" w:rsidP="009E3163" w:rsidRDefault="008A2643" w14:paraId="79667B5C" w14:textId="4C7600CA">
      <w:r>
        <w:t>With</w:t>
      </w:r>
      <w:r w:rsidRPr="009E3163" w:rsidR="009E3163">
        <w:t> </w:t>
      </w:r>
      <w:r w:rsidRPr="009E3163" w:rsidR="009E3163">
        <w:rPr>
          <w:b/>
          <w:bCs/>
        </w:rPr>
        <w:t>implicit routing</w:t>
      </w:r>
      <w:r w:rsidRPr="009E3163" w:rsidR="009E3163">
        <w:t>, the service sends its response as part of the original conversation. The Service Broker functionality then automatically ensures that the message is routed back to the correct caller, based on the established conversation context.  </w:t>
      </w:r>
    </w:p>
    <w:p w:rsidRPr="009E3163" w:rsidR="009E3163" w:rsidP="009E3163" w:rsidRDefault="009E3163" w14:paraId="6B976A29" w14:textId="7C6A58A3">
      <w:r w:rsidRPr="00FE39EF">
        <w:rPr>
          <w:noProof/>
        </w:rPr>
        <w:drawing>
          <wp:inline distT="0" distB="0" distL="0" distR="0" wp14:anchorId="7F946FC3" wp14:editId="71198E05">
            <wp:extent cx="4381500" cy="3867150"/>
            <wp:effectExtent l="0" t="0" r="0" b="0"/>
            <wp:docPr id="19712745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381500" cy="3867150"/>
                    </a:xfrm>
                    <a:prstGeom prst="rect">
                      <a:avLst/>
                    </a:prstGeom>
                    <a:noFill/>
                    <a:ln>
                      <a:noFill/>
                    </a:ln>
                  </pic:spPr>
                </pic:pic>
              </a:graphicData>
            </a:graphic>
          </wp:inline>
        </w:drawing>
      </w:r>
      <w:r w:rsidRPr="009E3163">
        <w:t> </w:t>
      </w:r>
    </w:p>
    <w:p w:rsidRPr="009E3163" w:rsidR="009E3163" w:rsidP="00263EE0" w:rsidRDefault="009E3163" w14:paraId="2AD09CE9" w14:textId="77777777">
      <w:pPr>
        <w:jc w:val="center"/>
        <w:rPr>
          <w:sz w:val="20"/>
          <w:szCs w:val="22"/>
        </w:rPr>
      </w:pPr>
      <w:r w:rsidRPr="009E3163">
        <w:rPr>
          <w:sz w:val="20"/>
          <w:szCs w:val="22"/>
        </w:rPr>
        <w:t>Figure 3 Implicit routing scenario </w:t>
      </w:r>
    </w:p>
    <w:p w:rsidRPr="009E3163" w:rsidR="009E3163" w:rsidP="009E3163" w:rsidRDefault="009E3163" w14:paraId="20204D6B" w14:textId="77777777">
      <w:r w:rsidRPr="009E3163">
        <w:t>Error handling in implicitly routed conversations, which emulate synchronous calls, follows these rules: </w:t>
      </w:r>
    </w:p>
    <w:p w:rsidRPr="009E3163" w:rsidR="009E3163" w:rsidP="009E3163" w:rsidRDefault="009E3163" w14:paraId="1246D33F" w14:textId="1D2E7606">
      <w:pPr>
        <w:numPr>
          <w:ilvl w:val="0"/>
          <w:numId w:val="35"/>
        </w:numPr>
      </w:pPr>
      <w:r w:rsidRPr="009E3163">
        <w:rPr>
          <w:b/>
          <w:bCs/>
        </w:rPr>
        <w:t>Successful processing</w:t>
      </w:r>
      <w:r w:rsidRPr="009E3163">
        <w:t> – The service provider processes the request and the actual response message is returned to the caller. This is the standard </w:t>
      </w:r>
      <w:r w:rsidRPr="009E3163" w:rsidR="00055843">
        <w:t>behaviour</w:t>
      </w:r>
      <w:r w:rsidRPr="009E3163">
        <w:t>. </w:t>
      </w:r>
    </w:p>
    <w:p w:rsidRPr="009E3163" w:rsidR="009E3163" w:rsidP="009E3163" w:rsidRDefault="009E3163" w14:paraId="4222D567" w14:textId="2F7CA270">
      <w:pPr>
        <w:numPr>
          <w:ilvl w:val="0"/>
          <w:numId w:val="36"/>
        </w:numPr>
      </w:pPr>
      <w:r w:rsidRPr="009E3163">
        <w:rPr>
          <w:b/>
          <w:bCs/>
        </w:rPr>
        <w:t>Permanent failure at the service provider</w:t>
      </w:r>
      <w:r w:rsidRPr="009E3163">
        <w:t> – If the service provider fails and all retry attempts are exhausted, a </w:t>
      </w:r>
      <w:r w:rsidRPr="009E3163">
        <w:rPr>
          <w:b/>
          <w:bCs/>
        </w:rPr>
        <w:t>Conversation Error</w:t>
      </w:r>
      <w:r w:rsidRPr="009E3163">
        <w:t xml:space="preserve"> message is returned to the caller. This </w:t>
      </w:r>
      <w:r w:rsidRPr="009E3163" w:rsidR="00055843">
        <w:t>behaviour</w:t>
      </w:r>
      <w:r w:rsidRPr="009E3163">
        <w:t xml:space="preserve"> is provided by the standard Service Broker functionality. </w:t>
      </w:r>
    </w:p>
    <w:p w:rsidRPr="009E3163" w:rsidR="009E3163" w:rsidP="009E3163" w:rsidRDefault="009E3163" w14:paraId="4D61AF20" w14:textId="77777777">
      <w:pPr>
        <w:numPr>
          <w:ilvl w:val="0"/>
          <w:numId w:val="37"/>
        </w:numPr>
      </w:pPr>
      <w:r w:rsidRPr="009E3163">
        <w:rPr>
          <w:b/>
          <w:bCs/>
        </w:rPr>
        <w:t>Service unavailable or overloaded</w:t>
      </w:r>
      <w:r w:rsidRPr="009E3163">
        <w:t> – If the service provider is unavailable or unable to process the request within a defined time period, a </w:t>
      </w:r>
      <w:r w:rsidRPr="009E3163">
        <w:rPr>
          <w:b/>
          <w:bCs/>
        </w:rPr>
        <w:t>Conversation Timeout</w:t>
      </w:r>
      <w:r w:rsidRPr="009E3163">
        <w:t> message is returned to the caller, again as standard Service Broker functionality. </w:t>
      </w:r>
    </w:p>
    <w:p w:rsidRPr="009E3163" w:rsidR="009E3163" w:rsidP="009E3163" w:rsidRDefault="009E3163" w14:paraId="37884F3E" w14:textId="77777777">
      <w:r w:rsidRPr="009E3163">
        <w:t>These mechanisms ensure that the caller is always informed about the outcome of the call, whether it has succeeded, encountered a permanent error, or timed out. </w:t>
      </w:r>
    </w:p>
    <w:p w:rsidRPr="009E3163" w:rsidR="009E3163" w:rsidP="009E3163" w:rsidRDefault="009E3163" w14:paraId="0354D797" w14:textId="0D46F845">
      <w:r w:rsidRPr="009E3163">
        <w:t>This scenario is used for </w:t>
      </w:r>
      <w:r w:rsidRPr="00FE39EF" w:rsidR="00C628F3">
        <w:t>TaricRequest</w:t>
      </w:r>
      <w:r w:rsidRPr="009E3163" w:rsidR="00C628F3">
        <w:t> </w:t>
      </w:r>
      <w:r w:rsidRPr="009E3163">
        <w:t>and </w:t>
      </w:r>
      <w:r w:rsidRPr="00FE39EF" w:rsidR="00C628F3">
        <w:t>TaricResponse</w:t>
      </w:r>
      <w:r w:rsidRPr="009E3163">
        <w:t>. </w:t>
      </w:r>
    </w:p>
    <w:p w:rsidRPr="009E3163" w:rsidR="009E3163" w:rsidP="00554FFA" w:rsidRDefault="009E3163" w14:paraId="68DF7C11" w14:textId="77777777">
      <w:pPr>
        <w:pStyle w:val="Heading3"/>
        <w:rPr>
          <w:bCs/>
          <w:lang w:val="en-GB"/>
        </w:rPr>
      </w:pPr>
      <w:bookmarkStart w:name="_Toc222343941" w:id="79"/>
      <w:r w:rsidRPr="009E3163">
        <w:rPr>
          <w:lang w:val="en-GB"/>
        </w:rPr>
        <w:t>Security</w:t>
      </w:r>
      <w:bookmarkEnd w:id="79"/>
      <w:r w:rsidRPr="009E3163">
        <w:rPr>
          <w:bCs/>
          <w:lang w:val="en-GB"/>
        </w:rPr>
        <w:t> </w:t>
      </w:r>
    </w:p>
    <w:p w:rsidRPr="009E3163" w:rsidR="009E3163" w:rsidP="00055843" w:rsidRDefault="009E3163" w14:paraId="60A78B91" w14:textId="77777777">
      <w:pPr>
        <w:spacing w:before="120"/>
      </w:pPr>
      <w:r w:rsidRPr="009E3163">
        <w:t>Information security is ensured in the same way as for all other database objects, using database-level permissions. Communication takes place over a standard database connection (TDS/SQL) </w:t>
      </w:r>
    </w:p>
    <w:p w:rsidRPr="009E3163" w:rsidR="009E3163" w:rsidP="009E3163" w:rsidRDefault="00D854F0" w14:paraId="532B0F0A" w14:textId="43D6F389">
      <w:r w:rsidRPr="00FE39EF">
        <w:t>Taric</w:t>
      </w:r>
      <w:r w:rsidRPr="009E3163">
        <w:t> </w:t>
      </w:r>
      <w:r w:rsidRPr="009E3163" w:rsidR="009E3163">
        <w:t>component is using its own schema with the service and queue. </w:t>
      </w:r>
    </w:p>
    <w:p w:rsidRPr="009E3163" w:rsidR="009E3163" w:rsidP="00554FFA" w:rsidRDefault="009E3163" w14:paraId="35ECD816" w14:textId="77777777">
      <w:pPr>
        <w:pStyle w:val="Heading3"/>
        <w:rPr>
          <w:bCs/>
          <w:lang w:val="en-GB"/>
        </w:rPr>
      </w:pPr>
      <w:bookmarkStart w:name="_Toc222343942" w:id="80"/>
      <w:r w:rsidRPr="009E3163">
        <w:rPr>
          <w:lang w:val="en-GB"/>
        </w:rPr>
        <w:t>Messages</w:t>
      </w:r>
      <w:bookmarkEnd w:id="80"/>
      <w:r w:rsidRPr="009E3163">
        <w:rPr>
          <w:bCs/>
          <w:lang w:val="en-GB"/>
        </w:rPr>
        <w:t> </w:t>
      </w:r>
    </w:p>
    <w:p w:rsidRPr="009E3163" w:rsidR="009E3163" w:rsidP="00055843" w:rsidRDefault="009E3163" w14:paraId="5A2A9B95" w14:textId="77777777">
      <w:pPr>
        <w:spacing w:before="120"/>
      </w:pPr>
      <w:r w:rsidRPr="009E3163">
        <w:t>All messages are formatted as XML see XSDs. Each business message is encapsulated within a common XML envelope. The Service Broker validates only the most important elements of the MsgInfo structure in this envelope. The actual business payload is contained in the Data element, which is defined in the envelope XSD using a flexible xs:any construct. </w:t>
      </w:r>
    </w:p>
    <w:p w:rsidRPr="009E3163" w:rsidR="009E3163" w:rsidP="009E3163" w:rsidRDefault="009E3163" w14:paraId="2F9F89EF" w14:textId="77777777">
      <w:r w:rsidRPr="009E3163">
        <w:t>This approach allows the envelope schema to remain stable while supporting a wide variety of business message types in the payload. Consequently, the responsibility for validating the detailed structure and content of the business message lies entirely with the component that processes it. </w:t>
      </w:r>
    </w:p>
    <w:p w:rsidRPr="009E3163" w:rsidR="009E3163" w:rsidP="009E3163" w:rsidRDefault="009E3163" w14:paraId="167B5165" w14:textId="77777777">
      <w:r w:rsidRPr="009E3163">
        <w:t> </w:t>
      </w:r>
    </w:p>
    <w:p w:rsidRPr="009E3163" w:rsidR="009E3163" w:rsidP="009E3163" w:rsidRDefault="009E3163" w14:paraId="13EE52AE" w14:textId="77777777">
      <w:r w:rsidRPr="009E3163">
        <w:t>Message type has following XSD: </w:t>
      </w:r>
    </w:p>
    <w:p w:rsidRPr="00FE39EF" w:rsidR="00061BCD" w:rsidP="00061BCD" w:rsidRDefault="00061BCD" w14:paraId="6D56D3A8" w14:textId="77777777">
      <w:pPr>
        <w:pStyle w:val="paragraph"/>
        <w:spacing w:before="0" w:beforeAutospacing="0" w:after="0" w:afterAutospacing="0"/>
        <w:textAlignment w:val="baseline"/>
        <w:rPr>
          <w:rFonts w:ascii="Segoe UI" w:hAnsi="Segoe UI" w:cs="Segoe UI"/>
          <w:sz w:val="18"/>
          <w:szCs w:val="18"/>
        </w:rPr>
      </w:pPr>
      <w:r w:rsidRPr="00FE39EF">
        <w:rPr>
          <w:rStyle w:val="normaltextrun"/>
          <w:rFonts w:ascii="Consolas" w:hAnsi="Consolas" w:cs="Segoe UI"/>
          <w:color w:val="0000FF"/>
          <w:sz w:val="16"/>
          <w:szCs w:val="16"/>
        </w:rPr>
        <w:t>&lt;</w:t>
      </w:r>
      <w:r w:rsidRPr="00FE39EF">
        <w:rPr>
          <w:rStyle w:val="normaltextrun"/>
          <w:rFonts w:ascii="Consolas" w:hAnsi="Consolas" w:cs="Segoe UI"/>
          <w:color w:val="A31515"/>
          <w:sz w:val="16"/>
          <w:szCs w:val="16"/>
        </w:rPr>
        <w:t>xsd:schema</w:t>
      </w:r>
      <w:r w:rsidRPr="00FE39EF">
        <w:rPr>
          <w:rStyle w:val="normaltextrun"/>
          <w:rFonts w:ascii="Consolas" w:hAnsi="Consolas" w:cs="Segoe UI"/>
          <w:color w:val="0000FF"/>
          <w:sz w:val="16"/>
          <w:szCs w:val="16"/>
        </w:rPr>
        <w:t> </w:t>
      </w:r>
      <w:r w:rsidRPr="00FE39EF">
        <w:rPr>
          <w:rStyle w:val="normaltextrun"/>
          <w:rFonts w:ascii="Consolas" w:hAnsi="Consolas" w:cs="Segoe UI"/>
          <w:color w:val="FF0000"/>
          <w:sz w:val="16"/>
          <w:szCs w:val="16"/>
        </w:rPr>
        <w:t>xmlns:xsd</w:t>
      </w:r>
      <w:r w:rsidRPr="00FE39EF">
        <w:rPr>
          <w:rStyle w:val="normaltextrun"/>
          <w:rFonts w:ascii="Consolas" w:hAnsi="Consolas" w:cs="Segoe UI"/>
          <w:color w:val="0000FF"/>
          <w:sz w:val="16"/>
          <w:szCs w:val="16"/>
        </w:rPr>
        <w:t>=</w:t>
      </w:r>
      <w:r w:rsidRPr="00FE39EF">
        <w:rPr>
          <w:rStyle w:val="normaltextrun"/>
          <w:rFonts w:ascii="Consolas" w:hAnsi="Consolas" w:cs="Segoe UI"/>
          <w:color w:val="000000"/>
          <w:sz w:val="16"/>
          <w:szCs w:val="16"/>
        </w:rPr>
        <w:t>"</w:t>
      </w:r>
      <w:r w:rsidRPr="00FE39EF">
        <w:rPr>
          <w:rStyle w:val="normaltextrun"/>
          <w:rFonts w:ascii="Consolas" w:hAnsi="Consolas" w:cs="Segoe UI"/>
          <w:color w:val="0000FF"/>
          <w:sz w:val="16"/>
          <w:szCs w:val="16"/>
        </w:rPr>
        <w:t>http://www.w3.org/2001/XMLSchema</w:t>
      </w:r>
      <w:r w:rsidRPr="00FE39EF">
        <w:rPr>
          <w:rStyle w:val="normaltextrun"/>
          <w:rFonts w:ascii="Consolas" w:hAnsi="Consolas" w:cs="Segoe UI"/>
          <w:color w:val="000000"/>
          <w:sz w:val="16"/>
          <w:szCs w:val="16"/>
        </w:rPr>
        <w:t>"</w:t>
      </w:r>
      <w:r w:rsidRPr="00FE39EF">
        <w:rPr>
          <w:rStyle w:val="normaltextrun"/>
          <w:rFonts w:ascii="Consolas" w:hAnsi="Consolas" w:cs="Segoe UI"/>
          <w:color w:val="0000FF"/>
          <w:sz w:val="16"/>
          <w:szCs w:val="16"/>
        </w:rPr>
        <w:t> </w:t>
      </w:r>
      <w:r w:rsidRPr="00FE39EF">
        <w:rPr>
          <w:rStyle w:val="normaltextrun"/>
          <w:rFonts w:ascii="Consolas" w:hAnsi="Consolas" w:cs="Segoe UI"/>
          <w:color w:val="FF0000"/>
          <w:sz w:val="16"/>
          <w:szCs w:val="16"/>
        </w:rPr>
        <w:t>xmlns:t</w:t>
      </w:r>
      <w:r w:rsidRPr="00FE39EF">
        <w:rPr>
          <w:rStyle w:val="normaltextrun"/>
          <w:rFonts w:ascii="Consolas" w:hAnsi="Consolas" w:cs="Segoe UI"/>
          <w:color w:val="0000FF"/>
          <w:sz w:val="16"/>
          <w:szCs w:val="16"/>
        </w:rPr>
        <w:t>=</w:t>
      </w:r>
      <w:r w:rsidRPr="00FE39EF">
        <w:rPr>
          <w:rStyle w:val="normaltextrun"/>
          <w:rFonts w:ascii="Consolas" w:hAnsi="Consolas" w:cs="Segoe UI"/>
          <w:color w:val="000000"/>
          <w:sz w:val="16"/>
          <w:szCs w:val="16"/>
        </w:rPr>
        <w:t>"</w:t>
      </w:r>
      <w:r w:rsidRPr="00FE39EF">
        <w:rPr>
          <w:rStyle w:val="normaltextrun"/>
          <w:rFonts w:ascii="Consolas" w:hAnsi="Consolas" w:cs="Segoe UI"/>
          <w:color w:val="0000FF"/>
          <w:sz w:val="16"/>
          <w:szCs w:val="16"/>
        </w:rPr>
        <w:t>http://www.aquasoft.cz/namespaces/envelope/ver4</w:t>
      </w:r>
      <w:r w:rsidRPr="00FE39EF">
        <w:rPr>
          <w:rStyle w:val="normaltextrun"/>
          <w:rFonts w:ascii="Consolas" w:hAnsi="Consolas" w:cs="Segoe UI"/>
          <w:color w:val="000000"/>
          <w:sz w:val="16"/>
          <w:szCs w:val="16"/>
        </w:rPr>
        <w:t>"</w:t>
      </w:r>
      <w:r w:rsidRPr="00FE39EF">
        <w:rPr>
          <w:rStyle w:val="normaltextrun"/>
          <w:rFonts w:ascii="Consolas" w:hAnsi="Consolas" w:cs="Segoe UI"/>
          <w:color w:val="0000FF"/>
          <w:sz w:val="16"/>
          <w:szCs w:val="16"/>
        </w:rPr>
        <w:t> </w:t>
      </w:r>
      <w:r w:rsidRPr="00FE39EF">
        <w:rPr>
          <w:rStyle w:val="normaltextrun"/>
          <w:rFonts w:ascii="Consolas" w:hAnsi="Consolas" w:cs="Segoe UI"/>
          <w:color w:val="FF0000"/>
          <w:sz w:val="16"/>
          <w:szCs w:val="16"/>
        </w:rPr>
        <w:t>targetNamespace</w:t>
      </w:r>
      <w:r w:rsidRPr="00FE39EF">
        <w:rPr>
          <w:rStyle w:val="normaltextrun"/>
          <w:rFonts w:ascii="Consolas" w:hAnsi="Consolas" w:cs="Segoe UI"/>
          <w:color w:val="0000FF"/>
          <w:sz w:val="16"/>
          <w:szCs w:val="16"/>
        </w:rPr>
        <w:t>=</w:t>
      </w:r>
      <w:r w:rsidRPr="00FE39EF">
        <w:rPr>
          <w:rStyle w:val="normaltextrun"/>
          <w:rFonts w:ascii="Consolas" w:hAnsi="Consolas" w:cs="Segoe UI"/>
          <w:color w:val="000000"/>
          <w:sz w:val="16"/>
          <w:szCs w:val="16"/>
        </w:rPr>
        <w:t>"</w:t>
      </w:r>
      <w:r w:rsidRPr="00FE39EF">
        <w:rPr>
          <w:rStyle w:val="normaltextrun"/>
          <w:rFonts w:ascii="Consolas" w:hAnsi="Consolas" w:cs="Segoe UI"/>
          <w:color w:val="0000FF"/>
          <w:sz w:val="16"/>
          <w:szCs w:val="16"/>
        </w:rPr>
        <w:t>http://www.aquasoft.cz/namespaces/envelope/ver4</w:t>
      </w:r>
      <w:r w:rsidRPr="00FE39EF">
        <w:rPr>
          <w:rStyle w:val="normaltextrun"/>
          <w:rFonts w:ascii="Consolas" w:hAnsi="Consolas" w:cs="Segoe UI"/>
          <w:color w:val="000000"/>
          <w:sz w:val="16"/>
          <w:szCs w:val="16"/>
        </w:rPr>
        <w:t>"</w:t>
      </w:r>
      <w:r w:rsidRPr="00FE39EF">
        <w:rPr>
          <w:rStyle w:val="normaltextrun"/>
          <w:rFonts w:ascii="Consolas" w:hAnsi="Consolas" w:cs="Segoe UI"/>
          <w:color w:val="0000FF"/>
          <w:sz w:val="16"/>
          <w:szCs w:val="16"/>
        </w:rPr>
        <w:t> </w:t>
      </w:r>
      <w:r w:rsidRPr="00FE39EF">
        <w:rPr>
          <w:rStyle w:val="normaltextrun"/>
          <w:rFonts w:ascii="Consolas" w:hAnsi="Consolas" w:cs="Segoe UI"/>
          <w:color w:val="FF0000"/>
          <w:sz w:val="16"/>
          <w:szCs w:val="16"/>
        </w:rPr>
        <w:t>elementFormDefault</w:t>
      </w:r>
      <w:r w:rsidRPr="00FE39EF">
        <w:rPr>
          <w:rStyle w:val="normaltextrun"/>
          <w:rFonts w:ascii="Consolas" w:hAnsi="Consolas" w:cs="Segoe UI"/>
          <w:color w:val="0000FF"/>
          <w:sz w:val="16"/>
          <w:szCs w:val="16"/>
        </w:rPr>
        <w:t>=</w:t>
      </w:r>
      <w:r w:rsidRPr="00FE39EF">
        <w:rPr>
          <w:rStyle w:val="normaltextrun"/>
          <w:rFonts w:ascii="Consolas" w:hAnsi="Consolas" w:cs="Segoe UI"/>
          <w:color w:val="000000"/>
          <w:sz w:val="16"/>
          <w:szCs w:val="16"/>
        </w:rPr>
        <w:t>"</w:t>
      </w:r>
      <w:r w:rsidRPr="00FE39EF">
        <w:rPr>
          <w:rStyle w:val="normaltextrun"/>
          <w:rFonts w:ascii="Consolas" w:hAnsi="Consolas" w:cs="Segoe UI"/>
          <w:color w:val="0000FF"/>
          <w:sz w:val="16"/>
          <w:szCs w:val="16"/>
        </w:rPr>
        <w:t>qualified</w:t>
      </w:r>
      <w:r w:rsidRPr="00FE39EF">
        <w:rPr>
          <w:rStyle w:val="normaltextrun"/>
          <w:rFonts w:ascii="Consolas" w:hAnsi="Consolas" w:cs="Segoe UI"/>
          <w:color w:val="000000"/>
          <w:sz w:val="16"/>
          <w:szCs w:val="16"/>
        </w:rPr>
        <w:t>"</w:t>
      </w:r>
      <w:r w:rsidRPr="00FE39EF">
        <w:rPr>
          <w:rStyle w:val="normaltextrun"/>
          <w:rFonts w:ascii="Consolas" w:hAnsi="Consolas" w:cs="Segoe UI"/>
          <w:color w:val="0000FF"/>
          <w:sz w:val="16"/>
          <w:szCs w:val="16"/>
        </w:rPr>
        <w:t>&gt;</w:t>
      </w:r>
      <w:r w:rsidRPr="00FE39EF">
        <w:rPr>
          <w:rStyle w:val="eop"/>
          <w:rFonts w:ascii="Consolas" w:hAnsi="Consolas" w:cs="Segoe UI"/>
          <w:color w:val="0000FF"/>
          <w:sz w:val="16"/>
          <w:szCs w:val="16"/>
        </w:rPr>
        <w:t> </w:t>
      </w:r>
    </w:p>
    <w:p w:rsidRPr="00FE39EF" w:rsidR="00061BCD" w:rsidP="00061BCD" w:rsidRDefault="00061BCD" w14:paraId="3702C8C5" w14:textId="77777777">
      <w:pPr>
        <w:pStyle w:val="paragraph"/>
        <w:spacing w:before="0" w:beforeAutospacing="0" w:after="0" w:afterAutospacing="0"/>
        <w:textAlignment w:val="baseline"/>
        <w:rPr>
          <w:rFonts w:ascii="Segoe UI" w:hAnsi="Segoe UI" w:cs="Segoe UI"/>
          <w:sz w:val="18"/>
          <w:szCs w:val="18"/>
        </w:rPr>
      </w:pPr>
      <w:r w:rsidRPr="00FE39EF">
        <w:rPr>
          <w:rStyle w:val="normaltextrun"/>
          <w:rFonts w:ascii="Consolas" w:hAnsi="Consolas" w:cs="Segoe UI"/>
          <w:color w:val="0000FF"/>
          <w:sz w:val="16"/>
          <w:szCs w:val="16"/>
        </w:rPr>
        <w:t>  &lt;</w:t>
      </w:r>
      <w:r w:rsidRPr="00FE39EF">
        <w:rPr>
          <w:rStyle w:val="normaltextrun"/>
          <w:rFonts w:ascii="Consolas" w:hAnsi="Consolas" w:cs="Segoe UI"/>
          <w:color w:val="A31515"/>
          <w:sz w:val="16"/>
          <w:szCs w:val="16"/>
        </w:rPr>
        <w:t>xsd:element</w:t>
      </w:r>
      <w:r w:rsidRPr="00FE39EF">
        <w:rPr>
          <w:rStyle w:val="normaltextrun"/>
          <w:rFonts w:ascii="Consolas" w:hAnsi="Consolas" w:cs="Segoe UI"/>
          <w:color w:val="0000FF"/>
          <w:sz w:val="16"/>
          <w:szCs w:val="16"/>
        </w:rPr>
        <w:t> </w:t>
      </w:r>
      <w:r w:rsidRPr="00FE39EF">
        <w:rPr>
          <w:rStyle w:val="normaltextrun"/>
          <w:rFonts w:ascii="Consolas" w:hAnsi="Consolas" w:cs="Segoe UI"/>
          <w:color w:val="FF0000"/>
          <w:sz w:val="16"/>
          <w:szCs w:val="16"/>
        </w:rPr>
        <w:t>name</w:t>
      </w:r>
      <w:r w:rsidRPr="00FE39EF">
        <w:rPr>
          <w:rStyle w:val="normaltextrun"/>
          <w:rFonts w:ascii="Consolas" w:hAnsi="Consolas" w:cs="Segoe UI"/>
          <w:color w:val="0000FF"/>
          <w:sz w:val="16"/>
          <w:szCs w:val="16"/>
        </w:rPr>
        <w:t>=</w:t>
      </w:r>
      <w:r w:rsidRPr="00FE39EF">
        <w:rPr>
          <w:rStyle w:val="normaltextrun"/>
          <w:rFonts w:ascii="Consolas" w:hAnsi="Consolas" w:cs="Segoe UI"/>
          <w:color w:val="000000"/>
          <w:sz w:val="16"/>
          <w:szCs w:val="16"/>
        </w:rPr>
        <w:t>"</w:t>
      </w:r>
      <w:r w:rsidRPr="00FE39EF">
        <w:rPr>
          <w:rStyle w:val="normaltextrun"/>
          <w:rFonts w:ascii="Consolas" w:hAnsi="Consolas" w:cs="Segoe UI"/>
          <w:color w:val="0000FF"/>
          <w:sz w:val="16"/>
          <w:szCs w:val="16"/>
        </w:rPr>
        <w:t>Envelope</w:t>
      </w:r>
      <w:r w:rsidRPr="00FE39EF">
        <w:rPr>
          <w:rStyle w:val="normaltextrun"/>
          <w:rFonts w:ascii="Consolas" w:hAnsi="Consolas" w:cs="Segoe UI"/>
          <w:color w:val="000000"/>
          <w:sz w:val="16"/>
          <w:szCs w:val="16"/>
        </w:rPr>
        <w:t>"</w:t>
      </w:r>
      <w:r w:rsidRPr="00FE39EF">
        <w:rPr>
          <w:rStyle w:val="normaltextrun"/>
          <w:rFonts w:ascii="Consolas" w:hAnsi="Consolas" w:cs="Segoe UI"/>
          <w:color w:val="0000FF"/>
          <w:sz w:val="16"/>
          <w:szCs w:val="16"/>
        </w:rPr>
        <w:t>&gt;</w:t>
      </w:r>
      <w:r w:rsidRPr="00FE39EF">
        <w:rPr>
          <w:rStyle w:val="eop"/>
          <w:rFonts w:ascii="Consolas" w:hAnsi="Consolas" w:cs="Segoe UI"/>
          <w:color w:val="0000FF"/>
          <w:sz w:val="16"/>
          <w:szCs w:val="16"/>
        </w:rPr>
        <w:t> </w:t>
      </w:r>
    </w:p>
    <w:p w:rsidRPr="00FE39EF" w:rsidR="00061BCD" w:rsidP="00061BCD" w:rsidRDefault="00061BCD" w14:paraId="00DD0769" w14:textId="77777777">
      <w:pPr>
        <w:pStyle w:val="paragraph"/>
        <w:spacing w:before="0" w:beforeAutospacing="0" w:after="0" w:afterAutospacing="0"/>
        <w:textAlignment w:val="baseline"/>
        <w:rPr>
          <w:rFonts w:ascii="Segoe UI" w:hAnsi="Segoe UI" w:cs="Segoe UI"/>
          <w:sz w:val="18"/>
          <w:szCs w:val="18"/>
        </w:rPr>
      </w:pPr>
      <w:r w:rsidRPr="00FE39EF">
        <w:rPr>
          <w:rStyle w:val="normaltextrun"/>
          <w:rFonts w:ascii="Consolas" w:hAnsi="Consolas" w:cs="Segoe UI"/>
          <w:color w:val="0000FF"/>
          <w:sz w:val="16"/>
          <w:szCs w:val="16"/>
        </w:rPr>
        <w:t>    &lt;</w:t>
      </w:r>
      <w:r w:rsidRPr="00FE39EF">
        <w:rPr>
          <w:rStyle w:val="normaltextrun"/>
          <w:rFonts w:ascii="Consolas" w:hAnsi="Consolas" w:cs="Segoe UI"/>
          <w:color w:val="A31515"/>
          <w:sz w:val="16"/>
          <w:szCs w:val="16"/>
        </w:rPr>
        <w:t>xsd:complexType</w:t>
      </w:r>
      <w:r w:rsidRPr="00FE39EF">
        <w:rPr>
          <w:rStyle w:val="normaltextrun"/>
          <w:rFonts w:ascii="Consolas" w:hAnsi="Consolas" w:cs="Segoe UI"/>
          <w:color w:val="0000FF"/>
          <w:sz w:val="16"/>
          <w:szCs w:val="16"/>
        </w:rPr>
        <w:t>&gt;</w:t>
      </w:r>
      <w:r w:rsidRPr="00FE39EF">
        <w:rPr>
          <w:rStyle w:val="eop"/>
          <w:rFonts w:ascii="Consolas" w:hAnsi="Consolas" w:cs="Segoe UI"/>
          <w:color w:val="0000FF"/>
          <w:sz w:val="16"/>
          <w:szCs w:val="16"/>
        </w:rPr>
        <w:t> </w:t>
      </w:r>
    </w:p>
    <w:p w:rsidRPr="00FE39EF" w:rsidR="00061BCD" w:rsidP="00061BCD" w:rsidRDefault="00061BCD" w14:paraId="3A71F274" w14:textId="77777777">
      <w:pPr>
        <w:pStyle w:val="paragraph"/>
        <w:spacing w:before="0" w:beforeAutospacing="0" w:after="0" w:afterAutospacing="0"/>
        <w:textAlignment w:val="baseline"/>
        <w:rPr>
          <w:rFonts w:ascii="Segoe UI" w:hAnsi="Segoe UI" w:cs="Segoe UI"/>
          <w:sz w:val="18"/>
          <w:szCs w:val="18"/>
        </w:rPr>
      </w:pPr>
      <w:r w:rsidRPr="00FE39EF">
        <w:rPr>
          <w:rStyle w:val="normaltextrun"/>
          <w:rFonts w:ascii="Consolas" w:hAnsi="Consolas" w:cs="Segoe UI"/>
          <w:color w:val="0000FF"/>
          <w:sz w:val="16"/>
          <w:szCs w:val="16"/>
        </w:rPr>
        <w:t>      &lt;</w:t>
      </w:r>
      <w:r w:rsidRPr="00FE39EF">
        <w:rPr>
          <w:rStyle w:val="normaltextrun"/>
          <w:rFonts w:ascii="Consolas" w:hAnsi="Consolas" w:cs="Segoe UI"/>
          <w:color w:val="A31515"/>
          <w:sz w:val="16"/>
          <w:szCs w:val="16"/>
        </w:rPr>
        <w:t>xsd:complexContent</w:t>
      </w:r>
      <w:r w:rsidRPr="00FE39EF">
        <w:rPr>
          <w:rStyle w:val="normaltextrun"/>
          <w:rFonts w:ascii="Consolas" w:hAnsi="Consolas" w:cs="Segoe UI"/>
          <w:color w:val="0000FF"/>
          <w:sz w:val="16"/>
          <w:szCs w:val="16"/>
        </w:rPr>
        <w:t>&gt;</w:t>
      </w:r>
      <w:r w:rsidRPr="00FE39EF">
        <w:rPr>
          <w:rStyle w:val="eop"/>
          <w:rFonts w:ascii="Consolas" w:hAnsi="Consolas" w:cs="Segoe UI"/>
          <w:color w:val="0000FF"/>
          <w:sz w:val="16"/>
          <w:szCs w:val="16"/>
        </w:rPr>
        <w:t> </w:t>
      </w:r>
    </w:p>
    <w:p w:rsidRPr="00FE39EF" w:rsidR="00061BCD" w:rsidP="00061BCD" w:rsidRDefault="00061BCD" w14:paraId="406F2588" w14:textId="77777777">
      <w:pPr>
        <w:pStyle w:val="paragraph"/>
        <w:spacing w:before="0" w:beforeAutospacing="0" w:after="0" w:afterAutospacing="0"/>
        <w:textAlignment w:val="baseline"/>
        <w:rPr>
          <w:rFonts w:ascii="Segoe UI" w:hAnsi="Segoe UI" w:cs="Segoe UI"/>
          <w:sz w:val="18"/>
          <w:szCs w:val="18"/>
        </w:rPr>
      </w:pPr>
      <w:r w:rsidRPr="00FE39EF">
        <w:rPr>
          <w:rStyle w:val="normaltextrun"/>
          <w:rFonts w:ascii="Consolas" w:hAnsi="Consolas" w:cs="Segoe UI"/>
          <w:color w:val="0000FF"/>
          <w:sz w:val="16"/>
          <w:szCs w:val="16"/>
        </w:rPr>
        <w:t>        &lt;</w:t>
      </w:r>
      <w:r w:rsidRPr="00FE39EF">
        <w:rPr>
          <w:rStyle w:val="normaltextrun"/>
          <w:rFonts w:ascii="Consolas" w:hAnsi="Consolas" w:cs="Segoe UI"/>
          <w:color w:val="A31515"/>
          <w:sz w:val="16"/>
          <w:szCs w:val="16"/>
        </w:rPr>
        <w:t>xsd:restriction</w:t>
      </w:r>
      <w:r w:rsidRPr="00FE39EF">
        <w:rPr>
          <w:rStyle w:val="normaltextrun"/>
          <w:rFonts w:ascii="Consolas" w:hAnsi="Consolas" w:cs="Segoe UI"/>
          <w:color w:val="0000FF"/>
          <w:sz w:val="16"/>
          <w:szCs w:val="16"/>
        </w:rPr>
        <w:t> </w:t>
      </w:r>
      <w:r w:rsidRPr="00FE39EF">
        <w:rPr>
          <w:rStyle w:val="normaltextrun"/>
          <w:rFonts w:ascii="Consolas" w:hAnsi="Consolas" w:cs="Segoe UI"/>
          <w:color w:val="FF0000"/>
          <w:sz w:val="16"/>
          <w:szCs w:val="16"/>
        </w:rPr>
        <w:t>base</w:t>
      </w:r>
      <w:r w:rsidRPr="00FE39EF">
        <w:rPr>
          <w:rStyle w:val="normaltextrun"/>
          <w:rFonts w:ascii="Consolas" w:hAnsi="Consolas" w:cs="Segoe UI"/>
          <w:color w:val="0000FF"/>
          <w:sz w:val="16"/>
          <w:szCs w:val="16"/>
        </w:rPr>
        <w:t>=</w:t>
      </w:r>
      <w:r w:rsidRPr="00FE39EF">
        <w:rPr>
          <w:rStyle w:val="normaltextrun"/>
          <w:rFonts w:ascii="Consolas" w:hAnsi="Consolas" w:cs="Segoe UI"/>
          <w:color w:val="000000"/>
          <w:sz w:val="16"/>
          <w:szCs w:val="16"/>
        </w:rPr>
        <w:t>"</w:t>
      </w:r>
      <w:r w:rsidRPr="00FE39EF">
        <w:rPr>
          <w:rStyle w:val="normaltextrun"/>
          <w:rFonts w:ascii="Consolas" w:hAnsi="Consolas" w:cs="Segoe UI"/>
          <w:color w:val="0000FF"/>
          <w:sz w:val="16"/>
          <w:szCs w:val="16"/>
        </w:rPr>
        <w:t>xsd:anyType</w:t>
      </w:r>
      <w:r w:rsidRPr="00FE39EF">
        <w:rPr>
          <w:rStyle w:val="normaltextrun"/>
          <w:rFonts w:ascii="Consolas" w:hAnsi="Consolas" w:cs="Segoe UI"/>
          <w:color w:val="000000"/>
          <w:sz w:val="16"/>
          <w:szCs w:val="16"/>
        </w:rPr>
        <w:t>"</w:t>
      </w:r>
      <w:r w:rsidRPr="00FE39EF">
        <w:rPr>
          <w:rStyle w:val="normaltextrun"/>
          <w:rFonts w:ascii="Consolas" w:hAnsi="Consolas" w:cs="Segoe UI"/>
          <w:color w:val="0000FF"/>
          <w:sz w:val="16"/>
          <w:szCs w:val="16"/>
        </w:rPr>
        <w:t>&gt;</w:t>
      </w:r>
      <w:r w:rsidRPr="00FE39EF">
        <w:rPr>
          <w:rStyle w:val="eop"/>
          <w:rFonts w:ascii="Consolas" w:hAnsi="Consolas" w:cs="Segoe UI"/>
          <w:color w:val="0000FF"/>
          <w:sz w:val="16"/>
          <w:szCs w:val="16"/>
        </w:rPr>
        <w:t> </w:t>
      </w:r>
    </w:p>
    <w:p w:rsidRPr="00FE39EF" w:rsidR="00061BCD" w:rsidP="00061BCD" w:rsidRDefault="00061BCD" w14:paraId="02FFAC19" w14:textId="77777777">
      <w:pPr>
        <w:pStyle w:val="paragraph"/>
        <w:spacing w:before="0" w:beforeAutospacing="0" w:after="0" w:afterAutospacing="0"/>
        <w:textAlignment w:val="baseline"/>
        <w:rPr>
          <w:rFonts w:ascii="Segoe UI" w:hAnsi="Segoe UI" w:cs="Segoe UI"/>
          <w:sz w:val="18"/>
          <w:szCs w:val="18"/>
        </w:rPr>
      </w:pPr>
      <w:r w:rsidRPr="00FE39EF">
        <w:rPr>
          <w:rStyle w:val="normaltextrun"/>
          <w:rFonts w:ascii="Consolas" w:hAnsi="Consolas" w:cs="Segoe UI"/>
          <w:color w:val="0000FF"/>
          <w:sz w:val="16"/>
          <w:szCs w:val="16"/>
        </w:rPr>
        <w:t>          &lt;</w:t>
      </w:r>
      <w:r w:rsidRPr="00FE39EF">
        <w:rPr>
          <w:rStyle w:val="normaltextrun"/>
          <w:rFonts w:ascii="Consolas" w:hAnsi="Consolas" w:cs="Segoe UI"/>
          <w:color w:val="A31515"/>
          <w:sz w:val="16"/>
          <w:szCs w:val="16"/>
        </w:rPr>
        <w:t>xsd:sequence</w:t>
      </w:r>
      <w:r w:rsidRPr="00FE39EF">
        <w:rPr>
          <w:rStyle w:val="normaltextrun"/>
          <w:rFonts w:ascii="Consolas" w:hAnsi="Consolas" w:cs="Segoe UI"/>
          <w:color w:val="0000FF"/>
          <w:sz w:val="16"/>
          <w:szCs w:val="16"/>
        </w:rPr>
        <w:t>&gt;</w:t>
      </w:r>
      <w:r w:rsidRPr="00FE39EF">
        <w:rPr>
          <w:rStyle w:val="eop"/>
          <w:rFonts w:ascii="Consolas" w:hAnsi="Consolas" w:cs="Segoe UI"/>
          <w:color w:val="0000FF"/>
          <w:sz w:val="16"/>
          <w:szCs w:val="16"/>
        </w:rPr>
        <w:t> </w:t>
      </w:r>
    </w:p>
    <w:p w:rsidRPr="00FE39EF" w:rsidR="00061BCD" w:rsidP="00061BCD" w:rsidRDefault="00061BCD" w14:paraId="2579FED2" w14:textId="77777777">
      <w:pPr>
        <w:pStyle w:val="paragraph"/>
        <w:spacing w:before="0" w:beforeAutospacing="0" w:after="0" w:afterAutospacing="0"/>
        <w:textAlignment w:val="baseline"/>
        <w:rPr>
          <w:rFonts w:ascii="Segoe UI" w:hAnsi="Segoe UI" w:cs="Segoe UI"/>
          <w:sz w:val="18"/>
          <w:szCs w:val="18"/>
        </w:rPr>
      </w:pPr>
      <w:r w:rsidRPr="00FE39EF">
        <w:rPr>
          <w:rStyle w:val="normaltextrun"/>
          <w:rFonts w:ascii="Consolas" w:hAnsi="Consolas" w:cs="Segoe UI"/>
          <w:color w:val="0000FF"/>
          <w:sz w:val="16"/>
          <w:szCs w:val="16"/>
        </w:rPr>
        <w:t>            &lt;</w:t>
      </w:r>
      <w:r w:rsidRPr="00FE39EF">
        <w:rPr>
          <w:rStyle w:val="normaltextrun"/>
          <w:rFonts w:ascii="Consolas" w:hAnsi="Consolas" w:cs="Segoe UI"/>
          <w:color w:val="A31515"/>
          <w:sz w:val="16"/>
          <w:szCs w:val="16"/>
        </w:rPr>
        <w:t>xsd:element</w:t>
      </w:r>
      <w:r w:rsidRPr="00FE39EF">
        <w:rPr>
          <w:rStyle w:val="normaltextrun"/>
          <w:rFonts w:ascii="Consolas" w:hAnsi="Consolas" w:cs="Segoe UI"/>
          <w:color w:val="0000FF"/>
          <w:sz w:val="16"/>
          <w:szCs w:val="16"/>
        </w:rPr>
        <w:t> </w:t>
      </w:r>
      <w:r w:rsidRPr="00FE39EF">
        <w:rPr>
          <w:rStyle w:val="normaltextrun"/>
          <w:rFonts w:ascii="Consolas" w:hAnsi="Consolas" w:cs="Segoe UI"/>
          <w:color w:val="FF0000"/>
          <w:sz w:val="16"/>
          <w:szCs w:val="16"/>
        </w:rPr>
        <w:t>name</w:t>
      </w:r>
      <w:r w:rsidRPr="00FE39EF">
        <w:rPr>
          <w:rStyle w:val="normaltextrun"/>
          <w:rFonts w:ascii="Consolas" w:hAnsi="Consolas" w:cs="Segoe UI"/>
          <w:color w:val="0000FF"/>
          <w:sz w:val="16"/>
          <w:szCs w:val="16"/>
        </w:rPr>
        <w:t>=</w:t>
      </w:r>
      <w:r w:rsidRPr="00FE39EF">
        <w:rPr>
          <w:rStyle w:val="normaltextrun"/>
          <w:rFonts w:ascii="Consolas" w:hAnsi="Consolas" w:cs="Segoe UI"/>
          <w:color w:val="000000"/>
          <w:sz w:val="16"/>
          <w:szCs w:val="16"/>
        </w:rPr>
        <w:t>"</w:t>
      </w:r>
      <w:r w:rsidRPr="00FE39EF">
        <w:rPr>
          <w:rStyle w:val="normaltextrun"/>
          <w:rFonts w:ascii="Consolas" w:hAnsi="Consolas" w:cs="Segoe UI"/>
          <w:color w:val="0000FF"/>
          <w:sz w:val="16"/>
          <w:szCs w:val="16"/>
        </w:rPr>
        <w:t>MsgInfo</w:t>
      </w:r>
      <w:r w:rsidRPr="00FE39EF">
        <w:rPr>
          <w:rStyle w:val="normaltextrun"/>
          <w:rFonts w:ascii="Consolas" w:hAnsi="Consolas" w:cs="Segoe UI"/>
          <w:color w:val="000000"/>
          <w:sz w:val="16"/>
          <w:szCs w:val="16"/>
        </w:rPr>
        <w:t>"</w:t>
      </w:r>
      <w:r w:rsidRPr="00FE39EF">
        <w:rPr>
          <w:rStyle w:val="normaltextrun"/>
          <w:rFonts w:ascii="Consolas" w:hAnsi="Consolas" w:cs="Segoe UI"/>
          <w:color w:val="0000FF"/>
          <w:sz w:val="16"/>
          <w:szCs w:val="16"/>
        </w:rPr>
        <w:t> </w:t>
      </w:r>
      <w:r w:rsidRPr="00FE39EF">
        <w:rPr>
          <w:rStyle w:val="normaltextrun"/>
          <w:rFonts w:ascii="Consolas" w:hAnsi="Consolas" w:cs="Segoe UI"/>
          <w:color w:val="FF0000"/>
          <w:sz w:val="16"/>
          <w:szCs w:val="16"/>
        </w:rPr>
        <w:t>minOccurs</w:t>
      </w:r>
      <w:r w:rsidRPr="00FE39EF">
        <w:rPr>
          <w:rStyle w:val="normaltextrun"/>
          <w:rFonts w:ascii="Consolas" w:hAnsi="Consolas" w:cs="Segoe UI"/>
          <w:color w:val="0000FF"/>
          <w:sz w:val="16"/>
          <w:szCs w:val="16"/>
        </w:rPr>
        <w:t>=</w:t>
      </w:r>
      <w:r w:rsidRPr="00FE39EF">
        <w:rPr>
          <w:rStyle w:val="normaltextrun"/>
          <w:rFonts w:ascii="Consolas" w:hAnsi="Consolas" w:cs="Segoe UI"/>
          <w:color w:val="000000"/>
          <w:sz w:val="16"/>
          <w:szCs w:val="16"/>
        </w:rPr>
        <w:t>"</w:t>
      </w:r>
      <w:r w:rsidRPr="00FE39EF">
        <w:rPr>
          <w:rStyle w:val="normaltextrun"/>
          <w:rFonts w:ascii="Consolas" w:hAnsi="Consolas" w:cs="Segoe UI"/>
          <w:color w:val="0000FF"/>
          <w:sz w:val="16"/>
          <w:szCs w:val="16"/>
        </w:rPr>
        <w:t>0</w:t>
      </w:r>
      <w:r w:rsidRPr="00FE39EF">
        <w:rPr>
          <w:rStyle w:val="normaltextrun"/>
          <w:rFonts w:ascii="Consolas" w:hAnsi="Consolas" w:cs="Segoe UI"/>
          <w:color w:val="000000"/>
          <w:sz w:val="16"/>
          <w:szCs w:val="16"/>
        </w:rPr>
        <w:t>"</w:t>
      </w:r>
      <w:r w:rsidRPr="00FE39EF">
        <w:rPr>
          <w:rStyle w:val="normaltextrun"/>
          <w:rFonts w:ascii="Consolas" w:hAnsi="Consolas" w:cs="Segoe UI"/>
          <w:color w:val="0000FF"/>
          <w:sz w:val="16"/>
          <w:szCs w:val="16"/>
        </w:rPr>
        <w:t>&gt;</w:t>
      </w:r>
      <w:r w:rsidRPr="00FE39EF">
        <w:rPr>
          <w:rStyle w:val="eop"/>
          <w:rFonts w:ascii="Consolas" w:hAnsi="Consolas" w:cs="Segoe UI"/>
          <w:color w:val="0000FF"/>
          <w:sz w:val="16"/>
          <w:szCs w:val="16"/>
        </w:rPr>
        <w:t> </w:t>
      </w:r>
    </w:p>
    <w:p w:rsidRPr="00FE39EF" w:rsidR="00061BCD" w:rsidP="00061BCD" w:rsidRDefault="00061BCD" w14:paraId="5431798F" w14:textId="77777777">
      <w:pPr>
        <w:pStyle w:val="paragraph"/>
        <w:spacing w:before="0" w:beforeAutospacing="0" w:after="0" w:afterAutospacing="0"/>
        <w:textAlignment w:val="baseline"/>
        <w:rPr>
          <w:rFonts w:ascii="Segoe UI" w:hAnsi="Segoe UI" w:cs="Segoe UI"/>
          <w:sz w:val="18"/>
          <w:szCs w:val="18"/>
        </w:rPr>
      </w:pPr>
      <w:r w:rsidRPr="00FE39EF">
        <w:rPr>
          <w:rStyle w:val="normaltextrun"/>
          <w:rFonts w:ascii="Consolas" w:hAnsi="Consolas" w:cs="Segoe UI"/>
          <w:color w:val="0000FF"/>
          <w:sz w:val="16"/>
          <w:szCs w:val="16"/>
        </w:rPr>
        <w:t>              &lt;</w:t>
      </w:r>
      <w:r w:rsidRPr="00FE39EF">
        <w:rPr>
          <w:rStyle w:val="normaltextrun"/>
          <w:rFonts w:ascii="Consolas" w:hAnsi="Consolas" w:cs="Segoe UI"/>
          <w:color w:val="A31515"/>
          <w:sz w:val="16"/>
          <w:szCs w:val="16"/>
        </w:rPr>
        <w:t>xsd:complexType</w:t>
      </w:r>
      <w:r w:rsidRPr="00FE39EF">
        <w:rPr>
          <w:rStyle w:val="normaltextrun"/>
          <w:rFonts w:ascii="Consolas" w:hAnsi="Consolas" w:cs="Segoe UI"/>
          <w:color w:val="0000FF"/>
          <w:sz w:val="16"/>
          <w:szCs w:val="16"/>
        </w:rPr>
        <w:t>&gt;</w:t>
      </w:r>
      <w:r w:rsidRPr="00FE39EF">
        <w:rPr>
          <w:rStyle w:val="eop"/>
          <w:rFonts w:ascii="Consolas" w:hAnsi="Consolas" w:cs="Segoe UI"/>
          <w:color w:val="0000FF"/>
          <w:sz w:val="16"/>
          <w:szCs w:val="16"/>
        </w:rPr>
        <w:t> </w:t>
      </w:r>
    </w:p>
    <w:p w:rsidRPr="00FE39EF" w:rsidR="00061BCD" w:rsidP="00061BCD" w:rsidRDefault="00061BCD" w14:paraId="0911476F" w14:textId="77777777">
      <w:pPr>
        <w:pStyle w:val="paragraph"/>
        <w:spacing w:before="0" w:beforeAutospacing="0" w:after="0" w:afterAutospacing="0"/>
        <w:textAlignment w:val="baseline"/>
        <w:rPr>
          <w:rFonts w:ascii="Segoe UI" w:hAnsi="Segoe UI" w:cs="Segoe UI"/>
          <w:sz w:val="18"/>
          <w:szCs w:val="18"/>
        </w:rPr>
      </w:pPr>
      <w:r w:rsidRPr="00FE39EF">
        <w:rPr>
          <w:rStyle w:val="normaltextrun"/>
          <w:rFonts w:ascii="Consolas" w:hAnsi="Consolas" w:cs="Segoe UI"/>
          <w:color w:val="0000FF"/>
          <w:sz w:val="16"/>
          <w:szCs w:val="16"/>
        </w:rPr>
        <w:t>                &lt;</w:t>
      </w:r>
      <w:r w:rsidRPr="00FE39EF">
        <w:rPr>
          <w:rStyle w:val="normaltextrun"/>
          <w:rFonts w:ascii="Consolas" w:hAnsi="Consolas" w:cs="Segoe UI"/>
          <w:color w:val="A31515"/>
          <w:sz w:val="16"/>
          <w:szCs w:val="16"/>
        </w:rPr>
        <w:t>xsd:complexContent</w:t>
      </w:r>
      <w:r w:rsidRPr="00FE39EF">
        <w:rPr>
          <w:rStyle w:val="normaltextrun"/>
          <w:rFonts w:ascii="Consolas" w:hAnsi="Consolas" w:cs="Segoe UI"/>
          <w:color w:val="0000FF"/>
          <w:sz w:val="16"/>
          <w:szCs w:val="16"/>
        </w:rPr>
        <w:t>&gt;</w:t>
      </w:r>
      <w:r w:rsidRPr="00FE39EF">
        <w:rPr>
          <w:rStyle w:val="eop"/>
          <w:rFonts w:ascii="Consolas" w:hAnsi="Consolas" w:cs="Segoe UI"/>
          <w:color w:val="0000FF"/>
          <w:sz w:val="16"/>
          <w:szCs w:val="16"/>
        </w:rPr>
        <w:t> </w:t>
      </w:r>
    </w:p>
    <w:p w:rsidRPr="00FE39EF" w:rsidR="00061BCD" w:rsidP="00061BCD" w:rsidRDefault="00061BCD" w14:paraId="76EE10B0" w14:textId="77777777">
      <w:pPr>
        <w:pStyle w:val="paragraph"/>
        <w:spacing w:before="0" w:beforeAutospacing="0" w:after="0" w:afterAutospacing="0"/>
        <w:textAlignment w:val="baseline"/>
        <w:rPr>
          <w:rFonts w:ascii="Segoe UI" w:hAnsi="Segoe UI" w:cs="Segoe UI"/>
          <w:sz w:val="18"/>
          <w:szCs w:val="18"/>
        </w:rPr>
      </w:pPr>
      <w:r w:rsidRPr="00FE39EF">
        <w:rPr>
          <w:rStyle w:val="normaltextrun"/>
          <w:rFonts w:ascii="Consolas" w:hAnsi="Consolas" w:cs="Segoe UI"/>
          <w:color w:val="0000FF"/>
          <w:sz w:val="16"/>
          <w:szCs w:val="16"/>
        </w:rPr>
        <w:t>                  &lt;</w:t>
      </w:r>
      <w:r w:rsidRPr="00FE39EF">
        <w:rPr>
          <w:rStyle w:val="normaltextrun"/>
          <w:rFonts w:ascii="Consolas" w:hAnsi="Consolas" w:cs="Segoe UI"/>
          <w:color w:val="A31515"/>
          <w:sz w:val="16"/>
          <w:szCs w:val="16"/>
        </w:rPr>
        <w:t>xsd:restriction</w:t>
      </w:r>
      <w:r w:rsidRPr="00FE39EF">
        <w:rPr>
          <w:rStyle w:val="normaltextrun"/>
          <w:rFonts w:ascii="Consolas" w:hAnsi="Consolas" w:cs="Segoe UI"/>
          <w:color w:val="0000FF"/>
          <w:sz w:val="16"/>
          <w:szCs w:val="16"/>
        </w:rPr>
        <w:t> </w:t>
      </w:r>
      <w:r w:rsidRPr="00FE39EF">
        <w:rPr>
          <w:rStyle w:val="normaltextrun"/>
          <w:rFonts w:ascii="Consolas" w:hAnsi="Consolas" w:cs="Segoe UI"/>
          <w:color w:val="FF0000"/>
          <w:sz w:val="16"/>
          <w:szCs w:val="16"/>
        </w:rPr>
        <w:t>base</w:t>
      </w:r>
      <w:r w:rsidRPr="00FE39EF">
        <w:rPr>
          <w:rStyle w:val="normaltextrun"/>
          <w:rFonts w:ascii="Consolas" w:hAnsi="Consolas" w:cs="Segoe UI"/>
          <w:color w:val="0000FF"/>
          <w:sz w:val="16"/>
          <w:szCs w:val="16"/>
        </w:rPr>
        <w:t>=</w:t>
      </w:r>
      <w:r w:rsidRPr="00FE39EF">
        <w:rPr>
          <w:rStyle w:val="normaltextrun"/>
          <w:rFonts w:ascii="Consolas" w:hAnsi="Consolas" w:cs="Segoe UI"/>
          <w:color w:val="000000"/>
          <w:sz w:val="16"/>
          <w:szCs w:val="16"/>
        </w:rPr>
        <w:t>"</w:t>
      </w:r>
      <w:r w:rsidRPr="00FE39EF">
        <w:rPr>
          <w:rStyle w:val="normaltextrun"/>
          <w:rFonts w:ascii="Consolas" w:hAnsi="Consolas" w:cs="Segoe UI"/>
          <w:color w:val="0000FF"/>
          <w:sz w:val="16"/>
          <w:szCs w:val="16"/>
        </w:rPr>
        <w:t>xsd:anyType</w:t>
      </w:r>
      <w:r w:rsidRPr="00FE39EF">
        <w:rPr>
          <w:rStyle w:val="normaltextrun"/>
          <w:rFonts w:ascii="Consolas" w:hAnsi="Consolas" w:cs="Segoe UI"/>
          <w:color w:val="000000"/>
          <w:sz w:val="16"/>
          <w:szCs w:val="16"/>
        </w:rPr>
        <w:t>"</w:t>
      </w:r>
      <w:r w:rsidRPr="00FE39EF">
        <w:rPr>
          <w:rStyle w:val="normaltextrun"/>
          <w:rFonts w:ascii="Consolas" w:hAnsi="Consolas" w:cs="Segoe UI"/>
          <w:color w:val="0000FF"/>
          <w:sz w:val="16"/>
          <w:szCs w:val="16"/>
        </w:rPr>
        <w:t>&gt;</w:t>
      </w:r>
      <w:r w:rsidRPr="00FE39EF">
        <w:rPr>
          <w:rStyle w:val="eop"/>
          <w:rFonts w:ascii="Consolas" w:hAnsi="Consolas" w:cs="Segoe UI"/>
          <w:color w:val="0000FF"/>
          <w:sz w:val="16"/>
          <w:szCs w:val="16"/>
        </w:rPr>
        <w:t> </w:t>
      </w:r>
    </w:p>
    <w:p w:rsidRPr="00FE39EF" w:rsidR="00061BCD" w:rsidP="00061BCD" w:rsidRDefault="00061BCD" w14:paraId="260325F4" w14:textId="77777777">
      <w:pPr>
        <w:pStyle w:val="paragraph"/>
        <w:spacing w:before="0" w:beforeAutospacing="0" w:after="0" w:afterAutospacing="0"/>
        <w:textAlignment w:val="baseline"/>
        <w:rPr>
          <w:rFonts w:ascii="Segoe UI" w:hAnsi="Segoe UI" w:cs="Segoe UI"/>
          <w:sz w:val="18"/>
          <w:szCs w:val="18"/>
        </w:rPr>
      </w:pPr>
      <w:r w:rsidRPr="00FE39EF">
        <w:rPr>
          <w:rStyle w:val="normaltextrun"/>
          <w:rFonts w:ascii="Consolas" w:hAnsi="Consolas" w:cs="Segoe UI"/>
          <w:color w:val="0000FF"/>
          <w:sz w:val="16"/>
          <w:szCs w:val="16"/>
        </w:rPr>
        <w:t>                    &lt;</w:t>
      </w:r>
      <w:r w:rsidRPr="00FE39EF">
        <w:rPr>
          <w:rStyle w:val="normaltextrun"/>
          <w:rFonts w:ascii="Consolas" w:hAnsi="Consolas" w:cs="Segoe UI"/>
          <w:color w:val="A31515"/>
          <w:sz w:val="16"/>
          <w:szCs w:val="16"/>
        </w:rPr>
        <w:t>xsd:sequence</w:t>
      </w:r>
      <w:r w:rsidRPr="00FE39EF">
        <w:rPr>
          <w:rStyle w:val="normaltextrun"/>
          <w:rFonts w:ascii="Consolas" w:hAnsi="Consolas" w:cs="Segoe UI"/>
          <w:color w:val="0000FF"/>
          <w:sz w:val="16"/>
          <w:szCs w:val="16"/>
        </w:rPr>
        <w:t>&gt;</w:t>
      </w:r>
      <w:r w:rsidRPr="00FE39EF">
        <w:rPr>
          <w:rStyle w:val="eop"/>
          <w:rFonts w:ascii="Consolas" w:hAnsi="Consolas" w:cs="Segoe UI"/>
          <w:color w:val="0000FF"/>
          <w:sz w:val="16"/>
          <w:szCs w:val="16"/>
        </w:rPr>
        <w:t> </w:t>
      </w:r>
    </w:p>
    <w:p w:rsidRPr="00FE39EF" w:rsidR="00061BCD" w:rsidP="00061BCD" w:rsidRDefault="00061BCD" w14:paraId="61D3B869" w14:textId="77777777">
      <w:pPr>
        <w:pStyle w:val="paragraph"/>
        <w:spacing w:before="0" w:beforeAutospacing="0" w:after="0" w:afterAutospacing="0"/>
        <w:textAlignment w:val="baseline"/>
        <w:rPr>
          <w:rFonts w:ascii="Segoe UI" w:hAnsi="Segoe UI" w:cs="Segoe UI"/>
          <w:sz w:val="18"/>
          <w:szCs w:val="18"/>
        </w:rPr>
      </w:pPr>
      <w:r w:rsidRPr="00FE39EF">
        <w:rPr>
          <w:rStyle w:val="normaltextrun"/>
          <w:rFonts w:ascii="Consolas" w:hAnsi="Consolas" w:cs="Segoe UI"/>
          <w:color w:val="0000FF"/>
          <w:sz w:val="16"/>
          <w:szCs w:val="16"/>
        </w:rPr>
        <w:t>                      &lt;</w:t>
      </w:r>
      <w:r w:rsidRPr="00FE39EF">
        <w:rPr>
          <w:rStyle w:val="normaltextrun"/>
          <w:rFonts w:ascii="Consolas" w:hAnsi="Consolas" w:cs="Segoe UI"/>
          <w:color w:val="A31515"/>
          <w:sz w:val="16"/>
          <w:szCs w:val="16"/>
        </w:rPr>
        <w:t>xsd:any</w:t>
      </w:r>
      <w:r w:rsidRPr="00FE39EF">
        <w:rPr>
          <w:rStyle w:val="normaltextrun"/>
          <w:rFonts w:ascii="Consolas" w:hAnsi="Consolas" w:cs="Segoe UI"/>
          <w:color w:val="0000FF"/>
          <w:sz w:val="16"/>
          <w:szCs w:val="16"/>
        </w:rPr>
        <w:t> </w:t>
      </w:r>
      <w:r w:rsidRPr="00FE39EF">
        <w:rPr>
          <w:rStyle w:val="normaltextrun"/>
          <w:rFonts w:ascii="Consolas" w:hAnsi="Consolas" w:cs="Segoe UI"/>
          <w:color w:val="FF0000"/>
          <w:sz w:val="16"/>
          <w:szCs w:val="16"/>
        </w:rPr>
        <w:t>processContents</w:t>
      </w:r>
      <w:r w:rsidRPr="00FE39EF">
        <w:rPr>
          <w:rStyle w:val="normaltextrun"/>
          <w:rFonts w:ascii="Consolas" w:hAnsi="Consolas" w:cs="Segoe UI"/>
          <w:color w:val="0000FF"/>
          <w:sz w:val="16"/>
          <w:szCs w:val="16"/>
        </w:rPr>
        <w:t>=</w:t>
      </w:r>
      <w:r w:rsidRPr="00FE39EF">
        <w:rPr>
          <w:rStyle w:val="normaltextrun"/>
          <w:rFonts w:ascii="Consolas" w:hAnsi="Consolas" w:cs="Segoe UI"/>
          <w:color w:val="000000"/>
          <w:sz w:val="16"/>
          <w:szCs w:val="16"/>
        </w:rPr>
        <w:t>"</w:t>
      </w:r>
      <w:r w:rsidRPr="00FE39EF">
        <w:rPr>
          <w:rStyle w:val="normaltextrun"/>
          <w:rFonts w:ascii="Consolas" w:hAnsi="Consolas" w:cs="Segoe UI"/>
          <w:color w:val="0000FF"/>
          <w:sz w:val="16"/>
          <w:szCs w:val="16"/>
        </w:rPr>
        <w:t>skip</w:t>
      </w:r>
      <w:r w:rsidRPr="00FE39EF">
        <w:rPr>
          <w:rStyle w:val="normaltextrun"/>
          <w:rFonts w:ascii="Consolas" w:hAnsi="Consolas" w:cs="Segoe UI"/>
          <w:color w:val="000000"/>
          <w:sz w:val="16"/>
          <w:szCs w:val="16"/>
        </w:rPr>
        <w:t>"</w:t>
      </w:r>
      <w:r w:rsidRPr="00FE39EF">
        <w:rPr>
          <w:rStyle w:val="normaltextrun"/>
          <w:rFonts w:ascii="Consolas" w:hAnsi="Consolas" w:cs="Segoe UI"/>
          <w:color w:val="0000FF"/>
          <w:sz w:val="16"/>
          <w:szCs w:val="16"/>
        </w:rPr>
        <w:t> </w:t>
      </w:r>
      <w:r w:rsidRPr="00FE39EF">
        <w:rPr>
          <w:rStyle w:val="normaltextrun"/>
          <w:rFonts w:ascii="Consolas" w:hAnsi="Consolas" w:cs="Segoe UI"/>
          <w:color w:val="FF0000"/>
          <w:sz w:val="16"/>
          <w:szCs w:val="16"/>
        </w:rPr>
        <w:t>minOccurs</w:t>
      </w:r>
      <w:r w:rsidRPr="00FE39EF">
        <w:rPr>
          <w:rStyle w:val="normaltextrun"/>
          <w:rFonts w:ascii="Consolas" w:hAnsi="Consolas" w:cs="Segoe UI"/>
          <w:color w:val="0000FF"/>
          <w:sz w:val="16"/>
          <w:szCs w:val="16"/>
        </w:rPr>
        <w:t>=</w:t>
      </w:r>
      <w:r w:rsidRPr="00FE39EF">
        <w:rPr>
          <w:rStyle w:val="normaltextrun"/>
          <w:rFonts w:ascii="Consolas" w:hAnsi="Consolas" w:cs="Segoe UI"/>
          <w:color w:val="000000"/>
          <w:sz w:val="16"/>
          <w:szCs w:val="16"/>
        </w:rPr>
        <w:t>"</w:t>
      </w:r>
      <w:r w:rsidRPr="00FE39EF">
        <w:rPr>
          <w:rStyle w:val="normaltextrun"/>
          <w:rFonts w:ascii="Consolas" w:hAnsi="Consolas" w:cs="Segoe UI"/>
          <w:color w:val="0000FF"/>
          <w:sz w:val="16"/>
          <w:szCs w:val="16"/>
        </w:rPr>
        <w:t>0</w:t>
      </w:r>
      <w:r w:rsidRPr="00FE39EF">
        <w:rPr>
          <w:rStyle w:val="normaltextrun"/>
          <w:rFonts w:ascii="Consolas" w:hAnsi="Consolas" w:cs="Segoe UI"/>
          <w:color w:val="000000"/>
          <w:sz w:val="16"/>
          <w:szCs w:val="16"/>
        </w:rPr>
        <w:t>"</w:t>
      </w:r>
      <w:r w:rsidRPr="00FE39EF">
        <w:rPr>
          <w:rStyle w:val="normaltextrun"/>
          <w:rFonts w:ascii="Consolas" w:hAnsi="Consolas" w:cs="Segoe UI"/>
          <w:color w:val="0000FF"/>
          <w:sz w:val="16"/>
          <w:szCs w:val="16"/>
        </w:rPr>
        <w:t> </w:t>
      </w:r>
      <w:r w:rsidRPr="00FE39EF">
        <w:rPr>
          <w:rStyle w:val="normaltextrun"/>
          <w:rFonts w:ascii="Consolas" w:hAnsi="Consolas" w:cs="Segoe UI"/>
          <w:color w:val="FF0000"/>
          <w:sz w:val="16"/>
          <w:szCs w:val="16"/>
        </w:rPr>
        <w:t>maxOccurs</w:t>
      </w:r>
      <w:r w:rsidRPr="00FE39EF">
        <w:rPr>
          <w:rStyle w:val="normaltextrun"/>
          <w:rFonts w:ascii="Consolas" w:hAnsi="Consolas" w:cs="Segoe UI"/>
          <w:color w:val="0000FF"/>
          <w:sz w:val="16"/>
          <w:szCs w:val="16"/>
        </w:rPr>
        <w:t>=</w:t>
      </w:r>
      <w:r w:rsidRPr="00FE39EF">
        <w:rPr>
          <w:rStyle w:val="normaltextrun"/>
          <w:rFonts w:ascii="Consolas" w:hAnsi="Consolas" w:cs="Segoe UI"/>
          <w:color w:val="000000"/>
          <w:sz w:val="16"/>
          <w:szCs w:val="16"/>
        </w:rPr>
        <w:t>"</w:t>
      </w:r>
      <w:r w:rsidRPr="00FE39EF">
        <w:rPr>
          <w:rStyle w:val="normaltextrun"/>
          <w:rFonts w:ascii="Consolas" w:hAnsi="Consolas" w:cs="Segoe UI"/>
          <w:color w:val="0000FF"/>
          <w:sz w:val="16"/>
          <w:szCs w:val="16"/>
        </w:rPr>
        <w:t>unbounded</w:t>
      </w:r>
      <w:r w:rsidRPr="00FE39EF">
        <w:rPr>
          <w:rStyle w:val="normaltextrun"/>
          <w:rFonts w:ascii="Consolas" w:hAnsi="Consolas" w:cs="Segoe UI"/>
          <w:color w:val="000000"/>
          <w:sz w:val="16"/>
          <w:szCs w:val="16"/>
        </w:rPr>
        <w:t>"</w:t>
      </w:r>
      <w:r w:rsidRPr="00FE39EF">
        <w:rPr>
          <w:rStyle w:val="normaltextrun"/>
          <w:rFonts w:ascii="Consolas" w:hAnsi="Consolas" w:cs="Segoe UI"/>
          <w:color w:val="0000FF"/>
          <w:sz w:val="16"/>
          <w:szCs w:val="16"/>
        </w:rPr>
        <w:t> /&gt;</w:t>
      </w:r>
      <w:r w:rsidRPr="00FE39EF">
        <w:rPr>
          <w:rStyle w:val="eop"/>
          <w:rFonts w:ascii="Consolas" w:hAnsi="Consolas" w:cs="Segoe UI"/>
          <w:color w:val="0000FF"/>
          <w:sz w:val="16"/>
          <w:szCs w:val="16"/>
        </w:rPr>
        <w:t> </w:t>
      </w:r>
    </w:p>
    <w:p w:rsidRPr="00FE39EF" w:rsidR="00061BCD" w:rsidP="00061BCD" w:rsidRDefault="00061BCD" w14:paraId="12568BE2" w14:textId="77777777">
      <w:pPr>
        <w:pStyle w:val="paragraph"/>
        <w:spacing w:before="0" w:beforeAutospacing="0" w:after="0" w:afterAutospacing="0"/>
        <w:textAlignment w:val="baseline"/>
        <w:rPr>
          <w:rFonts w:ascii="Segoe UI" w:hAnsi="Segoe UI" w:cs="Segoe UI"/>
          <w:sz w:val="18"/>
          <w:szCs w:val="18"/>
        </w:rPr>
      </w:pPr>
      <w:r w:rsidRPr="00FE39EF">
        <w:rPr>
          <w:rStyle w:val="normaltextrun"/>
          <w:rFonts w:ascii="Consolas" w:hAnsi="Consolas" w:cs="Segoe UI"/>
          <w:color w:val="0000FF"/>
          <w:sz w:val="16"/>
          <w:szCs w:val="16"/>
        </w:rPr>
        <w:t>                    &lt;/</w:t>
      </w:r>
      <w:r w:rsidRPr="00FE39EF">
        <w:rPr>
          <w:rStyle w:val="normaltextrun"/>
          <w:rFonts w:ascii="Consolas" w:hAnsi="Consolas" w:cs="Segoe UI"/>
          <w:color w:val="A31515"/>
          <w:sz w:val="16"/>
          <w:szCs w:val="16"/>
        </w:rPr>
        <w:t>xsd:sequence</w:t>
      </w:r>
      <w:r w:rsidRPr="00FE39EF">
        <w:rPr>
          <w:rStyle w:val="normaltextrun"/>
          <w:rFonts w:ascii="Consolas" w:hAnsi="Consolas" w:cs="Segoe UI"/>
          <w:color w:val="0000FF"/>
          <w:sz w:val="16"/>
          <w:szCs w:val="16"/>
        </w:rPr>
        <w:t>&gt;</w:t>
      </w:r>
      <w:r w:rsidRPr="00FE39EF">
        <w:rPr>
          <w:rStyle w:val="eop"/>
          <w:rFonts w:ascii="Consolas" w:hAnsi="Consolas" w:cs="Segoe UI"/>
          <w:color w:val="0000FF"/>
          <w:sz w:val="16"/>
          <w:szCs w:val="16"/>
        </w:rPr>
        <w:t> </w:t>
      </w:r>
    </w:p>
    <w:p w:rsidRPr="00FE39EF" w:rsidR="00061BCD" w:rsidP="00061BCD" w:rsidRDefault="00061BCD" w14:paraId="1D411A9F" w14:textId="77777777">
      <w:pPr>
        <w:pStyle w:val="paragraph"/>
        <w:spacing w:before="0" w:beforeAutospacing="0" w:after="0" w:afterAutospacing="0"/>
        <w:textAlignment w:val="baseline"/>
        <w:rPr>
          <w:rFonts w:ascii="Segoe UI" w:hAnsi="Segoe UI" w:cs="Segoe UI"/>
          <w:sz w:val="18"/>
          <w:szCs w:val="18"/>
        </w:rPr>
      </w:pPr>
      <w:r w:rsidRPr="00FE39EF">
        <w:rPr>
          <w:rStyle w:val="normaltextrun"/>
          <w:rFonts w:ascii="Consolas" w:hAnsi="Consolas" w:cs="Segoe UI"/>
          <w:color w:val="0000FF"/>
          <w:sz w:val="16"/>
          <w:szCs w:val="16"/>
        </w:rPr>
        <w:t>                  &lt;/</w:t>
      </w:r>
      <w:r w:rsidRPr="00FE39EF">
        <w:rPr>
          <w:rStyle w:val="normaltextrun"/>
          <w:rFonts w:ascii="Consolas" w:hAnsi="Consolas" w:cs="Segoe UI"/>
          <w:color w:val="A31515"/>
          <w:sz w:val="16"/>
          <w:szCs w:val="16"/>
        </w:rPr>
        <w:t>xsd:restriction</w:t>
      </w:r>
      <w:r w:rsidRPr="00FE39EF">
        <w:rPr>
          <w:rStyle w:val="normaltextrun"/>
          <w:rFonts w:ascii="Consolas" w:hAnsi="Consolas" w:cs="Segoe UI"/>
          <w:color w:val="0000FF"/>
          <w:sz w:val="16"/>
          <w:szCs w:val="16"/>
        </w:rPr>
        <w:t>&gt;</w:t>
      </w:r>
      <w:r w:rsidRPr="00FE39EF">
        <w:rPr>
          <w:rStyle w:val="eop"/>
          <w:rFonts w:ascii="Consolas" w:hAnsi="Consolas" w:cs="Segoe UI"/>
          <w:color w:val="0000FF"/>
          <w:sz w:val="16"/>
          <w:szCs w:val="16"/>
        </w:rPr>
        <w:t> </w:t>
      </w:r>
    </w:p>
    <w:p w:rsidRPr="00FE39EF" w:rsidR="00061BCD" w:rsidP="00061BCD" w:rsidRDefault="00061BCD" w14:paraId="65A6FE1B" w14:textId="77777777">
      <w:pPr>
        <w:pStyle w:val="paragraph"/>
        <w:spacing w:before="0" w:beforeAutospacing="0" w:after="0" w:afterAutospacing="0"/>
        <w:textAlignment w:val="baseline"/>
        <w:rPr>
          <w:rFonts w:ascii="Segoe UI" w:hAnsi="Segoe UI" w:cs="Segoe UI"/>
          <w:sz w:val="18"/>
          <w:szCs w:val="18"/>
        </w:rPr>
      </w:pPr>
      <w:r w:rsidRPr="00FE39EF">
        <w:rPr>
          <w:rStyle w:val="normaltextrun"/>
          <w:rFonts w:ascii="Consolas" w:hAnsi="Consolas" w:cs="Segoe UI"/>
          <w:color w:val="0000FF"/>
          <w:sz w:val="16"/>
          <w:szCs w:val="16"/>
        </w:rPr>
        <w:t>                &lt;/</w:t>
      </w:r>
      <w:r w:rsidRPr="00FE39EF">
        <w:rPr>
          <w:rStyle w:val="normaltextrun"/>
          <w:rFonts w:ascii="Consolas" w:hAnsi="Consolas" w:cs="Segoe UI"/>
          <w:color w:val="A31515"/>
          <w:sz w:val="16"/>
          <w:szCs w:val="16"/>
        </w:rPr>
        <w:t>xsd:complexContent</w:t>
      </w:r>
      <w:r w:rsidRPr="00FE39EF">
        <w:rPr>
          <w:rStyle w:val="normaltextrun"/>
          <w:rFonts w:ascii="Consolas" w:hAnsi="Consolas" w:cs="Segoe UI"/>
          <w:color w:val="0000FF"/>
          <w:sz w:val="16"/>
          <w:szCs w:val="16"/>
        </w:rPr>
        <w:t>&gt;</w:t>
      </w:r>
      <w:r w:rsidRPr="00FE39EF">
        <w:rPr>
          <w:rStyle w:val="eop"/>
          <w:rFonts w:ascii="Consolas" w:hAnsi="Consolas" w:cs="Segoe UI"/>
          <w:color w:val="0000FF"/>
          <w:sz w:val="16"/>
          <w:szCs w:val="16"/>
        </w:rPr>
        <w:t> </w:t>
      </w:r>
    </w:p>
    <w:p w:rsidRPr="00FE39EF" w:rsidR="00061BCD" w:rsidP="00061BCD" w:rsidRDefault="00061BCD" w14:paraId="526F426D" w14:textId="77777777">
      <w:pPr>
        <w:pStyle w:val="paragraph"/>
        <w:spacing w:before="0" w:beforeAutospacing="0" w:after="0" w:afterAutospacing="0"/>
        <w:textAlignment w:val="baseline"/>
        <w:rPr>
          <w:rFonts w:ascii="Segoe UI" w:hAnsi="Segoe UI" w:cs="Segoe UI"/>
          <w:sz w:val="18"/>
          <w:szCs w:val="18"/>
        </w:rPr>
      </w:pPr>
      <w:r w:rsidRPr="00FE39EF">
        <w:rPr>
          <w:rStyle w:val="normaltextrun"/>
          <w:rFonts w:ascii="Consolas" w:hAnsi="Consolas" w:cs="Segoe UI"/>
          <w:color w:val="0000FF"/>
          <w:sz w:val="16"/>
          <w:szCs w:val="16"/>
        </w:rPr>
        <w:t>              &lt;/</w:t>
      </w:r>
      <w:r w:rsidRPr="00FE39EF">
        <w:rPr>
          <w:rStyle w:val="normaltextrun"/>
          <w:rFonts w:ascii="Consolas" w:hAnsi="Consolas" w:cs="Segoe UI"/>
          <w:color w:val="A31515"/>
          <w:sz w:val="16"/>
          <w:szCs w:val="16"/>
        </w:rPr>
        <w:t>xsd:complexType</w:t>
      </w:r>
      <w:r w:rsidRPr="00FE39EF">
        <w:rPr>
          <w:rStyle w:val="normaltextrun"/>
          <w:rFonts w:ascii="Consolas" w:hAnsi="Consolas" w:cs="Segoe UI"/>
          <w:color w:val="0000FF"/>
          <w:sz w:val="16"/>
          <w:szCs w:val="16"/>
        </w:rPr>
        <w:t>&gt;</w:t>
      </w:r>
      <w:r w:rsidRPr="00FE39EF">
        <w:rPr>
          <w:rStyle w:val="eop"/>
          <w:rFonts w:ascii="Consolas" w:hAnsi="Consolas" w:cs="Segoe UI"/>
          <w:color w:val="0000FF"/>
          <w:sz w:val="16"/>
          <w:szCs w:val="16"/>
        </w:rPr>
        <w:t> </w:t>
      </w:r>
    </w:p>
    <w:p w:rsidRPr="00FE39EF" w:rsidR="00061BCD" w:rsidP="00061BCD" w:rsidRDefault="00061BCD" w14:paraId="115429AA" w14:textId="77777777">
      <w:pPr>
        <w:pStyle w:val="paragraph"/>
        <w:spacing w:before="0" w:beforeAutospacing="0" w:after="0" w:afterAutospacing="0"/>
        <w:textAlignment w:val="baseline"/>
        <w:rPr>
          <w:rFonts w:ascii="Segoe UI" w:hAnsi="Segoe UI" w:cs="Segoe UI"/>
          <w:sz w:val="18"/>
          <w:szCs w:val="18"/>
        </w:rPr>
      </w:pPr>
      <w:r w:rsidRPr="00FE39EF">
        <w:rPr>
          <w:rStyle w:val="normaltextrun"/>
          <w:rFonts w:ascii="Consolas" w:hAnsi="Consolas" w:cs="Segoe UI"/>
          <w:color w:val="0000FF"/>
          <w:sz w:val="16"/>
          <w:szCs w:val="16"/>
        </w:rPr>
        <w:t>            &lt;/</w:t>
      </w:r>
      <w:r w:rsidRPr="00FE39EF">
        <w:rPr>
          <w:rStyle w:val="normaltextrun"/>
          <w:rFonts w:ascii="Consolas" w:hAnsi="Consolas" w:cs="Segoe UI"/>
          <w:color w:val="A31515"/>
          <w:sz w:val="16"/>
          <w:szCs w:val="16"/>
        </w:rPr>
        <w:t>xsd:element</w:t>
      </w:r>
      <w:r w:rsidRPr="00FE39EF">
        <w:rPr>
          <w:rStyle w:val="normaltextrun"/>
          <w:rFonts w:ascii="Consolas" w:hAnsi="Consolas" w:cs="Segoe UI"/>
          <w:color w:val="0000FF"/>
          <w:sz w:val="16"/>
          <w:szCs w:val="16"/>
        </w:rPr>
        <w:t>&gt;</w:t>
      </w:r>
      <w:r w:rsidRPr="00FE39EF">
        <w:rPr>
          <w:rStyle w:val="eop"/>
          <w:rFonts w:ascii="Consolas" w:hAnsi="Consolas" w:cs="Segoe UI"/>
          <w:color w:val="0000FF"/>
          <w:sz w:val="16"/>
          <w:szCs w:val="16"/>
        </w:rPr>
        <w:t> </w:t>
      </w:r>
    </w:p>
    <w:p w:rsidRPr="00FE39EF" w:rsidR="00061BCD" w:rsidP="00061BCD" w:rsidRDefault="00061BCD" w14:paraId="64CF1EF8" w14:textId="77777777">
      <w:pPr>
        <w:pStyle w:val="paragraph"/>
        <w:spacing w:before="0" w:beforeAutospacing="0" w:after="0" w:afterAutospacing="0"/>
        <w:textAlignment w:val="baseline"/>
        <w:rPr>
          <w:rFonts w:ascii="Segoe UI" w:hAnsi="Segoe UI" w:cs="Segoe UI"/>
          <w:sz w:val="18"/>
          <w:szCs w:val="18"/>
        </w:rPr>
      </w:pPr>
      <w:r w:rsidRPr="00FE39EF">
        <w:rPr>
          <w:rStyle w:val="normaltextrun"/>
          <w:rFonts w:ascii="Consolas" w:hAnsi="Consolas" w:cs="Segoe UI"/>
          <w:color w:val="0000FF"/>
          <w:sz w:val="16"/>
          <w:szCs w:val="16"/>
        </w:rPr>
        <w:t>            &lt;</w:t>
      </w:r>
      <w:r w:rsidRPr="00FE39EF">
        <w:rPr>
          <w:rStyle w:val="normaltextrun"/>
          <w:rFonts w:ascii="Consolas" w:hAnsi="Consolas" w:cs="Segoe UI"/>
          <w:color w:val="A31515"/>
          <w:sz w:val="16"/>
          <w:szCs w:val="16"/>
        </w:rPr>
        <w:t>xsd:choice</w:t>
      </w:r>
      <w:r w:rsidRPr="00FE39EF">
        <w:rPr>
          <w:rStyle w:val="normaltextrun"/>
          <w:rFonts w:ascii="Consolas" w:hAnsi="Consolas" w:cs="Segoe UI"/>
          <w:color w:val="0000FF"/>
          <w:sz w:val="16"/>
          <w:szCs w:val="16"/>
        </w:rPr>
        <w:t>&gt;</w:t>
      </w:r>
      <w:r w:rsidRPr="00FE39EF">
        <w:rPr>
          <w:rStyle w:val="eop"/>
          <w:rFonts w:ascii="Consolas" w:hAnsi="Consolas" w:cs="Segoe UI"/>
          <w:color w:val="0000FF"/>
          <w:sz w:val="16"/>
          <w:szCs w:val="16"/>
        </w:rPr>
        <w:t> </w:t>
      </w:r>
    </w:p>
    <w:p w:rsidRPr="00FE39EF" w:rsidR="00061BCD" w:rsidP="00061BCD" w:rsidRDefault="00061BCD" w14:paraId="78E4037B" w14:textId="77777777">
      <w:pPr>
        <w:pStyle w:val="paragraph"/>
        <w:spacing w:before="0" w:beforeAutospacing="0" w:after="0" w:afterAutospacing="0"/>
        <w:textAlignment w:val="baseline"/>
        <w:rPr>
          <w:rFonts w:ascii="Segoe UI" w:hAnsi="Segoe UI" w:cs="Segoe UI"/>
          <w:sz w:val="18"/>
          <w:szCs w:val="18"/>
        </w:rPr>
      </w:pPr>
      <w:r w:rsidRPr="00FE39EF">
        <w:rPr>
          <w:rStyle w:val="normaltextrun"/>
          <w:rFonts w:ascii="Consolas" w:hAnsi="Consolas" w:cs="Segoe UI"/>
          <w:color w:val="0000FF"/>
          <w:sz w:val="16"/>
          <w:szCs w:val="16"/>
        </w:rPr>
        <w:t>              &lt;</w:t>
      </w:r>
      <w:r w:rsidRPr="00FE39EF">
        <w:rPr>
          <w:rStyle w:val="normaltextrun"/>
          <w:rFonts w:ascii="Consolas" w:hAnsi="Consolas" w:cs="Segoe UI"/>
          <w:color w:val="A31515"/>
          <w:sz w:val="16"/>
          <w:szCs w:val="16"/>
        </w:rPr>
        <w:t>xsd:element</w:t>
      </w:r>
      <w:r w:rsidRPr="00FE39EF">
        <w:rPr>
          <w:rStyle w:val="normaltextrun"/>
          <w:rFonts w:ascii="Consolas" w:hAnsi="Consolas" w:cs="Segoe UI"/>
          <w:color w:val="0000FF"/>
          <w:sz w:val="16"/>
          <w:szCs w:val="16"/>
        </w:rPr>
        <w:t> </w:t>
      </w:r>
      <w:r w:rsidRPr="00FE39EF">
        <w:rPr>
          <w:rStyle w:val="normaltextrun"/>
          <w:rFonts w:ascii="Consolas" w:hAnsi="Consolas" w:cs="Segoe UI"/>
          <w:color w:val="FF0000"/>
          <w:sz w:val="16"/>
          <w:szCs w:val="16"/>
        </w:rPr>
        <w:t>name</w:t>
      </w:r>
      <w:r w:rsidRPr="00FE39EF">
        <w:rPr>
          <w:rStyle w:val="normaltextrun"/>
          <w:rFonts w:ascii="Consolas" w:hAnsi="Consolas" w:cs="Segoe UI"/>
          <w:color w:val="0000FF"/>
          <w:sz w:val="16"/>
          <w:szCs w:val="16"/>
        </w:rPr>
        <w:t>=</w:t>
      </w:r>
      <w:r w:rsidRPr="00FE39EF">
        <w:rPr>
          <w:rStyle w:val="normaltextrun"/>
          <w:rFonts w:ascii="Consolas" w:hAnsi="Consolas" w:cs="Segoe UI"/>
          <w:color w:val="000000"/>
          <w:sz w:val="16"/>
          <w:szCs w:val="16"/>
        </w:rPr>
        <w:t>"</w:t>
      </w:r>
      <w:r w:rsidRPr="00FE39EF">
        <w:rPr>
          <w:rStyle w:val="normaltextrun"/>
          <w:rFonts w:ascii="Consolas" w:hAnsi="Consolas" w:cs="Segoe UI"/>
          <w:color w:val="0000FF"/>
          <w:sz w:val="16"/>
          <w:szCs w:val="16"/>
        </w:rPr>
        <w:t>Data</w:t>
      </w:r>
      <w:r w:rsidRPr="00FE39EF">
        <w:rPr>
          <w:rStyle w:val="normaltextrun"/>
          <w:rFonts w:ascii="Consolas" w:hAnsi="Consolas" w:cs="Segoe UI"/>
          <w:color w:val="000000"/>
          <w:sz w:val="16"/>
          <w:szCs w:val="16"/>
        </w:rPr>
        <w:t>"</w:t>
      </w:r>
      <w:r w:rsidRPr="00FE39EF">
        <w:rPr>
          <w:rStyle w:val="normaltextrun"/>
          <w:rFonts w:ascii="Consolas" w:hAnsi="Consolas" w:cs="Segoe UI"/>
          <w:color w:val="0000FF"/>
          <w:sz w:val="16"/>
          <w:szCs w:val="16"/>
        </w:rPr>
        <w:t>&gt;</w:t>
      </w:r>
      <w:r w:rsidRPr="00FE39EF">
        <w:rPr>
          <w:rStyle w:val="eop"/>
          <w:rFonts w:ascii="Consolas" w:hAnsi="Consolas" w:cs="Segoe UI"/>
          <w:color w:val="0000FF"/>
          <w:sz w:val="16"/>
          <w:szCs w:val="16"/>
        </w:rPr>
        <w:t> </w:t>
      </w:r>
    </w:p>
    <w:p w:rsidRPr="00FE39EF" w:rsidR="00061BCD" w:rsidP="00061BCD" w:rsidRDefault="00061BCD" w14:paraId="5E667B65" w14:textId="77777777">
      <w:pPr>
        <w:pStyle w:val="paragraph"/>
        <w:spacing w:before="0" w:beforeAutospacing="0" w:after="0" w:afterAutospacing="0"/>
        <w:textAlignment w:val="baseline"/>
        <w:rPr>
          <w:rFonts w:ascii="Segoe UI" w:hAnsi="Segoe UI" w:cs="Segoe UI"/>
          <w:sz w:val="18"/>
          <w:szCs w:val="18"/>
        </w:rPr>
      </w:pPr>
      <w:r w:rsidRPr="00FE39EF">
        <w:rPr>
          <w:rStyle w:val="normaltextrun"/>
          <w:rFonts w:ascii="Consolas" w:hAnsi="Consolas" w:cs="Segoe UI"/>
          <w:color w:val="0000FF"/>
          <w:sz w:val="16"/>
          <w:szCs w:val="16"/>
        </w:rPr>
        <w:t>                &lt;</w:t>
      </w:r>
      <w:r w:rsidRPr="00FE39EF">
        <w:rPr>
          <w:rStyle w:val="normaltextrun"/>
          <w:rFonts w:ascii="Consolas" w:hAnsi="Consolas" w:cs="Segoe UI"/>
          <w:color w:val="A31515"/>
          <w:sz w:val="16"/>
          <w:szCs w:val="16"/>
        </w:rPr>
        <w:t>xsd:complexType</w:t>
      </w:r>
      <w:r w:rsidRPr="00FE39EF">
        <w:rPr>
          <w:rStyle w:val="normaltextrun"/>
          <w:rFonts w:ascii="Consolas" w:hAnsi="Consolas" w:cs="Segoe UI"/>
          <w:color w:val="0000FF"/>
          <w:sz w:val="16"/>
          <w:szCs w:val="16"/>
        </w:rPr>
        <w:t>&gt;</w:t>
      </w:r>
      <w:r w:rsidRPr="00FE39EF">
        <w:rPr>
          <w:rStyle w:val="eop"/>
          <w:rFonts w:ascii="Consolas" w:hAnsi="Consolas" w:cs="Segoe UI"/>
          <w:color w:val="0000FF"/>
          <w:sz w:val="16"/>
          <w:szCs w:val="16"/>
        </w:rPr>
        <w:t> </w:t>
      </w:r>
    </w:p>
    <w:p w:rsidRPr="00FE39EF" w:rsidR="00061BCD" w:rsidP="00061BCD" w:rsidRDefault="00061BCD" w14:paraId="1C98B952" w14:textId="77777777">
      <w:pPr>
        <w:pStyle w:val="paragraph"/>
        <w:spacing w:before="0" w:beforeAutospacing="0" w:after="0" w:afterAutospacing="0"/>
        <w:textAlignment w:val="baseline"/>
        <w:rPr>
          <w:rFonts w:ascii="Segoe UI" w:hAnsi="Segoe UI" w:cs="Segoe UI"/>
          <w:sz w:val="18"/>
          <w:szCs w:val="18"/>
        </w:rPr>
      </w:pPr>
      <w:r w:rsidRPr="00FE39EF">
        <w:rPr>
          <w:rStyle w:val="normaltextrun"/>
          <w:rFonts w:ascii="Consolas" w:hAnsi="Consolas" w:cs="Segoe UI"/>
          <w:color w:val="0000FF"/>
          <w:sz w:val="16"/>
          <w:szCs w:val="16"/>
        </w:rPr>
        <w:t>                  &lt;</w:t>
      </w:r>
      <w:r w:rsidRPr="00FE39EF">
        <w:rPr>
          <w:rStyle w:val="normaltextrun"/>
          <w:rFonts w:ascii="Consolas" w:hAnsi="Consolas" w:cs="Segoe UI"/>
          <w:color w:val="A31515"/>
          <w:sz w:val="16"/>
          <w:szCs w:val="16"/>
        </w:rPr>
        <w:t>xsd:complexContent</w:t>
      </w:r>
      <w:r w:rsidRPr="00FE39EF">
        <w:rPr>
          <w:rStyle w:val="normaltextrun"/>
          <w:rFonts w:ascii="Consolas" w:hAnsi="Consolas" w:cs="Segoe UI"/>
          <w:color w:val="0000FF"/>
          <w:sz w:val="16"/>
          <w:szCs w:val="16"/>
        </w:rPr>
        <w:t>&gt;</w:t>
      </w:r>
      <w:r w:rsidRPr="00FE39EF">
        <w:rPr>
          <w:rStyle w:val="eop"/>
          <w:rFonts w:ascii="Consolas" w:hAnsi="Consolas" w:cs="Segoe UI"/>
          <w:color w:val="0000FF"/>
          <w:sz w:val="16"/>
          <w:szCs w:val="16"/>
        </w:rPr>
        <w:t> </w:t>
      </w:r>
    </w:p>
    <w:p w:rsidRPr="00FE39EF" w:rsidR="00061BCD" w:rsidP="00061BCD" w:rsidRDefault="00061BCD" w14:paraId="2A0A3A49" w14:textId="77777777">
      <w:pPr>
        <w:pStyle w:val="paragraph"/>
        <w:spacing w:before="0" w:beforeAutospacing="0" w:after="0" w:afterAutospacing="0"/>
        <w:textAlignment w:val="baseline"/>
        <w:rPr>
          <w:rFonts w:ascii="Segoe UI" w:hAnsi="Segoe UI" w:cs="Segoe UI"/>
          <w:sz w:val="18"/>
          <w:szCs w:val="18"/>
        </w:rPr>
      </w:pPr>
      <w:r w:rsidRPr="00FE39EF">
        <w:rPr>
          <w:rStyle w:val="normaltextrun"/>
          <w:rFonts w:ascii="Consolas" w:hAnsi="Consolas" w:cs="Segoe UI"/>
          <w:color w:val="0000FF"/>
          <w:sz w:val="16"/>
          <w:szCs w:val="16"/>
        </w:rPr>
        <w:t>                    &lt;</w:t>
      </w:r>
      <w:r w:rsidRPr="00FE39EF">
        <w:rPr>
          <w:rStyle w:val="normaltextrun"/>
          <w:rFonts w:ascii="Consolas" w:hAnsi="Consolas" w:cs="Segoe UI"/>
          <w:color w:val="A31515"/>
          <w:sz w:val="16"/>
          <w:szCs w:val="16"/>
        </w:rPr>
        <w:t>xsd:restriction</w:t>
      </w:r>
      <w:r w:rsidRPr="00FE39EF">
        <w:rPr>
          <w:rStyle w:val="normaltextrun"/>
          <w:rFonts w:ascii="Consolas" w:hAnsi="Consolas" w:cs="Segoe UI"/>
          <w:color w:val="0000FF"/>
          <w:sz w:val="16"/>
          <w:szCs w:val="16"/>
        </w:rPr>
        <w:t> </w:t>
      </w:r>
      <w:r w:rsidRPr="00FE39EF">
        <w:rPr>
          <w:rStyle w:val="normaltextrun"/>
          <w:rFonts w:ascii="Consolas" w:hAnsi="Consolas" w:cs="Segoe UI"/>
          <w:color w:val="FF0000"/>
          <w:sz w:val="16"/>
          <w:szCs w:val="16"/>
        </w:rPr>
        <w:t>base</w:t>
      </w:r>
      <w:r w:rsidRPr="00FE39EF">
        <w:rPr>
          <w:rStyle w:val="normaltextrun"/>
          <w:rFonts w:ascii="Consolas" w:hAnsi="Consolas" w:cs="Segoe UI"/>
          <w:color w:val="0000FF"/>
          <w:sz w:val="16"/>
          <w:szCs w:val="16"/>
        </w:rPr>
        <w:t>=</w:t>
      </w:r>
      <w:r w:rsidRPr="00FE39EF">
        <w:rPr>
          <w:rStyle w:val="normaltextrun"/>
          <w:rFonts w:ascii="Consolas" w:hAnsi="Consolas" w:cs="Segoe UI"/>
          <w:color w:val="000000"/>
          <w:sz w:val="16"/>
          <w:szCs w:val="16"/>
        </w:rPr>
        <w:t>"</w:t>
      </w:r>
      <w:r w:rsidRPr="00FE39EF">
        <w:rPr>
          <w:rStyle w:val="normaltextrun"/>
          <w:rFonts w:ascii="Consolas" w:hAnsi="Consolas" w:cs="Segoe UI"/>
          <w:color w:val="0000FF"/>
          <w:sz w:val="16"/>
          <w:szCs w:val="16"/>
        </w:rPr>
        <w:t>xsd:anyType</w:t>
      </w:r>
      <w:r w:rsidRPr="00FE39EF">
        <w:rPr>
          <w:rStyle w:val="normaltextrun"/>
          <w:rFonts w:ascii="Consolas" w:hAnsi="Consolas" w:cs="Segoe UI"/>
          <w:color w:val="000000"/>
          <w:sz w:val="16"/>
          <w:szCs w:val="16"/>
        </w:rPr>
        <w:t>"</w:t>
      </w:r>
      <w:r w:rsidRPr="00FE39EF">
        <w:rPr>
          <w:rStyle w:val="normaltextrun"/>
          <w:rFonts w:ascii="Consolas" w:hAnsi="Consolas" w:cs="Segoe UI"/>
          <w:color w:val="0000FF"/>
          <w:sz w:val="16"/>
          <w:szCs w:val="16"/>
        </w:rPr>
        <w:t>&gt;</w:t>
      </w:r>
      <w:r w:rsidRPr="00FE39EF">
        <w:rPr>
          <w:rStyle w:val="eop"/>
          <w:rFonts w:ascii="Consolas" w:hAnsi="Consolas" w:cs="Segoe UI"/>
          <w:color w:val="0000FF"/>
          <w:sz w:val="16"/>
          <w:szCs w:val="16"/>
        </w:rPr>
        <w:t> </w:t>
      </w:r>
    </w:p>
    <w:p w:rsidRPr="00FE39EF" w:rsidR="00061BCD" w:rsidP="00061BCD" w:rsidRDefault="00061BCD" w14:paraId="656ABE89" w14:textId="77777777">
      <w:pPr>
        <w:pStyle w:val="paragraph"/>
        <w:spacing w:before="0" w:beforeAutospacing="0" w:after="0" w:afterAutospacing="0"/>
        <w:textAlignment w:val="baseline"/>
        <w:rPr>
          <w:rFonts w:ascii="Segoe UI" w:hAnsi="Segoe UI" w:cs="Segoe UI"/>
          <w:sz w:val="18"/>
          <w:szCs w:val="18"/>
        </w:rPr>
      </w:pPr>
      <w:r w:rsidRPr="00FE39EF">
        <w:rPr>
          <w:rStyle w:val="normaltextrun"/>
          <w:rFonts w:ascii="Consolas" w:hAnsi="Consolas" w:cs="Segoe UI"/>
          <w:color w:val="0000FF"/>
          <w:sz w:val="16"/>
          <w:szCs w:val="16"/>
        </w:rPr>
        <w:t>                      &lt;</w:t>
      </w:r>
      <w:r w:rsidRPr="00FE39EF">
        <w:rPr>
          <w:rStyle w:val="normaltextrun"/>
          <w:rFonts w:ascii="Consolas" w:hAnsi="Consolas" w:cs="Segoe UI"/>
          <w:color w:val="A31515"/>
          <w:sz w:val="16"/>
          <w:szCs w:val="16"/>
        </w:rPr>
        <w:t>xsd:sequence</w:t>
      </w:r>
      <w:r w:rsidRPr="00FE39EF">
        <w:rPr>
          <w:rStyle w:val="normaltextrun"/>
          <w:rFonts w:ascii="Consolas" w:hAnsi="Consolas" w:cs="Segoe UI"/>
          <w:color w:val="0000FF"/>
          <w:sz w:val="16"/>
          <w:szCs w:val="16"/>
        </w:rPr>
        <w:t>&gt;</w:t>
      </w:r>
      <w:r w:rsidRPr="00FE39EF">
        <w:rPr>
          <w:rStyle w:val="eop"/>
          <w:rFonts w:ascii="Consolas" w:hAnsi="Consolas" w:cs="Segoe UI"/>
          <w:color w:val="0000FF"/>
          <w:sz w:val="16"/>
          <w:szCs w:val="16"/>
        </w:rPr>
        <w:t> </w:t>
      </w:r>
    </w:p>
    <w:p w:rsidRPr="00FE39EF" w:rsidR="00061BCD" w:rsidP="00061BCD" w:rsidRDefault="00061BCD" w14:paraId="4B1C7A91" w14:textId="77777777">
      <w:pPr>
        <w:pStyle w:val="paragraph"/>
        <w:spacing w:before="0" w:beforeAutospacing="0" w:after="0" w:afterAutospacing="0"/>
        <w:textAlignment w:val="baseline"/>
        <w:rPr>
          <w:rFonts w:ascii="Segoe UI" w:hAnsi="Segoe UI" w:cs="Segoe UI"/>
          <w:sz w:val="18"/>
          <w:szCs w:val="18"/>
        </w:rPr>
      </w:pPr>
      <w:r w:rsidRPr="00FE39EF">
        <w:rPr>
          <w:rStyle w:val="normaltextrun"/>
          <w:rFonts w:ascii="Consolas" w:hAnsi="Consolas" w:cs="Segoe UI"/>
          <w:color w:val="0000FF"/>
          <w:sz w:val="16"/>
          <w:szCs w:val="16"/>
        </w:rPr>
        <w:t>                        &lt;</w:t>
      </w:r>
      <w:r w:rsidRPr="00FE39EF">
        <w:rPr>
          <w:rStyle w:val="normaltextrun"/>
          <w:rFonts w:ascii="Consolas" w:hAnsi="Consolas" w:cs="Segoe UI"/>
          <w:color w:val="A31515"/>
          <w:sz w:val="16"/>
          <w:szCs w:val="16"/>
        </w:rPr>
        <w:t>xsd:any</w:t>
      </w:r>
      <w:r w:rsidRPr="00FE39EF">
        <w:rPr>
          <w:rStyle w:val="normaltextrun"/>
          <w:rFonts w:ascii="Consolas" w:hAnsi="Consolas" w:cs="Segoe UI"/>
          <w:color w:val="0000FF"/>
          <w:sz w:val="16"/>
          <w:szCs w:val="16"/>
        </w:rPr>
        <w:t> </w:t>
      </w:r>
      <w:r w:rsidRPr="00FE39EF">
        <w:rPr>
          <w:rStyle w:val="normaltextrun"/>
          <w:rFonts w:ascii="Consolas" w:hAnsi="Consolas" w:cs="Segoe UI"/>
          <w:color w:val="FF0000"/>
          <w:sz w:val="16"/>
          <w:szCs w:val="16"/>
        </w:rPr>
        <w:t>processContents</w:t>
      </w:r>
      <w:r w:rsidRPr="00FE39EF">
        <w:rPr>
          <w:rStyle w:val="normaltextrun"/>
          <w:rFonts w:ascii="Consolas" w:hAnsi="Consolas" w:cs="Segoe UI"/>
          <w:color w:val="0000FF"/>
          <w:sz w:val="16"/>
          <w:szCs w:val="16"/>
        </w:rPr>
        <w:t>=</w:t>
      </w:r>
      <w:r w:rsidRPr="00FE39EF">
        <w:rPr>
          <w:rStyle w:val="normaltextrun"/>
          <w:rFonts w:ascii="Consolas" w:hAnsi="Consolas" w:cs="Segoe UI"/>
          <w:color w:val="000000"/>
          <w:sz w:val="16"/>
          <w:szCs w:val="16"/>
        </w:rPr>
        <w:t>"</w:t>
      </w:r>
      <w:r w:rsidRPr="00FE39EF">
        <w:rPr>
          <w:rStyle w:val="normaltextrun"/>
          <w:rFonts w:ascii="Consolas" w:hAnsi="Consolas" w:cs="Segoe UI"/>
          <w:color w:val="0000FF"/>
          <w:sz w:val="16"/>
          <w:szCs w:val="16"/>
        </w:rPr>
        <w:t>skip</w:t>
      </w:r>
      <w:r w:rsidRPr="00FE39EF">
        <w:rPr>
          <w:rStyle w:val="normaltextrun"/>
          <w:rFonts w:ascii="Consolas" w:hAnsi="Consolas" w:cs="Segoe UI"/>
          <w:color w:val="000000"/>
          <w:sz w:val="16"/>
          <w:szCs w:val="16"/>
        </w:rPr>
        <w:t>"</w:t>
      </w:r>
      <w:r w:rsidRPr="00FE39EF">
        <w:rPr>
          <w:rStyle w:val="normaltextrun"/>
          <w:rFonts w:ascii="Consolas" w:hAnsi="Consolas" w:cs="Segoe UI"/>
          <w:color w:val="0000FF"/>
          <w:sz w:val="16"/>
          <w:szCs w:val="16"/>
        </w:rPr>
        <w:t> /&gt;</w:t>
      </w:r>
      <w:r w:rsidRPr="00FE39EF">
        <w:rPr>
          <w:rStyle w:val="eop"/>
          <w:rFonts w:ascii="Consolas" w:hAnsi="Consolas" w:cs="Segoe UI"/>
          <w:color w:val="0000FF"/>
          <w:sz w:val="16"/>
          <w:szCs w:val="16"/>
        </w:rPr>
        <w:t> </w:t>
      </w:r>
    </w:p>
    <w:p w:rsidRPr="00FE39EF" w:rsidR="00061BCD" w:rsidP="00061BCD" w:rsidRDefault="00061BCD" w14:paraId="1E96DCA0" w14:textId="77777777">
      <w:pPr>
        <w:pStyle w:val="paragraph"/>
        <w:spacing w:before="0" w:beforeAutospacing="0" w:after="0" w:afterAutospacing="0"/>
        <w:textAlignment w:val="baseline"/>
        <w:rPr>
          <w:rFonts w:ascii="Segoe UI" w:hAnsi="Segoe UI" w:cs="Segoe UI"/>
          <w:sz w:val="18"/>
          <w:szCs w:val="18"/>
        </w:rPr>
      </w:pPr>
      <w:r w:rsidRPr="00FE39EF">
        <w:rPr>
          <w:rStyle w:val="normaltextrun"/>
          <w:rFonts w:ascii="Consolas" w:hAnsi="Consolas" w:cs="Segoe UI"/>
          <w:color w:val="0000FF"/>
          <w:sz w:val="16"/>
          <w:szCs w:val="16"/>
        </w:rPr>
        <w:t>                      &lt;/</w:t>
      </w:r>
      <w:r w:rsidRPr="00FE39EF">
        <w:rPr>
          <w:rStyle w:val="normaltextrun"/>
          <w:rFonts w:ascii="Consolas" w:hAnsi="Consolas" w:cs="Segoe UI"/>
          <w:color w:val="A31515"/>
          <w:sz w:val="16"/>
          <w:szCs w:val="16"/>
        </w:rPr>
        <w:t>xsd:sequence</w:t>
      </w:r>
      <w:r w:rsidRPr="00FE39EF">
        <w:rPr>
          <w:rStyle w:val="normaltextrun"/>
          <w:rFonts w:ascii="Consolas" w:hAnsi="Consolas" w:cs="Segoe UI"/>
          <w:color w:val="0000FF"/>
          <w:sz w:val="16"/>
          <w:szCs w:val="16"/>
        </w:rPr>
        <w:t>&gt;</w:t>
      </w:r>
      <w:r w:rsidRPr="00FE39EF">
        <w:rPr>
          <w:rStyle w:val="eop"/>
          <w:rFonts w:ascii="Consolas" w:hAnsi="Consolas" w:cs="Segoe UI"/>
          <w:color w:val="0000FF"/>
          <w:sz w:val="16"/>
          <w:szCs w:val="16"/>
        </w:rPr>
        <w:t> </w:t>
      </w:r>
    </w:p>
    <w:p w:rsidRPr="00FE39EF" w:rsidR="00061BCD" w:rsidP="00061BCD" w:rsidRDefault="00061BCD" w14:paraId="1C9AB8B3" w14:textId="77777777">
      <w:pPr>
        <w:pStyle w:val="paragraph"/>
        <w:spacing w:before="0" w:beforeAutospacing="0" w:after="0" w:afterAutospacing="0"/>
        <w:textAlignment w:val="baseline"/>
        <w:rPr>
          <w:rFonts w:ascii="Segoe UI" w:hAnsi="Segoe UI" w:cs="Segoe UI"/>
          <w:sz w:val="18"/>
          <w:szCs w:val="18"/>
        </w:rPr>
      </w:pPr>
      <w:r w:rsidRPr="00FE39EF">
        <w:rPr>
          <w:rStyle w:val="normaltextrun"/>
          <w:rFonts w:ascii="Consolas" w:hAnsi="Consolas" w:cs="Segoe UI"/>
          <w:color w:val="0000FF"/>
          <w:sz w:val="16"/>
          <w:szCs w:val="16"/>
        </w:rPr>
        <w:t>                    &lt;/</w:t>
      </w:r>
      <w:r w:rsidRPr="00FE39EF">
        <w:rPr>
          <w:rStyle w:val="normaltextrun"/>
          <w:rFonts w:ascii="Consolas" w:hAnsi="Consolas" w:cs="Segoe UI"/>
          <w:color w:val="A31515"/>
          <w:sz w:val="16"/>
          <w:szCs w:val="16"/>
        </w:rPr>
        <w:t>xsd:restriction</w:t>
      </w:r>
      <w:r w:rsidRPr="00FE39EF">
        <w:rPr>
          <w:rStyle w:val="normaltextrun"/>
          <w:rFonts w:ascii="Consolas" w:hAnsi="Consolas" w:cs="Segoe UI"/>
          <w:color w:val="0000FF"/>
          <w:sz w:val="16"/>
          <w:szCs w:val="16"/>
        </w:rPr>
        <w:t>&gt;</w:t>
      </w:r>
      <w:r w:rsidRPr="00FE39EF">
        <w:rPr>
          <w:rStyle w:val="eop"/>
          <w:rFonts w:ascii="Consolas" w:hAnsi="Consolas" w:cs="Segoe UI"/>
          <w:color w:val="0000FF"/>
          <w:sz w:val="16"/>
          <w:szCs w:val="16"/>
        </w:rPr>
        <w:t> </w:t>
      </w:r>
    </w:p>
    <w:p w:rsidRPr="00FE39EF" w:rsidR="00061BCD" w:rsidP="00061BCD" w:rsidRDefault="00061BCD" w14:paraId="76AC64F2" w14:textId="77777777">
      <w:pPr>
        <w:pStyle w:val="paragraph"/>
        <w:spacing w:before="0" w:beforeAutospacing="0" w:after="0" w:afterAutospacing="0"/>
        <w:textAlignment w:val="baseline"/>
        <w:rPr>
          <w:rFonts w:ascii="Segoe UI" w:hAnsi="Segoe UI" w:cs="Segoe UI"/>
          <w:sz w:val="18"/>
          <w:szCs w:val="18"/>
        </w:rPr>
      </w:pPr>
      <w:r w:rsidRPr="00FE39EF">
        <w:rPr>
          <w:rStyle w:val="normaltextrun"/>
          <w:rFonts w:ascii="Consolas" w:hAnsi="Consolas" w:cs="Segoe UI"/>
          <w:color w:val="0000FF"/>
          <w:sz w:val="16"/>
          <w:szCs w:val="16"/>
        </w:rPr>
        <w:t>                  &lt;/</w:t>
      </w:r>
      <w:r w:rsidRPr="00FE39EF">
        <w:rPr>
          <w:rStyle w:val="normaltextrun"/>
          <w:rFonts w:ascii="Consolas" w:hAnsi="Consolas" w:cs="Segoe UI"/>
          <w:color w:val="A31515"/>
          <w:sz w:val="16"/>
          <w:szCs w:val="16"/>
        </w:rPr>
        <w:t>xsd:complexContent</w:t>
      </w:r>
      <w:r w:rsidRPr="00FE39EF">
        <w:rPr>
          <w:rStyle w:val="normaltextrun"/>
          <w:rFonts w:ascii="Consolas" w:hAnsi="Consolas" w:cs="Segoe UI"/>
          <w:color w:val="0000FF"/>
          <w:sz w:val="16"/>
          <w:szCs w:val="16"/>
        </w:rPr>
        <w:t>&gt;</w:t>
      </w:r>
      <w:r w:rsidRPr="00FE39EF">
        <w:rPr>
          <w:rStyle w:val="eop"/>
          <w:rFonts w:ascii="Consolas" w:hAnsi="Consolas" w:cs="Segoe UI"/>
          <w:color w:val="0000FF"/>
          <w:sz w:val="16"/>
          <w:szCs w:val="16"/>
        </w:rPr>
        <w:t> </w:t>
      </w:r>
    </w:p>
    <w:p w:rsidRPr="00FE39EF" w:rsidR="00061BCD" w:rsidP="00061BCD" w:rsidRDefault="00061BCD" w14:paraId="4EA9816A" w14:textId="77777777">
      <w:pPr>
        <w:pStyle w:val="paragraph"/>
        <w:spacing w:before="0" w:beforeAutospacing="0" w:after="0" w:afterAutospacing="0"/>
        <w:textAlignment w:val="baseline"/>
        <w:rPr>
          <w:rFonts w:ascii="Segoe UI" w:hAnsi="Segoe UI" w:cs="Segoe UI"/>
          <w:sz w:val="18"/>
          <w:szCs w:val="18"/>
        </w:rPr>
      </w:pPr>
      <w:r w:rsidRPr="00FE39EF">
        <w:rPr>
          <w:rStyle w:val="normaltextrun"/>
          <w:rFonts w:ascii="Consolas" w:hAnsi="Consolas" w:cs="Segoe UI"/>
          <w:color w:val="0000FF"/>
          <w:sz w:val="16"/>
          <w:szCs w:val="16"/>
        </w:rPr>
        <w:t>                &lt;/</w:t>
      </w:r>
      <w:r w:rsidRPr="00FE39EF">
        <w:rPr>
          <w:rStyle w:val="normaltextrun"/>
          <w:rFonts w:ascii="Consolas" w:hAnsi="Consolas" w:cs="Segoe UI"/>
          <w:color w:val="A31515"/>
          <w:sz w:val="16"/>
          <w:szCs w:val="16"/>
        </w:rPr>
        <w:t>xsd:complexType</w:t>
      </w:r>
      <w:r w:rsidRPr="00FE39EF">
        <w:rPr>
          <w:rStyle w:val="normaltextrun"/>
          <w:rFonts w:ascii="Consolas" w:hAnsi="Consolas" w:cs="Segoe UI"/>
          <w:color w:val="0000FF"/>
          <w:sz w:val="16"/>
          <w:szCs w:val="16"/>
        </w:rPr>
        <w:t>&gt;</w:t>
      </w:r>
      <w:r w:rsidRPr="00FE39EF">
        <w:rPr>
          <w:rStyle w:val="eop"/>
          <w:rFonts w:ascii="Consolas" w:hAnsi="Consolas" w:cs="Segoe UI"/>
          <w:color w:val="0000FF"/>
          <w:sz w:val="16"/>
          <w:szCs w:val="16"/>
        </w:rPr>
        <w:t> </w:t>
      </w:r>
    </w:p>
    <w:p w:rsidRPr="00FE39EF" w:rsidR="00061BCD" w:rsidP="00061BCD" w:rsidRDefault="00061BCD" w14:paraId="57D68FC1" w14:textId="77777777">
      <w:pPr>
        <w:pStyle w:val="paragraph"/>
        <w:spacing w:before="0" w:beforeAutospacing="0" w:after="0" w:afterAutospacing="0"/>
        <w:textAlignment w:val="baseline"/>
        <w:rPr>
          <w:rFonts w:ascii="Segoe UI" w:hAnsi="Segoe UI" w:cs="Segoe UI"/>
          <w:sz w:val="18"/>
          <w:szCs w:val="18"/>
        </w:rPr>
      </w:pPr>
      <w:r w:rsidRPr="00FE39EF">
        <w:rPr>
          <w:rStyle w:val="normaltextrun"/>
          <w:rFonts w:ascii="Consolas" w:hAnsi="Consolas" w:cs="Segoe UI"/>
          <w:color w:val="0000FF"/>
          <w:sz w:val="16"/>
          <w:szCs w:val="16"/>
        </w:rPr>
        <w:t>              &lt;/</w:t>
      </w:r>
      <w:r w:rsidRPr="00FE39EF">
        <w:rPr>
          <w:rStyle w:val="normaltextrun"/>
          <w:rFonts w:ascii="Consolas" w:hAnsi="Consolas" w:cs="Segoe UI"/>
          <w:color w:val="A31515"/>
          <w:sz w:val="16"/>
          <w:szCs w:val="16"/>
        </w:rPr>
        <w:t>xsd:element</w:t>
      </w:r>
      <w:r w:rsidRPr="00FE39EF">
        <w:rPr>
          <w:rStyle w:val="normaltextrun"/>
          <w:rFonts w:ascii="Consolas" w:hAnsi="Consolas" w:cs="Segoe UI"/>
          <w:color w:val="0000FF"/>
          <w:sz w:val="16"/>
          <w:szCs w:val="16"/>
        </w:rPr>
        <w:t>&gt;</w:t>
      </w:r>
      <w:r w:rsidRPr="00FE39EF">
        <w:rPr>
          <w:rStyle w:val="eop"/>
          <w:rFonts w:ascii="Consolas" w:hAnsi="Consolas" w:cs="Segoe UI"/>
          <w:color w:val="0000FF"/>
          <w:sz w:val="16"/>
          <w:szCs w:val="16"/>
        </w:rPr>
        <w:t> </w:t>
      </w:r>
    </w:p>
    <w:p w:rsidRPr="00FE39EF" w:rsidR="00061BCD" w:rsidP="00061BCD" w:rsidRDefault="00061BCD" w14:paraId="5D55CD8E" w14:textId="77777777">
      <w:pPr>
        <w:pStyle w:val="paragraph"/>
        <w:spacing w:before="0" w:beforeAutospacing="0" w:after="0" w:afterAutospacing="0"/>
        <w:textAlignment w:val="baseline"/>
        <w:rPr>
          <w:rFonts w:ascii="Segoe UI" w:hAnsi="Segoe UI" w:cs="Segoe UI"/>
          <w:sz w:val="18"/>
          <w:szCs w:val="18"/>
        </w:rPr>
      </w:pPr>
      <w:r w:rsidRPr="00FE39EF">
        <w:rPr>
          <w:rStyle w:val="normaltextrun"/>
          <w:rFonts w:ascii="Consolas" w:hAnsi="Consolas" w:cs="Segoe UI"/>
          <w:color w:val="0000FF"/>
          <w:sz w:val="16"/>
          <w:szCs w:val="16"/>
        </w:rPr>
        <w:t>              &lt;</w:t>
      </w:r>
      <w:r w:rsidRPr="00FE39EF">
        <w:rPr>
          <w:rStyle w:val="normaltextrun"/>
          <w:rFonts w:ascii="Consolas" w:hAnsi="Consolas" w:cs="Segoe UI"/>
          <w:color w:val="A31515"/>
          <w:sz w:val="16"/>
          <w:szCs w:val="16"/>
        </w:rPr>
        <w:t>xsd:element</w:t>
      </w:r>
      <w:r w:rsidRPr="00FE39EF">
        <w:rPr>
          <w:rStyle w:val="normaltextrun"/>
          <w:rFonts w:ascii="Consolas" w:hAnsi="Consolas" w:cs="Segoe UI"/>
          <w:color w:val="0000FF"/>
          <w:sz w:val="16"/>
          <w:szCs w:val="16"/>
        </w:rPr>
        <w:t> </w:t>
      </w:r>
      <w:r w:rsidRPr="00FE39EF">
        <w:rPr>
          <w:rStyle w:val="normaltextrun"/>
          <w:rFonts w:ascii="Consolas" w:hAnsi="Consolas" w:cs="Segoe UI"/>
          <w:color w:val="FF0000"/>
          <w:sz w:val="16"/>
          <w:szCs w:val="16"/>
        </w:rPr>
        <w:t>name</w:t>
      </w:r>
      <w:r w:rsidRPr="00FE39EF">
        <w:rPr>
          <w:rStyle w:val="normaltextrun"/>
          <w:rFonts w:ascii="Consolas" w:hAnsi="Consolas" w:cs="Segoe UI"/>
          <w:color w:val="0000FF"/>
          <w:sz w:val="16"/>
          <w:szCs w:val="16"/>
        </w:rPr>
        <w:t>=</w:t>
      </w:r>
      <w:r w:rsidRPr="00FE39EF">
        <w:rPr>
          <w:rStyle w:val="normaltextrun"/>
          <w:rFonts w:ascii="Consolas" w:hAnsi="Consolas" w:cs="Segoe UI"/>
          <w:color w:val="000000"/>
          <w:sz w:val="16"/>
          <w:szCs w:val="16"/>
        </w:rPr>
        <w:t>"</w:t>
      </w:r>
      <w:r w:rsidRPr="00FE39EF">
        <w:rPr>
          <w:rStyle w:val="normaltextrun"/>
          <w:rFonts w:ascii="Consolas" w:hAnsi="Consolas" w:cs="Segoe UI"/>
          <w:color w:val="0000FF"/>
          <w:sz w:val="16"/>
          <w:szCs w:val="16"/>
        </w:rPr>
        <w:t>Base64Data</w:t>
      </w:r>
      <w:r w:rsidRPr="00FE39EF">
        <w:rPr>
          <w:rStyle w:val="normaltextrun"/>
          <w:rFonts w:ascii="Consolas" w:hAnsi="Consolas" w:cs="Segoe UI"/>
          <w:color w:val="000000"/>
          <w:sz w:val="16"/>
          <w:szCs w:val="16"/>
        </w:rPr>
        <w:t>"</w:t>
      </w:r>
      <w:r w:rsidRPr="00FE39EF">
        <w:rPr>
          <w:rStyle w:val="normaltextrun"/>
          <w:rFonts w:ascii="Consolas" w:hAnsi="Consolas" w:cs="Segoe UI"/>
          <w:color w:val="0000FF"/>
          <w:sz w:val="16"/>
          <w:szCs w:val="16"/>
        </w:rPr>
        <w:t>&gt;</w:t>
      </w:r>
      <w:r w:rsidRPr="00FE39EF">
        <w:rPr>
          <w:rStyle w:val="eop"/>
          <w:rFonts w:ascii="Consolas" w:hAnsi="Consolas" w:cs="Segoe UI"/>
          <w:color w:val="0000FF"/>
          <w:sz w:val="16"/>
          <w:szCs w:val="16"/>
        </w:rPr>
        <w:t> </w:t>
      </w:r>
    </w:p>
    <w:p w:rsidRPr="00FE39EF" w:rsidR="00061BCD" w:rsidP="00061BCD" w:rsidRDefault="00061BCD" w14:paraId="3FBBB6C0" w14:textId="77777777">
      <w:pPr>
        <w:pStyle w:val="paragraph"/>
        <w:spacing w:before="0" w:beforeAutospacing="0" w:after="0" w:afterAutospacing="0"/>
        <w:textAlignment w:val="baseline"/>
        <w:rPr>
          <w:rFonts w:ascii="Segoe UI" w:hAnsi="Segoe UI" w:cs="Segoe UI"/>
          <w:sz w:val="18"/>
          <w:szCs w:val="18"/>
        </w:rPr>
      </w:pPr>
      <w:r w:rsidRPr="00FE39EF">
        <w:rPr>
          <w:rStyle w:val="normaltextrun"/>
          <w:rFonts w:ascii="Consolas" w:hAnsi="Consolas" w:cs="Segoe UI"/>
          <w:color w:val="0000FF"/>
          <w:sz w:val="16"/>
          <w:szCs w:val="16"/>
        </w:rPr>
        <w:t>                &lt;</w:t>
      </w:r>
      <w:r w:rsidRPr="00FE39EF">
        <w:rPr>
          <w:rStyle w:val="normaltextrun"/>
          <w:rFonts w:ascii="Consolas" w:hAnsi="Consolas" w:cs="Segoe UI"/>
          <w:color w:val="A31515"/>
          <w:sz w:val="16"/>
          <w:szCs w:val="16"/>
        </w:rPr>
        <w:t>xsd:simpleType</w:t>
      </w:r>
      <w:r w:rsidRPr="00FE39EF">
        <w:rPr>
          <w:rStyle w:val="normaltextrun"/>
          <w:rFonts w:ascii="Consolas" w:hAnsi="Consolas" w:cs="Segoe UI"/>
          <w:color w:val="0000FF"/>
          <w:sz w:val="16"/>
          <w:szCs w:val="16"/>
        </w:rPr>
        <w:t>&gt;</w:t>
      </w:r>
      <w:r w:rsidRPr="00FE39EF">
        <w:rPr>
          <w:rStyle w:val="eop"/>
          <w:rFonts w:ascii="Consolas" w:hAnsi="Consolas" w:cs="Segoe UI"/>
          <w:color w:val="0000FF"/>
          <w:sz w:val="16"/>
          <w:szCs w:val="16"/>
        </w:rPr>
        <w:t> </w:t>
      </w:r>
    </w:p>
    <w:p w:rsidRPr="00FE39EF" w:rsidR="00061BCD" w:rsidP="00061BCD" w:rsidRDefault="00061BCD" w14:paraId="1F5EA863" w14:textId="77777777">
      <w:pPr>
        <w:pStyle w:val="paragraph"/>
        <w:spacing w:before="0" w:beforeAutospacing="0" w:after="0" w:afterAutospacing="0"/>
        <w:textAlignment w:val="baseline"/>
        <w:rPr>
          <w:rFonts w:ascii="Segoe UI" w:hAnsi="Segoe UI" w:cs="Segoe UI"/>
          <w:sz w:val="18"/>
          <w:szCs w:val="18"/>
        </w:rPr>
      </w:pPr>
      <w:r w:rsidRPr="00FE39EF">
        <w:rPr>
          <w:rStyle w:val="normaltextrun"/>
          <w:rFonts w:ascii="Consolas" w:hAnsi="Consolas" w:cs="Segoe UI"/>
          <w:color w:val="0000FF"/>
          <w:sz w:val="16"/>
          <w:szCs w:val="16"/>
        </w:rPr>
        <w:t>                  &lt;</w:t>
      </w:r>
      <w:r w:rsidRPr="00FE39EF">
        <w:rPr>
          <w:rStyle w:val="normaltextrun"/>
          <w:rFonts w:ascii="Consolas" w:hAnsi="Consolas" w:cs="Segoe UI"/>
          <w:color w:val="A31515"/>
          <w:sz w:val="16"/>
          <w:szCs w:val="16"/>
        </w:rPr>
        <w:t>xsd:restriction</w:t>
      </w:r>
      <w:r w:rsidRPr="00FE39EF">
        <w:rPr>
          <w:rStyle w:val="normaltextrun"/>
          <w:rFonts w:ascii="Consolas" w:hAnsi="Consolas" w:cs="Segoe UI"/>
          <w:color w:val="0000FF"/>
          <w:sz w:val="16"/>
          <w:szCs w:val="16"/>
        </w:rPr>
        <w:t> </w:t>
      </w:r>
      <w:r w:rsidRPr="00FE39EF">
        <w:rPr>
          <w:rStyle w:val="normaltextrun"/>
          <w:rFonts w:ascii="Consolas" w:hAnsi="Consolas" w:cs="Segoe UI"/>
          <w:color w:val="FF0000"/>
          <w:sz w:val="16"/>
          <w:szCs w:val="16"/>
        </w:rPr>
        <w:t>base</w:t>
      </w:r>
      <w:r w:rsidRPr="00FE39EF">
        <w:rPr>
          <w:rStyle w:val="normaltextrun"/>
          <w:rFonts w:ascii="Consolas" w:hAnsi="Consolas" w:cs="Segoe UI"/>
          <w:color w:val="0000FF"/>
          <w:sz w:val="16"/>
          <w:szCs w:val="16"/>
        </w:rPr>
        <w:t>=</w:t>
      </w:r>
      <w:r w:rsidRPr="00FE39EF">
        <w:rPr>
          <w:rStyle w:val="normaltextrun"/>
          <w:rFonts w:ascii="Consolas" w:hAnsi="Consolas" w:cs="Segoe UI"/>
          <w:color w:val="000000"/>
          <w:sz w:val="16"/>
          <w:szCs w:val="16"/>
        </w:rPr>
        <w:t>"</w:t>
      </w:r>
      <w:r w:rsidRPr="00FE39EF">
        <w:rPr>
          <w:rStyle w:val="normaltextrun"/>
          <w:rFonts w:ascii="Consolas" w:hAnsi="Consolas" w:cs="Segoe UI"/>
          <w:color w:val="0000FF"/>
          <w:sz w:val="16"/>
          <w:szCs w:val="16"/>
        </w:rPr>
        <w:t>xsd:string</w:t>
      </w:r>
      <w:r w:rsidRPr="00FE39EF">
        <w:rPr>
          <w:rStyle w:val="normaltextrun"/>
          <w:rFonts w:ascii="Consolas" w:hAnsi="Consolas" w:cs="Segoe UI"/>
          <w:color w:val="000000"/>
          <w:sz w:val="16"/>
          <w:szCs w:val="16"/>
        </w:rPr>
        <w:t>"</w:t>
      </w:r>
      <w:r w:rsidRPr="00FE39EF">
        <w:rPr>
          <w:rStyle w:val="normaltextrun"/>
          <w:rFonts w:ascii="Consolas" w:hAnsi="Consolas" w:cs="Segoe UI"/>
          <w:color w:val="0000FF"/>
          <w:sz w:val="16"/>
          <w:szCs w:val="16"/>
        </w:rPr>
        <w:t> /&gt;</w:t>
      </w:r>
      <w:r w:rsidRPr="00FE39EF">
        <w:rPr>
          <w:rStyle w:val="eop"/>
          <w:rFonts w:ascii="Consolas" w:hAnsi="Consolas" w:cs="Segoe UI"/>
          <w:color w:val="0000FF"/>
          <w:sz w:val="16"/>
          <w:szCs w:val="16"/>
        </w:rPr>
        <w:t> </w:t>
      </w:r>
    </w:p>
    <w:p w:rsidRPr="00FE39EF" w:rsidR="00061BCD" w:rsidP="00061BCD" w:rsidRDefault="00061BCD" w14:paraId="0D6EA021" w14:textId="77777777">
      <w:pPr>
        <w:pStyle w:val="paragraph"/>
        <w:spacing w:before="0" w:beforeAutospacing="0" w:after="0" w:afterAutospacing="0"/>
        <w:textAlignment w:val="baseline"/>
        <w:rPr>
          <w:rFonts w:ascii="Segoe UI" w:hAnsi="Segoe UI" w:cs="Segoe UI"/>
          <w:sz w:val="18"/>
          <w:szCs w:val="18"/>
        </w:rPr>
      </w:pPr>
      <w:r w:rsidRPr="00FE39EF">
        <w:rPr>
          <w:rStyle w:val="normaltextrun"/>
          <w:rFonts w:ascii="Consolas" w:hAnsi="Consolas" w:cs="Segoe UI"/>
          <w:color w:val="0000FF"/>
          <w:sz w:val="16"/>
          <w:szCs w:val="16"/>
        </w:rPr>
        <w:t>                &lt;/</w:t>
      </w:r>
      <w:r w:rsidRPr="00FE39EF">
        <w:rPr>
          <w:rStyle w:val="normaltextrun"/>
          <w:rFonts w:ascii="Consolas" w:hAnsi="Consolas" w:cs="Segoe UI"/>
          <w:color w:val="A31515"/>
          <w:sz w:val="16"/>
          <w:szCs w:val="16"/>
        </w:rPr>
        <w:t>xsd:simpleType</w:t>
      </w:r>
      <w:r w:rsidRPr="00FE39EF">
        <w:rPr>
          <w:rStyle w:val="normaltextrun"/>
          <w:rFonts w:ascii="Consolas" w:hAnsi="Consolas" w:cs="Segoe UI"/>
          <w:color w:val="0000FF"/>
          <w:sz w:val="16"/>
          <w:szCs w:val="16"/>
        </w:rPr>
        <w:t>&gt;</w:t>
      </w:r>
      <w:r w:rsidRPr="00FE39EF">
        <w:rPr>
          <w:rStyle w:val="eop"/>
          <w:rFonts w:ascii="Consolas" w:hAnsi="Consolas" w:cs="Segoe UI"/>
          <w:color w:val="0000FF"/>
          <w:sz w:val="16"/>
          <w:szCs w:val="16"/>
        </w:rPr>
        <w:t> </w:t>
      </w:r>
    </w:p>
    <w:p w:rsidRPr="00FE39EF" w:rsidR="00061BCD" w:rsidP="00061BCD" w:rsidRDefault="00061BCD" w14:paraId="6801D45F" w14:textId="77777777">
      <w:pPr>
        <w:pStyle w:val="paragraph"/>
        <w:spacing w:before="0" w:beforeAutospacing="0" w:after="0" w:afterAutospacing="0"/>
        <w:textAlignment w:val="baseline"/>
        <w:rPr>
          <w:rFonts w:ascii="Segoe UI" w:hAnsi="Segoe UI" w:cs="Segoe UI"/>
          <w:sz w:val="18"/>
          <w:szCs w:val="18"/>
        </w:rPr>
      </w:pPr>
      <w:r w:rsidRPr="00FE39EF">
        <w:rPr>
          <w:rStyle w:val="normaltextrun"/>
          <w:rFonts w:ascii="Consolas" w:hAnsi="Consolas" w:cs="Segoe UI"/>
          <w:color w:val="0000FF"/>
          <w:sz w:val="16"/>
          <w:szCs w:val="16"/>
        </w:rPr>
        <w:t>              &lt;/</w:t>
      </w:r>
      <w:r w:rsidRPr="00FE39EF">
        <w:rPr>
          <w:rStyle w:val="normaltextrun"/>
          <w:rFonts w:ascii="Consolas" w:hAnsi="Consolas" w:cs="Segoe UI"/>
          <w:color w:val="A31515"/>
          <w:sz w:val="16"/>
          <w:szCs w:val="16"/>
        </w:rPr>
        <w:t>xsd:element</w:t>
      </w:r>
      <w:r w:rsidRPr="00FE39EF">
        <w:rPr>
          <w:rStyle w:val="normaltextrun"/>
          <w:rFonts w:ascii="Consolas" w:hAnsi="Consolas" w:cs="Segoe UI"/>
          <w:color w:val="0000FF"/>
          <w:sz w:val="16"/>
          <w:szCs w:val="16"/>
        </w:rPr>
        <w:t>&gt;</w:t>
      </w:r>
      <w:r w:rsidRPr="00FE39EF">
        <w:rPr>
          <w:rStyle w:val="eop"/>
          <w:rFonts w:ascii="Consolas" w:hAnsi="Consolas" w:cs="Segoe UI"/>
          <w:color w:val="0000FF"/>
          <w:sz w:val="16"/>
          <w:szCs w:val="16"/>
        </w:rPr>
        <w:t> </w:t>
      </w:r>
    </w:p>
    <w:p w:rsidRPr="00FE39EF" w:rsidR="00061BCD" w:rsidP="00061BCD" w:rsidRDefault="00061BCD" w14:paraId="293D3E2B" w14:textId="77777777">
      <w:pPr>
        <w:pStyle w:val="paragraph"/>
        <w:spacing w:before="0" w:beforeAutospacing="0" w:after="0" w:afterAutospacing="0"/>
        <w:textAlignment w:val="baseline"/>
        <w:rPr>
          <w:rFonts w:ascii="Segoe UI" w:hAnsi="Segoe UI" w:cs="Segoe UI"/>
          <w:sz w:val="18"/>
          <w:szCs w:val="18"/>
        </w:rPr>
      </w:pPr>
      <w:r w:rsidRPr="00FE39EF">
        <w:rPr>
          <w:rStyle w:val="normaltextrun"/>
          <w:rFonts w:ascii="Consolas" w:hAnsi="Consolas" w:cs="Segoe UI"/>
          <w:color w:val="0000FF"/>
          <w:sz w:val="16"/>
          <w:szCs w:val="16"/>
        </w:rPr>
        <w:t>            &lt;/</w:t>
      </w:r>
      <w:r w:rsidRPr="00FE39EF">
        <w:rPr>
          <w:rStyle w:val="normaltextrun"/>
          <w:rFonts w:ascii="Consolas" w:hAnsi="Consolas" w:cs="Segoe UI"/>
          <w:color w:val="A31515"/>
          <w:sz w:val="16"/>
          <w:szCs w:val="16"/>
        </w:rPr>
        <w:t>xsd:choice</w:t>
      </w:r>
      <w:r w:rsidRPr="00FE39EF">
        <w:rPr>
          <w:rStyle w:val="normaltextrun"/>
          <w:rFonts w:ascii="Consolas" w:hAnsi="Consolas" w:cs="Segoe UI"/>
          <w:color w:val="0000FF"/>
          <w:sz w:val="16"/>
          <w:szCs w:val="16"/>
        </w:rPr>
        <w:t>&gt;</w:t>
      </w:r>
      <w:r w:rsidRPr="00FE39EF">
        <w:rPr>
          <w:rStyle w:val="eop"/>
          <w:rFonts w:ascii="Consolas" w:hAnsi="Consolas" w:cs="Segoe UI"/>
          <w:color w:val="0000FF"/>
          <w:sz w:val="16"/>
          <w:szCs w:val="16"/>
        </w:rPr>
        <w:t> </w:t>
      </w:r>
    </w:p>
    <w:p w:rsidRPr="00FE39EF" w:rsidR="00061BCD" w:rsidP="00061BCD" w:rsidRDefault="00061BCD" w14:paraId="2D86C28D" w14:textId="77777777">
      <w:pPr>
        <w:pStyle w:val="paragraph"/>
        <w:spacing w:before="0" w:beforeAutospacing="0" w:after="0" w:afterAutospacing="0"/>
        <w:textAlignment w:val="baseline"/>
        <w:rPr>
          <w:rFonts w:ascii="Segoe UI" w:hAnsi="Segoe UI" w:cs="Segoe UI"/>
          <w:sz w:val="18"/>
          <w:szCs w:val="18"/>
        </w:rPr>
      </w:pPr>
      <w:r w:rsidRPr="00FE39EF">
        <w:rPr>
          <w:rStyle w:val="normaltextrun"/>
          <w:rFonts w:ascii="Consolas" w:hAnsi="Consolas" w:cs="Segoe UI"/>
          <w:color w:val="0000FF"/>
          <w:sz w:val="16"/>
          <w:szCs w:val="16"/>
        </w:rPr>
        <w:t>          &lt;/</w:t>
      </w:r>
      <w:r w:rsidRPr="00FE39EF">
        <w:rPr>
          <w:rStyle w:val="normaltextrun"/>
          <w:rFonts w:ascii="Consolas" w:hAnsi="Consolas" w:cs="Segoe UI"/>
          <w:color w:val="A31515"/>
          <w:sz w:val="16"/>
          <w:szCs w:val="16"/>
        </w:rPr>
        <w:t>xsd:sequence</w:t>
      </w:r>
      <w:r w:rsidRPr="00FE39EF">
        <w:rPr>
          <w:rStyle w:val="normaltextrun"/>
          <w:rFonts w:ascii="Consolas" w:hAnsi="Consolas" w:cs="Segoe UI"/>
          <w:color w:val="0000FF"/>
          <w:sz w:val="16"/>
          <w:szCs w:val="16"/>
        </w:rPr>
        <w:t>&gt;</w:t>
      </w:r>
      <w:r w:rsidRPr="00FE39EF">
        <w:rPr>
          <w:rStyle w:val="eop"/>
          <w:rFonts w:ascii="Consolas" w:hAnsi="Consolas" w:cs="Segoe UI"/>
          <w:color w:val="0000FF"/>
          <w:sz w:val="16"/>
          <w:szCs w:val="16"/>
        </w:rPr>
        <w:t> </w:t>
      </w:r>
    </w:p>
    <w:p w:rsidRPr="00FE39EF" w:rsidR="00061BCD" w:rsidP="00061BCD" w:rsidRDefault="00061BCD" w14:paraId="25E26747" w14:textId="77777777">
      <w:pPr>
        <w:pStyle w:val="paragraph"/>
        <w:spacing w:before="0" w:beforeAutospacing="0" w:after="0" w:afterAutospacing="0"/>
        <w:textAlignment w:val="baseline"/>
        <w:rPr>
          <w:rFonts w:ascii="Segoe UI" w:hAnsi="Segoe UI" w:cs="Segoe UI"/>
          <w:sz w:val="18"/>
          <w:szCs w:val="18"/>
        </w:rPr>
      </w:pPr>
      <w:r w:rsidRPr="00FE39EF">
        <w:rPr>
          <w:rStyle w:val="normaltextrun"/>
          <w:rFonts w:ascii="Consolas" w:hAnsi="Consolas" w:cs="Segoe UI"/>
          <w:color w:val="0000FF"/>
          <w:sz w:val="16"/>
          <w:szCs w:val="16"/>
        </w:rPr>
        <w:t>          &lt;</w:t>
      </w:r>
      <w:r w:rsidRPr="00FE39EF">
        <w:rPr>
          <w:rStyle w:val="normaltextrun"/>
          <w:rFonts w:ascii="Consolas" w:hAnsi="Consolas" w:cs="Segoe UI"/>
          <w:color w:val="A31515"/>
          <w:sz w:val="16"/>
          <w:szCs w:val="16"/>
        </w:rPr>
        <w:t>xsd:attribute</w:t>
      </w:r>
      <w:r w:rsidRPr="00FE39EF">
        <w:rPr>
          <w:rStyle w:val="normaltextrun"/>
          <w:rFonts w:ascii="Consolas" w:hAnsi="Consolas" w:cs="Segoe UI"/>
          <w:color w:val="0000FF"/>
          <w:sz w:val="16"/>
          <w:szCs w:val="16"/>
        </w:rPr>
        <w:t> </w:t>
      </w:r>
      <w:r w:rsidRPr="00FE39EF">
        <w:rPr>
          <w:rStyle w:val="normaltextrun"/>
          <w:rFonts w:ascii="Consolas" w:hAnsi="Consolas" w:cs="Segoe UI"/>
          <w:color w:val="FF0000"/>
          <w:sz w:val="16"/>
          <w:szCs w:val="16"/>
        </w:rPr>
        <w:t>name</w:t>
      </w:r>
      <w:r w:rsidRPr="00FE39EF">
        <w:rPr>
          <w:rStyle w:val="normaltextrun"/>
          <w:rFonts w:ascii="Consolas" w:hAnsi="Consolas" w:cs="Segoe UI"/>
          <w:color w:val="0000FF"/>
          <w:sz w:val="16"/>
          <w:szCs w:val="16"/>
        </w:rPr>
        <w:t>=</w:t>
      </w:r>
      <w:r w:rsidRPr="00FE39EF">
        <w:rPr>
          <w:rStyle w:val="normaltextrun"/>
          <w:rFonts w:ascii="Consolas" w:hAnsi="Consolas" w:cs="Segoe UI"/>
          <w:color w:val="000000"/>
          <w:sz w:val="16"/>
          <w:szCs w:val="16"/>
        </w:rPr>
        <w:t>"</w:t>
      </w:r>
      <w:r w:rsidRPr="00FE39EF">
        <w:rPr>
          <w:rStyle w:val="normaltextrun"/>
          <w:rFonts w:ascii="Consolas" w:hAnsi="Consolas" w:cs="Segoe UI"/>
          <w:color w:val="0000FF"/>
          <w:sz w:val="16"/>
          <w:szCs w:val="16"/>
        </w:rPr>
        <w:t>msgtype</w:t>
      </w:r>
      <w:r w:rsidRPr="00FE39EF">
        <w:rPr>
          <w:rStyle w:val="normaltextrun"/>
          <w:rFonts w:ascii="Consolas" w:hAnsi="Consolas" w:cs="Segoe UI"/>
          <w:color w:val="000000"/>
          <w:sz w:val="16"/>
          <w:szCs w:val="16"/>
        </w:rPr>
        <w:t>"</w:t>
      </w:r>
      <w:r w:rsidRPr="00FE39EF">
        <w:rPr>
          <w:rStyle w:val="normaltextrun"/>
          <w:rFonts w:ascii="Consolas" w:hAnsi="Consolas" w:cs="Segoe UI"/>
          <w:color w:val="0000FF"/>
          <w:sz w:val="16"/>
          <w:szCs w:val="16"/>
        </w:rPr>
        <w:t> </w:t>
      </w:r>
      <w:r w:rsidRPr="00FE39EF">
        <w:rPr>
          <w:rStyle w:val="normaltextrun"/>
          <w:rFonts w:ascii="Consolas" w:hAnsi="Consolas" w:cs="Segoe UI"/>
          <w:color w:val="FF0000"/>
          <w:sz w:val="16"/>
          <w:szCs w:val="16"/>
        </w:rPr>
        <w:t>type</w:t>
      </w:r>
      <w:r w:rsidRPr="00FE39EF">
        <w:rPr>
          <w:rStyle w:val="normaltextrun"/>
          <w:rFonts w:ascii="Consolas" w:hAnsi="Consolas" w:cs="Segoe UI"/>
          <w:color w:val="0000FF"/>
          <w:sz w:val="16"/>
          <w:szCs w:val="16"/>
        </w:rPr>
        <w:t>=</w:t>
      </w:r>
      <w:r w:rsidRPr="00FE39EF">
        <w:rPr>
          <w:rStyle w:val="normaltextrun"/>
          <w:rFonts w:ascii="Consolas" w:hAnsi="Consolas" w:cs="Segoe UI"/>
          <w:color w:val="000000"/>
          <w:sz w:val="16"/>
          <w:szCs w:val="16"/>
        </w:rPr>
        <w:t>"</w:t>
      </w:r>
      <w:r w:rsidRPr="00FE39EF">
        <w:rPr>
          <w:rStyle w:val="normaltextrun"/>
          <w:rFonts w:ascii="Consolas" w:hAnsi="Consolas" w:cs="Segoe UI"/>
          <w:color w:val="0000FF"/>
          <w:sz w:val="16"/>
          <w:szCs w:val="16"/>
        </w:rPr>
        <w:t>xsd:string</w:t>
      </w:r>
      <w:r w:rsidRPr="00FE39EF">
        <w:rPr>
          <w:rStyle w:val="normaltextrun"/>
          <w:rFonts w:ascii="Consolas" w:hAnsi="Consolas" w:cs="Segoe UI"/>
          <w:color w:val="000000"/>
          <w:sz w:val="16"/>
          <w:szCs w:val="16"/>
        </w:rPr>
        <w:t>"</w:t>
      </w:r>
      <w:r w:rsidRPr="00FE39EF">
        <w:rPr>
          <w:rStyle w:val="normaltextrun"/>
          <w:rFonts w:ascii="Consolas" w:hAnsi="Consolas" w:cs="Segoe UI"/>
          <w:color w:val="0000FF"/>
          <w:sz w:val="16"/>
          <w:szCs w:val="16"/>
        </w:rPr>
        <w:t> </w:t>
      </w:r>
      <w:r w:rsidRPr="00FE39EF">
        <w:rPr>
          <w:rStyle w:val="normaltextrun"/>
          <w:rFonts w:ascii="Consolas" w:hAnsi="Consolas" w:cs="Segoe UI"/>
          <w:color w:val="FF0000"/>
          <w:sz w:val="16"/>
          <w:szCs w:val="16"/>
        </w:rPr>
        <w:t>use</w:t>
      </w:r>
      <w:r w:rsidRPr="00FE39EF">
        <w:rPr>
          <w:rStyle w:val="normaltextrun"/>
          <w:rFonts w:ascii="Consolas" w:hAnsi="Consolas" w:cs="Segoe UI"/>
          <w:color w:val="0000FF"/>
          <w:sz w:val="16"/>
          <w:szCs w:val="16"/>
        </w:rPr>
        <w:t>=</w:t>
      </w:r>
      <w:r w:rsidRPr="00FE39EF">
        <w:rPr>
          <w:rStyle w:val="normaltextrun"/>
          <w:rFonts w:ascii="Consolas" w:hAnsi="Consolas" w:cs="Segoe UI"/>
          <w:color w:val="000000"/>
          <w:sz w:val="16"/>
          <w:szCs w:val="16"/>
        </w:rPr>
        <w:t>"</w:t>
      </w:r>
      <w:r w:rsidRPr="00FE39EF">
        <w:rPr>
          <w:rStyle w:val="normaltextrun"/>
          <w:rFonts w:ascii="Consolas" w:hAnsi="Consolas" w:cs="Segoe UI"/>
          <w:color w:val="0000FF"/>
          <w:sz w:val="16"/>
          <w:szCs w:val="16"/>
        </w:rPr>
        <w:t>required</w:t>
      </w:r>
      <w:r w:rsidRPr="00FE39EF">
        <w:rPr>
          <w:rStyle w:val="normaltextrun"/>
          <w:rFonts w:ascii="Consolas" w:hAnsi="Consolas" w:cs="Segoe UI"/>
          <w:color w:val="000000"/>
          <w:sz w:val="16"/>
          <w:szCs w:val="16"/>
        </w:rPr>
        <w:t>"</w:t>
      </w:r>
      <w:r w:rsidRPr="00FE39EF">
        <w:rPr>
          <w:rStyle w:val="normaltextrun"/>
          <w:rFonts w:ascii="Consolas" w:hAnsi="Consolas" w:cs="Segoe UI"/>
          <w:color w:val="0000FF"/>
          <w:sz w:val="16"/>
          <w:szCs w:val="16"/>
        </w:rPr>
        <w:t> /&gt;</w:t>
      </w:r>
      <w:r w:rsidRPr="00FE39EF">
        <w:rPr>
          <w:rStyle w:val="eop"/>
          <w:rFonts w:ascii="Consolas" w:hAnsi="Consolas" w:cs="Segoe UI"/>
          <w:color w:val="0000FF"/>
          <w:sz w:val="16"/>
          <w:szCs w:val="16"/>
        </w:rPr>
        <w:t> </w:t>
      </w:r>
    </w:p>
    <w:p w:rsidRPr="00FE39EF" w:rsidR="00061BCD" w:rsidP="00061BCD" w:rsidRDefault="00061BCD" w14:paraId="79A0D047" w14:textId="77777777">
      <w:pPr>
        <w:pStyle w:val="paragraph"/>
        <w:spacing w:before="0" w:beforeAutospacing="0" w:after="0" w:afterAutospacing="0"/>
        <w:textAlignment w:val="baseline"/>
        <w:rPr>
          <w:rFonts w:ascii="Segoe UI" w:hAnsi="Segoe UI" w:cs="Segoe UI"/>
          <w:sz w:val="18"/>
          <w:szCs w:val="18"/>
        </w:rPr>
      </w:pPr>
      <w:r w:rsidRPr="00FE39EF">
        <w:rPr>
          <w:rStyle w:val="normaltextrun"/>
          <w:rFonts w:ascii="Consolas" w:hAnsi="Consolas" w:cs="Segoe UI"/>
          <w:color w:val="0000FF"/>
          <w:sz w:val="16"/>
          <w:szCs w:val="16"/>
        </w:rPr>
        <w:t>          &lt;</w:t>
      </w:r>
      <w:r w:rsidRPr="00FE39EF">
        <w:rPr>
          <w:rStyle w:val="normaltextrun"/>
          <w:rFonts w:ascii="Consolas" w:hAnsi="Consolas" w:cs="Segoe UI"/>
          <w:color w:val="A31515"/>
          <w:sz w:val="16"/>
          <w:szCs w:val="16"/>
        </w:rPr>
        <w:t>xsd:anyAttribute</w:t>
      </w:r>
      <w:r w:rsidRPr="00FE39EF">
        <w:rPr>
          <w:rStyle w:val="normaltextrun"/>
          <w:rFonts w:ascii="Consolas" w:hAnsi="Consolas" w:cs="Segoe UI"/>
          <w:color w:val="0000FF"/>
          <w:sz w:val="16"/>
          <w:szCs w:val="16"/>
        </w:rPr>
        <w:t> </w:t>
      </w:r>
      <w:r w:rsidRPr="00FE39EF">
        <w:rPr>
          <w:rStyle w:val="normaltextrun"/>
          <w:rFonts w:ascii="Consolas" w:hAnsi="Consolas" w:cs="Segoe UI"/>
          <w:color w:val="FF0000"/>
          <w:sz w:val="16"/>
          <w:szCs w:val="16"/>
        </w:rPr>
        <w:t>processContents</w:t>
      </w:r>
      <w:r w:rsidRPr="00FE39EF">
        <w:rPr>
          <w:rStyle w:val="normaltextrun"/>
          <w:rFonts w:ascii="Consolas" w:hAnsi="Consolas" w:cs="Segoe UI"/>
          <w:color w:val="0000FF"/>
          <w:sz w:val="16"/>
          <w:szCs w:val="16"/>
        </w:rPr>
        <w:t>=</w:t>
      </w:r>
      <w:r w:rsidRPr="00FE39EF">
        <w:rPr>
          <w:rStyle w:val="normaltextrun"/>
          <w:rFonts w:ascii="Consolas" w:hAnsi="Consolas" w:cs="Segoe UI"/>
          <w:color w:val="000000"/>
          <w:sz w:val="16"/>
          <w:szCs w:val="16"/>
        </w:rPr>
        <w:t>"</w:t>
      </w:r>
      <w:r w:rsidRPr="00FE39EF">
        <w:rPr>
          <w:rStyle w:val="normaltextrun"/>
          <w:rFonts w:ascii="Consolas" w:hAnsi="Consolas" w:cs="Segoe UI"/>
          <w:color w:val="0000FF"/>
          <w:sz w:val="16"/>
          <w:szCs w:val="16"/>
        </w:rPr>
        <w:t>skip</w:t>
      </w:r>
      <w:r w:rsidRPr="00FE39EF">
        <w:rPr>
          <w:rStyle w:val="normaltextrun"/>
          <w:rFonts w:ascii="Consolas" w:hAnsi="Consolas" w:cs="Segoe UI"/>
          <w:color w:val="000000"/>
          <w:sz w:val="16"/>
          <w:szCs w:val="16"/>
        </w:rPr>
        <w:t>"</w:t>
      </w:r>
      <w:r w:rsidRPr="00FE39EF">
        <w:rPr>
          <w:rStyle w:val="normaltextrun"/>
          <w:rFonts w:ascii="Consolas" w:hAnsi="Consolas" w:cs="Segoe UI"/>
          <w:color w:val="0000FF"/>
          <w:sz w:val="16"/>
          <w:szCs w:val="16"/>
        </w:rPr>
        <w:t> /&gt;</w:t>
      </w:r>
      <w:r w:rsidRPr="00FE39EF">
        <w:rPr>
          <w:rStyle w:val="eop"/>
          <w:rFonts w:ascii="Consolas" w:hAnsi="Consolas" w:cs="Segoe UI"/>
          <w:color w:val="0000FF"/>
          <w:sz w:val="16"/>
          <w:szCs w:val="16"/>
        </w:rPr>
        <w:t> </w:t>
      </w:r>
    </w:p>
    <w:p w:rsidRPr="00FE39EF" w:rsidR="00061BCD" w:rsidP="00061BCD" w:rsidRDefault="00061BCD" w14:paraId="29632A8E" w14:textId="77777777">
      <w:pPr>
        <w:pStyle w:val="paragraph"/>
        <w:spacing w:before="0" w:beforeAutospacing="0" w:after="0" w:afterAutospacing="0"/>
        <w:textAlignment w:val="baseline"/>
        <w:rPr>
          <w:rFonts w:ascii="Segoe UI" w:hAnsi="Segoe UI" w:cs="Segoe UI"/>
          <w:sz w:val="18"/>
          <w:szCs w:val="18"/>
        </w:rPr>
      </w:pPr>
      <w:r w:rsidRPr="00FE39EF">
        <w:rPr>
          <w:rStyle w:val="normaltextrun"/>
          <w:rFonts w:ascii="Consolas" w:hAnsi="Consolas" w:cs="Segoe UI"/>
          <w:color w:val="0000FF"/>
          <w:sz w:val="16"/>
          <w:szCs w:val="16"/>
        </w:rPr>
        <w:t>        &lt;/</w:t>
      </w:r>
      <w:r w:rsidRPr="00FE39EF">
        <w:rPr>
          <w:rStyle w:val="normaltextrun"/>
          <w:rFonts w:ascii="Consolas" w:hAnsi="Consolas" w:cs="Segoe UI"/>
          <w:color w:val="A31515"/>
          <w:sz w:val="16"/>
          <w:szCs w:val="16"/>
        </w:rPr>
        <w:t>xsd:restriction</w:t>
      </w:r>
      <w:r w:rsidRPr="00FE39EF">
        <w:rPr>
          <w:rStyle w:val="normaltextrun"/>
          <w:rFonts w:ascii="Consolas" w:hAnsi="Consolas" w:cs="Segoe UI"/>
          <w:color w:val="0000FF"/>
          <w:sz w:val="16"/>
          <w:szCs w:val="16"/>
        </w:rPr>
        <w:t>&gt;</w:t>
      </w:r>
      <w:r w:rsidRPr="00FE39EF">
        <w:rPr>
          <w:rStyle w:val="eop"/>
          <w:rFonts w:ascii="Consolas" w:hAnsi="Consolas" w:cs="Segoe UI"/>
          <w:color w:val="0000FF"/>
          <w:sz w:val="16"/>
          <w:szCs w:val="16"/>
        </w:rPr>
        <w:t> </w:t>
      </w:r>
    </w:p>
    <w:p w:rsidRPr="00FE39EF" w:rsidR="00061BCD" w:rsidP="00061BCD" w:rsidRDefault="00061BCD" w14:paraId="5C645FAD" w14:textId="77777777">
      <w:pPr>
        <w:pStyle w:val="paragraph"/>
        <w:spacing w:before="0" w:beforeAutospacing="0" w:after="0" w:afterAutospacing="0"/>
        <w:textAlignment w:val="baseline"/>
        <w:rPr>
          <w:rFonts w:ascii="Segoe UI" w:hAnsi="Segoe UI" w:cs="Segoe UI"/>
          <w:sz w:val="18"/>
          <w:szCs w:val="18"/>
        </w:rPr>
      </w:pPr>
      <w:r w:rsidRPr="00FE39EF">
        <w:rPr>
          <w:rStyle w:val="normaltextrun"/>
          <w:rFonts w:ascii="Consolas" w:hAnsi="Consolas" w:cs="Segoe UI"/>
          <w:color w:val="0000FF"/>
          <w:sz w:val="16"/>
          <w:szCs w:val="16"/>
        </w:rPr>
        <w:t>      &lt;/</w:t>
      </w:r>
      <w:r w:rsidRPr="00FE39EF">
        <w:rPr>
          <w:rStyle w:val="normaltextrun"/>
          <w:rFonts w:ascii="Consolas" w:hAnsi="Consolas" w:cs="Segoe UI"/>
          <w:color w:val="A31515"/>
          <w:sz w:val="16"/>
          <w:szCs w:val="16"/>
        </w:rPr>
        <w:t>xsd:complexContent</w:t>
      </w:r>
      <w:r w:rsidRPr="00FE39EF">
        <w:rPr>
          <w:rStyle w:val="normaltextrun"/>
          <w:rFonts w:ascii="Consolas" w:hAnsi="Consolas" w:cs="Segoe UI"/>
          <w:color w:val="0000FF"/>
          <w:sz w:val="16"/>
          <w:szCs w:val="16"/>
        </w:rPr>
        <w:t>&gt;</w:t>
      </w:r>
      <w:r w:rsidRPr="00FE39EF">
        <w:rPr>
          <w:rStyle w:val="eop"/>
          <w:rFonts w:ascii="Consolas" w:hAnsi="Consolas" w:cs="Segoe UI"/>
          <w:color w:val="0000FF"/>
          <w:sz w:val="16"/>
          <w:szCs w:val="16"/>
        </w:rPr>
        <w:t> </w:t>
      </w:r>
    </w:p>
    <w:p w:rsidRPr="00FE39EF" w:rsidR="00061BCD" w:rsidP="00061BCD" w:rsidRDefault="00061BCD" w14:paraId="11B764BD" w14:textId="77777777">
      <w:pPr>
        <w:pStyle w:val="paragraph"/>
        <w:spacing w:before="0" w:beforeAutospacing="0" w:after="0" w:afterAutospacing="0"/>
        <w:textAlignment w:val="baseline"/>
        <w:rPr>
          <w:rFonts w:ascii="Segoe UI" w:hAnsi="Segoe UI" w:cs="Segoe UI"/>
          <w:sz w:val="18"/>
          <w:szCs w:val="18"/>
        </w:rPr>
      </w:pPr>
      <w:r w:rsidRPr="00FE39EF">
        <w:rPr>
          <w:rStyle w:val="normaltextrun"/>
          <w:rFonts w:ascii="Consolas" w:hAnsi="Consolas" w:cs="Segoe UI"/>
          <w:color w:val="0000FF"/>
          <w:sz w:val="16"/>
          <w:szCs w:val="16"/>
        </w:rPr>
        <w:t>    &lt;/</w:t>
      </w:r>
      <w:r w:rsidRPr="00FE39EF">
        <w:rPr>
          <w:rStyle w:val="normaltextrun"/>
          <w:rFonts w:ascii="Consolas" w:hAnsi="Consolas" w:cs="Segoe UI"/>
          <w:color w:val="A31515"/>
          <w:sz w:val="16"/>
          <w:szCs w:val="16"/>
        </w:rPr>
        <w:t>xsd:complexType</w:t>
      </w:r>
      <w:r w:rsidRPr="00FE39EF">
        <w:rPr>
          <w:rStyle w:val="normaltextrun"/>
          <w:rFonts w:ascii="Consolas" w:hAnsi="Consolas" w:cs="Segoe UI"/>
          <w:color w:val="0000FF"/>
          <w:sz w:val="16"/>
          <w:szCs w:val="16"/>
        </w:rPr>
        <w:t>&gt;</w:t>
      </w:r>
      <w:r w:rsidRPr="00FE39EF">
        <w:rPr>
          <w:rStyle w:val="eop"/>
          <w:rFonts w:ascii="Consolas" w:hAnsi="Consolas" w:cs="Segoe UI"/>
          <w:color w:val="0000FF"/>
          <w:sz w:val="16"/>
          <w:szCs w:val="16"/>
        </w:rPr>
        <w:t> </w:t>
      </w:r>
    </w:p>
    <w:p w:rsidRPr="00FE39EF" w:rsidR="00061BCD" w:rsidP="00061BCD" w:rsidRDefault="00061BCD" w14:paraId="43A067EC" w14:textId="77777777">
      <w:pPr>
        <w:pStyle w:val="paragraph"/>
        <w:spacing w:before="0" w:beforeAutospacing="0" w:after="0" w:afterAutospacing="0"/>
        <w:textAlignment w:val="baseline"/>
        <w:rPr>
          <w:rFonts w:ascii="Segoe UI" w:hAnsi="Segoe UI" w:cs="Segoe UI"/>
          <w:sz w:val="18"/>
          <w:szCs w:val="18"/>
        </w:rPr>
      </w:pPr>
      <w:r w:rsidRPr="00FE39EF">
        <w:rPr>
          <w:rStyle w:val="normaltextrun"/>
          <w:rFonts w:ascii="Consolas" w:hAnsi="Consolas" w:cs="Segoe UI"/>
          <w:color w:val="0000FF"/>
          <w:sz w:val="16"/>
          <w:szCs w:val="16"/>
        </w:rPr>
        <w:t>  &lt;/</w:t>
      </w:r>
      <w:r w:rsidRPr="00FE39EF">
        <w:rPr>
          <w:rStyle w:val="normaltextrun"/>
          <w:rFonts w:ascii="Consolas" w:hAnsi="Consolas" w:cs="Segoe UI"/>
          <w:color w:val="A31515"/>
          <w:sz w:val="16"/>
          <w:szCs w:val="16"/>
        </w:rPr>
        <w:t>xsd:element</w:t>
      </w:r>
      <w:r w:rsidRPr="00FE39EF">
        <w:rPr>
          <w:rStyle w:val="normaltextrun"/>
          <w:rFonts w:ascii="Consolas" w:hAnsi="Consolas" w:cs="Segoe UI"/>
          <w:color w:val="0000FF"/>
          <w:sz w:val="16"/>
          <w:szCs w:val="16"/>
        </w:rPr>
        <w:t>&gt;</w:t>
      </w:r>
      <w:r w:rsidRPr="00FE39EF">
        <w:rPr>
          <w:rStyle w:val="eop"/>
          <w:rFonts w:ascii="Consolas" w:hAnsi="Consolas" w:cs="Segoe UI"/>
          <w:color w:val="0000FF"/>
          <w:sz w:val="16"/>
          <w:szCs w:val="16"/>
        </w:rPr>
        <w:t> </w:t>
      </w:r>
    </w:p>
    <w:p w:rsidRPr="00FE39EF" w:rsidR="00061BCD" w:rsidP="00061BCD" w:rsidRDefault="00061BCD" w14:paraId="7BBFAA96" w14:textId="77777777">
      <w:pPr>
        <w:pStyle w:val="paragraph"/>
        <w:spacing w:before="0" w:beforeAutospacing="0" w:after="0" w:afterAutospacing="0"/>
        <w:textAlignment w:val="baseline"/>
        <w:rPr>
          <w:rFonts w:ascii="Segoe UI" w:hAnsi="Segoe UI" w:cs="Segoe UI"/>
          <w:sz w:val="18"/>
          <w:szCs w:val="18"/>
        </w:rPr>
      </w:pPr>
      <w:r w:rsidRPr="00FE39EF">
        <w:rPr>
          <w:rStyle w:val="normaltextrun"/>
          <w:rFonts w:ascii="Consolas" w:hAnsi="Consolas" w:cs="Segoe UI"/>
          <w:color w:val="0000FF"/>
          <w:sz w:val="16"/>
          <w:szCs w:val="16"/>
        </w:rPr>
        <w:t>&lt;/</w:t>
      </w:r>
      <w:r w:rsidRPr="00FE39EF">
        <w:rPr>
          <w:rStyle w:val="normaltextrun"/>
          <w:rFonts w:ascii="Consolas" w:hAnsi="Consolas" w:cs="Segoe UI"/>
          <w:color w:val="A31515"/>
          <w:sz w:val="16"/>
          <w:szCs w:val="16"/>
        </w:rPr>
        <w:t>xsd:schema</w:t>
      </w:r>
      <w:r w:rsidRPr="00FE39EF">
        <w:rPr>
          <w:rStyle w:val="normaltextrun"/>
          <w:rFonts w:ascii="Consolas" w:hAnsi="Consolas" w:cs="Segoe UI"/>
          <w:color w:val="0000FF"/>
          <w:sz w:val="16"/>
          <w:szCs w:val="16"/>
        </w:rPr>
        <w:t>&gt;</w:t>
      </w:r>
      <w:r w:rsidRPr="00FE39EF">
        <w:rPr>
          <w:rStyle w:val="eop"/>
          <w:rFonts w:ascii="Consolas" w:hAnsi="Consolas" w:cs="Segoe UI"/>
          <w:color w:val="0000FF"/>
          <w:sz w:val="16"/>
          <w:szCs w:val="16"/>
        </w:rPr>
        <w:t> </w:t>
      </w:r>
    </w:p>
    <w:p w:rsidRPr="009E3163" w:rsidR="009E3163" w:rsidP="009E3163" w:rsidRDefault="009E3163" w14:paraId="7C25EE8F" w14:textId="77777777">
      <w:r w:rsidRPr="009E3163">
        <w:t> </w:t>
      </w:r>
    </w:p>
    <w:p w:rsidRPr="009E3163" w:rsidR="009E3163" w:rsidP="009E3163" w:rsidRDefault="009E3163" w14:paraId="563DD34B" w14:textId="77777777">
      <w:r w:rsidRPr="009E3163">
        <w:t> </w:t>
      </w:r>
    </w:p>
    <w:p w:rsidRPr="009E3163" w:rsidR="009E3163" w:rsidP="009E3163" w:rsidRDefault="009E3163" w14:paraId="1CDFBB17" w14:textId="77777777">
      <w:r w:rsidRPr="009E3163">
        <w:t>DB Objects: </w:t>
      </w:r>
    </w:p>
    <w:p w:rsidRPr="00FE39EF" w:rsidR="00061BCD" w:rsidP="00061BCD" w:rsidRDefault="00061BCD" w14:paraId="4A3C56F0" w14:textId="77777777">
      <w:pPr>
        <w:pStyle w:val="paragraph"/>
        <w:spacing w:before="0" w:beforeAutospacing="0" w:after="0" w:afterAutospacing="0"/>
        <w:textAlignment w:val="baseline"/>
        <w:rPr>
          <w:rFonts w:ascii="Segoe UI" w:hAnsi="Segoe UI" w:cs="Segoe UI"/>
          <w:sz w:val="18"/>
          <w:szCs w:val="18"/>
        </w:rPr>
      </w:pPr>
      <w:r w:rsidRPr="00FE39EF">
        <w:rPr>
          <w:rStyle w:val="normaltextrun"/>
          <w:rFonts w:ascii="Consolas" w:hAnsi="Consolas" w:cs="Segoe UI"/>
          <w:color w:val="0000FF"/>
          <w:sz w:val="16"/>
          <w:szCs w:val="16"/>
          <w:shd w:val="clear" w:color="auto" w:fill="FFFFFF"/>
        </w:rPr>
        <w:t>CREATE</w:t>
      </w:r>
      <w:r w:rsidRPr="00FE39EF">
        <w:rPr>
          <w:rStyle w:val="normaltextrun"/>
          <w:rFonts w:ascii="Consolas" w:hAnsi="Consolas" w:cs="Segoe UI"/>
          <w:color w:val="000000"/>
          <w:sz w:val="16"/>
          <w:szCs w:val="16"/>
          <w:shd w:val="clear" w:color="auto" w:fill="FFFFFF"/>
        </w:rPr>
        <w:t> </w:t>
      </w:r>
      <w:r w:rsidRPr="00FE39EF">
        <w:rPr>
          <w:rStyle w:val="normaltextrun"/>
          <w:rFonts w:ascii="Consolas" w:hAnsi="Consolas" w:cs="Segoe UI"/>
          <w:color w:val="0000FF"/>
          <w:sz w:val="16"/>
          <w:szCs w:val="16"/>
          <w:shd w:val="clear" w:color="auto" w:fill="FFFFFF"/>
        </w:rPr>
        <w:t>XML</w:t>
      </w:r>
      <w:r w:rsidRPr="00FE39EF">
        <w:rPr>
          <w:rStyle w:val="normaltextrun"/>
          <w:rFonts w:ascii="Consolas" w:hAnsi="Consolas" w:cs="Segoe UI"/>
          <w:color w:val="000000"/>
          <w:sz w:val="16"/>
          <w:szCs w:val="16"/>
          <w:shd w:val="clear" w:color="auto" w:fill="FFFFFF"/>
        </w:rPr>
        <w:t> </w:t>
      </w:r>
      <w:r w:rsidRPr="00FE39EF">
        <w:rPr>
          <w:rStyle w:val="normaltextrun"/>
          <w:rFonts w:ascii="Consolas" w:hAnsi="Consolas" w:cs="Segoe UI"/>
          <w:color w:val="0000FF"/>
          <w:sz w:val="16"/>
          <w:szCs w:val="16"/>
          <w:shd w:val="clear" w:color="auto" w:fill="FFFFFF"/>
        </w:rPr>
        <w:t>SCHEMA</w:t>
      </w:r>
      <w:r w:rsidRPr="00FE39EF">
        <w:rPr>
          <w:rStyle w:val="normaltextrun"/>
          <w:rFonts w:ascii="Consolas" w:hAnsi="Consolas" w:cs="Segoe UI"/>
          <w:color w:val="000000"/>
          <w:sz w:val="16"/>
          <w:szCs w:val="16"/>
          <w:shd w:val="clear" w:color="auto" w:fill="FFFFFF"/>
        </w:rPr>
        <w:t> </w:t>
      </w:r>
      <w:r w:rsidRPr="00FE39EF">
        <w:rPr>
          <w:rStyle w:val="normaltextrun"/>
          <w:rFonts w:ascii="Consolas" w:hAnsi="Consolas" w:cs="Segoe UI"/>
          <w:color w:val="0000FF"/>
          <w:sz w:val="16"/>
          <w:szCs w:val="16"/>
          <w:shd w:val="clear" w:color="auto" w:fill="FFFFFF"/>
        </w:rPr>
        <w:t>COLLECTION</w:t>
      </w:r>
      <w:r w:rsidRPr="00FE39EF">
        <w:rPr>
          <w:rStyle w:val="normaltextrun"/>
          <w:rFonts w:ascii="Consolas" w:hAnsi="Consolas" w:cs="Segoe UI"/>
          <w:color w:val="000000"/>
          <w:sz w:val="16"/>
          <w:szCs w:val="16"/>
          <w:shd w:val="clear" w:color="auto" w:fill="FFFFFF"/>
        </w:rPr>
        <w:t> [dbo]</w:t>
      </w:r>
      <w:r w:rsidRPr="00FE39EF">
        <w:rPr>
          <w:rStyle w:val="normaltextrun"/>
          <w:rFonts w:ascii="Consolas" w:hAnsi="Consolas" w:cs="Segoe UI"/>
          <w:color w:val="808080"/>
          <w:sz w:val="16"/>
          <w:szCs w:val="16"/>
          <w:shd w:val="clear" w:color="auto" w:fill="FFFFFF"/>
        </w:rPr>
        <w:t>.</w:t>
      </w:r>
      <w:r w:rsidRPr="00FE39EF">
        <w:rPr>
          <w:rStyle w:val="normaltextrun"/>
          <w:rFonts w:ascii="Consolas" w:hAnsi="Consolas" w:cs="Segoe UI"/>
          <w:color w:val="000000"/>
          <w:sz w:val="16"/>
          <w:szCs w:val="16"/>
          <w:shd w:val="clear" w:color="auto" w:fill="FFFFFF"/>
        </w:rPr>
        <w:t>[Envelope_V4] </w:t>
      </w:r>
      <w:r w:rsidRPr="00FE39EF">
        <w:rPr>
          <w:rStyle w:val="normaltextrun"/>
          <w:rFonts w:ascii="Consolas" w:hAnsi="Consolas" w:cs="Segoe UI"/>
          <w:color w:val="0000FF"/>
          <w:sz w:val="16"/>
          <w:szCs w:val="16"/>
          <w:shd w:val="clear" w:color="auto" w:fill="FFFFFF"/>
        </w:rPr>
        <w:t>AS</w:t>
      </w:r>
      <w:r w:rsidRPr="00FE39EF">
        <w:rPr>
          <w:rStyle w:val="normaltextrun"/>
          <w:rFonts w:ascii="Consolas" w:hAnsi="Consolas" w:cs="Segoe UI"/>
          <w:color w:val="000000"/>
          <w:sz w:val="16"/>
          <w:szCs w:val="16"/>
          <w:shd w:val="clear" w:color="auto" w:fill="FFFFFF"/>
        </w:rPr>
        <w:t> </w:t>
      </w:r>
      <w:r w:rsidRPr="00FE39EF">
        <w:rPr>
          <w:rStyle w:val="normaltextrun"/>
          <w:rFonts w:ascii="Consolas" w:hAnsi="Consolas" w:cs="Segoe UI"/>
          <w:color w:val="FF0000"/>
          <w:sz w:val="16"/>
          <w:szCs w:val="16"/>
          <w:shd w:val="clear" w:color="auto" w:fill="FFFFFF"/>
        </w:rPr>
        <w:t>N'&lt;xsd:schema xmlns:xsd="http://www.w3.org/2001/XMLSchema" xmlns:t="http://www.aquasoft.cz/namespaces/envelope/ver4" targetNamespace="http://www.aquasoft.cz/namespaces/envelope/ver4" elementFormDefault="qualified"&gt;&lt;xsd:element name="Envelope"&gt;&lt;xsd:complexType&gt;&lt;xsd:complexContent&gt;&lt;xsd:restriction base="xsd:anyType"&gt;&lt;xsd:sequence&gt;&lt;xsd:element name="MsgInfo" minOccurs="0"&gt;&lt;xsd:complexType&gt;&lt;xsd:complexContent&gt;&lt;xsd:restriction base="xsd:anyType"&gt;&lt;xsd:sequence&gt;&lt;xsd:any processContents="skip" minOccurs="0" maxOccurs="unbounded" /&gt;&lt;/xsd:sequence&gt;&lt;/xsd:restriction&gt;&lt;/xsd:complexContent&gt;&lt;/xsd:complexType&gt;&lt;/xsd:element&gt;&lt;xsd:choice&gt;&lt;xsd:element name="Data"&gt;&lt;xsd:complexType&gt;&lt;xsd:complexContent&gt;&lt;xsd:restriction base="xsd:anyType"&gt;&lt;xsd:sequence&gt;&lt;xsd:any processContents="skip" /&gt;&lt;/xsd:sequence&gt;&lt;/xsd:restriction&gt;&lt;/xsd:complexContent&gt;&lt;/xsd:complexType&gt;&lt;/xsd:element&gt;&lt;xsd:element name="Base64Data"&gt;&lt;xsd:simpleType&gt;&lt;xsd:restriction base="xsd:string" /&gt;&lt;/xsd:simpleType&gt;&lt;/xsd:element&gt;&lt;/xsd:choice&gt;&lt;/xsd:sequence&gt;&lt;xsd:attribute name="msgtype" type="xsd:string" use="required" /&gt;&lt;xsd:anyAttribute processContents="skip" /&gt;&lt;/xsd:restriction&gt;&lt;/xsd:complexContent&gt;&lt;/xsd:complexType&gt;&lt;/xsd:element&gt;&lt;/xsd:schema&gt;'</w:t>
      </w:r>
      <w:r w:rsidRPr="00FE39EF">
        <w:rPr>
          <w:rStyle w:val="eop"/>
          <w:rFonts w:ascii="Consolas" w:hAnsi="Consolas" w:cs="Segoe UI"/>
          <w:color w:val="FF0000"/>
          <w:sz w:val="16"/>
          <w:szCs w:val="16"/>
        </w:rPr>
        <w:t> </w:t>
      </w:r>
    </w:p>
    <w:p w:rsidRPr="00FE39EF" w:rsidR="00061BCD" w:rsidP="00061BCD" w:rsidRDefault="00061BCD" w14:paraId="07E01014" w14:textId="77777777">
      <w:pPr>
        <w:pStyle w:val="paragraph"/>
        <w:spacing w:before="0" w:beforeAutospacing="0" w:after="0" w:afterAutospacing="0"/>
        <w:textAlignment w:val="baseline"/>
        <w:rPr>
          <w:rFonts w:ascii="Segoe UI" w:hAnsi="Segoe UI" w:cs="Segoe UI"/>
          <w:sz w:val="18"/>
          <w:szCs w:val="18"/>
        </w:rPr>
      </w:pPr>
      <w:r w:rsidRPr="00FE39EF">
        <w:rPr>
          <w:rStyle w:val="normaltextrun"/>
          <w:rFonts w:ascii="Consolas" w:hAnsi="Consolas" w:cs="Segoe UI"/>
          <w:color w:val="0000FF"/>
          <w:sz w:val="16"/>
          <w:szCs w:val="16"/>
          <w:shd w:val="clear" w:color="auto" w:fill="FFFFFF"/>
        </w:rPr>
        <w:t>GO</w:t>
      </w:r>
      <w:r w:rsidRPr="00FE39EF">
        <w:rPr>
          <w:rStyle w:val="eop"/>
          <w:rFonts w:ascii="Consolas" w:hAnsi="Consolas" w:cs="Segoe UI"/>
          <w:color w:val="0000FF"/>
          <w:sz w:val="16"/>
          <w:szCs w:val="16"/>
        </w:rPr>
        <w:t> </w:t>
      </w:r>
    </w:p>
    <w:p w:rsidRPr="00FE39EF" w:rsidR="00061BCD" w:rsidP="00061BCD" w:rsidRDefault="00061BCD" w14:paraId="39D58F68" w14:textId="77777777">
      <w:pPr>
        <w:pStyle w:val="paragraph"/>
        <w:spacing w:before="0" w:beforeAutospacing="0" w:after="0" w:afterAutospacing="0"/>
        <w:textAlignment w:val="baseline"/>
        <w:rPr>
          <w:rFonts w:ascii="Segoe UI" w:hAnsi="Segoe UI" w:cs="Segoe UI"/>
          <w:sz w:val="18"/>
          <w:szCs w:val="18"/>
        </w:rPr>
      </w:pPr>
      <w:r w:rsidRPr="00FE39EF">
        <w:rPr>
          <w:rStyle w:val="eop"/>
          <w:rFonts w:ascii="Consolas" w:hAnsi="Consolas" w:cs="Segoe UI"/>
          <w:color w:val="000000"/>
          <w:sz w:val="16"/>
          <w:szCs w:val="16"/>
        </w:rPr>
        <w:t> </w:t>
      </w:r>
    </w:p>
    <w:p w:rsidRPr="00FE39EF" w:rsidR="00061BCD" w:rsidP="00061BCD" w:rsidRDefault="00061BCD" w14:paraId="50EB4ED7" w14:textId="77777777">
      <w:pPr>
        <w:pStyle w:val="paragraph"/>
        <w:spacing w:before="0" w:beforeAutospacing="0" w:after="0" w:afterAutospacing="0"/>
        <w:textAlignment w:val="baseline"/>
        <w:rPr>
          <w:rFonts w:ascii="Segoe UI" w:hAnsi="Segoe UI" w:cs="Segoe UI"/>
          <w:sz w:val="18"/>
          <w:szCs w:val="18"/>
        </w:rPr>
      </w:pPr>
      <w:r w:rsidRPr="00FE39EF">
        <w:rPr>
          <w:rStyle w:val="normaltextrun"/>
          <w:rFonts w:ascii="Consolas" w:hAnsi="Consolas" w:cs="Segoe UI"/>
          <w:color w:val="0000FF"/>
          <w:sz w:val="16"/>
          <w:szCs w:val="16"/>
          <w:shd w:val="clear" w:color="auto" w:fill="FFFFFF"/>
        </w:rPr>
        <w:t>CREATE</w:t>
      </w:r>
      <w:r w:rsidRPr="00FE39EF">
        <w:rPr>
          <w:rStyle w:val="normaltextrun"/>
          <w:rFonts w:ascii="Consolas" w:hAnsi="Consolas" w:cs="Segoe UI"/>
          <w:color w:val="000000"/>
          <w:sz w:val="16"/>
          <w:szCs w:val="16"/>
          <w:shd w:val="clear" w:color="auto" w:fill="FFFFFF"/>
        </w:rPr>
        <w:t> </w:t>
      </w:r>
      <w:r w:rsidRPr="00FE39EF">
        <w:rPr>
          <w:rStyle w:val="normaltextrun"/>
          <w:rFonts w:ascii="Consolas" w:hAnsi="Consolas" w:cs="Segoe UI"/>
          <w:color w:val="0000FF"/>
          <w:sz w:val="16"/>
          <w:szCs w:val="16"/>
          <w:shd w:val="clear" w:color="auto" w:fill="FFFFFF"/>
        </w:rPr>
        <w:t>MESSAGE</w:t>
      </w:r>
      <w:r w:rsidRPr="00FE39EF">
        <w:rPr>
          <w:rStyle w:val="normaltextrun"/>
          <w:rFonts w:ascii="Consolas" w:hAnsi="Consolas" w:cs="Segoe UI"/>
          <w:color w:val="000000"/>
          <w:sz w:val="16"/>
          <w:szCs w:val="16"/>
          <w:shd w:val="clear" w:color="auto" w:fill="FFFFFF"/>
        </w:rPr>
        <w:t> </w:t>
      </w:r>
      <w:r w:rsidRPr="00FE39EF">
        <w:rPr>
          <w:rStyle w:val="normaltextrun"/>
          <w:rFonts w:ascii="Consolas" w:hAnsi="Consolas" w:cs="Segoe UI"/>
          <w:color w:val="0000FF"/>
          <w:sz w:val="16"/>
          <w:szCs w:val="16"/>
          <w:shd w:val="clear" w:color="auto" w:fill="FFFFFF"/>
        </w:rPr>
        <w:t>TYPE</w:t>
      </w:r>
      <w:r w:rsidRPr="00FE39EF">
        <w:rPr>
          <w:rStyle w:val="normaltextrun"/>
          <w:rFonts w:ascii="Consolas" w:hAnsi="Consolas" w:cs="Segoe UI"/>
          <w:color w:val="000000"/>
          <w:sz w:val="16"/>
          <w:szCs w:val="16"/>
          <w:shd w:val="clear" w:color="auto" w:fill="FFFFFF"/>
        </w:rPr>
        <w:t> [http://www.aquasoft.cz/namespaces/envelope/ver4] </w:t>
      </w:r>
      <w:r w:rsidRPr="00FE39EF">
        <w:rPr>
          <w:rStyle w:val="eop"/>
          <w:rFonts w:ascii="Consolas" w:hAnsi="Consolas" w:cs="Segoe UI"/>
          <w:color w:val="000000"/>
          <w:sz w:val="16"/>
          <w:szCs w:val="16"/>
        </w:rPr>
        <w:t> </w:t>
      </w:r>
    </w:p>
    <w:p w:rsidRPr="00FE39EF" w:rsidR="00061BCD" w:rsidP="00061BCD" w:rsidRDefault="00061BCD" w14:paraId="6E3C6193" w14:textId="77777777">
      <w:pPr>
        <w:pStyle w:val="paragraph"/>
        <w:spacing w:before="0" w:beforeAutospacing="0" w:after="0" w:afterAutospacing="0"/>
        <w:textAlignment w:val="baseline"/>
        <w:rPr>
          <w:rFonts w:ascii="Segoe UI" w:hAnsi="Segoe UI" w:cs="Segoe UI"/>
          <w:sz w:val="18"/>
          <w:szCs w:val="18"/>
        </w:rPr>
      </w:pPr>
      <w:r w:rsidRPr="00FE39EF">
        <w:rPr>
          <w:rStyle w:val="normaltextrun"/>
          <w:rFonts w:ascii="Consolas" w:hAnsi="Consolas" w:cs="Segoe UI"/>
          <w:color w:val="000000"/>
          <w:sz w:val="16"/>
          <w:szCs w:val="16"/>
          <w:shd w:val="clear" w:color="auto" w:fill="FFFFFF"/>
        </w:rPr>
        <w:t>  </w:t>
      </w:r>
      <w:r w:rsidRPr="00FE39EF">
        <w:rPr>
          <w:rStyle w:val="normaltextrun"/>
          <w:rFonts w:ascii="Consolas" w:hAnsi="Consolas" w:cs="Segoe UI"/>
          <w:color w:val="0000FF"/>
          <w:sz w:val="16"/>
          <w:szCs w:val="16"/>
          <w:shd w:val="clear" w:color="auto" w:fill="FFFFFF"/>
        </w:rPr>
        <w:t>AUTHORIZATION</w:t>
      </w:r>
      <w:r w:rsidRPr="00FE39EF">
        <w:rPr>
          <w:rStyle w:val="normaltextrun"/>
          <w:rFonts w:ascii="Consolas" w:hAnsi="Consolas" w:cs="Segoe UI"/>
          <w:color w:val="000000"/>
          <w:sz w:val="16"/>
          <w:szCs w:val="16"/>
          <w:shd w:val="clear" w:color="auto" w:fill="FFFFFF"/>
        </w:rPr>
        <w:t> [dbo] </w:t>
      </w:r>
      <w:r w:rsidRPr="00FE39EF">
        <w:rPr>
          <w:rStyle w:val="eop"/>
          <w:rFonts w:ascii="Consolas" w:hAnsi="Consolas" w:cs="Segoe UI"/>
          <w:color w:val="000000"/>
          <w:sz w:val="16"/>
          <w:szCs w:val="16"/>
        </w:rPr>
        <w:t> </w:t>
      </w:r>
    </w:p>
    <w:p w:rsidRPr="00FE39EF" w:rsidR="00061BCD" w:rsidP="00061BCD" w:rsidRDefault="00061BCD" w14:paraId="1D782B95" w14:textId="77777777">
      <w:pPr>
        <w:pStyle w:val="paragraph"/>
        <w:spacing w:before="0" w:beforeAutospacing="0" w:after="0" w:afterAutospacing="0"/>
        <w:textAlignment w:val="baseline"/>
        <w:rPr>
          <w:rFonts w:ascii="Segoe UI" w:hAnsi="Segoe UI" w:cs="Segoe UI"/>
          <w:sz w:val="18"/>
          <w:szCs w:val="18"/>
        </w:rPr>
      </w:pPr>
      <w:r w:rsidRPr="00FE39EF">
        <w:rPr>
          <w:rStyle w:val="normaltextrun"/>
          <w:rFonts w:ascii="Consolas" w:hAnsi="Consolas" w:cs="Segoe UI"/>
          <w:color w:val="000000"/>
          <w:sz w:val="16"/>
          <w:szCs w:val="16"/>
          <w:shd w:val="clear" w:color="auto" w:fill="FFFFFF"/>
        </w:rPr>
        <w:t>  </w:t>
      </w:r>
      <w:r w:rsidRPr="00FE39EF">
        <w:rPr>
          <w:rStyle w:val="normaltextrun"/>
          <w:rFonts w:ascii="Consolas" w:hAnsi="Consolas" w:cs="Segoe UI"/>
          <w:color w:val="0000FF"/>
          <w:sz w:val="16"/>
          <w:szCs w:val="16"/>
          <w:shd w:val="clear" w:color="auto" w:fill="FFFFFF"/>
        </w:rPr>
        <w:t>VALIDATION</w:t>
      </w:r>
      <w:r w:rsidRPr="00FE39EF">
        <w:rPr>
          <w:rStyle w:val="normaltextrun"/>
          <w:rFonts w:ascii="Consolas" w:hAnsi="Consolas" w:cs="Segoe UI"/>
          <w:color w:val="000000"/>
          <w:sz w:val="16"/>
          <w:szCs w:val="16"/>
          <w:shd w:val="clear" w:color="auto" w:fill="FFFFFF"/>
        </w:rPr>
        <w:t> </w:t>
      </w:r>
      <w:r w:rsidRPr="00FE39EF">
        <w:rPr>
          <w:rStyle w:val="normaltextrun"/>
          <w:rFonts w:ascii="Consolas" w:hAnsi="Consolas" w:cs="Segoe UI"/>
          <w:color w:val="808080"/>
          <w:sz w:val="16"/>
          <w:szCs w:val="16"/>
          <w:shd w:val="clear" w:color="auto" w:fill="FFFFFF"/>
        </w:rPr>
        <w:t>=</w:t>
      </w:r>
      <w:r w:rsidRPr="00FE39EF">
        <w:rPr>
          <w:rStyle w:val="normaltextrun"/>
          <w:rFonts w:ascii="Consolas" w:hAnsi="Consolas" w:cs="Segoe UI"/>
          <w:color w:val="000000"/>
          <w:sz w:val="16"/>
          <w:szCs w:val="16"/>
          <w:shd w:val="clear" w:color="auto" w:fill="FFFFFF"/>
        </w:rPr>
        <w:t> </w:t>
      </w:r>
      <w:r w:rsidRPr="00FE39EF">
        <w:rPr>
          <w:rStyle w:val="normaltextrun"/>
          <w:rFonts w:ascii="Consolas" w:hAnsi="Consolas" w:cs="Segoe UI"/>
          <w:color w:val="0000FF"/>
          <w:sz w:val="16"/>
          <w:szCs w:val="16"/>
          <w:shd w:val="clear" w:color="auto" w:fill="FFFFFF"/>
        </w:rPr>
        <w:t>VALID_XML</w:t>
      </w:r>
      <w:r w:rsidRPr="00FE39EF">
        <w:rPr>
          <w:rStyle w:val="normaltextrun"/>
          <w:rFonts w:ascii="Consolas" w:hAnsi="Consolas" w:cs="Segoe UI"/>
          <w:color w:val="000000"/>
          <w:sz w:val="16"/>
          <w:szCs w:val="16"/>
          <w:shd w:val="clear" w:color="auto" w:fill="FFFFFF"/>
        </w:rPr>
        <w:t> </w:t>
      </w:r>
      <w:r w:rsidRPr="00FE39EF">
        <w:rPr>
          <w:rStyle w:val="normaltextrun"/>
          <w:rFonts w:ascii="Consolas" w:hAnsi="Consolas" w:cs="Segoe UI"/>
          <w:color w:val="0000FF"/>
          <w:sz w:val="16"/>
          <w:szCs w:val="16"/>
          <w:shd w:val="clear" w:color="auto" w:fill="FFFFFF"/>
        </w:rPr>
        <w:t>WITH</w:t>
      </w:r>
      <w:r w:rsidRPr="00FE39EF">
        <w:rPr>
          <w:rStyle w:val="normaltextrun"/>
          <w:rFonts w:ascii="Consolas" w:hAnsi="Consolas" w:cs="Segoe UI"/>
          <w:color w:val="000000"/>
          <w:sz w:val="16"/>
          <w:szCs w:val="16"/>
          <w:shd w:val="clear" w:color="auto" w:fill="FFFFFF"/>
        </w:rPr>
        <w:t> </w:t>
      </w:r>
      <w:r w:rsidRPr="00FE39EF">
        <w:rPr>
          <w:rStyle w:val="normaltextrun"/>
          <w:rFonts w:ascii="Consolas" w:hAnsi="Consolas" w:cs="Segoe UI"/>
          <w:color w:val="0000FF"/>
          <w:sz w:val="16"/>
          <w:szCs w:val="16"/>
          <w:shd w:val="clear" w:color="auto" w:fill="FFFFFF"/>
        </w:rPr>
        <w:t>SCHEMA</w:t>
      </w:r>
      <w:r w:rsidRPr="00FE39EF">
        <w:rPr>
          <w:rStyle w:val="normaltextrun"/>
          <w:rFonts w:ascii="Consolas" w:hAnsi="Consolas" w:cs="Segoe UI"/>
          <w:color w:val="000000"/>
          <w:sz w:val="16"/>
          <w:szCs w:val="16"/>
          <w:shd w:val="clear" w:color="auto" w:fill="FFFFFF"/>
        </w:rPr>
        <w:t> </w:t>
      </w:r>
      <w:r w:rsidRPr="00FE39EF">
        <w:rPr>
          <w:rStyle w:val="normaltextrun"/>
          <w:rFonts w:ascii="Consolas" w:hAnsi="Consolas" w:cs="Segoe UI"/>
          <w:color w:val="0000FF"/>
          <w:sz w:val="16"/>
          <w:szCs w:val="16"/>
          <w:shd w:val="clear" w:color="auto" w:fill="FFFFFF"/>
        </w:rPr>
        <w:t>COLLECTION</w:t>
      </w:r>
      <w:r w:rsidRPr="00FE39EF">
        <w:rPr>
          <w:rStyle w:val="normaltextrun"/>
          <w:rFonts w:ascii="Consolas" w:hAnsi="Consolas" w:cs="Segoe UI"/>
          <w:color w:val="000000"/>
          <w:sz w:val="16"/>
          <w:szCs w:val="16"/>
          <w:shd w:val="clear" w:color="auto" w:fill="FFFFFF"/>
        </w:rPr>
        <w:t> [dbo]</w:t>
      </w:r>
      <w:r w:rsidRPr="00FE39EF">
        <w:rPr>
          <w:rStyle w:val="normaltextrun"/>
          <w:rFonts w:ascii="Consolas" w:hAnsi="Consolas" w:cs="Segoe UI"/>
          <w:color w:val="808080"/>
          <w:sz w:val="16"/>
          <w:szCs w:val="16"/>
          <w:shd w:val="clear" w:color="auto" w:fill="FFFFFF"/>
        </w:rPr>
        <w:t>.</w:t>
      </w:r>
      <w:r w:rsidRPr="00FE39EF">
        <w:rPr>
          <w:rStyle w:val="normaltextrun"/>
          <w:rFonts w:ascii="Consolas" w:hAnsi="Consolas" w:cs="Segoe UI"/>
          <w:color w:val="000000"/>
          <w:sz w:val="16"/>
          <w:szCs w:val="16"/>
          <w:shd w:val="clear" w:color="auto" w:fill="FFFFFF"/>
        </w:rPr>
        <w:t>[Envelope_V4]</w:t>
      </w:r>
      <w:r w:rsidRPr="00FE39EF">
        <w:rPr>
          <w:rStyle w:val="eop"/>
          <w:rFonts w:ascii="Consolas" w:hAnsi="Consolas" w:cs="Segoe UI"/>
          <w:color w:val="000000"/>
          <w:sz w:val="16"/>
          <w:szCs w:val="16"/>
        </w:rPr>
        <w:t> </w:t>
      </w:r>
    </w:p>
    <w:p w:rsidRPr="00FE39EF" w:rsidR="00061BCD" w:rsidP="00061BCD" w:rsidRDefault="00061BCD" w14:paraId="262CAB41" w14:textId="77777777">
      <w:pPr>
        <w:pStyle w:val="paragraph"/>
        <w:shd w:val="clear" w:color="auto" w:fill="FFFFFF"/>
        <w:spacing w:before="0" w:beforeAutospacing="0" w:after="0" w:afterAutospacing="0"/>
        <w:textAlignment w:val="baseline"/>
        <w:rPr>
          <w:rFonts w:ascii="Segoe UI" w:hAnsi="Segoe UI" w:cs="Segoe UI"/>
          <w:sz w:val="18"/>
          <w:szCs w:val="18"/>
        </w:rPr>
      </w:pPr>
      <w:r w:rsidRPr="00FE39EF">
        <w:rPr>
          <w:rStyle w:val="normaltextrun"/>
          <w:rFonts w:ascii="Consolas" w:hAnsi="Consolas" w:cs="Segoe UI"/>
          <w:color w:val="0000FF"/>
          <w:sz w:val="16"/>
          <w:szCs w:val="16"/>
          <w:shd w:val="clear" w:color="auto" w:fill="FFFFFF"/>
        </w:rPr>
        <w:t>GO</w:t>
      </w:r>
      <w:r w:rsidRPr="00FE39EF">
        <w:rPr>
          <w:rStyle w:val="eop"/>
          <w:rFonts w:ascii="Consolas" w:hAnsi="Consolas" w:cs="Segoe UI"/>
          <w:color w:val="0000FF"/>
          <w:sz w:val="16"/>
          <w:szCs w:val="16"/>
        </w:rPr>
        <w:t> </w:t>
      </w:r>
    </w:p>
    <w:p w:rsidRPr="009E3163" w:rsidR="009E3163" w:rsidP="009E3163" w:rsidRDefault="009E3163" w14:paraId="5045F859" w14:textId="7EDAAA8D">
      <w:r w:rsidRPr="009E3163">
        <w:t> </w:t>
      </w:r>
      <w:bookmarkStart w:name="_Hlk220672507" w:id="81"/>
    </w:p>
    <w:bookmarkEnd w:id="81"/>
    <w:p w:rsidRPr="009E3163" w:rsidR="009E3163" w:rsidP="009E3163" w:rsidRDefault="009E3163" w14:paraId="27554267" w14:textId="2E1F4FEE">
      <w:r w:rsidRPr="009E3163">
        <w:t xml:space="preserve">Example of the </w:t>
      </w:r>
      <w:r w:rsidRPr="00FE39EF" w:rsidR="00CF5787">
        <w:t>TaricRequest message</w:t>
      </w:r>
      <w:r w:rsidRPr="009E3163">
        <w:t>: </w:t>
      </w:r>
    </w:p>
    <w:p w:rsidRPr="00E87ACD" w:rsidR="00E87ACD" w:rsidP="000C5715" w:rsidRDefault="00E87ACD" w14:paraId="51AAE79B" w14:textId="77777777">
      <w:pPr>
        <w:rPr>
          <w:rFonts w:ascii="Consolas" w:hAnsi="Consolas"/>
          <w:color w:val="CCCCCC"/>
          <w:sz w:val="21"/>
          <w:szCs w:val="21"/>
        </w:rPr>
      </w:pPr>
      <w:r w:rsidRPr="00E87ACD">
        <w:rPr>
          <w:rFonts w:ascii="Consolas" w:hAnsi="Consolas"/>
          <w:color w:val="808080"/>
          <w:sz w:val="21"/>
          <w:szCs w:val="21"/>
        </w:rPr>
        <w:t>&lt;</w:t>
      </w:r>
      <w:r w:rsidRPr="00E87ACD">
        <w:rPr>
          <w:rFonts w:ascii="Consolas" w:hAnsi="Consolas"/>
          <w:color w:val="569CD6"/>
          <w:sz w:val="21"/>
          <w:szCs w:val="21"/>
        </w:rPr>
        <w:t>env:Envelope</w:t>
      </w:r>
      <w:r w:rsidRPr="00E87ACD">
        <w:rPr>
          <w:rFonts w:ascii="Consolas" w:hAnsi="Consolas"/>
          <w:color w:val="CCCCCC"/>
          <w:sz w:val="21"/>
          <w:szCs w:val="21"/>
        </w:rPr>
        <w:t xml:space="preserve"> </w:t>
      </w:r>
      <w:r w:rsidRPr="00E87ACD">
        <w:rPr>
          <w:rFonts w:ascii="Consolas" w:hAnsi="Consolas"/>
          <w:color w:val="9CDCFE"/>
          <w:sz w:val="21"/>
          <w:szCs w:val="21"/>
        </w:rPr>
        <w:t>msgtype</w:t>
      </w:r>
      <w:r w:rsidRPr="00E87ACD">
        <w:rPr>
          <w:rFonts w:ascii="Consolas" w:hAnsi="Consolas"/>
          <w:color w:val="CCCCCC"/>
          <w:sz w:val="21"/>
          <w:szCs w:val="21"/>
        </w:rPr>
        <w:t>=</w:t>
      </w:r>
      <w:r w:rsidRPr="00E87ACD">
        <w:rPr>
          <w:rFonts w:ascii="Consolas" w:hAnsi="Consolas"/>
          <w:color w:val="CE9178"/>
          <w:sz w:val="21"/>
          <w:szCs w:val="21"/>
        </w:rPr>
        <w:t>"TaricRequest"</w:t>
      </w:r>
      <w:r w:rsidRPr="00E87ACD">
        <w:rPr>
          <w:rFonts w:ascii="Consolas" w:hAnsi="Consolas"/>
          <w:color w:val="CCCCCC"/>
          <w:sz w:val="21"/>
          <w:szCs w:val="21"/>
        </w:rPr>
        <w:t xml:space="preserve"> </w:t>
      </w:r>
      <w:r w:rsidRPr="00E87ACD">
        <w:rPr>
          <w:rFonts w:ascii="Consolas" w:hAnsi="Consolas"/>
          <w:color w:val="9CDCFE"/>
          <w:sz w:val="21"/>
          <w:szCs w:val="21"/>
        </w:rPr>
        <w:t>xmlns:env</w:t>
      </w:r>
      <w:r w:rsidRPr="00E87ACD">
        <w:rPr>
          <w:rFonts w:ascii="Consolas" w:hAnsi="Consolas"/>
          <w:color w:val="CCCCCC"/>
          <w:sz w:val="21"/>
          <w:szCs w:val="21"/>
        </w:rPr>
        <w:t>=</w:t>
      </w:r>
      <w:r w:rsidRPr="00E87ACD">
        <w:rPr>
          <w:rFonts w:ascii="Consolas" w:hAnsi="Consolas"/>
          <w:color w:val="CE9178"/>
          <w:sz w:val="21"/>
          <w:szCs w:val="21"/>
        </w:rPr>
        <w:t>"http://www.aquasoft.cz/namespaces/envelope/ver4"</w:t>
      </w:r>
      <w:r w:rsidRPr="00E87ACD">
        <w:rPr>
          <w:rFonts w:ascii="Consolas" w:hAnsi="Consolas"/>
          <w:color w:val="808080"/>
          <w:sz w:val="21"/>
          <w:szCs w:val="21"/>
        </w:rPr>
        <w:t>&gt;</w:t>
      </w:r>
      <w:r w:rsidRPr="00E87ACD">
        <w:rPr>
          <w:rFonts w:ascii="Consolas" w:hAnsi="Consolas"/>
          <w:color w:val="CCCCCC"/>
          <w:sz w:val="21"/>
          <w:szCs w:val="21"/>
        </w:rPr>
        <w:t xml:space="preserve"> </w:t>
      </w:r>
    </w:p>
    <w:p w:rsidRPr="00E87ACD" w:rsidR="00E87ACD" w:rsidP="000C5715" w:rsidRDefault="00E87ACD" w14:paraId="2484073E" w14:textId="77777777">
      <w:pPr>
        <w:rPr>
          <w:rFonts w:ascii="Consolas" w:hAnsi="Consolas"/>
          <w:color w:val="CCCCCC"/>
          <w:sz w:val="21"/>
          <w:szCs w:val="21"/>
        </w:rPr>
      </w:pPr>
      <w:r w:rsidRPr="00E87ACD">
        <w:rPr>
          <w:rFonts w:ascii="Consolas" w:hAnsi="Consolas"/>
          <w:color w:val="808080"/>
          <w:sz w:val="21"/>
          <w:szCs w:val="21"/>
        </w:rPr>
        <w:t>&lt;</w:t>
      </w:r>
      <w:r w:rsidRPr="00E87ACD">
        <w:rPr>
          <w:rFonts w:ascii="Consolas" w:hAnsi="Consolas"/>
          <w:color w:val="569CD6"/>
          <w:sz w:val="21"/>
          <w:szCs w:val="21"/>
        </w:rPr>
        <w:t>env:Data</w:t>
      </w:r>
      <w:r w:rsidRPr="00E87ACD">
        <w:rPr>
          <w:rFonts w:ascii="Consolas" w:hAnsi="Consolas"/>
          <w:color w:val="808080"/>
          <w:sz w:val="21"/>
          <w:szCs w:val="21"/>
        </w:rPr>
        <w:t>&gt;</w:t>
      </w:r>
      <w:r w:rsidRPr="00E87ACD">
        <w:rPr>
          <w:rFonts w:ascii="Consolas" w:hAnsi="Consolas"/>
          <w:color w:val="CCCCCC"/>
          <w:sz w:val="21"/>
          <w:szCs w:val="21"/>
        </w:rPr>
        <w:t xml:space="preserve"> </w:t>
      </w:r>
    </w:p>
    <w:p w:rsidRPr="00E87ACD" w:rsidR="00E87ACD" w:rsidP="000C5715" w:rsidRDefault="00E87ACD" w14:paraId="78169882" w14:textId="77777777">
      <w:pPr>
        <w:rPr>
          <w:rFonts w:ascii="Consolas" w:hAnsi="Consolas"/>
          <w:color w:val="CCCCCC"/>
          <w:sz w:val="21"/>
          <w:szCs w:val="21"/>
        </w:rPr>
      </w:pPr>
      <w:r w:rsidRPr="00E87ACD">
        <w:rPr>
          <w:rFonts w:ascii="Consolas" w:hAnsi="Consolas"/>
          <w:color w:val="808080"/>
          <w:sz w:val="21"/>
          <w:szCs w:val="21"/>
        </w:rPr>
        <w:t>&lt;</w:t>
      </w:r>
      <w:r w:rsidRPr="00E87ACD">
        <w:rPr>
          <w:rFonts w:ascii="Consolas" w:hAnsi="Consolas"/>
          <w:color w:val="569CD6"/>
          <w:sz w:val="21"/>
          <w:szCs w:val="21"/>
        </w:rPr>
        <w:t>TaricRequest</w:t>
      </w:r>
      <w:r w:rsidRPr="00E87ACD">
        <w:rPr>
          <w:rFonts w:ascii="Consolas" w:hAnsi="Consolas"/>
          <w:color w:val="808080"/>
          <w:sz w:val="21"/>
          <w:szCs w:val="21"/>
        </w:rPr>
        <w:t>&gt;</w:t>
      </w:r>
    </w:p>
    <w:p w:rsidRPr="00E87ACD" w:rsidR="00E87ACD" w:rsidP="000C5715" w:rsidRDefault="00E87ACD" w14:paraId="15E59BE7" w14:textId="77777777">
      <w:pPr>
        <w:rPr>
          <w:rFonts w:ascii="Consolas" w:hAnsi="Consolas"/>
          <w:color w:val="CCCCCC"/>
          <w:sz w:val="21"/>
          <w:szCs w:val="21"/>
        </w:rPr>
      </w:pPr>
      <w:r w:rsidRPr="00E87ACD">
        <w:rPr>
          <w:rFonts w:ascii="Consolas" w:hAnsi="Consolas"/>
          <w:color w:val="CCCCCC"/>
          <w:sz w:val="21"/>
          <w:szCs w:val="21"/>
        </w:rPr>
        <w:t xml:space="preserve">  </w:t>
      </w:r>
      <w:r w:rsidRPr="00E87ACD">
        <w:rPr>
          <w:rFonts w:ascii="Consolas" w:hAnsi="Consolas"/>
          <w:color w:val="808080"/>
          <w:sz w:val="21"/>
          <w:szCs w:val="21"/>
        </w:rPr>
        <w:t>&lt;</w:t>
      </w:r>
      <w:r w:rsidRPr="00E87ACD">
        <w:rPr>
          <w:rFonts w:ascii="Consolas" w:hAnsi="Consolas"/>
          <w:color w:val="569CD6"/>
          <w:sz w:val="21"/>
          <w:szCs w:val="21"/>
        </w:rPr>
        <w:t>Version</w:t>
      </w:r>
      <w:r w:rsidRPr="00E87ACD">
        <w:rPr>
          <w:rFonts w:ascii="Consolas" w:hAnsi="Consolas"/>
          <w:color w:val="808080"/>
          <w:sz w:val="21"/>
          <w:szCs w:val="21"/>
        </w:rPr>
        <w:t>&gt;</w:t>
      </w:r>
      <w:r w:rsidRPr="00E87ACD">
        <w:rPr>
          <w:rFonts w:ascii="Consolas" w:hAnsi="Consolas"/>
          <w:color w:val="CCCCCC"/>
          <w:sz w:val="21"/>
          <w:szCs w:val="21"/>
        </w:rPr>
        <w:t>1.0</w:t>
      </w:r>
      <w:r w:rsidRPr="00E87ACD">
        <w:rPr>
          <w:rFonts w:ascii="Consolas" w:hAnsi="Consolas"/>
          <w:color w:val="808080"/>
          <w:sz w:val="21"/>
          <w:szCs w:val="21"/>
        </w:rPr>
        <w:t>&lt;/</w:t>
      </w:r>
      <w:r w:rsidRPr="00E87ACD">
        <w:rPr>
          <w:rFonts w:ascii="Consolas" w:hAnsi="Consolas"/>
          <w:color w:val="569CD6"/>
          <w:sz w:val="21"/>
          <w:szCs w:val="21"/>
        </w:rPr>
        <w:t>Version</w:t>
      </w:r>
      <w:r w:rsidRPr="00E87ACD">
        <w:rPr>
          <w:rFonts w:ascii="Consolas" w:hAnsi="Consolas"/>
          <w:color w:val="808080"/>
          <w:sz w:val="21"/>
          <w:szCs w:val="21"/>
        </w:rPr>
        <w:t>&gt;</w:t>
      </w:r>
    </w:p>
    <w:p w:rsidRPr="00E87ACD" w:rsidR="00E87ACD" w:rsidP="000C5715" w:rsidRDefault="00E87ACD" w14:paraId="249ABD51" w14:textId="30A21090">
      <w:pPr>
        <w:rPr>
          <w:rFonts w:ascii="Consolas" w:hAnsi="Consolas"/>
          <w:color w:val="808080"/>
          <w:sz w:val="21"/>
          <w:szCs w:val="21"/>
        </w:rPr>
      </w:pPr>
      <w:r w:rsidRPr="00E87ACD">
        <w:rPr>
          <w:rFonts w:ascii="Consolas" w:hAnsi="Consolas"/>
          <w:color w:val="CCCCCC"/>
          <w:sz w:val="21"/>
          <w:szCs w:val="21"/>
        </w:rPr>
        <w:t xml:space="preserve">  </w:t>
      </w:r>
      <w:r w:rsidRPr="00E87ACD">
        <w:rPr>
          <w:rFonts w:ascii="Consolas" w:hAnsi="Consolas"/>
          <w:color w:val="808080"/>
          <w:sz w:val="21"/>
          <w:szCs w:val="21"/>
        </w:rPr>
        <w:t>&lt;</w:t>
      </w:r>
      <w:r w:rsidRPr="00E87ACD">
        <w:rPr>
          <w:rFonts w:ascii="Consolas" w:hAnsi="Consolas"/>
          <w:color w:val="569CD6"/>
          <w:sz w:val="21"/>
          <w:szCs w:val="21"/>
        </w:rPr>
        <w:t>GUID</w:t>
      </w:r>
      <w:r w:rsidRPr="00E87ACD">
        <w:rPr>
          <w:rFonts w:ascii="Consolas" w:hAnsi="Consolas"/>
          <w:color w:val="808080"/>
          <w:sz w:val="21"/>
          <w:szCs w:val="21"/>
        </w:rPr>
        <w:t>&gt;</w:t>
      </w:r>
      <w:r w:rsidRPr="00FE39EF" w:rsidR="00CF5787">
        <w:rPr>
          <w:rFonts w:ascii="Consolas" w:hAnsi="Consolas"/>
          <w:color w:val="CCCCCC"/>
          <w:sz w:val="21"/>
          <w:szCs w:val="21"/>
        </w:rPr>
        <w:t>939f4e44-825d-4e8c-8bba-0afcce67dd6a</w:t>
      </w:r>
      <w:r w:rsidRPr="00E87ACD">
        <w:rPr>
          <w:rFonts w:ascii="Consolas" w:hAnsi="Consolas"/>
          <w:color w:val="808080"/>
          <w:sz w:val="21"/>
          <w:szCs w:val="21"/>
        </w:rPr>
        <w:t>&lt;/</w:t>
      </w:r>
      <w:r w:rsidRPr="00E87ACD">
        <w:rPr>
          <w:rFonts w:ascii="Consolas" w:hAnsi="Consolas"/>
          <w:color w:val="569CD6"/>
          <w:sz w:val="21"/>
          <w:szCs w:val="21"/>
        </w:rPr>
        <w:t>GUID</w:t>
      </w:r>
      <w:r w:rsidRPr="00E87ACD">
        <w:rPr>
          <w:rFonts w:ascii="Consolas" w:hAnsi="Consolas"/>
          <w:color w:val="808080"/>
          <w:sz w:val="21"/>
          <w:szCs w:val="21"/>
        </w:rPr>
        <w:t>&gt;</w:t>
      </w:r>
    </w:p>
    <w:p w:rsidRPr="00E87ACD" w:rsidR="00E87ACD" w:rsidP="000C5715" w:rsidRDefault="00E87ACD" w14:paraId="5F5DA271" w14:textId="77777777">
      <w:pPr>
        <w:rPr>
          <w:rFonts w:ascii="Consolas" w:hAnsi="Consolas"/>
          <w:color w:val="CCCCCC"/>
          <w:sz w:val="21"/>
          <w:szCs w:val="21"/>
        </w:rPr>
      </w:pPr>
      <w:r w:rsidRPr="00E87ACD">
        <w:rPr>
          <w:rFonts w:ascii="Consolas" w:hAnsi="Consolas"/>
          <w:color w:val="CCCCCC"/>
          <w:sz w:val="21"/>
          <w:szCs w:val="21"/>
        </w:rPr>
        <w:t xml:space="preserve">  </w:t>
      </w:r>
      <w:r w:rsidRPr="00E87ACD">
        <w:rPr>
          <w:rFonts w:ascii="Consolas" w:hAnsi="Consolas"/>
          <w:color w:val="808080"/>
          <w:sz w:val="21"/>
          <w:szCs w:val="21"/>
        </w:rPr>
        <w:t>&lt;</w:t>
      </w:r>
      <w:r w:rsidRPr="00E87ACD">
        <w:rPr>
          <w:rFonts w:ascii="Consolas" w:hAnsi="Consolas"/>
          <w:color w:val="569CD6"/>
          <w:sz w:val="21"/>
          <w:szCs w:val="21"/>
        </w:rPr>
        <w:t>Header</w:t>
      </w:r>
      <w:r w:rsidRPr="00E87ACD">
        <w:rPr>
          <w:rFonts w:ascii="Consolas" w:hAnsi="Consolas"/>
          <w:color w:val="808080"/>
          <w:sz w:val="21"/>
          <w:szCs w:val="21"/>
        </w:rPr>
        <w:t>&gt;</w:t>
      </w:r>
    </w:p>
    <w:p w:rsidRPr="00E87ACD" w:rsidR="00E87ACD" w:rsidP="000C5715" w:rsidRDefault="00E87ACD" w14:paraId="262DB6F9" w14:textId="77777777">
      <w:pPr>
        <w:rPr>
          <w:rFonts w:ascii="Consolas" w:hAnsi="Consolas"/>
          <w:color w:val="CCCCCC"/>
          <w:sz w:val="21"/>
          <w:szCs w:val="21"/>
        </w:rPr>
      </w:pPr>
      <w:r w:rsidRPr="00E87ACD">
        <w:rPr>
          <w:rFonts w:ascii="Consolas" w:hAnsi="Consolas"/>
          <w:color w:val="CCCCCC"/>
          <w:sz w:val="21"/>
          <w:szCs w:val="21"/>
        </w:rPr>
        <w:t xml:space="preserve">    </w:t>
      </w:r>
      <w:r w:rsidRPr="00E87ACD">
        <w:rPr>
          <w:rFonts w:ascii="Consolas" w:hAnsi="Consolas"/>
          <w:color w:val="808080"/>
          <w:sz w:val="21"/>
          <w:szCs w:val="21"/>
        </w:rPr>
        <w:t>&lt;</w:t>
      </w:r>
      <w:r w:rsidRPr="00E87ACD">
        <w:rPr>
          <w:rFonts w:ascii="Consolas" w:hAnsi="Consolas"/>
          <w:color w:val="569CD6"/>
          <w:sz w:val="21"/>
          <w:szCs w:val="21"/>
        </w:rPr>
        <w:t>SADType</w:t>
      </w:r>
      <w:r w:rsidRPr="00E87ACD">
        <w:rPr>
          <w:rFonts w:ascii="Consolas" w:hAnsi="Consolas"/>
          <w:color w:val="808080"/>
          <w:sz w:val="21"/>
          <w:szCs w:val="21"/>
        </w:rPr>
        <w:t>&gt;</w:t>
      </w:r>
      <w:r w:rsidRPr="00E87ACD">
        <w:rPr>
          <w:rFonts w:ascii="Consolas" w:hAnsi="Consolas"/>
          <w:color w:val="CCCCCC"/>
          <w:sz w:val="21"/>
          <w:szCs w:val="21"/>
        </w:rPr>
        <w:t>I</w:t>
      </w:r>
      <w:r w:rsidRPr="00E87ACD">
        <w:rPr>
          <w:rFonts w:ascii="Consolas" w:hAnsi="Consolas"/>
          <w:color w:val="808080"/>
          <w:sz w:val="21"/>
          <w:szCs w:val="21"/>
        </w:rPr>
        <w:t>&lt;/</w:t>
      </w:r>
      <w:r w:rsidRPr="00E87ACD">
        <w:rPr>
          <w:rFonts w:ascii="Consolas" w:hAnsi="Consolas"/>
          <w:color w:val="569CD6"/>
          <w:sz w:val="21"/>
          <w:szCs w:val="21"/>
        </w:rPr>
        <w:t>SADType</w:t>
      </w:r>
      <w:r w:rsidRPr="00E87ACD">
        <w:rPr>
          <w:rFonts w:ascii="Consolas" w:hAnsi="Consolas"/>
          <w:color w:val="808080"/>
          <w:sz w:val="21"/>
          <w:szCs w:val="21"/>
        </w:rPr>
        <w:t>&gt;</w:t>
      </w:r>
    </w:p>
    <w:p w:rsidRPr="00E87ACD" w:rsidR="00E87ACD" w:rsidP="000C5715" w:rsidRDefault="00E87ACD" w14:paraId="42D133D7" w14:textId="77777777">
      <w:pPr>
        <w:rPr>
          <w:rFonts w:ascii="Consolas" w:hAnsi="Consolas"/>
          <w:color w:val="CCCCCC"/>
          <w:sz w:val="21"/>
          <w:szCs w:val="21"/>
        </w:rPr>
      </w:pPr>
      <w:r w:rsidRPr="00E87ACD">
        <w:rPr>
          <w:rFonts w:ascii="Consolas" w:hAnsi="Consolas"/>
          <w:color w:val="CCCCCC"/>
          <w:sz w:val="21"/>
          <w:szCs w:val="21"/>
        </w:rPr>
        <w:t xml:space="preserve">    </w:t>
      </w:r>
      <w:r w:rsidRPr="00E87ACD">
        <w:rPr>
          <w:rFonts w:ascii="Consolas" w:hAnsi="Consolas"/>
          <w:color w:val="808080"/>
          <w:sz w:val="21"/>
          <w:szCs w:val="21"/>
        </w:rPr>
        <w:t>&lt;</w:t>
      </w:r>
      <w:r w:rsidRPr="00E87ACD">
        <w:rPr>
          <w:rFonts w:ascii="Consolas" w:hAnsi="Consolas"/>
          <w:color w:val="569CD6"/>
          <w:sz w:val="21"/>
          <w:szCs w:val="21"/>
        </w:rPr>
        <w:t>Language</w:t>
      </w:r>
      <w:r w:rsidRPr="00E87ACD">
        <w:rPr>
          <w:rFonts w:ascii="Consolas" w:hAnsi="Consolas"/>
          <w:color w:val="808080"/>
          <w:sz w:val="21"/>
          <w:szCs w:val="21"/>
        </w:rPr>
        <w:t>&gt;</w:t>
      </w:r>
      <w:r w:rsidRPr="00E87ACD">
        <w:rPr>
          <w:rFonts w:ascii="Consolas" w:hAnsi="Consolas"/>
          <w:color w:val="CCCCCC"/>
          <w:sz w:val="21"/>
          <w:szCs w:val="21"/>
        </w:rPr>
        <w:t>EN</w:t>
      </w:r>
      <w:r w:rsidRPr="00E87ACD">
        <w:rPr>
          <w:rFonts w:ascii="Consolas" w:hAnsi="Consolas"/>
          <w:color w:val="808080"/>
          <w:sz w:val="21"/>
          <w:szCs w:val="21"/>
        </w:rPr>
        <w:t>&lt;/</w:t>
      </w:r>
      <w:r w:rsidRPr="00E87ACD">
        <w:rPr>
          <w:rFonts w:ascii="Consolas" w:hAnsi="Consolas"/>
          <w:color w:val="569CD6"/>
          <w:sz w:val="21"/>
          <w:szCs w:val="21"/>
        </w:rPr>
        <w:t>Language</w:t>
      </w:r>
      <w:r w:rsidRPr="00E87ACD">
        <w:rPr>
          <w:rFonts w:ascii="Consolas" w:hAnsi="Consolas"/>
          <w:color w:val="808080"/>
          <w:sz w:val="21"/>
          <w:szCs w:val="21"/>
        </w:rPr>
        <w:t>&gt;</w:t>
      </w:r>
    </w:p>
    <w:p w:rsidRPr="00E87ACD" w:rsidR="00E87ACD" w:rsidP="000C5715" w:rsidRDefault="00E87ACD" w14:paraId="6EBEA096" w14:textId="77777777">
      <w:pPr>
        <w:rPr>
          <w:rFonts w:ascii="Consolas" w:hAnsi="Consolas"/>
          <w:color w:val="CCCCCC"/>
          <w:sz w:val="21"/>
          <w:szCs w:val="21"/>
        </w:rPr>
      </w:pPr>
      <w:r w:rsidRPr="00E87ACD">
        <w:rPr>
          <w:rFonts w:ascii="Consolas" w:hAnsi="Consolas"/>
          <w:color w:val="CCCCCC"/>
          <w:sz w:val="21"/>
          <w:szCs w:val="21"/>
        </w:rPr>
        <w:t xml:space="preserve">  </w:t>
      </w:r>
      <w:r w:rsidRPr="00E87ACD">
        <w:rPr>
          <w:rFonts w:ascii="Consolas" w:hAnsi="Consolas"/>
          <w:color w:val="808080"/>
          <w:sz w:val="21"/>
          <w:szCs w:val="21"/>
        </w:rPr>
        <w:t>&lt;/</w:t>
      </w:r>
      <w:r w:rsidRPr="00E87ACD">
        <w:rPr>
          <w:rFonts w:ascii="Consolas" w:hAnsi="Consolas"/>
          <w:color w:val="569CD6"/>
          <w:sz w:val="21"/>
          <w:szCs w:val="21"/>
        </w:rPr>
        <w:t>Header</w:t>
      </w:r>
      <w:r w:rsidRPr="00E87ACD">
        <w:rPr>
          <w:rFonts w:ascii="Consolas" w:hAnsi="Consolas"/>
          <w:color w:val="808080"/>
          <w:sz w:val="21"/>
          <w:szCs w:val="21"/>
        </w:rPr>
        <w:t>&gt;</w:t>
      </w:r>
    </w:p>
    <w:p w:rsidRPr="00E87ACD" w:rsidR="00E87ACD" w:rsidP="000C5715" w:rsidRDefault="00E87ACD" w14:paraId="22238066" w14:textId="77777777">
      <w:pPr>
        <w:rPr>
          <w:rFonts w:ascii="Consolas" w:hAnsi="Consolas"/>
          <w:color w:val="CCCCCC"/>
          <w:sz w:val="21"/>
          <w:szCs w:val="21"/>
        </w:rPr>
      </w:pPr>
      <w:r w:rsidRPr="00E87ACD">
        <w:rPr>
          <w:rFonts w:ascii="Consolas" w:hAnsi="Consolas"/>
          <w:color w:val="CCCCCC"/>
          <w:sz w:val="21"/>
          <w:szCs w:val="21"/>
        </w:rPr>
        <w:t xml:space="preserve">  </w:t>
      </w:r>
      <w:r w:rsidRPr="00E87ACD">
        <w:rPr>
          <w:rFonts w:ascii="Consolas" w:hAnsi="Consolas"/>
          <w:color w:val="808080"/>
          <w:sz w:val="21"/>
          <w:szCs w:val="21"/>
        </w:rPr>
        <w:t>&lt;</w:t>
      </w:r>
      <w:r w:rsidRPr="00E87ACD">
        <w:rPr>
          <w:rFonts w:ascii="Consolas" w:hAnsi="Consolas"/>
          <w:color w:val="569CD6"/>
          <w:sz w:val="21"/>
          <w:szCs w:val="21"/>
        </w:rPr>
        <w:t>Goods</w:t>
      </w:r>
      <w:r w:rsidRPr="00E87ACD">
        <w:rPr>
          <w:rFonts w:ascii="Consolas" w:hAnsi="Consolas"/>
          <w:color w:val="808080"/>
          <w:sz w:val="21"/>
          <w:szCs w:val="21"/>
        </w:rPr>
        <w:t>&gt;</w:t>
      </w:r>
    </w:p>
    <w:p w:rsidRPr="00E87ACD" w:rsidR="00E87ACD" w:rsidP="000C5715" w:rsidRDefault="00E87ACD" w14:paraId="47017DBB" w14:textId="77777777">
      <w:pPr>
        <w:rPr>
          <w:rFonts w:ascii="Consolas" w:hAnsi="Consolas"/>
          <w:color w:val="CCCCCC"/>
          <w:sz w:val="21"/>
          <w:szCs w:val="21"/>
        </w:rPr>
      </w:pPr>
      <w:r w:rsidRPr="00E87ACD">
        <w:rPr>
          <w:rFonts w:ascii="Consolas" w:hAnsi="Consolas"/>
          <w:color w:val="CCCCCC"/>
          <w:sz w:val="21"/>
          <w:szCs w:val="21"/>
        </w:rPr>
        <w:t xml:space="preserve">    </w:t>
      </w:r>
      <w:r w:rsidRPr="00E87ACD">
        <w:rPr>
          <w:rFonts w:ascii="Consolas" w:hAnsi="Consolas"/>
          <w:color w:val="808080"/>
          <w:sz w:val="21"/>
          <w:szCs w:val="21"/>
        </w:rPr>
        <w:t>&lt;</w:t>
      </w:r>
      <w:r w:rsidRPr="00E87ACD">
        <w:rPr>
          <w:rFonts w:ascii="Consolas" w:hAnsi="Consolas"/>
          <w:color w:val="569CD6"/>
          <w:sz w:val="21"/>
          <w:szCs w:val="21"/>
        </w:rPr>
        <w:t>GoodsItemNumber</w:t>
      </w:r>
      <w:r w:rsidRPr="00E87ACD">
        <w:rPr>
          <w:rFonts w:ascii="Consolas" w:hAnsi="Consolas"/>
          <w:color w:val="808080"/>
          <w:sz w:val="21"/>
          <w:szCs w:val="21"/>
        </w:rPr>
        <w:t>&gt;</w:t>
      </w:r>
      <w:r w:rsidRPr="00E87ACD">
        <w:rPr>
          <w:rFonts w:ascii="Consolas" w:hAnsi="Consolas"/>
          <w:color w:val="CCCCCC"/>
          <w:sz w:val="21"/>
          <w:szCs w:val="21"/>
        </w:rPr>
        <w:t>1</w:t>
      </w:r>
      <w:r w:rsidRPr="00E87ACD">
        <w:rPr>
          <w:rFonts w:ascii="Consolas" w:hAnsi="Consolas"/>
          <w:color w:val="808080"/>
          <w:sz w:val="21"/>
          <w:szCs w:val="21"/>
        </w:rPr>
        <w:t>&lt;/</w:t>
      </w:r>
      <w:r w:rsidRPr="00E87ACD">
        <w:rPr>
          <w:rFonts w:ascii="Consolas" w:hAnsi="Consolas"/>
          <w:color w:val="569CD6"/>
          <w:sz w:val="21"/>
          <w:szCs w:val="21"/>
        </w:rPr>
        <w:t>GoodsItemNumber</w:t>
      </w:r>
      <w:r w:rsidRPr="00E87ACD">
        <w:rPr>
          <w:rFonts w:ascii="Consolas" w:hAnsi="Consolas"/>
          <w:color w:val="808080"/>
          <w:sz w:val="21"/>
          <w:szCs w:val="21"/>
        </w:rPr>
        <w:t>&gt;</w:t>
      </w:r>
    </w:p>
    <w:p w:rsidRPr="00E87ACD" w:rsidR="00E87ACD" w:rsidP="000C5715" w:rsidRDefault="00E87ACD" w14:paraId="1F413D03" w14:textId="77777777">
      <w:pPr>
        <w:rPr>
          <w:rFonts w:ascii="Consolas" w:hAnsi="Consolas"/>
          <w:color w:val="CCCCCC"/>
          <w:sz w:val="21"/>
          <w:szCs w:val="21"/>
        </w:rPr>
      </w:pPr>
      <w:r w:rsidRPr="00E87ACD">
        <w:rPr>
          <w:rFonts w:ascii="Consolas" w:hAnsi="Consolas"/>
          <w:color w:val="CCCCCC"/>
          <w:sz w:val="21"/>
          <w:szCs w:val="21"/>
        </w:rPr>
        <w:t xml:space="preserve">    </w:t>
      </w:r>
      <w:r w:rsidRPr="00E87ACD">
        <w:rPr>
          <w:rFonts w:ascii="Consolas" w:hAnsi="Consolas"/>
          <w:color w:val="808080"/>
          <w:sz w:val="21"/>
          <w:szCs w:val="21"/>
        </w:rPr>
        <w:t>&lt;</w:t>
      </w:r>
      <w:r w:rsidRPr="00E87ACD">
        <w:rPr>
          <w:rFonts w:ascii="Consolas" w:hAnsi="Consolas"/>
          <w:color w:val="569CD6"/>
          <w:sz w:val="21"/>
          <w:szCs w:val="21"/>
        </w:rPr>
        <w:t>GoodsShipment</w:t>
      </w:r>
      <w:r w:rsidRPr="00E87ACD">
        <w:rPr>
          <w:rFonts w:ascii="Consolas" w:hAnsi="Consolas"/>
          <w:color w:val="808080"/>
          <w:sz w:val="21"/>
          <w:szCs w:val="21"/>
        </w:rPr>
        <w:t>&gt;</w:t>
      </w:r>
      <w:r w:rsidRPr="00E87ACD">
        <w:rPr>
          <w:rFonts w:ascii="Consolas" w:hAnsi="Consolas"/>
          <w:color w:val="CCCCCC"/>
          <w:sz w:val="21"/>
          <w:szCs w:val="21"/>
        </w:rPr>
        <w:t>1</w:t>
      </w:r>
      <w:r w:rsidRPr="00E87ACD">
        <w:rPr>
          <w:rFonts w:ascii="Consolas" w:hAnsi="Consolas"/>
          <w:color w:val="808080"/>
          <w:sz w:val="21"/>
          <w:szCs w:val="21"/>
        </w:rPr>
        <w:t>&lt;/</w:t>
      </w:r>
      <w:r w:rsidRPr="00E87ACD">
        <w:rPr>
          <w:rFonts w:ascii="Consolas" w:hAnsi="Consolas"/>
          <w:color w:val="569CD6"/>
          <w:sz w:val="21"/>
          <w:szCs w:val="21"/>
        </w:rPr>
        <w:t>GoodsShipment</w:t>
      </w:r>
      <w:r w:rsidRPr="00E87ACD">
        <w:rPr>
          <w:rFonts w:ascii="Consolas" w:hAnsi="Consolas"/>
          <w:color w:val="808080"/>
          <w:sz w:val="21"/>
          <w:szCs w:val="21"/>
        </w:rPr>
        <w:t>&gt;</w:t>
      </w:r>
    </w:p>
    <w:p w:rsidRPr="00E87ACD" w:rsidR="00E87ACD" w:rsidP="000C5715" w:rsidRDefault="00E87ACD" w14:paraId="24CE59E8" w14:textId="77777777">
      <w:pPr>
        <w:rPr>
          <w:rFonts w:ascii="Consolas" w:hAnsi="Consolas"/>
          <w:color w:val="CCCCCC"/>
          <w:sz w:val="21"/>
          <w:szCs w:val="21"/>
        </w:rPr>
      </w:pPr>
      <w:r w:rsidRPr="00E87ACD">
        <w:rPr>
          <w:rFonts w:ascii="Consolas" w:hAnsi="Consolas"/>
          <w:color w:val="CCCCCC"/>
          <w:sz w:val="21"/>
          <w:szCs w:val="21"/>
        </w:rPr>
        <w:t xml:space="preserve">    </w:t>
      </w:r>
      <w:r w:rsidRPr="00E87ACD">
        <w:rPr>
          <w:rFonts w:ascii="Consolas" w:hAnsi="Consolas"/>
          <w:color w:val="808080"/>
          <w:sz w:val="21"/>
          <w:szCs w:val="21"/>
        </w:rPr>
        <w:t>&lt;</w:t>
      </w:r>
      <w:r w:rsidRPr="00E87ACD">
        <w:rPr>
          <w:rFonts w:ascii="Consolas" w:hAnsi="Consolas"/>
          <w:color w:val="569CD6"/>
          <w:sz w:val="21"/>
          <w:szCs w:val="21"/>
        </w:rPr>
        <w:t>CalcDate</w:t>
      </w:r>
      <w:r w:rsidRPr="00E87ACD">
        <w:rPr>
          <w:rFonts w:ascii="Consolas" w:hAnsi="Consolas"/>
          <w:color w:val="808080"/>
          <w:sz w:val="21"/>
          <w:szCs w:val="21"/>
        </w:rPr>
        <w:t>&gt;</w:t>
      </w:r>
      <w:r w:rsidRPr="00E87ACD">
        <w:rPr>
          <w:rFonts w:ascii="Consolas" w:hAnsi="Consolas"/>
          <w:color w:val="CCCCCC"/>
          <w:sz w:val="21"/>
          <w:szCs w:val="21"/>
        </w:rPr>
        <w:t>2026-05-01</w:t>
      </w:r>
      <w:r w:rsidRPr="00E87ACD">
        <w:rPr>
          <w:rFonts w:ascii="Consolas" w:hAnsi="Consolas"/>
          <w:color w:val="808080"/>
          <w:sz w:val="21"/>
          <w:szCs w:val="21"/>
        </w:rPr>
        <w:t>&lt;/</w:t>
      </w:r>
      <w:r w:rsidRPr="00E87ACD">
        <w:rPr>
          <w:rFonts w:ascii="Consolas" w:hAnsi="Consolas"/>
          <w:color w:val="569CD6"/>
          <w:sz w:val="21"/>
          <w:szCs w:val="21"/>
        </w:rPr>
        <w:t>CalcDate</w:t>
      </w:r>
      <w:r w:rsidRPr="00E87ACD">
        <w:rPr>
          <w:rFonts w:ascii="Consolas" w:hAnsi="Consolas"/>
          <w:color w:val="808080"/>
          <w:sz w:val="21"/>
          <w:szCs w:val="21"/>
        </w:rPr>
        <w:t>&gt;</w:t>
      </w:r>
    </w:p>
    <w:p w:rsidRPr="00E87ACD" w:rsidR="00E87ACD" w:rsidP="000C5715" w:rsidRDefault="00E87ACD" w14:paraId="1B5BED81" w14:textId="77777777">
      <w:pPr>
        <w:rPr>
          <w:rFonts w:ascii="Consolas" w:hAnsi="Consolas"/>
          <w:color w:val="CCCCCC"/>
          <w:sz w:val="21"/>
          <w:szCs w:val="21"/>
        </w:rPr>
      </w:pPr>
      <w:r w:rsidRPr="00E87ACD">
        <w:rPr>
          <w:rFonts w:ascii="Consolas" w:hAnsi="Consolas"/>
          <w:color w:val="CCCCCC"/>
          <w:sz w:val="21"/>
          <w:szCs w:val="21"/>
        </w:rPr>
        <w:t xml:space="preserve">    </w:t>
      </w:r>
      <w:r w:rsidRPr="00E87ACD">
        <w:rPr>
          <w:rFonts w:ascii="Consolas" w:hAnsi="Consolas"/>
          <w:color w:val="808080"/>
          <w:sz w:val="21"/>
          <w:szCs w:val="21"/>
        </w:rPr>
        <w:t>&lt;</w:t>
      </w:r>
      <w:r w:rsidRPr="00E87ACD">
        <w:rPr>
          <w:rFonts w:ascii="Consolas" w:hAnsi="Consolas"/>
          <w:color w:val="569CD6"/>
          <w:sz w:val="21"/>
          <w:szCs w:val="21"/>
        </w:rPr>
        <w:t>GoodsCode</w:t>
      </w:r>
      <w:r w:rsidRPr="00E87ACD">
        <w:rPr>
          <w:rFonts w:ascii="Consolas" w:hAnsi="Consolas"/>
          <w:color w:val="808080"/>
          <w:sz w:val="21"/>
          <w:szCs w:val="21"/>
        </w:rPr>
        <w:t>&gt;</w:t>
      </w:r>
      <w:r w:rsidRPr="00E87ACD">
        <w:rPr>
          <w:rFonts w:ascii="Consolas" w:hAnsi="Consolas"/>
          <w:color w:val="CCCCCC"/>
          <w:sz w:val="21"/>
          <w:szCs w:val="21"/>
        </w:rPr>
        <w:t>010229210080</w:t>
      </w:r>
      <w:r w:rsidRPr="00E87ACD">
        <w:rPr>
          <w:rFonts w:ascii="Consolas" w:hAnsi="Consolas"/>
          <w:color w:val="808080"/>
          <w:sz w:val="21"/>
          <w:szCs w:val="21"/>
        </w:rPr>
        <w:t>&lt;/</w:t>
      </w:r>
      <w:r w:rsidRPr="00E87ACD">
        <w:rPr>
          <w:rFonts w:ascii="Consolas" w:hAnsi="Consolas"/>
          <w:color w:val="569CD6"/>
          <w:sz w:val="21"/>
          <w:szCs w:val="21"/>
        </w:rPr>
        <w:t>GoodsCode</w:t>
      </w:r>
      <w:r w:rsidRPr="00E87ACD">
        <w:rPr>
          <w:rFonts w:ascii="Consolas" w:hAnsi="Consolas"/>
          <w:color w:val="808080"/>
          <w:sz w:val="21"/>
          <w:szCs w:val="21"/>
        </w:rPr>
        <w:t>&gt;</w:t>
      </w:r>
    </w:p>
    <w:p w:rsidRPr="00E87ACD" w:rsidR="00E87ACD" w:rsidP="000C5715" w:rsidRDefault="00E87ACD" w14:paraId="30B327A2" w14:textId="77777777">
      <w:pPr>
        <w:rPr>
          <w:rFonts w:ascii="Consolas" w:hAnsi="Consolas"/>
          <w:color w:val="CCCCCC"/>
          <w:sz w:val="21"/>
          <w:szCs w:val="21"/>
        </w:rPr>
      </w:pPr>
      <w:r w:rsidRPr="00E87ACD">
        <w:rPr>
          <w:rFonts w:ascii="Consolas" w:hAnsi="Consolas"/>
          <w:color w:val="CCCCCC"/>
          <w:sz w:val="21"/>
          <w:szCs w:val="21"/>
        </w:rPr>
        <w:t xml:space="preserve">    </w:t>
      </w:r>
      <w:r w:rsidRPr="00E87ACD">
        <w:rPr>
          <w:rFonts w:ascii="Consolas" w:hAnsi="Consolas"/>
          <w:color w:val="808080"/>
          <w:sz w:val="21"/>
          <w:szCs w:val="21"/>
        </w:rPr>
        <w:t>&lt;</w:t>
      </w:r>
      <w:r w:rsidRPr="00E87ACD">
        <w:rPr>
          <w:rFonts w:ascii="Consolas" w:hAnsi="Consolas"/>
          <w:color w:val="569CD6"/>
          <w:sz w:val="21"/>
          <w:szCs w:val="21"/>
        </w:rPr>
        <w:t>Country</w:t>
      </w:r>
      <w:r w:rsidRPr="00E87ACD">
        <w:rPr>
          <w:rFonts w:ascii="Consolas" w:hAnsi="Consolas"/>
          <w:color w:val="808080"/>
          <w:sz w:val="21"/>
          <w:szCs w:val="21"/>
        </w:rPr>
        <w:t>&gt;</w:t>
      </w:r>
      <w:r w:rsidRPr="00E87ACD">
        <w:rPr>
          <w:rFonts w:ascii="Consolas" w:hAnsi="Consolas"/>
          <w:color w:val="CCCCCC"/>
          <w:sz w:val="21"/>
          <w:szCs w:val="21"/>
        </w:rPr>
        <w:t>CA</w:t>
      </w:r>
      <w:r w:rsidRPr="00E87ACD">
        <w:rPr>
          <w:rFonts w:ascii="Consolas" w:hAnsi="Consolas"/>
          <w:color w:val="808080"/>
          <w:sz w:val="21"/>
          <w:szCs w:val="21"/>
        </w:rPr>
        <w:t>&lt;/</w:t>
      </w:r>
      <w:r w:rsidRPr="00E87ACD">
        <w:rPr>
          <w:rFonts w:ascii="Consolas" w:hAnsi="Consolas"/>
          <w:color w:val="569CD6"/>
          <w:sz w:val="21"/>
          <w:szCs w:val="21"/>
        </w:rPr>
        <w:t>Country</w:t>
      </w:r>
      <w:r w:rsidRPr="00E87ACD">
        <w:rPr>
          <w:rFonts w:ascii="Consolas" w:hAnsi="Consolas"/>
          <w:color w:val="808080"/>
          <w:sz w:val="21"/>
          <w:szCs w:val="21"/>
        </w:rPr>
        <w:t>&gt;</w:t>
      </w:r>
    </w:p>
    <w:p w:rsidRPr="00E87ACD" w:rsidR="00E87ACD" w:rsidP="000C5715" w:rsidRDefault="00E87ACD" w14:paraId="64044D69" w14:textId="77777777">
      <w:pPr>
        <w:rPr>
          <w:rFonts w:ascii="Consolas" w:hAnsi="Consolas"/>
          <w:color w:val="CCCCCC"/>
          <w:sz w:val="21"/>
          <w:szCs w:val="21"/>
        </w:rPr>
      </w:pPr>
      <w:r w:rsidRPr="00E87ACD">
        <w:rPr>
          <w:rFonts w:ascii="Consolas" w:hAnsi="Consolas"/>
          <w:color w:val="CCCCCC"/>
          <w:sz w:val="21"/>
          <w:szCs w:val="21"/>
        </w:rPr>
        <w:t xml:space="preserve">    </w:t>
      </w:r>
      <w:r w:rsidRPr="00E87ACD">
        <w:rPr>
          <w:rFonts w:ascii="Consolas" w:hAnsi="Consolas"/>
          <w:color w:val="808080"/>
          <w:sz w:val="21"/>
          <w:szCs w:val="21"/>
        </w:rPr>
        <w:t>&lt;</w:t>
      </w:r>
      <w:r w:rsidRPr="00E87ACD">
        <w:rPr>
          <w:rFonts w:ascii="Consolas" w:hAnsi="Consolas"/>
          <w:color w:val="569CD6"/>
          <w:sz w:val="21"/>
          <w:szCs w:val="21"/>
        </w:rPr>
        <w:t>Preference</w:t>
      </w:r>
      <w:r w:rsidRPr="00E87ACD">
        <w:rPr>
          <w:rFonts w:ascii="Consolas" w:hAnsi="Consolas"/>
          <w:color w:val="808080"/>
          <w:sz w:val="21"/>
          <w:szCs w:val="21"/>
        </w:rPr>
        <w:t>&gt;</w:t>
      </w:r>
      <w:r w:rsidRPr="00E87ACD">
        <w:rPr>
          <w:rFonts w:ascii="Consolas" w:hAnsi="Consolas"/>
          <w:color w:val="CCCCCC"/>
          <w:sz w:val="21"/>
          <w:szCs w:val="21"/>
        </w:rPr>
        <w:t>100</w:t>
      </w:r>
      <w:r w:rsidRPr="00E87ACD">
        <w:rPr>
          <w:rFonts w:ascii="Consolas" w:hAnsi="Consolas"/>
          <w:color w:val="808080"/>
          <w:sz w:val="21"/>
          <w:szCs w:val="21"/>
        </w:rPr>
        <w:t>&lt;/</w:t>
      </w:r>
      <w:r w:rsidRPr="00E87ACD">
        <w:rPr>
          <w:rFonts w:ascii="Consolas" w:hAnsi="Consolas"/>
          <w:color w:val="569CD6"/>
          <w:sz w:val="21"/>
          <w:szCs w:val="21"/>
        </w:rPr>
        <w:t>Preference</w:t>
      </w:r>
      <w:r w:rsidRPr="00E87ACD">
        <w:rPr>
          <w:rFonts w:ascii="Consolas" w:hAnsi="Consolas"/>
          <w:color w:val="808080"/>
          <w:sz w:val="21"/>
          <w:szCs w:val="21"/>
        </w:rPr>
        <w:t>&gt;</w:t>
      </w:r>
    </w:p>
    <w:p w:rsidRPr="00E87ACD" w:rsidR="00E87ACD" w:rsidP="000C5715" w:rsidRDefault="00E87ACD" w14:paraId="141AB400" w14:textId="77777777">
      <w:pPr>
        <w:rPr>
          <w:rFonts w:ascii="Consolas" w:hAnsi="Consolas"/>
          <w:color w:val="CCCCCC"/>
          <w:sz w:val="21"/>
          <w:szCs w:val="21"/>
        </w:rPr>
      </w:pPr>
      <w:r w:rsidRPr="00E87ACD">
        <w:rPr>
          <w:rFonts w:ascii="Consolas" w:hAnsi="Consolas"/>
          <w:color w:val="CCCCCC"/>
          <w:sz w:val="21"/>
          <w:szCs w:val="21"/>
        </w:rPr>
        <w:t xml:space="preserve">    </w:t>
      </w:r>
      <w:r w:rsidRPr="00E87ACD">
        <w:rPr>
          <w:rFonts w:ascii="Consolas" w:hAnsi="Consolas"/>
          <w:color w:val="808080"/>
          <w:sz w:val="21"/>
          <w:szCs w:val="21"/>
        </w:rPr>
        <w:t>&lt;</w:t>
      </w:r>
      <w:r w:rsidRPr="00E87ACD">
        <w:rPr>
          <w:rFonts w:ascii="Consolas" w:hAnsi="Consolas"/>
          <w:color w:val="569CD6"/>
          <w:sz w:val="21"/>
          <w:szCs w:val="21"/>
        </w:rPr>
        <w:t>CustomsProcedure</w:t>
      </w:r>
      <w:r w:rsidRPr="00E87ACD">
        <w:rPr>
          <w:rFonts w:ascii="Consolas" w:hAnsi="Consolas"/>
          <w:color w:val="808080"/>
          <w:sz w:val="21"/>
          <w:szCs w:val="21"/>
        </w:rPr>
        <w:t>&gt;</w:t>
      </w:r>
      <w:r w:rsidRPr="00E87ACD">
        <w:rPr>
          <w:rFonts w:ascii="Consolas" w:hAnsi="Consolas"/>
          <w:color w:val="CCCCCC"/>
          <w:sz w:val="21"/>
          <w:szCs w:val="21"/>
        </w:rPr>
        <w:t>4000</w:t>
      </w:r>
      <w:r w:rsidRPr="00E87ACD">
        <w:rPr>
          <w:rFonts w:ascii="Consolas" w:hAnsi="Consolas"/>
          <w:color w:val="808080"/>
          <w:sz w:val="21"/>
          <w:szCs w:val="21"/>
        </w:rPr>
        <w:t>&lt;/</w:t>
      </w:r>
      <w:r w:rsidRPr="00E87ACD">
        <w:rPr>
          <w:rFonts w:ascii="Consolas" w:hAnsi="Consolas"/>
          <w:color w:val="569CD6"/>
          <w:sz w:val="21"/>
          <w:szCs w:val="21"/>
        </w:rPr>
        <w:t>CustomsProcedure</w:t>
      </w:r>
      <w:r w:rsidRPr="00E87ACD">
        <w:rPr>
          <w:rFonts w:ascii="Consolas" w:hAnsi="Consolas"/>
          <w:color w:val="808080"/>
          <w:sz w:val="21"/>
          <w:szCs w:val="21"/>
        </w:rPr>
        <w:t>&gt;</w:t>
      </w:r>
    </w:p>
    <w:p w:rsidRPr="00E87ACD" w:rsidR="00E87ACD" w:rsidP="000C5715" w:rsidRDefault="00E87ACD" w14:paraId="5F782B55" w14:textId="77777777">
      <w:pPr>
        <w:rPr>
          <w:rFonts w:ascii="Consolas" w:hAnsi="Consolas"/>
          <w:color w:val="CCCCCC"/>
          <w:sz w:val="21"/>
          <w:szCs w:val="21"/>
        </w:rPr>
      </w:pPr>
      <w:r w:rsidRPr="00E87ACD">
        <w:rPr>
          <w:rFonts w:ascii="Consolas" w:hAnsi="Consolas"/>
          <w:color w:val="CCCCCC"/>
          <w:sz w:val="21"/>
          <w:szCs w:val="21"/>
        </w:rPr>
        <w:t xml:space="preserve">    </w:t>
      </w:r>
      <w:r w:rsidRPr="00E87ACD">
        <w:rPr>
          <w:rFonts w:ascii="Consolas" w:hAnsi="Consolas"/>
          <w:color w:val="808080"/>
          <w:sz w:val="21"/>
          <w:szCs w:val="21"/>
        </w:rPr>
        <w:t>&lt;</w:t>
      </w:r>
      <w:r w:rsidRPr="00E87ACD">
        <w:rPr>
          <w:rFonts w:ascii="Consolas" w:hAnsi="Consolas"/>
          <w:color w:val="569CD6"/>
          <w:sz w:val="21"/>
          <w:szCs w:val="21"/>
        </w:rPr>
        <w:t>Payment</w:t>
      </w:r>
      <w:r w:rsidRPr="00E87ACD">
        <w:rPr>
          <w:rFonts w:ascii="Consolas" w:hAnsi="Consolas"/>
          <w:color w:val="808080"/>
          <w:sz w:val="21"/>
          <w:szCs w:val="21"/>
        </w:rPr>
        <w:t>&gt;</w:t>
      </w:r>
    </w:p>
    <w:p w:rsidRPr="00E87ACD" w:rsidR="00E87ACD" w:rsidP="000C5715" w:rsidRDefault="00E87ACD" w14:paraId="202332B9" w14:textId="77777777">
      <w:pPr>
        <w:rPr>
          <w:rFonts w:ascii="Consolas" w:hAnsi="Consolas"/>
          <w:color w:val="CCCCCC"/>
          <w:sz w:val="21"/>
          <w:szCs w:val="21"/>
        </w:rPr>
      </w:pPr>
      <w:r w:rsidRPr="00E87ACD">
        <w:rPr>
          <w:rFonts w:ascii="Consolas" w:hAnsi="Consolas"/>
          <w:color w:val="CCCCCC"/>
          <w:sz w:val="21"/>
          <w:szCs w:val="21"/>
        </w:rPr>
        <w:t xml:space="preserve">      </w:t>
      </w:r>
      <w:r w:rsidRPr="00E87ACD">
        <w:rPr>
          <w:rFonts w:ascii="Consolas" w:hAnsi="Consolas"/>
          <w:color w:val="808080"/>
          <w:sz w:val="21"/>
          <w:szCs w:val="21"/>
        </w:rPr>
        <w:t>&lt;</w:t>
      </w:r>
      <w:r w:rsidRPr="00E87ACD">
        <w:rPr>
          <w:rFonts w:ascii="Consolas" w:hAnsi="Consolas"/>
          <w:color w:val="569CD6"/>
          <w:sz w:val="21"/>
          <w:szCs w:val="21"/>
        </w:rPr>
        <w:t>BasePrice</w:t>
      </w:r>
      <w:r w:rsidRPr="00E87ACD">
        <w:rPr>
          <w:rFonts w:ascii="Consolas" w:hAnsi="Consolas"/>
          <w:color w:val="808080"/>
          <w:sz w:val="21"/>
          <w:szCs w:val="21"/>
        </w:rPr>
        <w:t>&gt;</w:t>
      </w:r>
    </w:p>
    <w:p w:rsidRPr="00E87ACD" w:rsidR="00E87ACD" w:rsidP="000C5715" w:rsidRDefault="00E87ACD" w14:paraId="015DAAB1" w14:textId="77777777">
      <w:pPr>
        <w:rPr>
          <w:rFonts w:ascii="Consolas" w:hAnsi="Consolas"/>
          <w:color w:val="CCCCCC"/>
          <w:sz w:val="21"/>
          <w:szCs w:val="21"/>
        </w:rPr>
      </w:pPr>
      <w:r w:rsidRPr="00E87ACD">
        <w:rPr>
          <w:rFonts w:ascii="Consolas" w:hAnsi="Consolas"/>
          <w:color w:val="CCCCCC"/>
          <w:sz w:val="21"/>
          <w:szCs w:val="21"/>
        </w:rPr>
        <w:t xml:space="preserve">        </w:t>
      </w:r>
      <w:r w:rsidRPr="00E87ACD">
        <w:rPr>
          <w:rFonts w:ascii="Consolas" w:hAnsi="Consolas"/>
          <w:color w:val="808080"/>
          <w:sz w:val="21"/>
          <w:szCs w:val="21"/>
        </w:rPr>
        <w:t>&lt;</w:t>
      </w:r>
      <w:r w:rsidRPr="00E87ACD">
        <w:rPr>
          <w:rFonts w:ascii="Consolas" w:hAnsi="Consolas"/>
          <w:color w:val="569CD6"/>
          <w:sz w:val="21"/>
          <w:szCs w:val="21"/>
        </w:rPr>
        <w:t>BasePriceType</w:t>
      </w:r>
      <w:r w:rsidRPr="00E87ACD">
        <w:rPr>
          <w:rFonts w:ascii="Consolas" w:hAnsi="Consolas"/>
          <w:color w:val="808080"/>
          <w:sz w:val="21"/>
          <w:szCs w:val="21"/>
        </w:rPr>
        <w:t>&gt;</w:t>
      </w:r>
      <w:r w:rsidRPr="00E87ACD">
        <w:rPr>
          <w:rFonts w:ascii="Consolas" w:hAnsi="Consolas"/>
          <w:color w:val="CCCCCC"/>
          <w:sz w:val="21"/>
          <w:szCs w:val="21"/>
        </w:rPr>
        <w:t>C</w:t>
      </w:r>
      <w:r w:rsidRPr="00E87ACD">
        <w:rPr>
          <w:rFonts w:ascii="Consolas" w:hAnsi="Consolas"/>
          <w:color w:val="808080"/>
          <w:sz w:val="21"/>
          <w:szCs w:val="21"/>
        </w:rPr>
        <w:t>&lt;/</w:t>
      </w:r>
      <w:r w:rsidRPr="00E87ACD">
        <w:rPr>
          <w:rFonts w:ascii="Consolas" w:hAnsi="Consolas"/>
          <w:color w:val="569CD6"/>
          <w:sz w:val="21"/>
          <w:szCs w:val="21"/>
        </w:rPr>
        <w:t>BasePriceType</w:t>
      </w:r>
      <w:r w:rsidRPr="00E87ACD">
        <w:rPr>
          <w:rFonts w:ascii="Consolas" w:hAnsi="Consolas"/>
          <w:color w:val="808080"/>
          <w:sz w:val="21"/>
          <w:szCs w:val="21"/>
        </w:rPr>
        <w:t>&gt;</w:t>
      </w:r>
    </w:p>
    <w:p w:rsidRPr="00E87ACD" w:rsidR="00E87ACD" w:rsidP="000C5715" w:rsidRDefault="00E87ACD" w14:paraId="016A06B8" w14:textId="77777777">
      <w:pPr>
        <w:rPr>
          <w:rFonts w:ascii="Consolas" w:hAnsi="Consolas"/>
          <w:color w:val="CCCCCC"/>
          <w:sz w:val="21"/>
          <w:szCs w:val="21"/>
        </w:rPr>
      </w:pPr>
      <w:r w:rsidRPr="00E87ACD">
        <w:rPr>
          <w:rFonts w:ascii="Consolas" w:hAnsi="Consolas"/>
          <w:color w:val="CCCCCC"/>
          <w:sz w:val="21"/>
          <w:szCs w:val="21"/>
        </w:rPr>
        <w:t xml:space="preserve">        </w:t>
      </w:r>
      <w:r w:rsidRPr="00E87ACD">
        <w:rPr>
          <w:rFonts w:ascii="Consolas" w:hAnsi="Consolas"/>
          <w:color w:val="808080"/>
          <w:sz w:val="21"/>
          <w:szCs w:val="21"/>
        </w:rPr>
        <w:t>&lt;</w:t>
      </w:r>
      <w:r w:rsidRPr="00E87ACD">
        <w:rPr>
          <w:rFonts w:ascii="Consolas" w:hAnsi="Consolas"/>
          <w:color w:val="569CD6"/>
          <w:sz w:val="21"/>
          <w:szCs w:val="21"/>
        </w:rPr>
        <w:t>PriceAmount</w:t>
      </w:r>
      <w:r w:rsidRPr="00E87ACD">
        <w:rPr>
          <w:rFonts w:ascii="Consolas" w:hAnsi="Consolas"/>
          <w:color w:val="808080"/>
          <w:sz w:val="21"/>
          <w:szCs w:val="21"/>
        </w:rPr>
        <w:t>&gt;</w:t>
      </w:r>
      <w:r w:rsidRPr="00E87ACD">
        <w:rPr>
          <w:rFonts w:ascii="Consolas" w:hAnsi="Consolas"/>
          <w:color w:val="CCCCCC"/>
          <w:sz w:val="21"/>
          <w:szCs w:val="21"/>
        </w:rPr>
        <w:t>100000</w:t>
      </w:r>
      <w:r w:rsidRPr="00E87ACD">
        <w:rPr>
          <w:rFonts w:ascii="Consolas" w:hAnsi="Consolas"/>
          <w:color w:val="808080"/>
          <w:sz w:val="21"/>
          <w:szCs w:val="21"/>
        </w:rPr>
        <w:t>&lt;/</w:t>
      </w:r>
      <w:r w:rsidRPr="00E87ACD">
        <w:rPr>
          <w:rFonts w:ascii="Consolas" w:hAnsi="Consolas"/>
          <w:color w:val="569CD6"/>
          <w:sz w:val="21"/>
          <w:szCs w:val="21"/>
        </w:rPr>
        <w:t>PriceAmount</w:t>
      </w:r>
      <w:r w:rsidRPr="00E87ACD">
        <w:rPr>
          <w:rFonts w:ascii="Consolas" w:hAnsi="Consolas"/>
          <w:color w:val="808080"/>
          <w:sz w:val="21"/>
          <w:szCs w:val="21"/>
        </w:rPr>
        <w:t>&gt;</w:t>
      </w:r>
    </w:p>
    <w:p w:rsidRPr="00E87ACD" w:rsidR="00E87ACD" w:rsidP="000C5715" w:rsidRDefault="00E87ACD" w14:paraId="5B908015" w14:textId="77777777">
      <w:pPr>
        <w:rPr>
          <w:rFonts w:ascii="Consolas" w:hAnsi="Consolas"/>
          <w:color w:val="CCCCCC"/>
          <w:sz w:val="21"/>
          <w:szCs w:val="21"/>
        </w:rPr>
      </w:pPr>
      <w:r w:rsidRPr="00E87ACD">
        <w:rPr>
          <w:rFonts w:ascii="Consolas" w:hAnsi="Consolas"/>
          <w:color w:val="CCCCCC"/>
          <w:sz w:val="21"/>
          <w:szCs w:val="21"/>
        </w:rPr>
        <w:t xml:space="preserve">        </w:t>
      </w:r>
      <w:r w:rsidRPr="00E87ACD">
        <w:rPr>
          <w:rFonts w:ascii="Consolas" w:hAnsi="Consolas"/>
          <w:color w:val="808080"/>
          <w:sz w:val="21"/>
          <w:szCs w:val="21"/>
        </w:rPr>
        <w:t>&lt;</w:t>
      </w:r>
      <w:r w:rsidRPr="00E87ACD">
        <w:rPr>
          <w:rFonts w:ascii="Consolas" w:hAnsi="Consolas"/>
          <w:color w:val="569CD6"/>
          <w:sz w:val="21"/>
          <w:szCs w:val="21"/>
        </w:rPr>
        <w:t>Currency</w:t>
      </w:r>
      <w:r w:rsidRPr="00E87ACD">
        <w:rPr>
          <w:rFonts w:ascii="Consolas" w:hAnsi="Consolas"/>
          <w:color w:val="808080"/>
          <w:sz w:val="21"/>
          <w:szCs w:val="21"/>
        </w:rPr>
        <w:t>&gt;</w:t>
      </w:r>
      <w:r w:rsidRPr="00E87ACD">
        <w:rPr>
          <w:rFonts w:ascii="Consolas" w:hAnsi="Consolas"/>
          <w:color w:val="CCCCCC"/>
          <w:sz w:val="21"/>
          <w:szCs w:val="21"/>
        </w:rPr>
        <w:t>RSD</w:t>
      </w:r>
      <w:r w:rsidRPr="00E87ACD">
        <w:rPr>
          <w:rFonts w:ascii="Consolas" w:hAnsi="Consolas"/>
          <w:color w:val="808080"/>
          <w:sz w:val="21"/>
          <w:szCs w:val="21"/>
        </w:rPr>
        <w:t>&lt;/</w:t>
      </w:r>
      <w:r w:rsidRPr="00E87ACD">
        <w:rPr>
          <w:rFonts w:ascii="Consolas" w:hAnsi="Consolas"/>
          <w:color w:val="569CD6"/>
          <w:sz w:val="21"/>
          <w:szCs w:val="21"/>
        </w:rPr>
        <w:t>Currency</w:t>
      </w:r>
      <w:r w:rsidRPr="00E87ACD">
        <w:rPr>
          <w:rFonts w:ascii="Consolas" w:hAnsi="Consolas"/>
          <w:color w:val="808080"/>
          <w:sz w:val="21"/>
          <w:szCs w:val="21"/>
        </w:rPr>
        <w:t>&gt;</w:t>
      </w:r>
    </w:p>
    <w:p w:rsidRPr="00E87ACD" w:rsidR="00E87ACD" w:rsidP="000C5715" w:rsidRDefault="00E87ACD" w14:paraId="518E96A8" w14:textId="77777777">
      <w:pPr>
        <w:rPr>
          <w:rFonts w:ascii="Consolas" w:hAnsi="Consolas"/>
          <w:color w:val="CCCCCC"/>
          <w:sz w:val="21"/>
          <w:szCs w:val="21"/>
        </w:rPr>
      </w:pPr>
      <w:r w:rsidRPr="00E87ACD">
        <w:rPr>
          <w:rFonts w:ascii="Consolas" w:hAnsi="Consolas"/>
          <w:color w:val="CCCCCC"/>
          <w:sz w:val="21"/>
          <w:szCs w:val="21"/>
        </w:rPr>
        <w:t xml:space="preserve">      </w:t>
      </w:r>
      <w:r w:rsidRPr="00E87ACD">
        <w:rPr>
          <w:rFonts w:ascii="Consolas" w:hAnsi="Consolas"/>
          <w:color w:val="808080"/>
          <w:sz w:val="21"/>
          <w:szCs w:val="21"/>
        </w:rPr>
        <w:t>&lt;/</w:t>
      </w:r>
      <w:r w:rsidRPr="00E87ACD">
        <w:rPr>
          <w:rFonts w:ascii="Consolas" w:hAnsi="Consolas"/>
          <w:color w:val="569CD6"/>
          <w:sz w:val="21"/>
          <w:szCs w:val="21"/>
        </w:rPr>
        <w:t>BasePrice</w:t>
      </w:r>
      <w:r w:rsidRPr="00E87ACD">
        <w:rPr>
          <w:rFonts w:ascii="Consolas" w:hAnsi="Consolas"/>
          <w:color w:val="808080"/>
          <w:sz w:val="21"/>
          <w:szCs w:val="21"/>
        </w:rPr>
        <w:t>&gt;</w:t>
      </w:r>
    </w:p>
    <w:p w:rsidRPr="00E87ACD" w:rsidR="00E87ACD" w:rsidP="000C5715" w:rsidRDefault="00E87ACD" w14:paraId="66368146" w14:textId="77777777">
      <w:pPr>
        <w:rPr>
          <w:rFonts w:ascii="Consolas" w:hAnsi="Consolas"/>
          <w:color w:val="CCCCCC"/>
          <w:sz w:val="21"/>
          <w:szCs w:val="21"/>
        </w:rPr>
      </w:pPr>
      <w:r w:rsidRPr="00E87ACD">
        <w:rPr>
          <w:rFonts w:ascii="Consolas" w:hAnsi="Consolas"/>
          <w:color w:val="CCCCCC"/>
          <w:sz w:val="21"/>
          <w:szCs w:val="21"/>
        </w:rPr>
        <w:t xml:space="preserve">    </w:t>
      </w:r>
      <w:r w:rsidRPr="00E87ACD">
        <w:rPr>
          <w:rFonts w:ascii="Consolas" w:hAnsi="Consolas"/>
          <w:color w:val="808080"/>
          <w:sz w:val="21"/>
          <w:szCs w:val="21"/>
        </w:rPr>
        <w:t>&lt;/</w:t>
      </w:r>
      <w:r w:rsidRPr="00E87ACD">
        <w:rPr>
          <w:rFonts w:ascii="Consolas" w:hAnsi="Consolas"/>
          <w:color w:val="569CD6"/>
          <w:sz w:val="21"/>
          <w:szCs w:val="21"/>
        </w:rPr>
        <w:t>Payment</w:t>
      </w:r>
      <w:r w:rsidRPr="00E87ACD">
        <w:rPr>
          <w:rFonts w:ascii="Consolas" w:hAnsi="Consolas"/>
          <w:color w:val="808080"/>
          <w:sz w:val="21"/>
          <w:szCs w:val="21"/>
        </w:rPr>
        <w:t>&gt;</w:t>
      </w:r>
    </w:p>
    <w:p w:rsidRPr="00E87ACD" w:rsidR="00E87ACD" w:rsidP="000C5715" w:rsidRDefault="00E87ACD" w14:paraId="540A36E4" w14:textId="77777777">
      <w:pPr>
        <w:rPr>
          <w:rFonts w:ascii="Consolas" w:hAnsi="Consolas"/>
          <w:color w:val="CCCCCC"/>
          <w:sz w:val="21"/>
          <w:szCs w:val="21"/>
        </w:rPr>
      </w:pPr>
      <w:r w:rsidRPr="00E87ACD">
        <w:rPr>
          <w:rFonts w:ascii="Consolas" w:hAnsi="Consolas"/>
          <w:color w:val="CCCCCC"/>
          <w:sz w:val="21"/>
          <w:szCs w:val="21"/>
        </w:rPr>
        <w:t xml:space="preserve">  </w:t>
      </w:r>
      <w:r w:rsidRPr="00E87ACD">
        <w:rPr>
          <w:rFonts w:ascii="Consolas" w:hAnsi="Consolas"/>
          <w:color w:val="808080"/>
          <w:sz w:val="21"/>
          <w:szCs w:val="21"/>
        </w:rPr>
        <w:t>&lt;/</w:t>
      </w:r>
      <w:r w:rsidRPr="00E87ACD">
        <w:rPr>
          <w:rFonts w:ascii="Consolas" w:hAnsi="Consolas"/>
          <w:color w:val="569CD6"/>
          <w:sz w:val="21"/>
          <w:szCs w:val="21"/>
        </w:rPr>
        <w:t>Goods</w:t>
      </w:r>
      <w:r w:rsidRPr="00E87ACD">
        <w:rPr>
          <w:rFonts w:ascii="Consolas" w:hAnsi="Consolas"/>
          <w:color w:val="808080"/>
          <w:sz w:val="21"/>
          <w:szCs w:val="21"/>
        </w:rPr>
        <w:t>&gt;</w:t>
      </w:r>
    </w:p>
    <w:p w:rsidRPr="00E87ACD" w:rsidR="00E87ACD" w:rsidP="000C5715" w:rsidRDefault="00E87ACD" w14:paraId="26E8A837" w14:textId="77777777">
      <w:pPr>
        <w:rPr>
          <w:rFonts w:ascii="Consolas" w:hAnsi="Consolas"/>
          <w:color w:val="CCCCCC"/>
          <w:sz w:val="21"/>
          <w:szCs w:val="21"/>
        </w:rPr>
      </w:pPr>
      <w:r w:rsidRPr="00E87ACD">
        <w:rPr>
          <w:rFonts w:ascii="Consolas" w:hAnsi="Consolas"/>
          <w:color w:val="808080"/>
          <w:sz w:val="21"/>
          <w:szCs w:val="21"/>
        </w:rPr>
        <w:t>&lt;/</w:t>
      </w:r>
      <w:r w:rsidRPr="00E87ACD">
        <w:rPr>
          <w:rFonts w:ascii="Consolas" w:hAnsi="Consolas"/>
          <w:color w:val="569CD6"/>
          <w:sz w:val="21"/>
          <w:szCs w:val="21"/>
        </w:rPr>
        <w:t>TaricRequest</w:t>
      </w:r>
      <w:r w:rsidRPr="00E87ACD">
        <w:rPr>
          <w:rFonts w:ascii="Consolas" w:hAnsi="Consolas"/>
          <w:color w:val="808080"/>
          <w:sz w:val="21"/>
          <w:szCs w:val="21"/>
        </w:rPr>
        <w:t>&gt;</w:t>
      </w:r>
    </w:p>
    <w:p w:rsidRPr="00E87ACD" w:rsidR="00E87ACD" w:rsidP="000C5715" w:rsidRDefault="00E87ACD" w14:paraId="468A0239" w14:textId="77777777">
      <w:pPr>
        <w:rPr>
          <w:rFonts w:ascii="Consolas" w:hAnsi="Consolas"/>
          <w:color w:val="CCCCCC"/>
          <w:sz w:val="21"/>
          <w:szCs w:val="21"/>
        </w:rPr>
      </w:pPr>
      <w:r w:rsidRPr="00E87ACD">
        <w:rPr>
          <w:rFonts w:ascii="Consolas" w:hAnsi="Consolas"/>
          <w:color w:val="808080"/>
          <w:sz w:val="21"/>
          <w:szCs w:val="21"/>
        </w:rPr>
        <w:t>&lt;/</w:t>
      </w:r>
      <w:r w:rsidRPr="00E87ACD">
        <w:rPr>
          <w:rFonts w:ascii="Consolas" w:hAnsi="Consolas"/>
          <w:color w:val="569CD6"/>
          <w:sz w:val="21"/>
          <w:szCs w:val="21"/>
        </w:rPr>
        <w:t>env:Data</w:t>
      </w:r>
      <w:r w:rsidRPr="00E87ACD">
        <w:rPr>
          <w:rFonts w:ascii="Consolas" w:hAnsi="Consolas"/>
          <w:color w:val="808080"/>
          <w:sz w:val="21"/>
          <w:szCs w:val="21"/>
        </w:rPr>
        <w:t>&gt;</w:t>
      </w:r>
      <w:r w:rsidRPr="00E87ACD">
        <w:rPr>
          <w:rFonts w:ascii="Consolas" w:hAnsi="Consolas"/>
          <w:color w:val="CCCCCC"/>
          <w:sz w:val="21"/>
          <w:szCs w:val="21"/>
        </w:rPr>
        <w:t xml:space="preserve"> </w:t>
      </w:r>
    </w:p>
    <w:p w:rsidRPr="00E87ACD" w:rsidR="00E87ACD" w:rsidP="000C5715" w:rsidRDefault="00E87ACD" w14:paraId="3784200C" w14:textId="77777777">
      <w:pPr>
        <w:rPr>
          <w:rFonts w:ascii="Consolas" w:hAnsi="Consolas"/>
          <w:color w:val="CCCCCC"/>
          <w:sz w:val="21"/>
          <w:szCs w:val="21"/>
        </w:rPr>
      </w:pPr>
      <w:r w:rsidRPr="00E87ACD">
        <w:rPr>
          <w:rFonts w:ascii="Consolas" w:hAnsi="Consolas"/>
          <w:color w:val="808080"/>
          <w:sz w:val="21"/>
          <w:szCs w:val="21"/>
        </w:rPr>
        <w:t>&lt;/</w:t>
      </w:r>
      <w:r w:rsidRPr="00E87ACD">
        <w:rPr>
          <w:rFonts w:ascii="Consolas" w:hAnsi="Consolas"/>
          <w:color w:val="569CD6"/>
          <w:sz w:val="21"/>
          <w:szCs w:val="21"/>
        </w:rPr>
        <w:t>env:Envelope</w:t>
      </w:r>
      <w:r w:rsidRPr="00E87ACD">
        <w:rPr>
          <w:rFonts w:ascii="Consolas" w:hAnsi="Consolas"/>
          <w:color w:val="808080"/>
          <w:sz w:val="21"/>
          <w:szCs w:val="21"/>
        </w:rPr>
        <w:t>&gt;</w:t>
      </w:r>
      <w:r w:rsidRPr="00E87ACD">
        <w:rPr>
          <w:rFonts w:ascii="Consolas" w:hAnsi="Consolas"/>
          <w:color w:val="CCCCCC"/>
          <w:sz w:val="21"/>
          <w:szCs w:val="21"/>
        </w:rPr>
        <w:t xml:space="preserve"> </w:t>
      </w:r>
    </w:p>
    <w:p w:rsidRPr="00E87ACD" w:rsidR="00E87ACD" w:rsidP="000C5715" w:rsidRDefault="00E87ACD" w14:paraId="62CE2FF1" w14:textId="77777777">
      <w:pPr>
        <w:rPr>
          <w:rFonts w:ascii="Consolas" w:hAnsi="Consolas"/>
          <w:color w:val="CCCCCC"/>
          <w:sz w:val="21"/>
          <w:szCs w:val="21"/>
        </w:rPr>
      </w:pPr>
    </w:p>
    <w:p w:rsidRPr="009E3163" w:rsidR="009E3163" w:rsidP="00554FFA" w:rsidRDefault="009E3163" w14:paraId="3C9A141B" w14:textId="77777777">
      <w:pPr>
        <w:pStyle w:val="Heading3"/>
        <w:rPr>
          <w:bCs/>
          <w:lang w:val="en-GB"/>
        </w:rPr>
      </w:pPr>
      <w:bookmarkStart w:name="_Toc220863576" w:id="82"/>
      <w:bookmarkStart w:name="_Toc220863634" w:id="83"/>
      <w:bookmarkStart w:name="_Toc222325924" w:id="84"/>
      <w:bookmarkStart w:name="_Toc222326011" w:id="85"/>
      <w:bookmarkStart w:name="_Toc222326173" w:id="86"/>
      <w:bookmarkStart w:name="_Toc220863577" w:id="87"/>
      <w:bookmarkStart w:name="_Toc220863635" w:id="88"/>
      <w:bookmarkStart w:name="_Toc222325925" w:id="89"/>
      <w:bookmarkStart w:name="_Toc222326012" w:id="90"/>
      <w:bookmarkStart w:name="_Toc222326174" w:id="91"/>
      <w:bookmarkStart w:name="_Toc220863578" w:id="92"/>
      <w:bookmarkStart w:name="_Toc220863636" w:id="93"/>
      <w:bookmarkStart w:name="_Toc222325926" w:id="94"/>
      <w:bookmarkStart w:name="_Toc222326013" w:id="95"/>
      <w:bookmarkStart w:name="_Toc222326175" w:id="96"/>
      <w:bookmarkStart w:name="_Toc220863579" w:id="97"/>
      <w:bookmarkStart w:name="_Toc220863637" w:id="98"/>
      <w:bookmarkStart w:name="_Toc222325927" w:id="99"/>
      <w:bookmarkStart w:name="_Toc222326014" w:id="100"/>
      <w:bookmarkStart w:name="_Toc222326176" w:id="101"/>
      <w:bookmarkStart w:name="_Toc220863580" w:id="102"/>
      <w:bookmarkStart w:name="_Toc220863638" w:id="103"/>
      <w:bookmarkStart w:name="_Toc222325928" w:id="104"/>
      <w:bookmarkStart w:name="_Toc222326015" w:id="105"/>
      <w:bookmarkStart w:name="_Toc222326177" w:id="106"/>
      <w:bookmarkStart w:name="_Toc220863581" w:id="107"/>
      <w:bookmarkStart w:name="_Toc220863639" w:id="108"/>
      <w:bookmarkStart w:name="_Toc222325929" w:id="109"/>
      <w:bookmarkStart w:name="_Toc222326016" w:id="110"/>
      <w:bookmarkStart w:name="_Toc222326178" w:id="111"/>
      <w:bookmarkStart w:name="_Toc220863582" w:id="112"/>
      <w:bookmarkStart w:name="_Toc220863640" w:id="113"/>
      <w:bookmarkStart w:name="_Toc222325930" w:id="114"/>
      <w:bookmarkStart w:name="_Toc222326017" w:id="115"/>
      <w:bookmarkStart w:name="_Toc222326179" w:id="116"/>
      <w:bookmarkStart w:name="_Toc220863583" w:id="117"/>
      <w:bookmarkStart w:name="_Toc220863641" w:id="118"/>
      <w:bookmarkStart w:name="_Toc222325931" w:id="119"/>
      <w:bookmarkStart w:name="_Toc222326018" w:id="120"/>
      <w:bookmarkStart w:name="_Toc222326180" w:id="121"/>
      <w:bookmarkStart w:name="_Toc220863584" w:id="122"/>
      <w:bookmarkStart w:name="_Toc220863642" w:id="123"/>
      <w:bookmarkStart w:name="_Toc222325932" w:id="124"/>
      <w:bookmarkStart w:name="_Toc222326019" w:id="125"/>
      <w:bookmarkStart w:name="_Toc222326181" w:id="126"/>
      <w:bookmarkStart w:name="_Toc220863585" w:id="127"/>
      <w:bookmarkStart w:name="_Toc220863643" w:id="128"/>
      <w:bookmarkStart w:name="_Toc222325933" w:id="129"/>
      <w:bookmarkStart w:name="_Toc222326020" w:id="130"/>
      <w:bookmarkStart w:name="_Toc222326182" w:id="131"/>
      <w:bookmarkStart w:name="_Toc220863586" w:id="132"/>
      <w:bookmarkStart w:name="_Toc220863644" w:id="133"/>
      <w:bookmarkStart w:name="_Toc222325934" w:id="134"/>
      <w:bookmarkStart w:name="_Toc222326021" w:id="135"/>
      <w:bookmarkStart w:name="_Toc222326183" w:id="136"/>
      <w:bookmarkStart w:name="_Toc220863587" w:id="137"/>
      <w:bookmarkStart w:name="_Toc220863645" w:id="138"/>
      <w:bookmarkStart w:name="_Toc222325935" w:id="139"/>
      <w:bookmarkStart w:name="_Toc222326022" w:id="140"/>
      <w:bookmarkStart w:name="_Toc222326184" w:id="141"/>
      <w:bookmarkStart w:name="_Toc220863588" w:id="142"/>
      <w:bookmarkStart w:name="_Toc220863646" w:id="143"/>
      <w:bookmarkStart w:name="_Toc222325936" w:id="144"/>
      <w:bookmarkStart w:name="_Toc222326023" w:id="145"/>
      <w:bookmarkStart w:name="_Toc222326185" w:id="146"/>
      <w:bookmarkStart w:name="_Toc220863589" w:id="147"/>
      <w:bookmarkStart w:name="_Toc220863647" w:id="148"/>
      <w:bookmarkStart w:name="_Toc222325937" w:id="149"/>
      <w:bookmarkStart w:name="_Toc222326024" w:id="150"/>
      <w:bookmarkStart w:name="_Toc222326186" w:id="151"/>
      <w:bookmarkStart w:name="_Toc220863590" w:id="152"/>
      <w:bookmarkStart w:name="_Toc220863648" w:id="153"/>
      <w:bookmarkStart w:name="_Toc222325938" w:id="154"/>
      <w:bookmarkStart w:name="_Toc222326025" w:id="155"/>
      <w:bookmarkStart w:name="_Toc222326187" w:id="156"/>
      <w:bookmarkStart w:name="_Toc220863591" w:id="157"/>
      <w:bookmarkStart w:name="_Toc220863649" w:id="158"/>
      <w:bookmarkStart w:name="_Toc222325939" w:id="159"/>
      <w:bookmarkStart w:name="_Toc222326026" w:id="160"/>
      <w:bookmarkStart w:name="_Toc222326188" w:id="161"/>
      <w:bookmarkStart w:name="_Toc220863592" w:id="162"/>
      <w:bookmarkStart w:name="_Toc220863650" w:id="163"/>
      <w:bookmarkStart w:name="_Toc222325940" w:id="164"/>
      <w:bookmarkStart w:name="_Toc222326027" w:id="165"/>
      <w:bookmarkStart w:name="_Toc222326189" w:id="166"/>
      <w:bookmarkStart w:name="_Toc220863593" w:id="167"/>
      <w:bookmarkStart w:name="_Toc220863651" w:id="168"/>
      <w:bookmarkStart w:name="_Toc222325941" w:id="169"/>
      <w:bookmarkStart w:name="_Toc222326028" w:id="170"/>
      <w:bookmarkStart w:name="_Toc222326190" w:id="171"/>
      <w:bookmarkStart w:name="_Toc220863594" w:id="172"/>
      <w:bookmarkStart w:name="_Toc220863652" w:id="173"/>
      <w:bookmarkStart w:name="_Toc222325942" w:id="174"/>
      <w:bookmarkStart w:name="_Toc222326029" w:id="175"/>
      <w:bookmarkStart w:name="_Toc222326191" w:id="176"/>
      <w:bookmarkStart w:name="_Toc220863595" w:id="177"/>
      <w:bookmarkStart w:name="_Toc220863653" w:id="178"/>
      <w:bookmarkStart w:name="_Toc222325943" w:id="179"/>
      <w:bookmarkStart w:name="_Toc222326030" w:id="180"/>
      <w:bookmarkStart w:name="_Toc222326192" w:id="181"/>
      <w:bookmarkStart w:name="_Toc220863596" w:id="182"/>
      <w:bookmarkStart w:name="_Toc220863654" w:id="183"/>
      <w:bookmarkStart w:name="_Toc222325944" w:id="184"/>
      <w:bookmarkStart w:name="_Toc222326031" w:id="185"/>
      <w:bookmarkStart w:name="_Toc222326193" w:id="186"/>
      <w:bookmarkStart w:name="_Toc220863597" w:id="187"/>
      <w:bookmarkStart w:name="_Toc220863655" w:id="188"/>
      <w:bookmarkStart w:name="_Toc222325945" w:id="189"/>
      <w:bookmarkStart w:name="_Toc222326032" w:id="190"/>
      <w:bookmarkStart w:name="_Toc222326194" w:id="191"/>
      <w:bookmarkStart w:name="_Toc220863598" w:id="192"/>
      <w:bookmarkStart w:name="_Toc220863656" w:id="193"/>
      <w:bookmarkStart w:name="_Toc222325946" w:id="194"/>
      <w:bookmarkStart w:name="_Toc222326033" w:id="195"/>
      <w:bookmarkStart w:name="_Toc222326195" w:id="196"/>
      <w:bookmarkStart w:name="_Toc220863599" w:id="197"/>
      <w:bookmarkStart w:name="_Toc220863657" w:id="198"/>
      <w:bookmarkStart w:name="_Toc222325947" w:id="199"/>
      <w:bookmarkStart w:name="_Toc222326034" w:id="200"/>
      <w:bookmarkStart w:name="_Toc222326196" w:id="201"/>
      <w:bookmarkStart w:name="_Toc220863600" w:id="202"/>
      <w:bookmarkStart w:name="_Toc220863658" w:id="203"/>
      <w:bookmarkStart w:name="_Toc222325948" w:id="204"/>
      <w:bookmarkStart w:name="_Toc222326035" w:id="205"/>
      <w:bookmarkStart w:name="_Toc222326197" w:id="206"/>
      <w:bookmarkStart w:name="_Toc220863601" w:id="207"/>
      <w:bookmarkStart w:name="_Toc220863659" w:id="208"/>
      <w:bookmarkStart w:name="_Toc222325949" w:id="209"/>
      <w:bookmarkStart w:name="_Toc222326036" w:id="210"/>
      <w:bookmarkStart w:name="_Toc222326198" w:id="211"/>
      <w:bookmarkStart w:name="_Toc220863602" w:id="212"/>
      <w:bookmarkStart w:name="_Toc220863660" w:id="213"/>
      <w:bookmarkStart w:name="_Toc222325950" w:id="214"/>
      <w:bookmarkStart w:name="_Toc222326037" w:id="215"/>
      <w:bookmarkStart w:name="_Toc222326199" w:id="216"/>
      <w:bookmarkStart w:name="_Toc220863603" w:id="217"/>
      <w:bookmarkStart w:name="_Toc220863661" w:id="218"/>
      <w:bookmarkStart w:name="_Toc222325951" w:id="219"/>
      <w:bookmarkStart w:name="_Toc222326038" w:id="220"/>
      <w:bookmarkStart w:name="_Toc222326200" w:id="221"/>
      <w:bookmarkStart w:name="_Toc220863604" w:id="222"/>
      <w:bookmarkStart w:name="_Toc220863662" w:id="223"/>
      <w:bookmarkStart w:name="_Toc222325952" w:id="224"/>
      <w:bookmarkStart w:name="_Toc222326039" w:id="225"/>
      <w:bookmarkStart w:name="_Toc222326201" w:id="226"/>
      <w:bookmarkStart w:name="_Toc220863605" w:id="227"/>
      <w:bookmarkStart w:name="_Toc220863663" w:id="228"/>
      <w:bookmarkStart w:name="_Toc222325953" w:id="229"/>
      <w:bookmarkStart w:name="_Toc222326040" w:id="230"/>
      <w:bookmarkStart w:name="_Toc222326202" w:id="231"/>
      <w:bookmarkStart w:name="_Toc220863606" w:id="232"/>
      <w:bookmarkStart w:name="_Toc220863664" w:id="233"/>
      <w:bookmarkStart w:name="_Toc222325954" w:id="234"/>
      <w:bookmarkStart w:name="_Toc222326041" w:id="235"/>
      <w:bookmarkStart w:name="_Toc222326203" w:id="236"/>
      <w:bookmarkStart w:name="_Toc220863607" w:id="237"/>
      <w:bookmarkStart w:name="_Toc220863665" w:id="238"/>
      <w:bookmarkStart w:name="_Toc222325955" w:id="239"/>
      <w:bookmarkStart w:name="_Toc222326042" w:id="240"/>
      <w:bookmarkStart w:name="_Toc222326204" w:id="241"/>
      <w:bookmarkStart w:name="_Toc220863608" w:id="242"/>
      <w:bookmarkStart w:name="_Toc220863666" w:id="243"/>
      <w:bookmarkStart w:name="_Toc222325956" w:id="244"/>
      <w:bookmarkStart w:name="_Toc222326043" w:id="245"/>
      <w:bookmarkStart w:name="_Toc222326205" w:id="246"/>
      <w:bookmarkStart w:name="_Toc220863609" w:id="247"/>
      <w:bookmarkStart w:name="_Toc220863667" w:id="248"/>
      <w:bookmarkStart w:name="_Toc222325957" w:id="249"/>
      <w:bookmarkStart w:name="_Toc222326044" w:id="250"/>
      <w:bookmarkStart w:name="_Toc222326206" w:id="251"/>
      <w:bookmarkStart w:name="_Toc220863610" w:id="252"/>
      <w:bookmarkStart w:name="_Toc220863668" w:id="253"/>
      <w:bookmarkStart w:name="_Toc222325958" w:id="254"/>
      <w:bookmarkStart w:name="_Toc222326045" w:id="255"/>
      <w:bookmarkStart w:name="_Toc222326207" w:id="256"/>
      <w:bookmarkStart w:name="_Toc220863611" w:id="257"/>
      <w:bookmarkStart w:name="_Toc220863669" w:id="258"/>
      <w:bookmarkStart w:name="_Toc222325959" w:id="259"/>
      <w:bookmarkStart w:name="_Toc222326046" w:id="260"/>
      <w:bookmarkStart w:name="_Toc222326208" w:id="261"/>
      <w:bookmarkStart w:name="_Toc222343943" w:id="262"/>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r w:rsidRPr="009E3163">
        <w:rPr>
          <w:lang w:val="en-GB"/>
        </w:rPr>
        <w:t>Contracts</w:t>
      </w:r>
      <w:r w:rsidRPr="009E3163">
        <w:rPr>
          <w:bCs/>
          <w:lang w:val="en-GB"/>
        </w:rPr>
        <w:t xml:space="preserve"> and priorities</w:t>
      </w:r>
      <w:bookmarkEnd w:id="262"/>
      <w:r w:rsidRPr="009E3163">
        <w:rPr>
          <w:bCs/>
          <w:lang w:val="en-GB"/>
        </w:rPr>
        <w:t> </w:t>
      </w:r>
    </w:p>
    <w:p w:rsidRPr="009E3163" w:rsidR="009E3163" w:rsidP="00B379EC" w:rsidRDefault="009E3163" w14:paraId="7E0213C4" w14:textId="02083F34">
      <w:pPr>
        <w:spacing w:before="120"/>
      </w:pPr>
      <w:r w:rsidRPr="009E3163">
        <w:t xml:space="preserve">The order of message processing is ensured by the FIFO (First In, First Out) principle of the queue. Under normal circumstances, messages are processed in the exact order in which they arrive. This default </w:t>
      </w:r>
      <w:r w:rsidRPr="009E3163" w:rsidR="00B379EC">
        <w:t>behaviour</w:t>
      </w:r>
      <w:r w:rsidRPr="009E3163">
        <w:t xml:space="preserve"> can be overridden by using a message priority attribute, which can be defined as Low, Normal, or High. Messages with a higher priority are processed before messages with a lower priority, regardless of their arrival time. This mechanism allows critical or time-sensitive operations to be handled preferentially while still leveraging the robustness of the queuing model. </w:t>
      </w:r>
    </w:p>
    <w:p w:rsidRPr="009E3163" w:rsidR="009E3163" w:rsidP="009E3163" w:rsidRDefault="009E3163" w14:paraId="30BD3CBE" w14:textId="77777777">
      <w:r w:rsidRPr="009E3163">
        <w:t>There are two types of contracts: one for explicit routing and one for implicit routing. For each of these contracts, a variant with message priority support is also defined. This allows both routing styles to be used either with standard processing or with prioritized message handling, depending on the needs of the integration scenario. </w:t>
      </w:r>
    </w:p>
    <w:p w:rsidRPr="009E3163" w:rsidR="009E3163" w:rsidP="009E3163" w:rsidRDefault="009E3163" w14:paraId="66D00649" w14:textId="77777777">
      <w:r w:rsidRPr="009E3163">
        <w:t>Example for normal priority and explicit routing is </w:t>
      </w:r>
    </w:p>
    <w:p w:rsidRPr="009E3163" w:rsidR="009E3163" w:rsidP="009E3163" w:rsidRDefault="009E3163" w14:paraId="558E0060" w14:textId="77777777">
      <w:r w:rsidRPr="009E3163">
        <w:t>CREATE CONTRACT [http://www.aquasoft.cz/namespaces/envelope/ver4/normal/async]  </w:t>
      </w:r>
    </w:p>
    <w:p w:rsidRPr="009E3163" w:rsidR="009E3163" w:rsidP="009E3163" w:rsidRDefault="009E3163" w14:paraId="43B14542" w14:textId="77777777">
      <w:r w:rsidRPr="009E3163">
        <w:t>    AUTHORIZATION [dbo]  </w:t>
      </w:r>
    </w:p>
    <w:p w:rsidRPr="009E3163" w:rsidR="009E3163" w:rsidP="009E3163" w:rsidRDefault="009E3163" w14:paraId="02BABB6A" w14:textId="77777777">
      <w:r w:rsidRPr="009E3163">
        <w:t>    ( </w:t>
      </w:r>
    </w:p>
    <w:p w:rsidRPr="009E3163" w:rsidR="009E3163" w:rsidP="009E3163" w:rsidRDefault="009E3163" w14:paraId="50B47B18" w14:textId="77777777">
      <w:r w:rsidRPr="009E3163">
        <w:t>      [http://www.aquasoft.cz/namespaces/envelope/ver4] SENT BY INITIATOR </w:t>
      </w:r>
    </w:p>
    <w:p w:rsidRPr="009E3163" w:rsidR="009E3163" w:rsidP="009E3163" w:rsidRDefault="009E3163" w14:paraId="36E31A4B" w14:textId="77777777">
      <w:r w:rsidRPr="009E3163">
        <w:t>    ) </w:t>
      </w:r>
    </w:p>
    <w:p w:rsidRPr="009E3163" w:rsidR="009E3163" w:rsidP="009E3163" w:rsidRDefault="009E3163" w14:paraId="4174802B" w14:textId="77777777">
      <w:r w:rsidRPr="009E3163">
        <w:t>GO </w:t>
      </w:r>
    </w:p>
    <w:p w:rsidRPr="009E3163" w:rsidR="009E3163" w:rsidP="009E3163" w:rsidRDefault="009E3163" w14:paraId="2D65D20E" w14:textId="77777777">
      <w:r w:rsidRPr="009E3163">
        <w:t> </w:t>
      </w:r>
    </w:p>
    <w:p w:rsidRPr="009E3163" w:rsidR="009E3163" w:rsidP="009E3163" w:rsidRDefault="009E3163" w14:paraId="36383429" w14:textId="77777777">
      <w:r w:rsidRPr="009E3163">
        <w:t>CREATE BROKER PRIORITY [NormalPriority]  </w:t>
      </w:r>
    </w:p>
    <w:p w:rsidRPr="009E3163" w:rsidR="009E3163" w:rsidP="009E3163" w:rsidRDefault="009E3163" w14:paraId="2535D0E7" w14:textId="77777777">
      <w:r w:rsidRPr="009E3163">
        <w:t>FOR CONVERSATION  SET ( </w:t>
      </w:r>
    </w:p>
    <w:p w:rsidRPr="009E3163" w:rsidR="009E3163" w:rsidP="009E3163" w:rsidRDefault="009E3163" w14:paraId="1C9BF6C0" w14:textId="77777777">
      <w:r w:rsidRPr="009E3163">
        <w:t> CONTRACT_NAME = [http://www.aquasoft.cz/namespaces/envelope/ver4/normal/async] , </w:t>
      </w:r>
    </w:p>
    <w:p w:rsidRPr="009E3163" w:rsidR="009E3163" w:rsidP="009E3163" w:rsidRDefault="009E3163" w14:paraId="2655EC82" w14:textId="77777777">
      <w:r w:rsidRPr="009E3163">
        <w:t>  LOCAL_SERVICE_NAME = ANY , </w:t>
      </w:r>
    </w:p>
    <w:p w:rsidRPr="009E3163" w:rsidR="009E3163" w:rsidP="009E3163" w:rsidRDefault="009E3163" w14:paraId="495EF903" w14:textId="77777777">
      <w:r w:rsidRPr="009E3163">
        <w:t>  REMOTE_SERVICE_NAME = ANY , </w:t>
      </w:r>
    </w:p>
    <w:p w:rsidRPr="009E3163" w:rsidR="009E3163" w:rsidP="009E3163" w:rsidRDefault="009E3163" w14:paraId="5B83D45C" w14:textId="77777777">
      <w:r w:rsidRPr="009E3163">
        <w:t>  PRIORITY_LEVEL = 5 )  </w:t>
      </w:r>
    </w:p>
    <w:p w:rsidRPr="009E3163" w:rsidR="009E3163" w:rsidP="009E3163" w:rsidRDefault="009E3163" w14:paraId="6B76B951" w14:textId="77777777">
      <w:r w:rsidRPr="009E3163">
        <w:t>GO </w:t>
      </w:r>
    </w:p>
    <w:p w:rsidR="00DE0943" w:rsidP="00B379EC" w:rsidRDefault="00DE0943" w14:paraId="573587C7" w14:textId="77777777">
      <w:pPr>
        <w:pStyle w:val="Heading2"/>
      </w:pPr>
      <w:bookmarkStart w:name="_Toc222343944" w:id="263"/>
      <w:r w:rsidRPr="0008343F">
        <w:t>Environment</w:t>
      </w:r>
      <w:r>
        <w:t xml:space="preserve"> Details</w:t>
      </w:r>
      <w:bookmarkEnd w:id="263"/>
    </w:p>
    <w:p w:rsidRPr="00D02A39" w:rsidR="00DE0943" w:rsidP="00B379EC" w:rsidRDefault="00DE0943" w14:paraId="0711366A" w14:textId="77777777">
      <w:pPr>
        <w:spacing w:before="120"/>
      </w:pPr>
      <w:r w:rsidRPr="00D02A39">
        <w:t>ITMS will use an existing MS SQL Server database cluster that is already in place. For integration purposes, the existing Service Broker database (SBMQ) will be used. The required database objects and access rights for the AIS and AES applications are already in place, as the database is also used for other message exchanges.</w:t>
      </w:r>
    </w:p>
    <w:p w:rsidRPr="00ED0859" w:rsidR="00DE0943" w:rsidP="00DE0943" w:rsidRDefault="00DE0943" w14:paraId="3A612E37" w14:textId="77777777">
      <w:pPr>
        <w:rPr>
          <w:lang w:val="cs-CZ"/>
        </w:rPr>
      </w:pPr>
    </w:p>
    <w:tbl>
      <w:tblPr>
        <w:tblStyle w:val="PlainTable1"/>
        <w:tblW w:w="0" w:type="auto"/>
        <w:tblLook w:val="04A0" w:firstRow="1" w:lastRow="0" w:firstColumn="1" w:lastColumn="0" w:noHBand="0" w:noVBand="1"/>
      </w:tblPr>
      <w:tblGrid>
        <w:gridCol w:w="1425"/>
        <w:gridCol w:w="1557"/>
        <w:gridCol w:w="6081"/>
      </w:tblGrid>
      <w:tr w:rsidR="00DE0943" w:rsidTr="0064309F" w14:paraId="795D9026"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3" w:type="dxa"/>
            <w:gridSpan w:val="3"/>
          </w:tcPr>
          <w:p w:rsidR="00DE0943" w:rsidP="0064309F" w:rsidRDefault="00DE0943" w14:paraId="3D36C62D" w14:textId="77777777">
            <w:r>
              <w:t>ITMS testing environment</w:t>
            </w:r>
          </w:p>
        </w:tc>
      </w:tr>
      <w:tr w:rsidRPr="000E56F2" w:rsidR="00DE0943" w:rsidTr="0064309F" w14:paraId="451FABD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6" w:type="dxa"/>
          </w:tcPr>
          <w:p w:rsidR="00DE0943" w:rsidP="0064309F" w:rsidRDefault="00DE0943" w14:paraId="156FFFE9" w14:textId="77777777">
            <w:r>
              <w:t>Application servers</w:t>
            </w:r>
          </w:p>
        </w:tc>
        <w:tc>
          <w:tcPr>
            <w:tcW w:w="7067" w:type="dxa"/>
            <w:gridSpan w:val="2"/>
          </w:tcPr>
          <w:p w:rsidRPr="000E56F2" w:rsidR="00DE0943" w:rsidP="0064309F" w:rsidRDefault="00DE0943" w14:paraId="04B95C19" w14:textId="77777777">
            <w:pPr>
              <w:cnfStyle w:val="000000100000" w:firstRow="0" w:lastRow="0" w:firstColumn="0" w:lastColumn="0" w:oddVBand="0" w:evenVBand="0" w:oddHBand="1" w:evenHBand="0" w:firstRowFirstColumn="0" w:firstRowLastColumn="0" w:lastRowFirstColumn="0" w:lastRowLastColumn="0"/>
              <w:rPr>
                <w:lang w:val="de-DE"/>
              </w:rPr>
            </w:pPr>
            <w:r w:rsidRPr="000E56F2">
              <w:rPr>
                <w:lang w:val="de-DE"/>
              </w:rPr>
              <w:t>ITMS-EDFE1-TE  10.0.150.11</w:t>
            </w:r>
          </w:p>
          <w:p w:rsidRPr="000E56F2" w:rsidR="00DE0943" w:rsidP="0064309F" w:rsidRDefault="00DE0943" w14:paraId="560EE560" w14:textId="77777777">
            <w:pPr>
              <w:cnfStyle w:val="000000100000" w:firstRow="0" w:lastRow="0" w:firstColumn="0" w:lastColumn="0" w:oddVBand="0" w:evenVBand="0" w:oddHBand="1" w:evenHBand="0" w:firstRowFirstColumn="0" w:firstRowLastColumn="0" w:lastRowFirstColumn="0" w:lastRowLastColumn="0"/>
              <w:rPr>
                <w:lang w:val="de-DE"/>
              </w:rPr>
            </w:pPr>
            <w:r w:rsidRPr="000E56F2">
              <w:rPr>
                <w:lang w:val="de-DE"/>
              </w:rPr>
              <w:t>ITMS-EDFE2-TE 10.0.150.12</w:t>
            </w:r>
          </w:p>
          <w:p w:rsidRPr="000E56F2" w:rsidR="00DE0943" w:rsidP="0064309F" w:rsidRDefault="00DE0943" w14:paraId="148279DB" w14:textId="77777777">
            <w:pPr>
              <w:cnfStyle w:val="000000100000" w:firstRow="0" w:lastRow="0" w:firstColumn="0" w:lastColumn="0" w:oddVBand="0" w:evenVBand="0" w:oddHBand="1" w:evenHBand="0" w:firstRowFirstColumn="0" w:firstRowLastColumn="0" w:lastRowFirstColumn="0" w:lastRowLastColumn="0"/>
              <w:rPr>
                <w:lang w:val="de-DE"/>
              </w:rPr>
            </w:pPr>
            <w:r w:rsidRPr="000E56F2">
              <w:rPr>
                <w:lang w:val="de-DE"/>
              </w:rPr>
              <w:t>ITMS-NDFE1-TE 10.0.151.11</w:t>
            </w:r>
          </w:p>
          <w:p w:rsidRPr="000E56F2" w:rsidR="00DE0943" w:rsidP="0064309F" w:rsidRDefault="00DE0943" w14:paraId="6C898233" w14:textId="77777777">
            <w:pPr>
              <w:cnfStyle w:val="000000100000" w:firstRow="0" w:lastRow="0" w:firstColumn="0" w:lastColumn="0" w:oddVBand="0" w:evenVBand="0" w:oddHBand="1" w:evenHBand="0" w:firstRowFirstColumn="0" w:firstRowLastColumn="0" w:lastRowFirstColumn="0" w:lastRowLastColumn="0"/>
              <w:rPr>
                <w:lang w:val="de-DE"/>
              </w:rPr>
            </w:pPr>
            <w:r w:rsidRPr="000E56F2">
              <w:rPr>
                <w:lang w:val="de-DE"/>
              </w:rPr>
              <w:t>ITMS-NDFE2-TE 10.0.151.12</w:t>
            </w:r>
          </w:p>
          <w:p w:rsidRPr="000E56F2" w:rsidR="00DE0943" w:rsidP="0064309F" w:rsidRDefault="00DE0943" w14:paraId="7254CED8" w14:textId="77777777">
            <w:pPr>
              <w:cnfStyle w:val="000000100000" w:firstRow="0" w:lastRow="0" w:firstColumn="0" w:lastColumn="0" w:oddVBand="0" w:evenVBand="0" w:oddHBand="1" w:evenHBand="0" w:firstRowFirstColumn="0" w:firstRowLastColumn="0" w:lastRowFirstColumn="0" w:lastRowLastColumn="0"/>
              <w:rPr>
                <w:lang w:val="de-DE"/>
              </w:rPr>
            </w:pPr>
            <w:r w:rsidRPr="000E56F2">
              <w:rPr>
                <w:lang w:val="de-DE"/>
              </w:rPr>
              <w:t>ITMS-NDBE1-TE 10.0.151.13</w:t>
            </w:r>
          </w:p>
          <w:p w:rsidRPr="000E56F2" w:rsidR="00DE0943" w:rsidP="0064309F" w:rsidRDefault="00DE0943" w14:paraId="3A901919" w14:textId="77777777">
            <w:pPr>
              <w:cnfStyle w:val="000000100000" w:firstRow="0" w:lastRow="0" w:firstColumn="0" w:lastColumn="0" w:oddVBand="0" w:evenVBand="0" w:oddHBand="1" w:evenHBand="0" w:firstRowFirstColumn="0" w:firstRowLastColumn="0" w:lastRowFirstColumn="0" w:lastRowLastColumn="0"/>
              <w:rPr>
                <w:lang w:val="de-DE"/>
              </w:rPr>
            </w:pPr>
            <w:r w:rsidRPr="000E56F2">
              <w:rPr>
                <w:lang w:val="de-DE"/>
              </w:rPr>
              <w:t>ITMS-NDBE2-TE 10.0.151.14</w:t>
            </w:r>
          </w:p>
        </w:tc>
      </w:tr>
      <w:tr w:rsidR="00DE0943" w:rsidTr="0064309F" w14:paraId="7CD73B9B" w14:textId="77777777">
        <w:tc>
          <w:tcPr>
            <w:cnfStyle w:val="001000000000" w:firstRow="0" w:lastRow="0" w:firstColumn="1" w:lastColumn="0" w:oddVBand="0" w:evenVBand="0" w:oddHBand="0" w:evenHBand="0" w:firstRowFirstColumn="0" w:firstRowLastColumn="0" w:lastRowFirstColumn="0" w:lastRowLastColumn="0"/>
            <w:tcW w:w="1996" w:type="dxa"/>
          </w:tcPr>
          <w:p w:rsidR="00DE0943" w:rsidP="0064309F" w:rsidRDefault="00DE0943" w14:paraId="6B0F8C06" w14:textId="77777777">
            <w:r>
              <w:t>Databases</w:t>
            </w:r>
          </w:p>
        </w:tc>
        <w:tc>
          <w:tcPr>
            <w:tcW w:w="7067" w:type="dxa"/>
            <w:gridSpan w:val="2"/>
          </w:tcPr>
          <w:p w:rsidR="00DE0943" w:rsidP="0064309F" w:rsidRDefault="00DE0943" w14:paraId="4E7BC23B" w14:textId="77777777">
            <w:pPr>
              <w:cnfStyle w:val="000000000000" w:firstRow="0" w:lastRow="0" w:firstColumn="0" w:lastColumn="0" w:oddVBand="0" w:evenVBand="0" w:oddHBand="0" w:evenHBand="0" w:firstRowFirstColumn="0" w:firstRowLastColumn="0" w:lastRowFirstColumn="0" w:lastRowLastColumn="0"/>
            </w:pPr>
          </w:p>
        </w:tc>
      </w:tr>
      <w:tr w:rsidR="00DE0943" w:rsidTr="0064309F" w14:paraId="21DE102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6" w:type="dxa"/>
          </w:tcPr>
          <w:p w:rsidR="00DE0943" w:rsidP="0064309F" w:rsidRDefault="00DE0943" w14:paraId="681691E8" w14:textId="77777777"/>
        </w:tc>
        <w:tc>
          <w:tcPr>
            <w:tcW w:w="7067" w:type="dxa"/>
            <w:gridSpan w:val="2"/>
          </w:tcPr>
          <w:p w:rsidR="00DE0943" w:rsidP="0064309F" w:rsidRDefault="00DE0943" w14:paraId="44E86100" w14:textId="77777777">
            <w:pPr>
              <w:cnfStyle w:val="000000100000" w:firstRow="0" w:lastRow="0" w:firstColumn="0" w:lastColumn="0" w:oddVBand="0" w:evenVBand="0" w:oddHBand="1" w:evenHBand="0" w:firstRowFirstColumn="0" w:firstRowLastColumn="0" w:lastRowFirstColumn="0" w:lastRowLastColumn="0"/>
            </w:pPr>
            <w:r>
              <w:t xml:space="preserve">HA Group </w:t>
            </w:r>
            <w:r w:rsidRPr="001026C5">
              <w:t>Ncts5-nddb-te.carina.rs</w:t>
            </w:r>
            <w:r>
              <w:t xml:space="preserve"> 10.0.131.43</w:t>
            </w:r>
          </w:p>
        </w:tc>
      </w:tr>
      <w:tr w:rsidRPr="000E56F2" w:rsidR="00DE0943" w:rsidTr="0064309F" w14:paraId="4308C3C1" w14:textId="77777777">
        <w:tc>
          <w:tcPr>
            <w:cnfStyle w:val="001000000000" w:firstRow="0" w:lastRow="0" w:firstColumn="1" w:lastColumn="0" w:oddVBand="0" w:evenVBand="0" w:oddHBand="0" w:evenHBand="0" w:firstRowFirstColumn="0" w:firstRowLastColumn="0" w:lastRowFirstColumn="0" w:lastRowLastColumn="0"/>
            <w:tcW w:w="1996" w:type="dxa"/>
          </w:tcPr>
          <w:p w:rsidR="00DE0943" w:rsidP="0064309F" w:rsidRDefault="00DE0943" w14:paraId="5F1F3349" w14:textId="77777777"/>
        </w:tc>
        <w:tc>
          <w:tcPr>
            <w:tcW w:w="7067" w:type="dxa"/>
            <w:gridSpan w:val="2"/>
          </w:tcPr>
          <w:p w:rsidRPr="001026C5" w:rsidR="00DE0943" w:rsidP="0064309F" w:rsidRDefault="00DE0943" w14:paraId="4AFF666A" w14:textId="77777777">
            <w:pPr>
              <w:cnfStyle w:val="000000000000" w:firstRow="0" w:lastRow="0" w:firstColumn="0" w:lastColumn="0" w:oddVBand="0" w:evenVBand="0" w:oddHBand="0" w:evenHBand="0" w:firstRowFirstColumn="0" w:firstRowLastColumn="0" w:lastRowFirstColumn="0" w:lastRowLastColumn="0"/>
              <w:rPr>
                <w:lang w:val="pl-PL"/>
              </w:rPr>
            </w:pPr>
            <w:r w:rsidRPr="001026C5">
              <w:rPr>
                <w:lang w:val="pl-PL"/>
              </w:rPr>
              <w:t>N1 Ncts5-nddb1-te\NCTS5_NDDB1_TE</w:t>
            </w:r>
            <w:r>
              <w:rPr>
                <w:lang w:val="pl-PL"/>
              </w:rPr>
              <w:t xml:space="preserve"> 10.0.131.41</w:t>
            </w:r>
          </w:p>
        </w:tc>
      </w:tr>
      <w:tr w:rsidRPr="000E56F2" w:rsidR="00DE0943" w:rsidTr="0064309F" w14:paraId="548E257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6" w:type="dxa"/>
          </w:tcPr>
          <w:p w:rsidRPr="001026C5" w:rsidR="00DE0943" w:rsidP="0064309F" w:rsidRDefault="00DE0943" w14:paraId="424A9562" w14:textId="77777777">
            <w:pPr>
              <w:rPr>
                <w:lang w:val="pl-PL"/>
              </w:rPr>
            </w:pPr>
          </w:p>
        </w:tc>
        <w:tc>
          <w:tcPr>
            <w:tcW w:w="7067" w:type="dxa"/>
            <w:gridSpan w:val="2"/>
          </w:tcPr>
          <w:p w:rsidRPr="001026C5" w:rsidR="00DE0943" w:rsidP="0064309F" w:rsidRDefault="00DE0943" w14:paraId="4251BB60" w14:textId="77777777">
            <w:pPr>
              <w:cnfStyle w:val="000000100000" w:firstRow="0" w:lastRow="0" w:firstColumn="0" w:lastColumn="0" w:oddVBand="0" w:evenVBand="0" w:oddHBand="1" w:evenHBand="0" w:firstRowFirstColumn="0" w:firstRowLastColumn="0" w:lastRowFirstColumn="0" w:lastRowLastColumn="0"/>
              <w:rPr>
                <w:lang w:val="pl-PL"/>
              </w:rPr>
            </w:pPr>
            <w:r>
              <w:rPr>
                <w:lang w:val="pl-PL"/>
              </w:rPr>
              <w:t xml:space="preserve">N2 </w:t>
            </w:r>
            <w:r w:rsidRPr="001026C5">
              <w:rPr>
                <w:lang w:val="pl-PL"/>
              </w:rPr>
              <w:t>Ncts5-nddb</w:t>
            </w:r>
            <w:r>
              <w:rPr>
                <w:lang w:val="pl-PL"/>
              </w:rPr>
              <w:t>2</w:t>
            </w:r>
            <w:r w:rsidRPr="001026C5">
              <w:rPr>
                <w:lang w:val="pl-PL"/>
              </w:rPr>
              <w:t>-te\NCTS5_NDDB</w:t>
            </w:r>
            <w:r>
              <w:rPr>
                <w:lang w:val="pl-PL"/>
              </w:rPr>
              <w:t>2</w:t>
            </w:r>
            <w:r w:rsidRPr="001026C5">
              <w:rPr>
                <w:lang w:val="pl-PL"/>
              </w:rPr>
              <w:t>_TE</w:t>
            </w:r>
            <w:r>
              <w:rPr>
                <w:lang w:val="pl-PL"/>
              </w:rPr>
              <w:t xml:space="preserve"> 10.0.131.42</w:t>
            </w:r>
          </w:p>
        </w:tc>
      </w:tr>
      <w:tr w:rsidR="00DE0943" w:rsidTr="0064309F" w14:paraId="19320D7F" w14:textId="77777777">
        <w:tc>
          <w:tcPr>
            <w:cnfStyle w:val="001000000000" w:firstRow="0" w:lastRow="0" w:firstColumn="1" w:lastColumn="0" w:oddVBand="0" w:evenVBand="0" w:oddHBand="0" w:evenHBand="0" w:firstRowFirstColumn="0" w:firstRowLastColumn="0" w:lastRowFirstColumn="0" w:lastRowLastColumn="0"/>
            <w:tcW w:w="1996" w:type="dxa"/>
          </w:tcPr>
          <w:p w:rsidRPr="001026C5" w:rsidR="00DE0943" w:rsidP="0064309F" w:rsidRDefault="00DE0943" w14:paraId="6C4147E2" w14:textId="77777777">
            <w:pPr>
              <w:rPr>
                <w:lang w:val="pl-PL"/>
              </w:rPr>
            </w:pPr>
          </w:p>
        </w:tc>
        <w:tc>
          <w:tcPr>
            <w:tcW w:w="7067" w:type="dxa"/>
            <w:gridSpan w:val="2"/>
          </w:tcPr>
          <w:p w:rsidR="00DE0943" w:rsidP="0064309F" w:rsidRDefault="00DE0943" w14:paraId="1F6FA5A2" w14:textId="77777777">
            <w:pPr>
              <w:cnfStyle w:val="000000000000" w:firstRow="0" w:lastRow="0" w:firstColumn="0" w:lastColumn="0" w:oddVBand="0" w:evenVBand="0" w:oddHBand="0" w:evenHBand="0" w:firstRowFirstColumn="0" w:firstRowLastColumn="0" w:lastRowFirstColumn="0" w:lastRowLastColumn="0"/>
              <w:rPr>
                <w:lang w:val="pl-PL"/>
              </w:rPr>
            </w:pPr>
            <w:r>
              <w:rPr>
                <w:lang w:val="pl-PL"/>
              </w:rPr>
              <w:t>Service broker</w:t>
            </w:r>
          </w:p>
        </w:tc>
      </w:tr>
      <w:tr w:rsidR="00DE0943" w:rsidTr="0064309F" w14:paraId="0AC3DA8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6" w:type="dxa"/>
          </w:tcPr>
          <w:p w:rsidRPr="001026C5" w:rsidR="00DE0943" w:rsidP="0064309F" w:rsidRDefault="00DE0943" w14:paraId="303C8C37" w14:textId="77777777">
            <w:pPr>
              <w:rPr>
                <w:lang w:val="pl-PL"/>
              </w:rPr>
            </w:pPr>
          </w:p>
        </w:tc>
        <w:tc>
          <w:tcPr>
            <w:tcW w:w="2252" w:type="dxa"/>
          </w:tcPr>
          <w:p w:rsidR="00DE0943" w:rsidP="0064309F" w:rsidRDefault="00DE0943" w14:paraId="1DDBF3F9" w14:textId="77777777">
            <w:pPr>
              <w:spacing w:after="0" w:line="240" w:lineRule="auto"/>
              <w:cnfStyle w:val="000000100000" w:firstRow="0" w:lastRow="0" w:firstColumn="0" w:lastColumn="0" w:oddVBand="0" w:evenVBand="0" w:oddHBand="1" w:evenHBand="0" w:firstRowFirstColumn="0" w:firstRowLastColumn="0" w:lastRowFirstColumn="0" w:lastRowLastColumn="0"/>
              <w:rPr>
                <w:lang w:val="pl-PL"/>
              </w:rPr>
            </w:pPr>
            <w:r>
              <w:rPr>
                <w:lang w:val="pl-PL"/>
              </w:rPr>
              <w:t>DB</w:t>
            </w:r>
          </w:p>
        </w:tc>
        <w:tc>
          <w:tcPr>
            <w:tcW w:w="4815" w:type="dxa"/>
          </w:tcPr>
          <w:p w:rsidR="00DE0943" w:rsidP="0064309F" w:rsidRDefault="00DE0943" w14:paraId="1A2B50B4" w14:textId="77777777">
            <w:pPr>
              <w:cnfStyle w:val="000000100000" w:firstRow="0" w:lastRow="0" w:firstColumn="0" w:lastColumn="0" w:oddVBand="0" w:evenVBand="0" w:oddHBand="1" w:evenHBand="0" w:firstRowFirstColumn="0" w:firstRowLastColumn="0" w:lastRowFirstColumn="0" w:lastRowLastColumn="0"/>
              <w:rPr>
                <w:lang w:val="pl-PL"/>
              </w:rPr>
            </w:pPr>
            <w:r>
              <w:rPr>
                <w:lang w:val="pl-PL"/>
              </w:rPr>
              <w:t>SBMQ</w:t>
            </w:r>
          </w:p>
        </w:tc>
      </w:tr>
      <w:tr w:rsidR="00DE0943" w:rsidTr="0064309F" w14:paraId="46ABF810" w14:textId="77777777">
        <w:tc>
          <w:tcPr>
            <w:cnfStyle w:val="001000000000" w:firstRow="0" w:lastRow="0" w:firstColumn="1" w:lastColumn="0" w:oddVBand="0" w:evenVBand="0" w:oddHBand="0" w:evenHBand="0" w:firstRowFirstColumn="0" w:firstRowLastColumn="0" w:lastRowFirstColumn="0" w:lastRowLastColumn="0"/>
            <w:tcW w:w="1996" w:type="dxa"/>
          </w:tcPr>
          <w:p w:rsidRPr="001026C5" w:rsidR="00DE0943" w:rsidP="0064309F" w:rsidRDefault="00DE0943" w14:paraId="16A3AF1C" w14:textId="77777777">
            <w:pPr>
              <w:rPr>
                <w:lang w:val="pl-PL"/>
              </w:rPr>
            </w:pPr>
          </w:p>
        </w:tc>
        <w:tc>
          <w:tcPr>
            <w:tcW w:w="2252" w:type="dxa"/>
          </w:tcPr>
          <w:p w:rsidR="00DE0943" w:rsidP="0064309F" w:rsidRDefault="00DE0943" w14:paraId="208189E2" w14:textId="77777777">
            <w:pPr>
              <w:spacing w:after="0" w:line="240" w:lineRule="auto"/>
              <w:cnfStyle w:val="000000000000" w:firstRow="0" w:lastRow="0" w:firstColumn="0" w:lastColumn="0" w:oddVBand="0" w:evenVBand="0" w:oddHBand="0" w:evenHBand="0" w:firstRowFirstColumn="0" w:firstRowLastColumn="0" w:lastRowFirstColumn="0" w:lastRowLastColumn="0"/>
              <w:rPr>
                <w:lang w:val="pl-PL"/>
              </w:rPr>
            </w:pPr>
            <w:r>
              <w:rPr>
                <w:lang w:val="pl-PL"/>
              </w:rPr>
              <w:t>Quota service/queue</w:t>
            </w:r>
          </w:p>
        </w:tc>
        <w:tc>
          <w:tcPr>
            <w:tcW w:w="4815" w:type="dxa"/>
          </w:tcPr>
          <w:p w:rsidR="00DE0943" w:rsidP="0064309F" w:rsidRDefault="00DE0943" w14:paraId="24936C3C" w14:textId="77777777">
            <w:pPr>
              <w:cnfStyle w:val="000000000000" w:firstRow="0" w:lastRow="0" w:firstColumn="0" w:lastColumn="0" w:oddVBand="0" w:evenVBand="0" w:oddHBand="0" w:evenHBand="0" w:firstRowFirstColumn="0" w:firstRowLastColumn="0" w:lastRowFirstColumn="0" w:lastRowLastColumn="0"/>
              <w:rPr>
                <w:lang w:val="pl-PL"/>
              </w:rPr>
            </w:pPr>
            <w:r w:rsidRPr="001026C5">
              <w:rPr>
                <w:lang w:val="cs-CZ"/>
              </w:rPr>
              <w:t>ITMSQuota</w:t>
            </w:r>
            <w:r>
              <w:t>/</w:t>
            </w:r>
            <w:r w:rsidRPr="001026C5">
              <w:t>[itmsquota].[ITMSQuotaSupQueue]</w:t>
            </w:r>
          </w:p>
        </w:tc>
      </w:tr>
      <w:tr w:rsidR="00DE0943" w:rsidTr="0064309F" w14:paraId="156153F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6" w:type="dxa"/>
          </w:tcPr>
          <w:p w:rsidRPr="001026C5" w:rsidR="00DE0943" w:rsidP="0064309F" w:rsidRDefault="00DE0943" w14:paraId="4E58557A" w14:textId="77777777">
            <w:pPr>
              <w:rPr>
                <w:lang w:val="pl-PL"/>
              </w:rPr>
            </w:pPr>
          </w:p>
        </w:tc>
        <w:tc>
          <w:tcPr>
            <w:tcW w:w="2252" w:type="dxa"/>
          </w:tcPr>
          <w:p w:rsidR="00DE0943" w:rsidP="0064309F" w:rsidRDefault="00DE0943" w14:paraId="2DD41717" w14:textId="77777777">
            <w:pPr>
              <w:spacing w:after="0" w:line="240" w:lineRule="auto"/>
              <w:cnfStyle w:val="000000100000" w:firstRow="0" w:lastRow="0" w:firstColumn="0" w:lastColumn="0" w:oddVBand="0" w:evenVBand="0" w:oddHBand="1" w:evenHBand="0" w:firstRowFirstColumn="0" w:firstRowLastColumn="0" w:lastRowFirstColumn="0" w:lastRowLastColumn="0"/>
              <w:rPr>
                <w:lang w:val="pl-PL"/>
              </w:rPr>
            </w:pPr>
            <w:r>
              <w:rPr>
                <w:lang w:val="pl-PL"/>
              </w:rPr>
              <w:t>TARIC service/queue</w:t>
            </w:r>
          </w:p>
        </w:tc>
        <w:tc>
          <w:tcPr>
            <w:tcW w:w="4815" w:type="dxa"/>
          </w:tcPr>
          <w:p w:rsidR="00DE0943" w:rsidP="0064309F" w:rsidRDefault="00DE0943" w14:paraId="3C86AB2B" w14:textId="77777777">
            <w:pPr>
              <w:cnfStyle w:val="000000100000" w:firstRow="0" w:lastRow="0" w:firstColumn="0" w:lastColumn="0" w:oddVBand="0" w:evenVBand="0" w:oddHBand="1" w:evenHBand="0" w:firstRowFirstColumn="0" w:firstRowLastColumn="0" w:lastRowFirstColumn="0" w:lastRowLastColumn="0"/>
              <w:rPr>
                <w:lang w:val="pl-PL"/>
              </w:rPr>
            </w:pPr>
            <w:r w:rsidRPr="001026C5">
              <w:t>I</w:t>
            </w:r>
            <w:r w:rsidRPr="001026C5">
              <w:rPr>
                <w:lang w:val="cs-CZ"/>
              </w:rPr>
              <w:t>tmstaric</w:t>
            </w:r>
            <w:r>
              <w:t>/</w:t>
            </w:r>
            <w:r w:rsidRPr="001026C5">
              <w:t>[itmstaric].[ITMSTaricQueue]</w:t>
            </w:r>
          </w:p>
        </w:tc>
      </w:tr>
      <w:tr w:rsidRPr="000E56F2" w:rsidR="00DE0943" w:rsidTr="0064309F" w14:paraId="1BF55056" w14:textId="77777777">
        <w:tc>
          <w:tcPr>
            <w:cnfStyle w:val="001000000000" w:firstRow="0" w:lastRow="0" w:firstColumn="1" w:lastColumn="0" w:oddVBand="0" w:evenVBand="0" w:oddHBand="0" w:evenHBand="0" w:firstRowFirstColumn="0" w:firstRowLastColumn="0" w:lastRowFirstColumn="0" w:lastRowLastColumn="0"/>
            <w:tcW w:w="1996" w:type="dxa"/>
          </w:tcPr>
          <w:p w:rsidRPr="001026C5" w:rsidR="00DE0943" w:rsidP="0064309F" w:rsidRDefault="00DE0943" w14:paraId="51DFA956" w14:textId="77777777">
            <w:pPr>
              <w:rPr>
                <w:lang w:val="pl-PL"/>
              </w:rPr>
            </w:pPr>
          </w:p>
        </w:tc>
        <w:tc>
          <w:tcPr>
            <w:tcW w:w="2252" w:type="dxa"/>
          </w:tcPr>
          <w:p w:rsidR="00DE0943" w:rsidP="0064309F" w:rsidRDefault="00DE0943" w14:paraId="0C702A54" w14:textId="77777777">
            <w:pPr>
              <w:spacing w:after="0" w:line="240" w:lineRule="auto"/>
              <w:cnfStyle w:val="000000000000" w:firstRow="0" w:lastRow="0" w:firstColumn="0" w:lastColumn="0" w:oddVBand="0" w:evenVBand="0" w:oddHBand="0" w:evenHBand="0" w:firstRowFirstColumn="0" w:firstRowLastColumn="0" w:lastRowFirstColumn="0" w:lastRowLastColumn="0"/>
              <w:rPr>
                <w:lang w:val="pl-PL"/>
              </w:rPr>
            </w:pPr>
            <w:r>
              <w:rPr>
                <w:lang w:val="pl-PL"/>
              </w:rPr>
              <w:t>Quota contract</w:t>
            </w:r>
          </w:p>
        </w:tc>
        <w:tc>
          <w:tcPr>
            <w:tcW w:w="4815" w:type="dxa"/>
          </w:tcPr>
          <w:p w:rsidRPr="009B29D3" w:rsidR="00DE0943" w:rsidP="0064309F" w:rsidRDefault="00DE0943" w14:paraId="46148313" w14:textId="77777777">
            <w:pPr>
              <w:cnfStyle w:val="000000000000" w:firstRow="0" w:lastRow="0" w:firstColumn="0" w:lastColumn="0" w:oddVBand="0" w:evenVBand="0" w:oddHBand="0" w:evenHBand="0" w:firstRowFirstColumn="0" w:firstRowLastColumn="0" w:lastRowFirstColumn="0" w:lastRowLastColumn="0"/>
              <w:rPr>
                <w:lang w:val="pl-PL"/>
              </w:rPr>
            </w:pPr>
            <w:r w:rsidRPr="009B29D3">
              <w:rPr>
                <w:lang w:val="pl-PL"/>
              </w:rPr>
              <w:t>[http://www.aquasoft.cz/namespaces/envelope/ver4/normal/async]</w:t>
            </w:r>
          </w:p>
        </w:tc>
      </w:tr>
      <w:tr w:rsidRPr="000E56F2" w:rsidR="00DE0943" w:rsidTr="0064309F" w14:paraId="524AFD4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6" w:type="dxa"/>
          </w:tcPr>
          <w:p w:rsidRPr="001026C5" w:rsidR="00DE0943" w:rsidP="0064309F" w:rsidRDefault="00DE0943" w14:paraId="2D17C451" w14:textId="77777777">
            <w:pPr>
              <w:rPr>
                <w:lang w:val="pl-PL"/>
              </w:rPr>
            </w:pPr>
          </w:p>
        </w:tc>
        <w:tc>
          <w:tcPr>
            <w:tcW w:w="2252" w:type="dxa"/>
          </w:tcPr>
          <w:p w:rsidR="00DE0943" w:rsidP="0064309F" w:rsidRDefault="00DE0943" w14:paraId="03D31F70" w14:textId="77777777">
            <w:pPr>
              <w:spacing w:after="0" w:line="240" w:lineRule="auto"/>
              <w:cnfStyle w:val="000000100000" w:firstRow="0" w:lastRow="0" w:firstColumn="0" w:lastColumn="0" w:oddVBand="0" w:evenVBand="0" w:oddHBand="1" w:evenHBand="0" w:firstRowFirstColumn="0" w:firstRowLastColumn="0" w:lastRowFirstColumn="0" w:lastRowLastColumn="0"/>
              <w:rPr>
                <w:lang w:val="pl-PL"/>
              </w:rPr>
            </w:pPr>
            <w:r>
              <w:rPr>
                <w:lang w:val="pl-PL"/>
              </w:rPr>
              <w:t>Taric contract</w:t>
            </w:r>
          </w:p>
        </w:tc>
        <w:tc>
          <w:tcPr>
            <w:tcW w:w="4815" w:type="dxa"/>
          </w:tcPr>
          <w:p w:rsidRPr="009B29D3" w:rsidR="00DE0943" w:rsidP="0064309F" w:rsidRDefault="00DE0943" w14:paraId="5569AE27" w14:textId="77777777">
            <w:pPr>
              <w:cnfStyle w:val="000000100000" w:firstRow="0" w:lastRow="0" w:firstColumn="0" w:lastColumn="0" w:oddVBand="0" w:evenVBand="0" w:oddHBand="1" w:evenHBand="0" w:firstRowFirstColumn="0" w:firstRowLastColumn="0" w:lastRowFirstColumn="0" w:lastRowLastColumn="0"/>
              <w:rPr>
                <w:lang w:val="pl-PL"/>
              </w:rPr>
            </w:pPr>
            <w:r w:rsidRPr="009B29D3">
              <w:rPr>
                <w:lang w:val="pl-PL"/>
              </w:rPr>
              <w:t>[http://www.aquasoft.cz/namespaces/envelope/ver4/normal/sync]</w:t>
            </w:r>
          </w:p>
        </w:tc>
      </w:tr>
    </w:tbl>
    <w:p w:rsidR="00DE0943" w:rsidP="00DE0943" w:rsidRDefault="00DE0943" w14:paraId="21E3C1AC" w14:textId="77777777">
      <w:pPr>
        <w:rPr>
          <w:lang w:val="pl-PL"/>
        </w:rPr>
      </w:pPr>
    </w:p>
    <w:p w:rsidRPr="00541483" w:rsidR="00DE0943" w:rsidP="00DE0943" w:rsidRDefault="00DE0943" w14:paraId="3989A965" w14:textId="77777777">
      <w:r>
        <w:t>Production environment will be specified later.</w:t>
      </w:r>
    </w:p>
    <w:p w:rsidRPr="009E3163" w:rsidR="00DE0943" w:rsidP="009E3163" w:rsidRDefault="00DE0943" w14:paraId="103BF71E" w14:textId="77777777"/>
    <w:p w:rsidRPr="00C75B10" w:rsidR="009E3163" w:rsidP="00B63711" w:rsidRDefault="009E3163" w14:paraId="328760D9" w14:textId="77777777"/>
    <w:sectPr w:rsidRPr="00C75B10" w:rsidR="009E3163" w:rsidSect="008420EC">
      <w:type w:val="continuous"/>
      <w:pgSz w:w="11907" w:h="16840" w:orient="portrait" w:code="9"/>
      <w:pgMar w:top="1417" w:right="1417" w:bottom="1417" w:left="141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Pr="00FE39EF" w:rsidR="00D67ACA" w:rsidP="00B63711" w:rsidRDefault="00D67ACA" w14:paraId="30585B0E" w14:textId="77777777">
      <w:r w:rsidRPr="00FE39EF">
        <w:separator/>
      </w:r>
    </w:p>
  </w:endnote>
  <w:endnote w:type="continuationSeparator" w:id="0">
    <w:p w:rsidRPr="00FE39EF" w:rsidR="00D67ACA" w:rsidP="00B63711" w:rsidRDefault="00D67ACA" w14:paraId="3B21A967" w14:textId="77777777">
      <w:r w:rsidRPr="00FE39EF">
        <w:continuationSeparator/>
      </w:r>
    </w:p>
  </w:endnote>
  <w:endnote w:type="continuationNotice" w:id="1">
    <w:p w:rsidRPr="00FE39EF" w:rsidR="00D67ACA" w:rsidP="00B63711" w:rsidRDefault="00D67ACA" w14:paraId="042C99C0"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BBEHIZ+Palatino-Roman">
    <w:altName w:val="Times New Roman"/>
    <w:panose1 w:val="020B0604020202020204"/>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Times New Roman Bold">
    <w:altName w:val="Times New Roman"/>
    <w:panose1 w:val="020B0604020202020204"/>
    <w:charset w:val="00"/>
    <w:family w:val="roman"/>
    <w:notTrueType/>
    <w:pitch w:val="default"/>
  </w:font>
  <w:font w:name="Calibri">
    <w:panose1 w:val="020F0502020204030204"/>
    <w:charset w:val="00"/>
    <w:family w:val="swiss"/>
    <w:pitch w:val="variable"/>
    <w:sig w:usb0="E0002AFF" w:usb1="C000247B" w:usb2="00000009" w:usb3="00000000" w:csb0="000001FF" w:csb1="00000000"/>
  </w:font>
  <w:font w:name="Segoe UI">
    <w:panose1 w:val="020B0604020202020204"/>
    <w:charset w:val="EE"/>
    <w:family w:val="swiss"/>
    <w:pitch w:val="variable"/>
    <w:sig w:usb0="E4002EFF" w:usb1="C000E47F" w:usb2="00000009" w:usb3="00000000" w:csb0="000001FF" w:csb1="00000000"/>
  </w:font>
  <w:font w:name="Univers 47 CondensedLight">
    <w:altName w:val="Calibri"/>
    <w:panose1 w:val="020B0604020202020204"/>
    <w:charset w:val="00"/>
    <w:family w:val="swiss"/>
    <w:notTrueType/>
    <w:pitch w:val="variable"/>
    <w:sig w:usb0="00000003" w:usb1="00000000" w:usb2="00000000" w:usb3="00000000" w:csb0="00000001" w:csb1="00000000"/>
  </w:font>
  <w:font w:name="CG Times (W1)">
    <w:altName w:val="Times New Roman"/>
    <w:panose1 w:val="020B0604020202020204"/>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Logica">
    <w:altName w:val="Courier New"/>
    <w:panose1 w:val="020B0604020202020204"/>
    <w:charset w:val="00"/>
    <w:family w:val="decorative"/>
    <w:pitch w:val="variable"/>
    <w:sig w:usb0="00000003" w:usb1="00000000" w:usb2="00000000" w:usb3="00000000" w:csb0="00000001" w:csb1="00000000"/>
  </w:font>
  <w:font w:name="EU Albertina">
    <w:altName w:val="Times New Roman"/>
    <w:panose1 w:val="020B0604020202020204"/>
    <w:charset w:val="00"/>
    <w:family w:val="roman"/>
    <w:notTrueType/>
    <w:pitch w:val="default"/>
  </w:font>
  <w:font w:name="Century Gothic">
    <w:panose1 w:val="020B0502020202020204"/>
    <w:charset w:val="00"/>
    <w:family w:val="swiss"/>
    <w:pitch w:val="variable"/>
    <w:sig w:usb0="00000287" w:usb1="00000000" w:usb2="00000000" w:usb3="00000000" w:csb0="0000009F" w:csb1="00000000"/>
  </w:font>
  <w:font w:name="PMingLiU">
    <w:altName w:val="新細明體"/>
    <w:panose1 w:val="02020500000000000000"/>
    <w:charset w:val="88"/>
    <w:family w:val="roman"/>
    <w:pitch w:val="variable"/>
    <w:sig w:usb0="A00002FF" w:usb1="28CFFCFA" w:usb2="00000016" w:usb3="00000000" w:csb0="00100001" w:csb1="00000000"/>
  </w:font>
  <w:font w:name="TimesNewRomanPSMT">
    <w:altName w:val="Times New Roman"/>
    <w:panose1 w:val="020B0604020202020204"/>
    <w:charset w:val="00"/>
    <w:family w:val="roman"/>
    <w:notTrueType/>
    <w:pitch w:val="default"/>
  </w:font>
  <w:font w:name="EUAlbertina">
    <w:altName w:val="Cambria"/>
    <w:panose1 w:val="020B0604020202020204"/>
    <w:charset w:val="00"/>
    <w:family w:val="roman"/>
    <w:pitch w:val="default"/>
    <w:sig w:usb0="00000003" w:usb1="00000000" w:usb2="00000000" w:usb3="00000000" w:csb0="00000003" w:csb1="00000000"/>
  </w:font>
  <w:font w:name="MS Mincho">
    <w:altName w:val="ＭＳ 明朝"/>
    <w:panose1 w:val="02020609040205080304"/>
    <w:charset w:val="80"/>
    <w:family w:val="modern"/>
    <w:pitch w:val="fixed"/>
    <w:sig w:usb0="E00002FF" w:usb1="6AC7FDFB" w:usb2="08000012" w:usb3="00000000" w:csb0="0002009F" w:csb1="00000000"/>
  </w:font>
  <w:font w:name="Lucida Sans">
    <w:panose1 w:val="020B0602030504020204"/>
    <w:charset w:val="4D"/>
    <w:family w:val="swiss"/>
    <w:pitch w:val="variable"/>
    <w:sig w:usb0="00000003" w:usb1="00000000" w:usb2="00000000" w:usb3="00000000" w:csb0="00000001" w:csb1="00000000"/>
  </w:font>
  <w:font w:name="Liberation Sans Narrow">
    <w:panose1 w:val="020B0604020202020204"/>
    <w:charset w:val="EE"/>
    <w:family w:val="auto"/>
    <w:notTrueType/>
    <w:pitch w:val="default"/>
    <w:sig w:usb0="00000005" w:usb1="00000000" w:usb2="00000000" w:usb3="00000000" w:csb0="00000002" w:csb1="00000000"/>
  </w:font>
  <w:font w:name="Consolas">
    <w:panose1 w:val="020B0609020204030204"/>
    <w:charset w:val="00"/>
    <w:family w:val="modern"/>
    <w:pitch w:val="fixed"/>
    <w:sig w:usb0="E10002FF" w:usb1="4000FCFF" w:usb2="00000009"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EE"/>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10695" w:rsidRDefault="00010695" w14:paraId="7670784F"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Pr="00FE39EF" w:rsidR="00F73D5F" w:rsidP="00B63711" w:rsidRDefault="00F73D5F" w14:paraId="42654D7B" w14:textId="77777777">
    <w:pPr>
      <w:pStyle w:val="Footer"/>
    </w:pPr>
    <w:r w:rsidRPr="00FE39EF">
      <w:t xml:space="preserve">          </w:t>
    </w:r>
    <w:r w:rsidRPr="00FE39EF">
      <w:rPr>
        <w:noProof/>
        <w:color w:val="E97132"/>
        <w:lang w:eastAsia="en-US"/>
      </w:rPr>
      <w:drawing>
        <wp:inline distT="0" distB="0" distL="0" distR="0" wp14:anchorId="67ECEAF1" wp14:editId="06FDFF8A">
          <wp:extent cx="932815" cy="235585"/>
          <wp:effectExtent l="0" t="0" r="0" b="0"/>
          <wp:docPr id="1685427222" name="obrázek 5" descr="signature_40679891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obrázek 5" descr="signature_4067989115"/>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2815" cy="235585"/>
                  </a:xfrm>
                  <a:prstGeom prst="rect">
                    <a:avLst/>
                  </a:prstGeom>
                  <a:noFill/>
                  <a:ln>
                    <a:noFill/>
                  </a:ln>
                </pic:spPr>
              </pic:pic>
            </a:graphicData>
          </a:graphic>
        </wp:inline>
      </w:drawing>
    </w:r>
    <w:r w:rsidRPr="00FE39EF">
      <w:tab/>
    </w:r>
    <w:r w:rsidRPr="00FE39EF">
      <w:tab/>
    </w:r>
    <w:r w:rsidRPr="00FE39EF">
      <w:tab/>
    </w:r>
    <w:r w:rsidRPr="00FE39EF">
      <w:tab/>
    </w:r>
    <w:r w:rsidRPr="00FE39EF">
      <w:tab/>
    </w:r>
    <w:r w:rsidRPr="00FE39EF">
      <w:tab/>
    </w:r>
    <w:r w:rsidRPr="00FE39EF">
      <w:tab/>
    </w:r>
    <w:r w:rsidRPr="00FE39EF">
      <w:tab/>
    </w:r>
    <w:r w:rsidRPr="00FE39EF">
      <w:t xml:space="preserve">                                                                                  </w:t>
    </w:r>
    <w:r w:rsidRPr="00FE39EF">
      <w:rPr>
        <w:noProof/>
        <w:lang w:eastAsia="en-US"/>
      </w:rPr>
      <w:drawing>
        <wp:inline distT="0" distB="0" distL="0" distR="0" wp14:anchorId="5940F865" wp14:editId="2C861B6D">
          <wp:extent cx="959485" cy="280670"/>
          <wp:effectExtent l="0" t="0" r="0" b="0"/>
          <wp:docPr id="1082161856" name="Obrázek 1986137750" descr="Obsah obrázku Grafika, Písmo, grafický design, kruh&#10;&#10;Popis byl vytvořen automaticky"/>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Obrázek 1986137750" descr="Obsah obrázku Grafika, Písmo, grafický design, kruh&#10;&#10;Popis byl vytvořen automaticky"/>
                  <pic:cNvPicPr>
                    <a:picLocks/>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9485" cy="280670"/>
                  </a:xfrm>
                  <a:prstGeom prst="rect">
                    <a:avLst/>
                  </a:prstGeom>
                  <a:noFill/>
                  <a:ln>
                    <a:noFill/>
                  </a:ln>
                </pic:spPr>
              </pic:pic>
            </a:graphicData>
          </a:graphic>
        </wp:inline>
      </w:drawing>
    </w:r>
  </w:p>
  <w:p w:rsidRPr="00FE39EF" w:rsidR="00F73D5F" w:rsidP="00AF01F2" w:rsidRDefault="00F53912" w14:paraId="5CB496EF" w14:textId="4A79022E">
    <w:pPr>
      <w:pStyle w:val="Footer"/>
      <w:jc w:val="center"/>
    </w:pPr>
    <w:r w:rsidRPr="008E2A87">
      <w:rPr>
        <w:caps/>
        <w:color w:val="2C2F73"/>
        <w:sz w:val="18"/>
        <w:szCs w:val="18"/>
      </w:rPr>
      <w:t xml:space="preserve">Page </w:t>
    </w:r>
    <w:r w:rsidRPr="008E2A87">
      <w:rPr>
        <w:b/>
        <w:bCs/>
        <w:caps/>
        <w:color w:val="2C2F73"/>
        <w:sz w:val="18"/>
        <w:szCs w:val="18"/>
      </w:rPr>
      <w:fldChar w:fldCharType="begin"/>
    </w:r>
    <w:r w:rsidRPr="008E2A87">
      <w:rPr>
        <w:b/>
        <w:bCs/>
        <w:caps/>
        <w:color w:val="2C2F73"/>
        <w:sz w:val="18"/>
        <w:szCs w:val="18"/>
      </w:rPr>
      <w:instrText xml:space="preserve"> PAGE \* ARABIC </w:instrText>
    </w:r>
    <w:r w:rsidRPr="008E2A87">
      <w:rPr>
        <w:b/>
        <w:bCs/>
        <w:caps/>
        <w:color w:val="2C2F73"/>
        <w:sz w:val="18"/>
        <w:szCs w:val="18"/>
      </w:rPr>
      <w:fldChar w:fldCharType="separate"/>
    </w:r>
    <w:r>
      <w:rPr>
        <w:b/>
        <w:bCs/>
        <w:caps/>
        <w:color w:val="2C2F73"/>
        <w:sz w:val="18"/>
        <w:szCs w:val="18"/>
      </w:rPr>
      <w:t>1</w:t>
    </w:r>
    <w:r w:rsidRPr="008E2A87">
      <w:rPr>
        <w:b/>
        <w:bCs/>
        <w:caps/>
        <w:color w:val="2C2F73"/>
        <w:sz w:val="18"/>
        <w:szCs w:val="18"/>
      </w:rPr>
      <w:fldChar w:fldCharType="end"/>
    </w:r>
    <w:r w:rsidRPr="008E2A87">
      <w:rPr>
        <w:caps/>
        <w:color w:val="2C2F73"/>
        <w:sz w:val="18"/>
        <w:szCs w:val="18"/>
      </w:rPr>
      <w:t xml:space="preserve"> / </w:t>
    </w:r>
    <w:r w:rsidRPr="008E2A87">
      <w:rPr>
        <w:b/>
        <w:bCs/>
        <w:caps/>
        <w:color w:val="2C2F73"/>
        <w:sz w:val="18"/>
        <w:szCs w:val="18"/>
      </w:rPr>
      <w:fldChar w:fldCharType="begin"/>
    </w:r>
    <w:r w:rsidRPr="008E2A87">
      <w:rPr>
        <w:b/>
        <w:bCs/>
        <w:caps/>
        <w:color w:val="2C2F73"/>
        <w:sz w:val="18"/>
        <w:szCs w:val="18"/>
      </w:rPr>
      <w:instrText xml:space="preserve"> NUMPAGES \* ARABIC </w:instrText>
    </w:r>
    <w:r w:rsidRPr="008E2A87">
      <w:rPr>
        <w:b/>
        <w:bCs/>
        <w:caps/>
        <w:color w:val="2C2F73"/>
        <w:sz w:val="18"/>
        <w:szCs w:val="18"/>
      </w:rPr>
      <w:fldChar w:fldCharType="separate"/>
    </w:r>
    <w:r>
      <w:rPr>
        <w:b/>
        <w:bCs/>
        <w:caps/>
        <w:color w:val="2C2F73"/>
        <w:sz w:val="18"/>
        <w:szCs w:val="18"/>
      </w:rPr>
      <w:t>30</w:t>
    </w:r>
    <w:r w:rsidRPr="008E2A87">
      <w:rPr>
        <w:b/>
        <w:bCs/>
        <w:caps/>
        <w:color w:val="2C2F73"/>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p w:rsidRPr="00FE39EF" w:rsidR="00F73D5F" w:rsidP="00B63711" w:rsidRDefault="00F73D5F" w14:paraId="265AE001" w14:textId="77777777">
    <w:pPr>
      <w:pStyle w:val="Footer"/>
    </w:pPr>
    <w:r w:rsidRPr="00FE39EF">
      <w:rPr>
        <w:noProof/>
        <w:lang w:eastAsia="en-US"/>
      </w:rPr>
      <w:drawing>
        <wp:anchor distT="0" distB="0" distL="114300" distR="114300" simplePos="0" relativeHeight="251658241" behindDoc="0" locked="0" layoutInCell="1" allowOverlap="1" wp14:anchorId="52613C39" wp14:editId="77502950">
          <wp:simplePos x="0" y="0"/>
          <wp:positionH relativeFrom="column">
            <wp:posOffset>8304072</wp:posOffset>
          </wp:positionH>
          <wp:positionV relativeFrom="paragraph">
            <wp:posOffset>-36653</wp:posOffset>
          </wp:positionV>
          <wp:extent cx="1138688" cy="327804"/>
          <wp:effectExtent l="0" t="0" r="4445" b="0"/>
          <wp:wrapNone/>
          <wp:docPr id="1961534351" name="Obrázok 555205846" descr="Obsah obrázku Grafika, Písmo, grafický design, kruh&#10;&#10;Popis byl vytvořen automaticky">
            <a:extLst xmlns:a="http://schemas.openxmlformats.org/drawingml/2006/main">
              <a:ext uri="{FF2B5EF4-FFF2-40B4-BE49-F238E27FC236}">
                <a16:creationId xmlns:a16="http://schemas.microsoft.com/office/drawing/2014/main" id="{6888404A-F2C7-1B96-AFA2-4F817E3DE4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Obrázek 6" descr="Obsah obrázku Grafika, Písmo, grafický design, kruh&#10;&#10;Popis byl vytvořen automaticky">
                    <a:extLst>
                      <a:ext uri="{FF2B5EF4-FFF2-40B4-BE49-F238E27FC236}">
                        <a16:creationId xmlns:a16="http://schemas.microsoft.com/office/drawing/2014/main" id="{6888404A-F2C7-1B96-AFA2-4F817E3DE404}"/>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138688" cy="327804"/>
                  </a:xfrm>
                  <a:prstGeom prst="rect">
                    <a:avLst/>
                  </a:prstGeom>
                </pic:spPr>
              </pic:pic>
            </a:graphicData>
          </a:graphic>
          <wp14:sizeRelH relativeFrom="margin">
            <wp14:pctWidth>0</wp14:pctWidth>
          </wp14:sizeRelH>
          <wp14:sizeRelV relativeFrom="margin">
            <wp14:pctHeight>0</wp14:pctHeight>
          </wp14:sizeRelV>
        </wp:anchor>
      </w:drawing>
    </w:r>
    <w:r w:rsidRPr="00FE39EF">
      <w:rPr>
        <w:noProof/>
        <w:lang w:eastAsia="en-US"/>
      </w:rPr>
      <w:drawing>
        <wp:anchor distT="0" distB="0" distL="114300" distR="114300" simplePos="0" relativeHeight="251658240" behindDoc="0" locked="0" layoutInCell="1" allowOverlap="1" wp14:anchorId="594DD90C" wp14:editId="1A8C8C49">
          <wp:simplePos x="0" y="0"/>
          <wp:positionH relativeFrom="margin">
            <wp:align>left</wp:align>
          </wp:positionH>
          <wp:positionV relativeFrom="paragraph">
            <wp:posOffset>-57785</wp:posOffset>
          </wp:positionV>
          <wp:extent cx="1207698" cy="319598"/>
          <wp:effectExtent l="0" t="0" r="0" b="4445"/>
          <wp:wrapNone/>
          <wp:docPr id="779915267" name="Obrázok 846857583" descr="signature_4067989115">
            <a:extLst xmlns:a="http://schemas.openxmlformats.org/drawingml/2006/main">
              <a:ext uri="{FF2B5EF4-FFF2-40B4-BE49-F238E27FC236}">
                <a16:creationId xmlns:a16="http://schemas.microsoft.com/office/drawing/2014/main" id="{A863EADB-ECC8-FACA-1F1D-4CFBACB4BFE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3" name="Picture 1" descr="signature_4067989115">
                    <a:extLst>
                      <a:ext uri="{FF2B5EF4-FFF2-40B4-BE49-F238E27FC236}">
                        <a16:creationId xmlns:a16="http://schemas.microsoft.com/office/drawing/2014/main" id="{A863EADB-ECC8-FACA-1F1D-4CFBACB4BFE3}"/>
                      </a:ext>
                    </a:extLst>
                  </pic:cNvPr>
                  <pic:cNvPicPr>
                    <a:picLocks noChangeAspect="1" noChangeArrowheads="1"/>
                  </pic:cNvPicPr>
                </pic:nvPicPr>
                <pic:blipFill>
                  <a:blip r:embed="rId2" r:link="rId3">
                    <a:extLst>
                      <a:ext uri="{28A0092B-C50C-407E-A947-70E740481C1C}">
                        <a14:useLocalDpi xmlns:a14="http://schemas.microsoft.com/office/drawing/2010/main" val="0"/>
                      </a:ext>
                    </a:extLst>
                  </a:blip>
                  <a:srcRect/>
                  <a:stretch>
                    <a:fillRect/>
                  </a:stretch>
                </pic:blipFill>
                <pic:spPr bwMode="auto">
                  <a:xfrm>
                    <a:off x="0" y="0"/>
                    <a:ext cx="1207698" cy="319598"/>
                  </a:xfrm>
                  <a:prstGeom prst="rect">
                    <a:avLst/>
                  </a:prstGeom>
                  <a:noFill/>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Pr="00FE39EF" w:rsidR="00D67ACA" w:rsidP="00B63711" w:rsidRDefault="00D67ACA" w14:paraId="6A94E02D" w14:textId="77777777">
      <w:r w:rsidRPr="00FE39EF">
        <w:separator/>
      </w:r>
    </w:p>
  </w:footnote>
  <w:footnote w:type="continuationSeparator" w:id="0">
    <w:p w:rsidRPr="00FE39EF" w:rsidR="00D67ACA" w:rsidP="00B63711" w:rsidRDefault="00D67ACA" w14:paraId="17D7181F" w14:textId="77777777">
      <w:r w:rsidRPr="00FE39EF">
        <w:continuationSeparator/>
      </w:r>
    </w:p>
  </w:footnote>
  <w:footnote w:type="continuationNotice" w:id="1">
    <w:p w:rsidRPr="00FE39EF" w:rsidR="00D67ACA" w:rsidP="00B63711" w:rsidRDefault="00D67ACA" w14:paraId="7219DD91"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10695" w:rsidRDefault="00010695" w14:paraId="7B1DB0FE"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Pr="00F53912" w:rsidR="00F73D5F" w:rsidP="00F53912" w:rsidRDefault="00F53912" w14:paraId="638C4E84" w14:textId="4FA09CF0">
    <w:pPr>
      <w:pStyle w:val="Header"/>
      <w:tabs>
        <w:tab w:val="clear" w:pos="8306"/>
        <w:tab w:val="left" w:pos="-630"/>
        <w:tab w:val="left" w:pos="5596"/>
        <w:tab w:val="left" w:pos="7200"/>
        <w:tab w:val="left" w:pos="8330"/>
        <w:tab w:val="right" w:pos="9217"/>
      </w:tabs>
      <w:ind w:right="-190"/>
    </w:pPr>
    <w:r w:rsidRPr="00511D56">
      <w:rPr>
        <w:b/>
        <w:noProof/>
        <w:sz w:val="16"/>
        <w:szCs w:val="16"/>
      </w:rPr>
      <mc:AlternateContent>
        <mc:Choice Requires="wps">
          <w:drawing>
            <wp:anchor distT="0" distB="0" distL="114300" distR="114300" simplePos="0" relativeHeight="251660291" behindDoc="0" locked="0" layoutInCell="1" allowOverlap="1" wp14:anchorId="16579110" wp14:editId="7683A36A">
              <wp:simplePos x="0" y="0"/>
              <wp:positionH relativeFrom="column">
                <wp:posOffset>2551071</wp:posOffset>
              </wp:positionH>
              <wp:positionV relativeFrom="paragraph">
                <wp:posOffset>371281</wp:posOffset>
              </wp:positionV>
              <wp:extent cx="1210949" cy="389117"/>
              <wp:effectExtent l="0" t="0" r="0" b="0"/>
              <wp:wrapNone/>
              <wp:docPr id="1753715239" name="Text Box 197"/>
              <wp:cNvGraphicFramePr/>
              <a:graphic xmlns:a="http://schemas.openxmlformats.org/drawingml/2006/main">
                <a:graphicData uri="http://schemas.microsoft.com/office/word/2010/wordprocessingShape">
                  <wps:wsp>
                    <wps:cNvSpPr txBox="1"/>
                    <wps:spPr>
                      <a:xfrm>
                        <a:off x="0" y="0"/>
                        <a:ext cx="1210949" cy="389117"/>
                      </a:xfrm>
                      <a:prstGeom prst="rect">
                        <a:avLst/>
                      </a:prstGeom>
                      <a:noFill/>
                      <a:ln>
                        <a:noFill/>
                        <a:prstDash/>
                      </a:ln>
                    </wps:spPr>
                    <wps:txbx>
                      <w:txbxContent>
                        <w:p w:rsidRPr="00511D56" w:rsidR="00F53912" w:rsidP="00010695" w:rsidRDefault="00F53912" w14:paraId="7EF57CE4" w14:textId="77777777">
                          <w:pPr>
                            <w:spacing w:line="360" w:lineRule="auto"/>
                            <w:jc w:val="right"/>
                            <w:rPr>
                              <w:bCs/>
                              <w:color w:val="000000"/>
                              <w:kern w:val="3"/>
                              <w:sz w:val="14"/>
                              <w:szCs w:val="16"/>
                            </w:rPr>
                          </w:pPr>
                          <w:r w:rsidRPr="00511D56">
                            <w:rPr>
                              <w:bCs/>
                              <w:color w:val="000000"/>
                              <w:kern w:val="3"/>
                              <w:sz w:val="14"/>
                              <w:szCs w:val="16"/>
                            </w:rPr>
                            <w:t xml:space="preserve">This project is funded by the European Union </w:t>
                          </w:r>
                        </w:p>
                      </w:txbxContent>
                    </wps:txbx>
                    <wps:bodyPr vert="horz" wrap="square" lIns="91440" tIns="45720" rIns="91440" bIns="45720" anchor="t" anchorCtr="0" compatLnSpc="0">
                      <a:noAutofit/>
                    </wps:bodyPr>
                  </wps:wsp>
                </a:graphicData>
              </a:graphic>
              <wp14:sizeRelV relativeFrom="margin">
                <wp14:pctHeight>0</wp14:pctHeight>
              </wp14:sizeRelV>
            </wp:anchor>
          </w:drawing>
        </mc:Choice>
        <mc:Fallback>
          <w:pict w14:anchorId="62C681F0">
            <v:shapetype id="_x0000_t202" coordsize="21600,21600" o:spt="202" path="m,l,21600r21600,l21600,xe" w14:anchorId="16579110">
              <v:stroke joinstyle="miter"/>
              <v:path gradientshapeok="t" o:connecttype="rect"/>
            </v:shapetype>
            <v:shape id="Text Box 197" style="position:absolute;margin-left:200.85pt;margin-top:29.25pt;width:95.35pt;height:30.65pt;z-index:251660291;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spid="_x0000_s1026" filled="f"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">
              <v:textbox>
                <w:txbxContent>
                  <w:p w:rsidRPr="00511D56" w:rsidR="00F53912" w:rsidP="00010695" w:rsidRDefault="00F53912" w14:paraId="7144CD9D" w14:textId="77777777">
                    <w:pPr>
                      <w:spacing w:line="360" w:lineRule="auto"/>
                      <w:jc w:val="right"/>
                      <w:rPr>
                        <w:bCs/>
                        <w:color w:val="000000"/>
                        <w:kern w:val="3"/>
                        <w:sz w:val="14"/>
                        <w:szCs w:val="16"/>
                      </w:rPr>
                    </w:pPr>
                    <w:r w:rsidRPr="00511D56">
                      <w:rPr>
                        <w:bCs/>
                        <w:color w:val="000000"/>
                        <w:kern w:val="3"/>
                        <w:sz w:val="14"/>
                        <w:szCs w:val="16"/>
                      </w:rPr>
                      <w:t xml:space="preserve">This project is funded by the European Union </w:t>
                    </w:r>
                  </w:p>
                </w:txbxContent>
              </v:textbox>
            </v:shape>
          </w:pict>
        </mc:Fallback>
      </mc:AlternateContent>
    </w:r>
    <w:r w:rsidRPr="00511D56">
      <w:rPr>
        <w:b/>
        <w:noProof/>
        <w:sz w:val="16"/>
        <w:szCs w:val="16"/>
      </w:rPr>
      <w:drawing>
        <wp:anchor distT="0" distB="0" distL="114300" distR="114300" simplePos="0" relativeHeight="251661315" behindDoc="0" locked="0" layoutInCell="1" allowOverlap="1" wp14:anchorId="0CA7BB9A" wp14:editId="19D4BD3E">
          <wp:simplePos x="0" y="0"/>
          <wp:positionH relativeFrom="margin">
            <wp:align>right</wp:align>
          </wp:positionH>
          <wp:positionV relativeFrom="paragraph">
            <wp:posOffset>289563</wp:posOffset>
          </wp:positionV>
          <wp:extent cx="1737360" cy="469260"/>
          <wp:effectExtent l="0" t="0" r="0" b="6990"/>
          <wp:wrapSquare wrapText="bothSides"/>
          <wp:docPr id="1220500780" name="Picture 732712678" descr="Obsah obrázku Písmo, symbol, Grafika, logo&#10;&#10;Popis byl vytvořen automaticky"/>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rcRect/>
                  <a:stretch>
                    <a:fillRect/>
                  </a:stretch>
                </pic:blipFill>
                <pic:spPr>
                  <a:xfrm>
                    <a:off x="0" y="0"/>
                    <a:ext cx="1737360" cy="469260"/>
                  </a:xfrm>
                  <a:prstGeom prst="rect">
                    <a:avLst/>
                  </a:prstGeom>
                  <a:noFill/>
                  <a:ln>
                    <a:noFill/>
                    <a:prstDash/>
                  </a:ln>
                </pic:spPr>
              </pic:pic>
            </a:graphicData>
          </a:graphic>
        </wp:anchor>
      </w:drawing>
    </w:r>
    <w:r w:rsidRPr="00511D56">
      <w:rPr>
        <w:b/>
        <w:noProof/>
        <w:sz w:val="16"/>
        <w:szCs w:val="16"/>
      </w:rPr>
      <w:drawing>
        <wp:inline distT="0" distB="0" distL="0" distR="0" wp14:anchorId="116CB324" wp14:editId="122127B9">
          <wp:extent cx="496729" cy="802386"/>
          <wp:effectExtent l="0" t="0" r="0" b="0"/>
          <wp:docPr id="1882278293" name="Picture 1376113693" descr="A red and white coat of arms with a crown&#10;&#10;AI-generated content may be incorrect."/>
          <wp:cNvGraphicFramePr/>
          <a:graphic xmlns:a="http://schemas.openxmlformats.org/drawingml/2006/main">
            <a:graphicData uri="http://schemas.openxmlformats.org/drawingml/2006/picture">
              <pic:pic xmlns:pic="http://schemas.openxmlformats.org/drawingml/2006/picture">
                <pic:nvPicPr>
                  <pic:cNvPr id="1882278293" name="Picture 1376113693" descr="A red and white coat of arms with a crown&#10;&#10;AI-generated content may be incorrect."/>
                  <pic:cNvPicPr/>
                </pic:nvPicPr>
                <pic:blipFill>
                  <a:blip r:embed="rId2"/>
                  <a:srcRect/>
                  <a:stretch>
                    <a:fillRect/>
                  </a:stretch>
                </pic:blipFill>
                <pic:spPr>
                  <a:xfrm>
                    <a:off x="0" y="0"/>
                    <a:ext cx="496729" cy="802386"/>
                  </a:xfrm>
                  <a:prstGeom prst="rect">
                    <a:avLst/>
                  </a:prstGeom>
                  <a:noFill/>
                  <a:ln>
                    <a:noFill/>
                    <a:prstDash/>
                  </a:ln>
                </pic:spPr>
              </pic:pic>
            </a:graphicData>
          </a:graphic>
        </wp:inline>
      </w:drawing>
    </w:r>
    <w:r w:rsidRPr="00511D56">
      <w:rPr>
        <w:b/>
        <w:noProof/>
        <w:sz w:val="16"/>
        <w:szCs w:val="16"/>
      </w:rPr>
      <mc:AlternateContent>
        <mc:Choice Requires="wps">
          <w:drawing>
            <wp:inline distT="0" distB="0" distL="0" distR="0" wp14:anchorId="1CFDAE2A" wp14:editId="4B0F3F73">
              <wp:extent cx="1200150" cy="798198"/>
              <wp:effectExtent l="0" t="0" r="0" b="1902"/>
              <wp:docPr id="363062594" name="Text Box 194"/>
              <wp:cNvGraphicFramePr/>
              <a:graphic xmlns:a="http://schemas.openxmlformats.org/drawingml/2006/main">
                <a:graphicData uri="http://schemas.microsoft.com/office/word/2010/wordprocessingShape">
                  <wps:wsp>
                    <wps:cNvSpPr txBox="1"/>
                    <wps:spPr>
                      <a:xfrm>
                        <a:off x="0" y="0"/>
                        <a:ext cx="1200150" cy="798198"/>
                      </a:xfrm>
                      <a:prstGeom prst="rect">
                        <a:avLst/>
                      </a:prstGeom>
                      <a:solidFill>
                        <a:srgbClr val="FFFFFF"/>
                      </a:solidFill>
                      <a:ln>
                        <a:noFill/>
                        <a:prstDash/>
                      </a:ln>
                    </wps:spPr>
                    <wps:txbx>
                      <w:txbxContent>
                        <w:p w:rsidRPr="00511D56" w:rsidR="00F53912" w:rsidP="00F53912" w:rsidRDefault="00F53912" w14:paraId="2AC52C51" w14:textId="77777777">
                          <w:pPr>
                            <w:rPr>
                              <w:bCs/>
                              <w:sz w:val="14"/>
                              <w:szCs w:val="16"/>
                            </w:rPr>
                          </w:pPr>
                        </w:p>
                        <w:p w:rsidRPr="00511D56" w:rsidR="00F53912" w:rsidP="00010695" w:rsidRDefault="00F53912" w14:paraId="22FCC1C3" w14:textId="77777777">
                          <w:pPr>
                            <w:spacing w:after="0" w:line="360" w:lineRule="auto"/>
                            <w:rPr>
                              <w:bCs/>
                              <w:sz w:val="14"/>
                              <w:szCs w:val="16"/>
                            </w:rPr>
                          </w:pPr>
                          <w:r w:rsidRPr="00511D56">
                            <w:rPr>
                              <w:bCs/>
                              <w:sz w:val="14"/>
                              <w:szCs w:val="16"/>
                            </w:rPr>
                            <w:t>Republic of Serbia</w:t>
                          </w:r>
                        </w:p>
                        <w:p w:rsidRPr="00511D56" w:rsidR="00F53912" w:rsidP="00010695" w:rsidRDefault="00F53912" w14:paraId="55A22676" w14:textId="77777777">
                          <w:pPr>
                            <w:spacing w:after="0" w:line="360" w:lineRule="auto"/>
                            <w:rPr>
                              <w:bCs/>
                              <w:sz w:val="14"/>
                              <w:szCs w:val="16"/>
                            </w:rPr>
                          </w:pPr>
                          <w:r w:rsidRPr="00511D56">
                            <w:rPr>
                              <w:bCs/>
                              <w:sz w:val="14"/>
                              <w:szCs w:val="16"/>
                            </w:rPr>
                            <w:t>Customs Administration</w:t>
                          </w:r>
                        </w:p>
                        <w:p w:rsidRPr="00511D56" w:rsidR="00F53912" w:rsidP="00F53912" w:rsidRDefault="00F53912" w14:paraId="48AA67CA" w14:textId="77777777">
                          <w:pPr>
                            <w:rPr>
                              <w:bCs/>
                              <w:sz w:val="14"/>
                              <w:szCs w:val="16"/>
                            </w:rPr>
                          </w:pPr>
                        </w:p>
                      </w:txbxContent>
                    </wps:txbx>
                    <wps:bodyPr vert="horz" wrap="square" lIns="91440" tIns="45720" rIns="91440" bIns="45720" anchor="t" anchorCtr="0" compatLnSpc="0">
                      <a:noAutofit/>
                    </wps:bodyPr>
                  </wps:wsp>
                </a:graphicData>
              </a:graphic>
            </wp:inline>
          </w:drawing>
        </mc:Choice>
        <mc:Fallback>
          <w:pict w14:anchorId="32112220">
            <v:shape id="Text Box 194" style="width:94.5pt;height:62.85pt;visibility:visible;mso-wrap-style:square;mso-left-percent:-10001;mso-top-percent:-10001;mso-position-horizontal:absolute;mso-position-horizontal-relative:char;mso-position-vertical:absolute;mso-position-vertical-relative:line;mso-left-percent:-10001;mso-top-percent:-10001;v-text-anchor:top" o:spid="_x0000_s1027"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" w14:anchorId="1CFDAE2A">
              <v:textbox>
                <w:txbxContent>
                  <w:p w:rsidRPr="00511D56" w:rsidR="00F53912" w:rsidP="00F53912" w:rsidRDefault="00F53912" w14:paraId="672A6659" w14:textId="77777777">
                    <w:pPr>
                      <w:rPr>
                        <w:bCs/>
                        <w:sz w:val="14"/>
                        <w:szCs w:val="16"/>
                      </w:rPr>
                    </w:pPr>
                  </w:p>
                  <w:p w:rsidRPr="00511D56" w:rsidR="00F53912" w:rsidP="00010695" w:rsidRDefault="00F53912" w14:paraId="6A0794DD" w14:textId="77777777">
                    <w:pPr>
                      <w:spacing w:after="0" w:line="360" w:lineRule="auto"/>
                      <w:rPr>
                        <w:bCs/>
                        <w:sz w:val="14"/>
                        <w:szCs w:val="16"/>
                      </w:rPr>
                    </w:pPr>
                    <w:r w:rsidRPr="00511D56">
                      <w:rPr>
                        <w:bCs/>
                        <w:sz w:val="14"/>
                        <w:szCs w:val="16"/>
                      </w:rPr>
                      <w:t>Republic of Serbia</w:t>
                    </w:r>
                  </w:p>
                  <w:p w:rsidRPr="00511D56" w:rsidR="00F53912" w:rsidP="00010695" w:rsidRDefault="00F53912" w14:paraId="7F3EE4E1" w14:textId="77777777">
                    <w:pPr>
                      <w:spacing w:after="0" w:line="360" w:lineRule="auto"/>
                      <w:rPr>
                        <w:bCs/>
                        <w:sz w:val="14"/>
                        <w:szCs w:val="16"/>
                      </w:rPr>
                    </w:pPr>
                    <w:r w:rsidRPr="00511D56">
                      <w:rPr>
                        <w:bCs/>
                        <w:sz w:val="14"/>
                        <w:szCs w:val="16"/>
                      </w:rPr>
                      <w:t>Customs Administration</w:t>
                    </w:r>
                  </w:p>
                  <w:p w:rsidRPr="00511D56" w:rsidR="00F53912" w:rsidP="00F53912" w:rsidRDefault="00F53912" w14:paraId="0A37501D" w14:textId="77777777">
                    <w:pPr>
                      <w:rPr>
                        <w:bCs/>
                        <w:sz w:val="14"/>
                        <w:szCs w:val="16"/>
                      </w:rPr>
                    </w:pPr>
                  </w:p>
                </w:txbxContent>
              </v:textbox>
              <w10:anchorlock/>
            </v:shape>
          </w:pict>
        </mc:Fallback>
      </mc:AlternateContent>
    </w:r>
    <w:r w:rsidRPr="00511D56">
      <w:t xml:space="preserve">       </w:t>
    </w:r>
    <w:r w:rsidRPr="00511D56">
      <w:rPr>
        <w:b/>
        <w:noProof/>
        <w:sz w:val="16"/>
        <w:szCs w:val="16"/>
      </w:rPr>
      <w:drawing>
        <wp:inline distT="0" distB="0" distL="0" distR="0" wp14:anchorId="2301EF7A" wp14:editId="1C4CE6DA">
          <wp:extent cx="659099" cy="1010613"/>
          <wp:effectExtent l="0" t="0" r="7651" b="0"/>
          <wp:docPr id="1745930095" name="Obrázok 1" descr="Obrázok, na ktorom je dizajn, text, logo, písmo&#10;&#10;Obsah vygenerovaný pomocou AI môže byť nesprávny."/>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
                  <a:stretch>
                    <a:fillRect/>
                  </a:stretch>
                </pic:blipFill>
                <pic:spPr>
                  <a:xfrm>
                    <a:off x="0" y="0"/>
                    <a:ext cx="659099" cy="1010613"/>
                  </a:xfrm>
                  <a:prstGeom prst="rect">
                    <a:avLst/>
                  </a:prstGeom>
                  <a:noFill/>
                  <a:ln>
                    <a:noFill/>
                    <a:prstDash/>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Pr="00FE39EF" w:rsidR="00F73D5F" w:rsidP="00B63711" w:rsidRDefault="00F73D5F" w14:paraId="3D6F3E38" w14:textId="77777777">
    <w:pPr>
      <w:pStyle w:val="Header"/>
    </w:pPr>
    <w:r w:rsidRPr="00FE39EF">
      <w:rPr>
        <w:noProof/>
        <w:lang w:eastAsia="en-US"/>
      </w:rPr>
      <mc:AlternateContent>
        <mc:Choice Requires="wps">
          <w:drawing>
            <wp:anchor distT="0" distB="0" distL="114300" distR="114300" simplePos="0" relativeHeight="251658242" behindDoc="0" locked="0" layoutInCell="1" allowOverlap="1" wp14:anchorId="2FD6EB2E" wp14:editId="63092198">
              <wp:simplePos x="0" y="0"/>
              <wp:positionH relativeFrom="column">
                <wp:posOffset>2473325</wp:posOffset>
              </wp:positionH>
              <wp:positionV relativeFrom="paragraph">
                <wp:posOffset>366395</wp:posOffset>
              </wp:positionV>
              <wp:extent cx="1210945" cy="480060"/>
              <wp:effectExtent l="0" t="0" r="0" b="0"/>
              <wp:wrapNone/>
              <wp:docPr id="186135627"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10945" cy="480060"/>
                      </a:xfrm>
                      <a:prstGeom prst="rect">
                        <a:avLst/>
                      </a:prstGeom>
                      <a:noFill/>
                      <a:ln>
                        <a:noFill/>
                        <a:prstDash/>
                      </a:ln>
                    </wps:spPr>
                    <wps:txbx>
                      <w:txbxContent>
                        <w:p w:rsidRPr="00FE39EF" w:rsidR="00F73D5F" w:rsidP="00B63711" w:rsidRDefault="00F73D5F" w14:paraId="638DB9E7" w14:textId="77777777">
                          <w:r w:rsidRPr="00FE39EF">
                            <w:t xml:space="preserve">This project is funded by the European Union </w:t>
                          </w:r>
                        </w:p>
                      </w:txbxContent>
                    </wps:txbx>
                    <wps:bodyPr vert="horz" wrap="square" lIns="91440" tIns="45720" rIns="91440" bIns="45720" anchor="t" anchorCtr="0" compatLnSpc="0">
                      <a:noAutofit/>
                    </wps:bodyPr>
                  </wps:wsp>
                </a:graphicData>
              </a:graphic>
              <wp14:sizeRelH relativeFrom="page">
                <wp14:pctWidth>0</wp14:pctWidth>
              </wp14:sizeRelH>
              <wp14:sizeRelV relativeFrom="margin">
                <wp14:pctHeight>0</wp14:pctHeight>
              </wp14:sizeRelV>
            </wp:anchor>
          </w:drawing>
        </mc:Choice>
        <mc:Fallback>
          <w:pict w14:anchorId="34507533">
            <v:shapetype id="_x0000_t202" coordsize="21600,21600" o:spt="202" path="m,l,21600r21600,l21600,xe" w14:anchorId="2FD6EB2E">
              <v:stroke joinstyle="miter"/>
              <v:path gradientshapeok="t" o:connecttype="rect"/>
            </v:shapetype>
            <v:shape id="Text Box 8" style="position:absolute;margin-left:194.75pt;margin-top:28.85pt;width:95.35pt;height:37.8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spid="_x0000_s1028" filled="f"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">
              <v:textbox>
                <w:txbxContent>
                  <w:p w:rsidRPr="00FE39EF" w:rsidR="00F73D5F" w:rsidP="00B63711" w:rsidRDefault="00F73D5F" w14:paraId="38585614" w14:textId="77777777">
                    <w:r w:rsidRPr="00FE39EF">
                      <w:t xml:space="preserve">This project is funded by the European Union </w:t>
                    </w:r>
                  </w:p>
                </w:txbxContent>
              </v:textbox>
            </v:shape>
          </w:pict>
        </mc:Fallback>
      </mc:AlternateContent>
    </w:r>
    <w:r w:rsidRPr="00FE39EF">
      <w:rPr>
        <w:noProof/>
        <w:lang w:eastAsia="en-US"/>
      </w:rPr>
      <w:drawing>
        <wp:anchor distT="0" distB="0" distL="114300" distR="114300" simplePos="0" relativeHeight="251658243" behindDoc="0" locked="0" layoutInCell="1" allowOverlap="1" wp14:anchorId="705AB4E9" wp14:editId="62DB2FAD">
          <wp:simplePos x="0" y="0"/>
          <wp:positionH relativeFrom="margin">
            <wp:align>right</wp:align>
          </wp:positionH>
          <wp:positionV relativeFrom="paragraph">
            <wp:posOffset>289560</wp:posOffset>
          </wp:positionV>
          <wp:extent cx="1737360" cy="469265"/>
          <wp:effectExtent l="0" t="0" r="0" b="0"/>
          <wp:wrapSquare wrapText="bothSides"/>
          <wp:docPr id="801398408" name="Picture 732712678" descr="Obsah obrázku Písmo, symbol, Grafika, logo&#10;&#10;Popis byl vytvořen automaticky"/>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32712678" descr="Obsah obrázku Písmo, symbol, Grafika, logo&#10;&#10;Popis byl vytvořen automaticky"/>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37360" cy="4692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FE39EF">
      <w:rPr>
        <w:b/>
        <w:noProof/>
        <w:sz w:val="16"/>
        <w:szCs w:val="16"/>
        <w:lang w:eastAsia="en-US"/>
      </w:rPr>
      <w:drawing>
        <wp:inline distT="0" distB="0" distL="0" distR="0" wp14:anchorId="0DC0E262" wp14:editId="3BB9779C">
          <wp:extent cx="497840" cy="805815"/>
          <wp:effectExtent l="0" t="0" r="0" b="0"/>
          <wp:docPr id="576644453" name="Picture 1376113693" descr="A red and white coat of arms with a crown&#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Picture 1376113693" descr="A red and white coat of arms with a crown&#10;&#10;AI-generated content may be incorrect."/>
                  <pic:cNvPicPr>
                    <a:picLocks/>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497840" cy="805815"/>
                  </a:xfrm>
                  <a:prstGeom prst="rect">
                    <a:avLst/>
                  </a:prstGeom>
                  <a:noFill/>
                  <a:ln>
                    <a:noFill/>
                  </a:ln>
                </pic:spPr>
              </pic:pic>
            </a:graphicData>
          </a:graphic>
        </wp:inline>
      </w:drawing>
    </w:r>
    <w:r w:rsidRPr="00FE39EF">
      <w:rPr>
        <w:noProof/>
        <w:lang w:eastAsia="en-US"/>
      </w:rPr>
      <mc:AlternateContent>
        <mc:Choice Requires="wps">
          <w:drawing>
            <wp:inline distT="0" distB="0" distL="0" distR="0" wp14:anchorId="552E6361" wp14:editId="6FA7538E">
              <wp:extent cx="1200150" cy="488315"/>
              <wp:effectExtent l="0" t="0" r="0" b="0"/>
              <wp:docPr id="202749391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00150" cy="488315"/>
                      </a:xfrm>
                      <a:prstGeom prst="rect">
                        <a:avLst/>
                      </a:prstGeom>
                      <a:solidFill>
                        <a:srgbClr val="FFFFFF"/>
                      </a:solidFill>
                      <a:ln>
                        <a:noFill/>
                        <a:prstDash/>
                      </a:ln>
                    </wps:spPr>
                    <wps:txbx>
                      <w:txbxContent>
                        <w:p w:rsidRPr="00FE39EF" w:rsidR="00F73D5F" w:rsidP="00B63711" w:rsidRDefault="00F73D5F" w14:paraId="5B23D22E" w14:textId="77777777">
                          <w:r w:rsidRPr="00FE39EF">
                            <w:t>Republic of Serbia</w:t>
                          </w:r>
                        </w:p>
                        <w:p w:rsidRPr="00FE39EF" w:rsidR="00F73D5F" w:rsidP="00B63711" w:rsidRDefault="00F73D5F" w14:paraId="08431764" w14:textId="77777777">
                          <w:r w:rsidRPr="00FE39EF">
                            <w:t>Customs Administration</w:t>
                          </w:r>
                        </w:p>
                        <w:p w:rsidRPr="00FE39EF" w:rsidR="00F73D5F" w:rsidP="00B63711" w:rsidRDefault="00F73D5F" w14:paraId="10E5014B" w14:textId="77777777"/>
                        <w:p w:rsidRPr="00FE39EF" w:rsidR="00F73D5F" w:rsidP="00B63711" w:rsidRDefault="00F73D5F" w14:paraId="3C6F42EF" w14:textId="77777777"/>
                      </w:txbxContent>
                    </wps:txbx>
                    <wps:bodyPr vert="horz" wrap="square" lIns="91440" tIns="45720" rIns="91440" bIns="45720" anchor="t" anchorCtr="0" compatLnSpc="0">
                      <a:noAutofit/>
                    </wps:bodyPr>
                  </wps:wsp>
                </a:graphicData>
              </a:graphic>
            </wp:inline>
          </w:drawing>
        </mc:Choice>
        <mc:Fallback>
          <w:pict w14:anchorId="28B74DC1">
            <v:shape id="Text Box 6" style="width:94.5pt;height:38.45pt;visibility:visible;mso-wrap-style:square;mso-left-percent:-10001;mso-top-percent:-10001;mso-position-horizontal:absolute;mso-position-horizontal-relative:char;mso-position-vertical:absolute;mso-position-vertical-relative:line;mso-left-percent:-10001;mso-top-percent:-10001;v-text-anchor:top" o:spid="_x0000_s1029"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" w14:anchorId="552E6361">
              <v:textbox>
                <w:txbxContent>
                  <w:p w:rsidRPr="00FE39EF" w:rsidR="00F73D5F" w:rsidP="00B63711" w:rsidRDefault="00F73D5F" w14:paraId="7365F505" w14:textId="77777777">
                    <w:r w:rsidRPr="00FE39EF">
                      <w:t>Republic of Serbia</w:t>
                    </w:r>
                  </w:p>
                  <w:p w:rsidRPr="00FE39EF" w:rsidR="00F73D5F" w:rsidP="00B63711" w:rsidRDefault="00F73D5F" w14:paraId="25A346F5" w14:textId="77777777">
                    <w:r w:rsidRPr="00FE39EF">
                      <w:t>Customs Administration</w:t>
                    </w:r>
                  </w:p>
                  <w:p w:rsidRPr="00FE39EF" w:rsidR="00F73D5F" w:rsidP="00B63711" w:rsidRDefault="00F73D5F" w14:paraId="5DAB6C7B" w14:textId="77777777"/>
                  <w:p w:rsidRPr="00FE39EF" w:rsidR="00F73D5F" w:rsidP="00B63711" w:rsidRDefault="00F73D5F" w14:paraId="02EB378F" w14:textId="77777777"/>
                </w:txbxContent>
              </v:textbox>
              <w10:anchorlock/>
            </v:shape>
          </w:pict>
        </mc:Fallback>
      </mc:AlternateContent>
    </w:r>
    <w:r w:rsidRPr="00FE39EF">
      <w:t xml:space="preserve">       </w:t>
    </w:r>
    <w:r w:rsidRPr="00FE39EF">
      <w:rPr>
        <w:b/>
        <w:noProof/>
        <w:sz w:val="16"/>
        <w:szCs w:val="16"/>
        <w:lang w:eastAsia="en-US"/>
      </w:rPr>
      <w:drawing>
        <wp:inline distT="0" distB="0" distL="0" distR="0" wp14:anchorId="013D6E31" wp14:editId="2CB90E2A">
          <wp:extent cx="661035" cy="1014095"/>
          <wp:effectExtent l="0" t="0" r="0" b="0"/>
          <wp:docPr id="1691044779" name="Obrázok 1" descr="Obrázok, na ktorom je dizajn, text, logo, písmo&#10;&#10;Obsah vygenerovaný pomocou AI môže byť nesprávny."/>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Obrázok 1" descr="Obrázok, na ktorom je dizajn, text, logo, písmo&#10;&#10;Obsah vygenerovaný pomocou AI môže byť nesprávny."/>
                  <pic:cNvPicPr>
                    <a:picLocks/>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661035" cy="1014095"/>
                  </a:xfrm>
                  <a:prstGeom prst="rect">
                    <a:avLst/>
                  </a:prstGeom>
                  <a:noFill/>
                  <a:ln>
                    <a:noFill/>
                  </a:ln>
                </pic:spPr>
              </pic:pic>
            </a:graphicData>
          </a:graphic>
        </wp:inline>
      </w:drawing>
    </w:r>
  </w:p>
  <w:p w:rsidRPr="00FE39EF" w:rsidR="00F73D5F" w:rsidP="00B63711" w:rsidRDefault="00F73D5F" w14:paraId="6FB2D26B"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C99AA0AC"/>
    <w:lvl w:ilvl="0">
      <w:start w:val="1"/>
      <w:numFmt w:val="bullet"/>
      <w:pStyle w:val="ListBullet5"/>
      <w:lvlText w:val=""/>
      <w:lvlJc w:val="left"/>
      <w:pPr>
        <w:tabs>
          <w:tab w:val="num" w:pos="1492"/>
        </w:tabs>
        <w:ind w:left="1492" w:hanging="360"/>
      </w:pPr>
      <w:rPr>
        <w:rFonts w:hint="default" w:ascii="Symbol" w:hAnsi="Symbol"/>
      </w:rPr>
    </w:lvl>
  </w:abstractNum>
  <w:abstractNum w:abstractNumId="1" w15:restartNumberingAfterBreak="0">
    <w:nsid w:val="FFFFFF82"/>
    <w:multiLevelType w:val="singleLevel"/>
    <w:tmpl w:val="5BD21EAC"/>
    <w:lvl w:ilvl="0">
      <w:start w:val="1"/>
      <w:numFmt w:val="bullet"/>
      <w:pStyle w:val="ListBullet3"/>
      <w:lvlText w:val=""/>
      <w:lvlJc w:val="left"/>
      <w:pPr>
        <w:tabs>
          <w:tab w:val="num" w:pos="926"/>
        </w:tabs>
        <w:ind w:left="926" w:hanging="360"/>
      </w:pPr>
      <w:rPr>
        <w:rFonts w:hint="default" w:ascii="Symbol" w:hAnsi="Symbol"/>
      </w:rPr>
    </w:lvl>
  </w:abstractNum>
  <w:abstractNum w:abstractNumId="2" w15:restartNumberingAfterBreak="0">
    <w:nsid w:val="FFFFFF83"/>
    <w:multiLevelType w:val="singleLevel"/>
    <w:tmpl w:val="28326206"/>
    <w:lvl w:ilvl="0">
      <w:start w:val="1"/>
      <w:numFmt w:val="bullet"/>
      <w:pStyle w:val="StyleBulletsPatternClearCustomColorRGB238"/>
      <w:lvlText w:val=""/>
      <w:lvlJc w:val="left"/>
      <w:pPr>
        <w:tabs>
          <w:tab w:val="num" w:pos="643"/>
        </w:tabs>
        <w:ind w:left="643" w:hanging="360"/>
      </w:pPr>
      <w:rPr>
        <w:rFonts w:hint="default" w:ascii="Symbol" w:hAnsi="Symbol"/>
      </w:rPr>
    </w:lvl>
  </w:abstractNum>
  <w:abstractNum w:abstractNumId="3" w15:restartNumberingAfterBreak="0">
    <w:nsid w:val="FFFFFFFE"/>
    <w:multiLevelType w:val="singleLevel"/>
    <w:tmpl w:val="FFFFFFFF"/>
    <w:lvl w:ilvl="0">
      <w:numFmt w:val="decimal"/>
      <w:pStyle w:val="NormalSubitem"/>
      <w:lvlText w:val="*"/>
      <w:lvlJc w:val="left"/>
    </w:lvl>
  </w:abstractNum>
  <w:abstractNum w:abstractNumId="4" w15:restartNumberingAfterBreak="0">
    <w:nsid w:val="00CEEC26"/>
    <w:multiLevelType w:val="singleLevel"/>
    <w:tmpl w:val="FFFFFFFF"/>
    <w:name w:val="Diagram"/>
    <w:lvl w:ilvl="0">
      <w:start w:val="1"/>
      <w:numFmt w:val="decimal"/>
      <w:suff w:val="space"/>
      <w:lvlText w:val="Figure %1: "/>
      <w:lvlJc w:val="left"/>
    </w:lvl>
  </w:abstractNum>
  <w:abstractNum w:abstractNumId="5" w15:restartNumberingAfterBreak="0">
    <w:nsid w:val="07951F8C"/>
    <w:multiLevelType w:val="hybridMultilevel"/>
    <w:tmpl w:val="C2BAFBB4"/>
    <w:lvl w:ilvl="0" w:tplc="D450BB66">
      <w:start w:val="1"/>
      <w:numFmt w:val="bullet"/>
      <w:pStyle w:val="minutes"/>
      <w:lvlText w:val=""/>
      <w:lvlJc w:val="left"/>
      <w:pPr>
        <w:tabs>
          <w:tab w:val="num" w:pos="1080"/>
        </w:tabs>
        <w:ind w:left="1080" w:hanging="360"/>
      </w:pPr>
      <w:rPr>
        <w:rFonts w:hint="default" w:ascii="Symbol" w:hAnsi="Symbol"/>
      </w:rPr>
    </w:lvl>
    <w:lvl w:ilvl="1" w:tplc="04090001">
      <w:start w:val="1"/>
      <w:numFmt w:val="bullet"/>
      <w:lvlText w:val=""/>
      <w:lvlJc w:val="left"/>
      <w:pPr>
        <w:tabs>
          <w:tab w:val="num" w:pos="1800"/>
        </w:tabs>
        <w:ind w:left="1800" w:hanging="360"/>
      </w:pPr>
      <w:rPr>
        <w:rFonts w:hint="default" w:ascii="Symbol" w:hAnsi="Symbol"/>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6" w15:restartNumberingAfterBreak="0">
    <w:nsid w:val="07DE014F"/>
    <w:multiLevelType w:val="singleLevel"/>
    <w:tmpl w:val="E8824D90"/>
    <w:lvl w:ilvl="0">
      <w:start w:val="1"/>
      <w:numFmt w:val="bullet"/>
      <w:pStyle w:val="DoubleIndent"/>
      <w:lvlText w:val="-"/>
      <w:lvlJc w:val="left"/>
      <w:pPr>
        <w:tabs>
          <w:tab w:val="num" w:pos="1134"/>
        </w:tabs>
        <w:ind w:left="1134" w:hanging="567"/>
      </w:pPr>
      <w:rPr>
        <w:rFonts w:hint="default" w:ascii="Times New Roman" w:hAnsi="Times New Roman"/>
      </w:rPr>
    </w:lvl>
  </w:abstractNum>
  <w:abstractNum w:abstractNumId="7" w15:restartNumberingAfterBreak="0">
    <w:nsid w:val="120B7201"/>
    <w:multiLevelType w:val="multilevel"/>
    <w:tmpl w:val="D1625A42"/>
    <w:lvl w:ilvl="0">
      <w:start w:val="1"/>
      <w:numFmt w:val="decimal"/>
      <w:pStyle w:val="ListNumber"/>
      <w:lvlText w:val="(%1)"/>
      <w:lvlJc w:val="left"/>
      <w:pPr>
        <w:tabs>
          <w:tab w:val="num" w:pos="454"/>
        </w:tabs>
        <w:ind w:left="454" w:hanging="454"/>
      </w:pPr>
    </w:lvl>
    <w:lvl w:ilvl="1">
      <w:start w:val="1"/>
      <w:numFmt w:val="lowerLetter"/>
      <w:pStyle w:val="ListNumberLevel2"/>
      <w:lvlText w:val="(%2)"/>
      <w:lvlJc w:val="left"/>
      <w:pPr>
        <w:tabs>
          <w:tab w:val="num" w:pos="907"/>
        </w:tabs>
        <w:ind w:left="907" w:hanging="453"/>
      </w:pPr>
    </w:lvl>
    <w:lvl w:ilvl="2">
      <w:start w:val="1"/>
      <w:numFmt w:val="bullet"/>
      <w:pStyle w:val="ListNumberLevel3"/>
      <w:lvlText w:val="–"/>
      <w:lvlJc w:val="left"/>
      <w:pPr>
        <w:tabs>
          <w:tab w:val="num" w:pos="1361"/>
        </w:tabs>
        <w:ind w:left="1361" w:hanging="454"/>
      </w:pPr>
      <w:rPr>
        <w:rFonts w:ascii="Times New Roman" w:hAnsi="Times New Roman"/>
      </w:rPr>
    </w:lvl>
    <w:lvl w:ilvl="3">
      <w:start w:val="1"/>
      <w:numFmt w:val="bullet"/>
      <w:pStyle w:val="ListNumberLevel4"/>
      <w:lvlText w:val=""/>
      <w:lvlJc w:val="left"/>
      <w:pPr>
        <w:tabs>
          <w:tab w:val="num" w:pos="1814"/>
        </w:tabs>
        <w:ind w:left="1814" w:hanging="453"/>
      </w:pPr>
      <w:rPr>
        <w:rFonts w:ascii="Symbol" w:hAnsi="Symbol"/>
      </w:rPr>
    </w:lvl>
    <w:lvl w:ilvl="4">
      <w:numFmt w:val="none"/>
      <w:lvlText w:val=""/>
      <w:lvlJc w:val="left"/>
    </w:lvl>
    <w:lvl w:ilvl="5">
      <w:numFmt w:val="none"/>
      <w:lvlText w:val=""/>
      <w:lvlJc w:val="left"/>
    </w:lvl>
    <w:lvl w:ilvl="6">
      <w:numFmt w:val="none"/>
      <w:lvlText w:val=""/>
      <w:lvlJc w:val="left"/>
    </w:lvl>
    <w:lvl w:ilvl="7">
      <w:numFmt w:val="none"/>
      <w:lvlText w:val=""/>
      <w:lvlJc w:val="left"/>
    </w:lvl>
    <w:lvl w:ilvl="8">
      <w:numFmt w:val="none"/>
      <w:lvlText w:val=""/>
      <w:lvlJc w:val="left"/>
    </w:lvl>
  </w:abstractNum>
  <w:abstractNum w:abstractNumId="8" w15:restartNumberingAfterBreak="0">
    <w:nsid w:val="12AC7FDB"/>
    <w:multiLevelType w:val="singleLevel"/>
    <w:tmpl w:val="FCE8006A"/>
    <w:lvl w:ilvl="0">
      <w:start w:val="1"/>
      <w:numFmt w:val="bullet"/>
      <w:pStyle w:val="Pages"/>
      <w:lvlText w:val=""/>
      <w:lvlJc w:val="left"/>
      <w:pPr>
        <w:tabs>
          <w:tab w:val="num" w:pos="720"/>
        </w:tabs>
        <w:ind w:left="720" w:hanging="720"/>
      </w:pPr>
      <w:rPr>
        <w:rFonts w:hint="default" w:ascii="Symbol" w:hAnsi="Symbol"/>
      </w:rPr>
    </w:lvl>
  </w:abstractNum>
  <w:abstractNum w:abstractNumId="9" w15:restartNumberingAfterBreak="0">
    <w:nsid w:val="12FC00DF"/>
    <w:multiLevelType w:val="singleLevel"/>
    <w:tmpl w:val="E3A014D6"/>
    <w:lvl w:ilvl="0">
      <w:start w:val="1"/>
      <w:numFmt w:val="bullet"/>
      <w:pStyle w:val="NormalSubitemLast"/>
      <w:lvlText w:val=""/>
      <w:lvlJc w:val="left"/>
      <w:pPr>
        <w:tabs>
          <w:tab w:val="num" w:pos="2552"/>
        </w:tabs>
        <w:ind w:left="2552" w:hanging="397"/>
      </w:pPr>
      <w:rPr>
        <w:rFonts w:hint="default" w:ascii="Wingdings" w:hAnsi="Wingdings"/>
        <w:sz w:val="16"/>
      </w:rPr>
    </w:lvl>
  </w:abstractNum>
  <w:abstractNum w:abstractNumId="10" w15:restartNumberingAfterBreak="0">
    <w:nsid w:val="14227FA7"/>
    <w:multiLevelType w:val="hybridMultilevel"/>
    <w:tmpl w:val="F86C0880"/>
    <w:lvl w:ilvl="0" w:tplc="A8322662">
      <w:start w:val="1"/>
      <w:numFmt w:val="bullet"/>
      <w:pStyle w:val="sousrubrique"/>
      <w:lvlText w:val=""/>
      <w:lvlJc w:val="left"/>
      <w:pPr>
        <w:tabs>
          <w:tab w:val="num" w:pos="720"/>
        </w:tabs>
        <w:ind w:left="720" w:hanging="360"/>
      </w:pPr>
      <w:rPr>
        <w:rFonts w:hint="default" w:ascii="Symbol" w:hAnsi="Symbol"/>
      </w:rPr>
    </w:lvl>
    <w:lvl w:ilvl="1" w:tplc="04090003">
      <w:start w:val="1"/>
      <w:numFmt w:val="bullet"/>
      <w:lvlText w:val="o"/>
      <w:lvlJc w:val="left"/>
      <w:pPr>
        <w:tabs>
          <w:tab w:val="num" w:pos="1440"/>
        </w:tabs>
        <w:ind w:left="1440" w:hanging="360"/>
      </w:pPr>
      <w:rPr>
        <w:rFonts w:hint="default" w:ascii="Courier New" w:hAnsi="Courier New" w:cs="Courier New"/>
      </w:rPr>
    </w:lvl>
    <w:lvl w:ilvl="2" w:tplc="04090005">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11" w15:restartNumberingAfterBreak="0">
    <w:nsid w:val="1AD62E22"/>
    <w:multiLevelType w:val="singleLevel"/>
    <w:tmpl w:val="3E0E150E"/>
    <w:lvl w:ilvl="0">
      <w:start w:val="1"/>
      <w:numFmt w:val="bullet"/>
      <w:pStyle w:val="NormalItemLast"/>
      <w:lvlText w:val=""/>
      <w:lvlJc w:val="left"/>
      <w:pPr>
        <w:tabs>
          <w:tab w:val="num" w:pos="2552"/>
        </w:tabs>
        <w:ind w:left="2552" w:hanging="397"/>
      </w:pPr>
      <w:rPr>
        <w:rFonts w:hint="default" w:ascii="Wingdings" w:hAnsi="Wingdings"/>
        <w:sz w:val="14"/>
      </w:rPr>
    </w:lvl>
  </w:abstractNum>
  <w:abstractNum w:abstractNumId="12" w15:restartNumberingAfterBreak="0">
    <w:nsid w:val="1B275C88"/>
    <w:multiLevelType w:val="multilevel"/>
    <w:tmpl w:val="5332282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D4E6A26"/>
    <w:multiLevelType w:val="hybridMultilevel"/>
    <w:tmpl w:val="AE9044C4"/>
    <w:lvl w:ilvl="0" w:tplc="4134BF76">
      <w:numFmt w:val="bullet"/>
      <w:lvlText w:val="-"/>
      <w:lvlJc w:val="left"/>
      <w:pPr>
        <w:ind w:left="720" w:hanging="360"/>
      </w:pPr>
      <w:rPr>
        <w:rFonts w:hint="default" w:ascii="Times New Roman" w:hAnsi="Times New Roman" w:eastAsia="Times New Roman" w:cs="Times New Roman"/>
      </w:rPr>
    </w:lvl>
    <w:lvl w:ilvl="1" w:tplc="04050003">
      <w:start w:val="1"/>
      <w:numFmt w:val="bullet"/>
      <w:lvlText w:val="o"/>
      <w:lvlJc w:val="left"/>
      <w:pPr>
        <w:ind w:left="1440" w:hanging="360"/>
      </w:pPr>
      <w:rPr>
        <w:rFonts w:hint="default" w:ascii="Courier New" w:hAnsi="Courier New" w:cs="Courier New"/>
      </w:rPr>
    </w:lvl>
    <w:lvl w:ilvl="2" w:tplc="04050005" w:tentative="1">
      <w:start w:val="1"/>
      <w:numFmt w:val="bullet"/>
      <w:lvlText w:val=""/>
      <w:lvlJc w:val="left"/>
      <w:pPr>
        <w:ind w:left="2160" w:hanging="360"/>
      </w:pPr>
      <w:rPr>
        <w:rFonts w:hint="default" w:ascii="Wingdings" w:hAnsi="Wingdings"/>
      </w:rPr>
    </w:lvl>
    <w:lvl w:ilvl="3" w:tplc="04050001" w:tentative="1">
      <w:start w:val="1"/>
      <w:numFmt w:val="bullet"/>
      <w:lvlText w:val=""/>
      <w:lvlJc w:val="left"/>
      <w:pPr>
        <w:ind w:left="2880" w:hanging="360"/>
      </w:pPr>
      <w:rPr>
        <w:rFonts w:hint="default" w:ascii="Symbol" w:hAnsi="Symbol"/>
      </w:rPr>
    </w:lvl>
    <w:lvl w:ilvl="4" w:tplc="04050003" w:tentative="1">
      <w:start w:val="1"/>
      <w:numFmt w:val="bullet"/>
      <w:lvlText w:val="o"/>
      <w:lvlJc w:val="left"/>
      <w:pPr>
        <w:ind w:left="3600" w:hanging="360"/>
      </w:pPr>
      <w:rPr>
        <w:rFonts w:hint="default" w:ascii="Courier New" w:hAnsi="Courier New" w:cs="Courier New"/>
      </w:rPr>
    </w:lvl>
    <w:lvl w:ilvl="5" w:tplc="04050005" w:tentative="1">
      <w:start w:val="1"/>
      <w:numFmt w:val="bullet"/>
      <w:lvlText w:val=""/>
      <w:lvlJc w:val="left"/>
      <w:pPr>
        <w:ind w:left="4320" w:hanging="360"/>
      </w:pPr>
      <w:rPr>
        <w:rFonts w:hint="default" w:ascii="Wingdings" w:hAnsi="Wingdings"/>
      </w:rPr>
    </w:lvl>
    <w:lvl w:ilvl="6" w:tplc="04050001" w:tentative="1">
      <w:start w:val="1"/>
      <w:numFmt w:val="bullet"/>
      <w:lvlText w:val=""/>
      <w:lvlJc w:val="left"/>
      <w:pPr>
        <w:ind w:left="5040" w:hanging="360"/>
      </w:pPr>
      <w:rPr>
        <w:rFonts w:hint="default" w:ascii="Symbol" w:hAnsi="Symbol"/>
      </w:rPr>
    </w:lvl>
    <w:lvl w:ilvl="7" w:tplc="04050003" w:tentative="1">
      <w:start w:val="1"/>
      <w:numFmt w:val="bullet"/>
      <w:lvlText w:val="o"/>
      <w:lvlJc w:val="left"/>
      <w:pPr>
        <w:ind w:left="5760" w:hanging="360"/>
      </w:pPr>
      <w:rPr>
        <w:rFonts w:hint="default" w:ascii="Courier New" w:hAnsi="Courier New" w:cs="Courier New"/>
      </w:rPr>
    </w:lvl>
    <w:lvl w:ilvl="8" w:tplc="04050005" w:tentative="1">
      <w:start w:val="1"/>
      <w:numFmt w:val="bullet"/>
      <w:lvlText w:val=""/>
      <w:lvlJc w:val="left"/>
      <w:pPr>
        <w:ind w:left="6480" w:hanging="360"/>
      </w:pPr>
      <w:rPr>
        <w:rFonts w:hint="default" w:ascii="Wingdings" w:hAnsi="Wingdings"/>
      </w:rPr>
    </w:lvl>
  </w:abstractNum>
  <w:abstractNum w:abstractNumId="14" w15:restartNumberingAfterBreak="0">
    <w:nsid w:val="212A688E"/>
    <w:multiLevelType w:val="multilevel"/>
    <w:tmpl w:val="FFFFFFFF"/>
    <w:name w:val="HTML-List1"/>
    <w:lvl w:ilvl="0">
      <w:start w:val="1"/>
      <w:numFmt w:val="bullet"/>
      <w:lvlText w:val="·"/>
      <w:lvlJc w:val="left"/>
      <w:rPr>
        <w:rFonts w:ascii="Symbol" w:hAnsi="Symbol" w:cs="Symbol"/>
        <w:color w:val="000000"/>
        <w:sz w:val="22"/>
      </w:rPr>
    </w:lvl>
    <w:lvl w:ilvl="1">
      <w:start w:val="1"/>
      <w:numFmt w:val="bullet"/>
      <w:lvlText w:val="·"/>
      <w:lvlJc w:val="left"/>
      <w:rPr>
        <w:rFonts w:ascii="Symbol" w:hAnsi="Symbol" w:cs="Symbol"/>
        <w:color w:val="000000"/>
        <w:sz w:val="22"/>
      </w:rPr>
    </w:lvl>
    <w:lvl w:ilvl="2">
      <w:start w:val="1"/>
      <w:numFmt w:val="bullet"/>
      <w:lvlText w:val="·"/>
      <w:lvlJc w:val="left"/>
      <w:rPr>
        <w:rFonts w:ascii="Symbol" w:hAnsi="Symbol" w:cs="Symbol"/>
        <w:color w:val="000000"/>
        <w:sz w:val="22"/>
      </w:rPr>
    </w:lvl>
    <w:lvl w:ilvl="3">
      <w:start w:val="1"/>
      <w:numFmt w:val="bullet"/>
      <w:lvlText w:val="·"/>
      <w:lvlJc w:val="left"/>
      <w:rPr>
        <w:rFonts w:ascii="Symbol" w:hAnsi="Symbol" w:cs="Symbol"/>
        <w:color w:val="000000"/>
        <w:sz w:val="22"/>
      </w:rPr>
    </w:lvl>
    <w:lvl w:ilvl="4">
      <w:start w:val="1"/>
      <w:numFmt w:val="bullet"/>
      <w:lvlText w:val="·"/>
      <w:lvlJc w:val="left"/>
      <w:rPr>
        <w:rFonts w:ascii="Symbol" w:hAnsi="Symbol" w:cs="Symbol"/>
        <w:color w:val="000000"/>
        <w:sz w:val="22"/>
      </w:rPr>
    </w:lvl>
    <w:lvl w:ilvl="5">
      <w:start w:val="1"/>
      <w:numFmt w:val="bullet"/>
      <w:lvlText w:val="·"/>
      <w:lvlJc w:val="left"/>
      <w:rPr>
        <w:rFonts w:ascii="Symbol" w:hAnsi="Symbol" w:cs="Symbol"/>
        <w:color w:val="000000"/>
        <w:sz w:val="22"/>
      </w:rPr>
    </w:lvl>
    <w:lvl w:ilvl="6">
      <w:start w:val="1"/>
      <w:numFmt w:val="bullet"/>
      <w:lvlText w:val="·"/>
      <w:lvlJc w:val="left"/>
      <w:rPr>
        <w:rFonts w:ascii="Symbol" w:hAnsi="Symbol" w:cs="Symbol"/>
        <w:color w:val="000000"/>
        <w:sz w:val="22"/>
      </w:rPr>
    </w:lvl>
    <w:lvl w:ilvl="7">
      <w:start w:val="1"/>
      <w:numFmt w:val="decimal"/>
      <w:lvlText w:val="%1.%2.%3.%4.%5.%6.%7.%8"/>
      <w:lvlJc w:val="left"/>
    </w:lvl>
    <w:lvl w:ilvl="8">
      <w:start w:val="1"/>
      <w:numFmt w:val="decimal"/>
      <w:lvlText w:val="%1.%2.%3.%4.%5.%6.%7.%8.%9"/>
      <w:lvlJc w:val="left"/>
    </w:lvl>
  </w:abstractNum>
  <w:abstractNum w:abstractNumId="15" w15:restartNumberingAfterBreak="0">
    <w:nsid w:val="212A688F"/>
    <w:multiLevelType w:val="multilevel"/>
    <w:tmpl w:val="FFFFFFFF"/>
    <w:name w:val="HTML-List2"/>
    <w:lvl w:ilvl="0">
      <w:start w:val="1"/>
      <w:numFmt w:val="bullet"/>
      <w:lvlText w:val="·"/>
      <w:lvlJc w:val="left"/>
      <w:rPr>
        <w:rFonts w:ascii="Symbol" w:hAnsi="Symbol" w:cs="Symbol"/>
        <w:color w:val="000000"/>
        <w:sz w:val="22"/>
      </w:rPr>
    </w:lvl>
    <w:lvl w:ilvl="1">
      <w:start w:val="1"/>
      <w:numFmt w:val="bullet"/>
      <w:lvlText w:val="·"/>
      <w:lvlJc w:val="left"/>
      <w:rPr>
        <w:rFonts w:ascii="Symbol" w:hAnsi="Symbol" w:cs="Symbol"/>
        <w:color w:val="000000"/>
        <w:sz w:val="22"/>
      </w:rPr>
    </w:lvl>
    <w:lvl w:ilvl="2">
      <w:start w:val="1"/>
      <w:numFmt w:val="bullet"/>
      <w:lvlText w:val="·"/>
      <w:lvlJc w:val="left"/>
      <w:rPr>
        <w:rFonts w:ascii="Symbol" w:hAnsi="Symbol" w:cs="Symbol"/>
        <w:color w:val="000000"/>
        <w:sz w:val="22"/>
      </w:rPr>
    </w:lvl>
    <w:lvl w:ilvl="3">
      <w:start w:val="1"/>
      <w:numFmt w:val="bullet"/>
      <w:lvlText w:val="·"/>
      <w:lvlJc w:val="left"/>
      <w:rPr>
        <w:rFonts w:ascii="Symbol" w:hAnsi="Symbol" w:cs="Symbol"/>
        <w:color w:val="000000"/>
        <w:sz w:val="22"/>
      </w:rPr>
    </w:lvl>
    <w:lvl w:ilvl="4">
      <w:start w:val="1"/>
      <w:numFmt w:val="bullet"/>
      <w:lvlText w:val="·"/>
      <w:lvlJc w:val="left"/>
      <w:rPr>
        <w:rFonts w:ascii="Symbol" w:hAnsi="Symbol" w:cs="Symbol"/>
        <w:color w:val="000000"/>
        <w:sz w:val="22"/>
      </w:rPr>
    </w:lvl>
    <w:lvl w:ilvl="5">
      <w:start w:val="1"/>
      <w:numFmt w:val="bullet"/>
      <w:lvlText w:val="·"/>
      <w:lvlJc w:val="left"/>
      <w:rPr>
        <w:rFonts w:ascii="Symbol" w:hAnsi="Symbol" w:cs="Symbol"/>
        <w:color w:val="000000"/>
        <w:sz w:val="22"/>
      </w:rPr>
    </w:lvl>
    <w:lvl w:ilvl="6">
      <w:start w:val="1"/>
      <w:numFmt w:val="bullet"/>
      <w:lvlText w:val="·"/>
      <w:lvlJc w:val="left"/>
      <w:rPr>
        <w:rFonts w:ascii="Symbol" w:hAnsi="Symbol" w:cs="Symbol"/>
        <w:color w:val="000000"/>
        <w:sz w:val="22"/>
      </w:rPr>
    </w:lvl>
    <w:lvl w:ilvl="7">
      <w:start w:val="1"/>
      <w:numFmt w:val="decimal"/>
      <w:lvlText w:val="%1.%2.%3.%4.%5.%6.%7.%8"/>
      <w:lvlJc w:val="left"/>
    </w:lvl>
    <w:lvl w:ilvl="8">
      <w:start w:val="1"/>
      <w:numFmt w:val="decimal"/>
      <w:lvlText w:val="%1.%2.%3.%4.%5.%6.%7.%8.%9"/>
      <w:lvlJc w:val="left"/>
    </w:lvl>
  </w:abstractNum>
  <w:abstractNum w:abstractNumId="16" w15:restartNumberingAfterBreak="0">
    <w:nsid w:val="21EF093C"/>
    <w:multiLevelType w:val="hybridMultilevel"/>
    <w:tmpl w:val="3E244126"/>
    <w:lvl w:ilvl="0" w:tplc="1000000F">
      <w:start w:val="1"/>
      <w:numFmt w:val="decimal"/>
      <w:lvlText w:val="%1."/>
      <w:lvlJc w:val="left"/>
      <w:pPr>
        <w:ind w:left="720" w:hanging="360"/>
      </w:pPr>
      <w:rPr>
        <w:rFonts w:hint="default"/>
      </w:rPr>
    </w:lvl>
    <w:lvl w:ilvl="1" w:tplc="10000019">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7" w15:restartNumberingAfterBreak="0">
    <w:nsid w:val="22A417AD"/>
    <w:multiLevelType w:val="hybridMultilevel"/>
    <w:tmpl w:val="CB40FD4C"/>
    <w:lvl w:ilvl="0" w:tplc="FFFFFFFF">
      <w:start w:val="1"/>
      <w:numFmt w:val="bullet"/>
      <w:pStyle w:val="Bullets2"/>
      <w:lvlText w:val="o"/>
      <w:lvlJc w:val="left"/>
      <w:pPr>
        <w:tabs>
          <w:tab w:val="num" w:pos="-122"/>
        </w:tabs>
        <w:ind w:left="-122" w:hanging="360"/>
      </w:pPr>
      <w:rPr>
        <w:rFonts w:hint="default" w:ascii="Courier New" w:hAnsi="Courier New" w:cs="Courier New"/>
      </w:rPr>
    </w:lvl>
    <w:lvl w:ilvl="1" w:tplc="FFFFFFFF">
      <w:start w:val="1"/>
      <w:numFmt w:val="bullet"/>
      <w:lvlText w:val="o"/>
      <w:lvlJc w:val="left"/>
      <w:pPr>
        <w:tabs>
          <w:tab w:val="num" w:pos="598"/>
        </w:tabs>
        <w:ind w:left="598" w:hanging="360"/>
      </w:pPr>
      <w:rPr>
        <w:rFonts w:hint="default" w:ascii="Courier New" w:hAnsi="Courier New" w:cs="Courier New"/>
      </w:rPr>
    </w:lvl>
    <w:lvl w:ilvl="2" w:tplc="FFFFFFFF" w:tentative="1">
      <w:start w:val="1"/>
      <w:numFmt w:val="bullet"/>
      <w:lvlText w:val=""/>
      <w:lvlJc w:val="left"/>
      <w:pPr>
        <w:tabs>
          <w:tab w:val="num" w:pos="1318"/>
        </w:tabs>
        <w:ind w:left="1318" w:hanging="360"/>
      </w:pPr>
      <w:rPr>
        <w:rFonts w:hint="default" w:ascii="Wingdings" w:hAnsi="Wingdings"/>
      </w:rPr>
    </w:lvl>
    <w:lvl w:ilvl="3" w:tplc="FFFFFFFF" w:tentative="1">
      <w:start w:val="1"/>
      <w:numFmt w:val="bullet"/>
      <w:lvlText w:val=""/>
      <w:lvlJc w:val="left"/>
      <w:pPr>
        <w:tabs>
          <w:tab w:val="num" w:pos="2038"/>
        </w:tabs>
        <w:ind w:left="2038" w:hanging="360"/>
      </w:pPr>
      <w:rPr>
        <w:rFonts w:hint="default" w:ascii="Symbol" w:hAnsi="Symbol"/>
      </w:rPr>
    </w:lvl>
    <w:lvl w:ilvl="4" w:tplc="FFFFFFFF" w:tentative="1">
      <w:start w:val="1"/>
      <w:numFmt w:val="bullet"/>
      <w:lvlText w:val="o"/>
      <w:lvlJc w:val="left"/>
      <w:pPr>
        <w:tabs>
          <w:tab w:val="num" w:pos="2758"/>
        </w:tabs>
        <w:ind w:left="2758" w:hanging="360"/>
      </w:pPr>
      <w:rPr>
        <w:rFonts w:hint="default" w:ascii="Courier New" w:hAnsi="Courier New" w:cs="Courier New"/>
      </w:rPr>
    </w:lvl>
    <w:lvl w:ilvl="5" w:tplc="FFFFFFFF" w:tentative="1">
      <w:start w:val="1"/>
      <w:numFmt w:val="bullet"/>
      <w:lvlText w:val=""/>
      <w:lvlJc w:val="left"/>
      <w:pPr>
        <w:tabs>
          <w:tab w:val="num" w:pos="3478"/>
        </w:tabs>
        <w:ind w:left="3478" w:hanging="360"/>
      </w:pPr>
      <w:rPr>
        <w:rFonts w:hint="default" w:ascii="Wingdings" w:hAnsi="Wingdings"/>
      </w:rPr>
    </w:lvl>
    <w:lvl w:ilvl="6" w:tplc="FFFFFFFF" w:tentative="1">
      <w:start w:val="1"/>
      <w:numFmt w:val="bullet"/>
      <w:lvlText w:val=""/>
      <w:lvlJc w:val="left"/>
      <w:pPr>
        <w:tabs>
          <w:tab w:val="num" w:pos="4198"/>
        </w:tabs>
        <w:ind w:left="4198" w:hanging="360"/>
      </w:pPr>
      <w:rPr>
        <w:rFonts w:hint="default" w:ascii="Symbol" w:hAnsi="Symbol"/>
      </w:rPr>
    </w:lvl>
    <w:lvl w:ilvl="7" w:tplc="FFFFFFFF" w:tentative="1">
      <w:start w:val="1"/>
      <w:numFmt w:val="bullet"/>
      <w:lvlText w:val="o"/>
      <w:lvlJc w:val="left"/>
      <w:pPr>
        <w:tabs>
          <w:tab w:val="num" w:pos="4918"/>
        </w:tabs>
        <w:ind w:left="4918" w:hanging="360"/>
      </w:pPr>
      <w:rPr>
        <w:rFonts w:hint="default" w:ascii="Courier New" w:hAnsi="Courier New" w:cs="Courier New"/>
      </w:rPr>
    </w:lvl>
    <w:lvl w:ilvl="8" w:tplc="FFFFFFFF" w:tentative="1">
      <w:start w:val="1"/>
      <w:numFmt w:val="bullet"/>
      <w:lvlText w:val=""/>
      <w:lvlJc w:val="left"/>
      <w:pPr>
        <w:tabs>
          <w:tab w:val="num" w:pos="5638"/>
        </w:tabs>
        <w:ind w:left="5638" w:hanging="360"/>
      </w:pPr>
      <w:rPr>
        <w:rFonts w:hint="default" w:ascii="Wingdings" w:hAnsi="Wingdings"/>
      </w:rPr>
    </w:lvl>
  </w:abstractNum>
  <w:abstractNum w:abstractNumId="18" w15:restartNumberingAfterBreak="0">
    <w:nsid w:val="296E110F"/>
    <w:multiLevelType w:val="multilevel"/>
    <w:tmpl w:val="3EBAB752"/>
    <w:lvl w:ilvl="0">
      <w:start w:val="1"/>
      <w:numFmt w:val="upperLetter"/>
      <w:lvlText w:val="Annex %1"/>
      <w:lvlJc w:val="left"/>
      <w:pPr>
        <w:tabs>
          <w:tab w:val="num" w:pos="431"/>
        </w:tabs>
        <w:ind w:left="0" w:firstLine="0"/>
      </w:pPr>
      <w:rPr>
        <w:rFonts w:hint="default"/>
      </w:rPr>
    </w:lvl>
    <w:lvl w:ilvl="1">
      <w:start w:val="1"/>
      <w:numFmt w:val="decimal"/>
      <w:lvlText w:val="%1.%2"/>
      <w:lvlJc w:val="left"/>
      <w:pPr>
        <w:tabs>
          <w:tab w:val="num" w:pos="576"/>
        </w:tabs>
        <w:ind w:left="0" w:firstLine="0"/>
      </w:pPr>
      <w:rPr>
        <w:rFonts w:hint="default"/>
        <w:b/>
        <w:i w:val="0"/>
        <w:caps w:val="0"/>
        <w:strike w:val="0"/>
        <w:dstrike w:val="0"/>
        <w:vanish w:val="0"/>
        <w:color w:val="000000"/>
        <w:sz w:val="32"/>
        <w:szCs w:val="32"/>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CaptionTempo"/>
      <w:lvlText w:val="%1.%2.%3"/>
      <w:lvlJc w:val="left"/>
      <w:pPr>
        <w:tabs>
          <w:tab w:val="num" w:pos="720"/>
        </w:tabs>
        <w:ind w:left="0" w:firstLine="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9" w15:restartNumberingAfterBreak="0">
    <w:nsid w:val="2C463AFF"/>
    <w:multiLevelType w:val="multilevel"/>
    <w:tmpl w:val="A9327078"/>
    <w:lvl w:ilvl="0">
      <w:start w:val="1"/>
      <w:numFmt w:val="decimal"/>
      <w:pStyle w:val="ListNumbers"/>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20" w15:restartNumberingAfterBreak="0">
    <w:nsid w:val="2C492CC9"/>
    <w:multiLevelType w:val="multilevel"/>
    <w:tmpl w:val="D82EEFC4"/>
    <w:styleLink w:val="Style7"/>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2D293CE3"/>
    <w:multiLevelType w:val="multilevel"/>
    <w:tmpl w:val="4DC8517E"/>
    <w:lvl w:ilvl="0">
      <w:start w:val="1"/>
      <w:numFmt w:val="decimal"/>
      <w:pStyle w:val="LegalNumPar"/>
      <w:lvlText w:val="%1."/>
      <w:lvlJc w:val="left"/>
      <w:pPr>
        <w:tabs>
          <w:tab w:val="num" w:pos="476"/>
        </w:tabs>
        <w:ind w:left="476" w:hanging="476"/>
      </w:pPr>
      <w:rPr>
        <w:rFonts w:hint="default"/>
      </w:rPr>
    </w:lvl>
    <w:lvl w:ilvl="1">
      <w:start w:val="1"/>
      <w:numFmt w:val="lowerLetter"/>
      <w:pStyle w:val="LegalNumPar2"/>
      <w:lvlText w:val="%2."/>
      <w:lvlJc w:val="left"/>
      <w:pPr>
        <w:tabs>
          <w:tab w:val="num" w:pos="952"/>
        </w:tabs>
        <w:ind w:left="952" w:hanging="476"/>
      </w:pPr>
      <w:rPr>
        <w:rFonts w:hint="default"/>
      </w:rPr>
    </w:lvl>
    <w:lvl w:ilvl="2">
      <w:start w:val="1"/>
      <w:numFmt w:val="lowerRoman"/>
      <w:pStyle w:val="LegalNumPar3"/>
      <w:lvlText w:val="%3."/>
      <w:lvlJc w:val="left"/>
      <w:pPr>
        <w:tabs>
          <w:tab w:val="num" w:pos="1429"/>
        </w:tabs>
        <w:ind w:left="1429" w:hanging="477"/>
      </w:pPr>
      <w:rPr>
        <w:rFonts w:hint="default"/>
      </w:rPr>
    </w:lvl>
    <w:lvl w:ilvl="3">
      <w:start w:val="1"/>
      <w:numFmt w:val="decimal"/>
      <w:lvlText w:val="%4."/>
      <w:lvlJc w:val="left"/>
      <w:pPr>
        <w:tabs>
          <w:tab w:val="num" w:pos="1905"/>
        </w:tabs>
        <w:ind w:left="1905" w:hanging="476"/>
      </w:pPr>
      <w:rPr>
        <w:rFonts w:hint="default"/>
      </w:rPr>
    </w:lvl>
    <w:lvl w:ilvl="4">
      <w:start w:val="1"/>
      <w:numFmt w:val="lowerLetter"/>
      <w:lvlText w:val="%5."/>
      <w:lvlJc w:val="left"/>
      <w:pPr>
        <w:tabs>
          <w:tab w:val="num" w:pos="2381"/>
        </w:tabs>
        <w:ind w:left="2381" w:hanging="476"/>
      </w:pPr>
      <w:rPr>
        <w:rFonts w:hint="default"/>
      </w:rPr>
    </w:lvl>
    <w:lvl w:ilvl="5">
      <w:start w:val="1"/>
      <w:numFmt w:val="lowerRoman"/>
      <w:lvlText w:val="%6."/>
      <w:lvlJc w:val="left"/>
      <w:pPr>
        <w:tabs>
          <w:tab w:val="num" w:pos="2857"/>
        </w:tabs>
        <w:ind w:left="2857" w:hanging="476"/>
      </w:pPr>
      <w:rPr>
        <w:rFonts w:hint="default"/>
      </w:rPr>
    </w:lvl>
    <w:lvl w:ilvl="6">
      <w:start w:val="1"/>
      <w:numFmt w:val="decimal"/>
      <w:lvlText w:val="%7."/>
      <w:lvlJc w:val="left"/>
      <w:pPr>
        <w:tabs>
          <w:tab w:val="num" w:pos="3334"/>
        </w:tabs>
        <w:ind w:left="3334" w:hanging="477"/>
      </w:pPr>
      <w:rPr>
        <w:rFonts w:hint="default"/>
      </w:rPr>
    </w:lvl>
    <w:lvl w:ilvl="7">
      <w:start w:val="1"/>
      <w:numFmt w:val="lowerLetter"/>
      <w:lvlText w:val="%8."/>
      <w:lvlJc w:val="left"/>
      <w:pPr>
        <w:tabs>
          <w:tab w:val="num" w:pos="3810"/>
        </w:tabs>
        <w:ind w:left="3810" w:hanging="476"/>
      </w:pPr>
      <w:rPr>
        <w:rFonts w:hint="default"/>
      </w:rPr>
    </w:lvl>
    <w:lvl w:ilvl="8">
      <w:start w:val="1"/>
      <w:numFmt w:val="lowerRoman"/>
      <w:lvlText w:val="%9."/>
      <w:lvlJc w:val="left"/>
      <w:pPr>
        <w:tabs>
          <w:tab w:val="num" w:pos="4286"/>
        </w:tabs>
        <w:ind w:left="4286" w:hanging="476"/>
      </w:pPr>
      <w:rPr>
        <w:rFonts w:hint="default"/>
      </w:rPr>
    </w:lvl>
  </w:abstractNum>
  <w:abstractNum w:abstractNumId="22" w15:restartNumberingAfterBreak="0">
    <w:nsid w:val="3CCC3146"/>
    <w:multiLevelType w:val="multilevel"/>
    <w:tmpl w:val="C1D6A922"/>
    <w:lvl w:ilvl="0">
      <w:start w:val="1"/>
      <w:numFmt w:val="decimal"/>
      <w:pStyle w:val="ListNumber1"/>
      <w:lvlText w:val="%1"/>
      <w:lvlJc w:val="left"/>
      <w:pPr>
        <w:tabs>
          <w:tab w:val="num" w:pos="851"/>
        </w:tabs>
        <w:ind w:left="851" w:hanging="851"/>
      </w:pPr>
      <w:rPr>
        <w:rFonts w:hint="default"/>
      </w:rPr>
    </w:lvl>
    <w:lvl w:ilvl="1">
      <w:start w:val="1"/>
      <w:numFmt w:val="decimal"/>
      <w:pStyle w:val="ListNumber1Level2"/>
      <w:lvlText w:val="%1.%2"/>
      <w:lvlJc w:val="left"/>
      <w:pPr>
        <w:tabs>
          <w:tab w:val="num" w:pos="851"/>
        </w:tabs>
        <w:ind w:left="851" w:hanging="851"/>
      </w:pPr>
      <w:rPr>
        <w:rFonts w:hint="default"/>
      </w:rPr>
    </w:lvl>
    <w:lvl w:ilvl="2">
      <w:start w:val="1"/>
      <w:numFmt w:val="decimal"/>
      <w:pStyle w:val="ListNumber1Level3"/>
      <w:lvlText w:val="%1.%2.%3"/>
      <w:lvlJc w:val="left"/>
      <w:pPr>
        <w:tabs>
          <w:tab w:val="num" w:pos="851"/>
        </w:tabs>
        <w:ind w:left="851" w:hanging="851"/>
      </w:pPr>
      <w:rPr>
        <w:rFonts w:hint="default"/>
        <w:u w:val="none"/>
      </w:rPr>
    </w:lvl>
    <w:lvl w:ilvl="3">
      <w:start w:val="1"/>
      <w:numFmt w:val="decimal"/>
      <w:pStyle w:val="ListNumber1Level4"/>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3" w15:restartNumberingAfterBreak="0">
    <w:nsid w:val="3F474C6A"/>
    <w:multiLevelType w:val="hybridMultilevel"/>
    <w:tmpl w:val="76925114"/>
    <w:lvl w:ilvl="0" w:tplc="08090001">
      <w:start w:val="1"/>
      <w:numFmt w:val="bullet"/>
      <w:pStyle w:val="StyleBulletsLevel3Left317cmHanging063cm"/>
      <w:lvlText w:val=""/>
      <w:lvlJc w:val="left"/>
      <w:pPr>
        <w:tabs>
          <w:tab w:val="num" w:pos="2520"/>
        </w:tabs>
        <w:ind w:left="2520" w:hanging="360"/>
      </w:pPr>
      <w:rPr>
        <w:rFonts w:hint="default" w:ascii="Symbol" w:hAnsi="Symbol"/>
      </w:rPr>
    </w:lvl>
    <w:lvl w:ilvl="1" w:tplc="08090003" w:tentative="1">
      <w:start w:val="1"/>
      <w:numFmt w:val="bullet"/>
      <w:lvlText w:val="o"/>
      <w:lvlJc w:val="left"/>
      <w:pPr>
        <w:tabs>
          <w:tab w:val="num" w:pos="3240"/>
        </w:tabs>
        <w:ind w:left="3240" w:hanging="360"/>
      </w:pPr>
      <w:rPr>
        <w:rFonts w:hint="default" w:ascii="Courier New" w:hAnsi="Courier New" w:cs="Courier New"/>
      </w:rPr>
    </w:lvl>
    <w:lvl w:ilvl="2" w:tplc="26C84912" w:tentative="1">
      <w:start w:val="1"/>
      <w:numFmt w:val="bullet"/>
      <w:lvlText w:val=""/>
      <w:lvlJc w:val="left"/>
      <w:pPr>
        <w:tabs>
          <w:tab w:val="num" w:pos="3960"/>
        </w:tabs>
        <w:ind w:left="3960" w:hanging="360"/>
      </w:pPr>
      <w:rPr>
        <w:rFonts w:hint="default" w:ascii="Wingdings" w:hAnsi="Wingdings"/>
      </w:rPr>
    </w:lvl>
    <w:lvl w:ilvl="3" w:tplc="04130001" w:tentative="1">
      <w:start w:val="1"/>
      <w:numFmt w:val="bullet"/>
      <w:lvlText w:val=""/>
      <w:lvlJc w:val="left"/>
      <w:pPr>
        <w:tabs>
          <w:tab w:val="num" w:pos="4680"/>
        </w:tabs>
        <w:ind w:left="4680" w:hanging="360"/>
      </w:pPr>
      <w:rPr>
        <w:rFonts w:hint="default" w:ascii="Symbol" w:hAnsi="Symbol"/>
      </w:rPr>
    </w:lvl>
    <w:lvl w:ilvl="4" w:tplc="08090003" w:tentative="1">
      <w:start w:val="1"/>
      <w:numFmt w:val="bullet"/>
      <w:lvlText w:val="o"/>
      <w:lvlJc w:val="left"/>
      <w:pPr>
        <w:tabs>
          <w:tab w:val="num" w:pos="5400"/>
        </w:tabs>
        <w:ind w:left="5400" w:hanging="360"/>
      </w:pPr>
      <w:rPr>
        <w:rFonts w:hint="default" w:ascii="Courier New" w:hAnsi="Courier New" w:cs="Courier New"/>
      </w:rPr>
    </w:lvl>
    <w:lvl w:ilvl="5" w:tplc="08090005" w:tentative="1">
      <w:start w:val="1"/>
      <w:numFmt w:val="bullet"/>
      <w:lvlText w:val=""/>
      <w:lvlJc w:val="left"/>
      <w:pPr>
        <w:tabs>
          <w:tab w:val="num" w:pos="6120"/>
        </w:tabs>
        <w:ind w:left="6120" w:hanging="360"/>
      </w:pPr>
      <w:rPr>
        <w:rFonts w:hint="default" w:ascii="Wingdings" w:hAnsi="Wingdings"/>
      </w:rPr>
    </w:lvl>
    <w:lvl w:ilvl="6" w:tplc="08090001" w:tentative="1">
      <w:start w:val="1"/>
      <w:numFmt w:val="bullet"/>
      <w:lvlText w:val=""/>
      <w:lvlJc w:val="left"/>
      <w:pPr>
        <w:tabs>
          <w:tab w:val="num" w:pos="6840"/>
        </w:tabs>
        <w:ind w:left="6840" w:hanging="360"/>
      </w:pPr>
      <w:rPr>
        <w:rFonts w:hint="default" w:ascii="Symbol" w:hAnsi="Symbol"/>
      </w:rPr>
    </w:lvl>
    <w:lvl w:ilvl="7" w:tplc="08090003" w:tentative="1">
      <w:start w:val="1"/>
      <w:numFmt w:val="bullet"/>
      <w:lvlText w:val="o"/>
      <w:lvlJc w:val="left"/>
      <w:pPr>
        <w:tabs>
          <w:tab w:val="num" w:pos="7560"/>
        </w:tabs>
        <w:ind w:left="7560" w:hanging="360"/>
      </w:pPr>
      <w:rPr>
        <w:rFonts w:hint="default" w:ascii="Courier New" w:hAnsi="Courier New" w:cs="Courier New"/>
      </w:rPr>
    </w:lvl>
    <w:lvl w:ilvl="8" w:tplc="08090005" w:tentative="1">
      <w:start w:val="1"/>
      <w:numFmt w:val="bullet"/>
      <w:lvlText w:val=""/>
      <w:lvlJc w:val="left"/>
      <w:pPr>
        <w:tabs>
          <w:tab w:val="num" w:pos="8280"/>
        </w:tabs>
        <w:ind w:left="8280" w:hanging="360"/>
      </w:pPr>
      <w:rPr>
        <w:rFonts w:hint="default" w:ascii="Wingdings" w:hAnsi="Wingdings"/>
      </w:rPr>
    </w:lvl>
  </w:abstractNum>
  <w:abstractNum w:abstractNumId="24" w15:restartNumberingAfterBreak="0">
    <w:nsid w:val="3FE02AFA"/>
    <w:multiLevelType w:val="multilevel"/>
    <w:tmpl w:val="D9C050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5" w15:restartNumberingAfterBreak="0">
    <w:nsid w:val="40F70CC9"/>
    <w:multiLevelType w:val="hybridMultilevel"/>
    <w:tmpl w:val="74F2C144"/>
    <w:lvl w:ilvl="0" w:tplc="4134BF76">
      <w:numFmt w:val="bullet"/>
      <w:lvlText w:val="-"/>
      <w:lvlJc w:val="left"/>
      <w:pPr>
        <w:ind w:left="644" w:hanging="360"/>
      </w:pPr>
      <w:rPr>
        <w:rFonts w:hint="default" w:ascii="Times New Roman" w:hAnsi="Times New Roman" w:eastAsia="Times New Roman" w:cs="Times New Roman"/>
      </w:rPr>
    </w:lvl>
    <w:lvl w:ilvl="1" w:tplc="10000003" w:tentative="1">
      <w:start w:val="1"/>
      <w:numFmt w:val="bullet"/>
      <w:lvlText w:val="o"/>
      <w:lvlJc w:val="left"/>
      <w:pPr>
        <w:ind w:left="1364" w:hanging="360"/>
      </w:pPr>
      <w:rPr>
        <w:rFonts w:hint="default" w:ascii="Courier New" w:hAnsi="Courier New" w:cs="Courier New"/>
      </w:rPr>
    </w:lvl>
    <w:lvl w:ilvl="2" w:tplc="10000005" w:tentative="1">
      <w:start w:val="1"/>
      <w:numFmt w:val="bullet"/>
      <w:lvlText w:val=""/>
      <w:lvlJc w:val="left"/>
      <w:pPr>
        <w:ind w:left="2084" w:hanging="360"/>
      </w:pPr>
      <w:rPr>
        <w:rFonts w:hint="default" w:ascii="Wingdings" w:hAnsi="Wingdings"/>
      </w:rPr>
    </w:lvl>
    <w:lvl w:ilvl="3" w:tplc="10000001" w:tentative="1">
      <w:start w:val="1"/>
      <w:numFmt w:val="bullet"/>
      <w:lvlText w:val=""/>
      <w:lvlJc w:val="left"/>
      <w:pPr>
        <w:ind w:left="2804" w:hanging="360"/>
      </w:pPr>
      <w:rPr>
        <w:rFonts w:hint="default" w:ascii="Symbol" w:hAnsi="Symbol"/>
      </w:rPr>
    </w:lvl>
    <w:lvl w:ilvl="4" w:tplc="10000003" w:tentative="1">
      <w:start w:val="1"/>
      <w:numFmt w:val="bullet"/>
      <w:lvlText w:val="o"/>
      <w:lvlJc w:val="left"/>
      <w:pPr>
        <w:ind w:left="3524" w:hanging="360"/>
      </w:pPr>
      <w:rPr>
        <w:rFonts w:hint="default" w:ascii="Courier New" w:hAnsi="Courier New" w:cs="Courier New"/>
      </w:rPr>
    </w:lvl>
    <w:lvl w:ilvl="5" w:tplc="10000005" w:tentative="1">
      <w:start w:val="1"/>
      <w:numFmt w:val="bullet"/>
      <w:lvlText w:val=""/>
      <w:lvlJc w:val="left"/>
      <w:pPr>
        <w:ind w:left="4244" w:hanging="360"/>
      </w:pPr>
      <w:rPr>
        <w:rFonts w:hint="default" w:ascii="Wingdings" w:hAnsi="Wingdings"/>
      </w:rPr>
    </w:lvl>
    <w:lvl w:ilvl="6" w:tplc="10000001" w:tentative="1">
      <w:start w:val="1"/>
      <w:numFmt w:val="bullet"/>
      <w:lvlText w:val=""/>
      <w:lvlJc w:val="left"/>
      <w:pPr>
        <w:ind w:left="4964" w:hanging="360"/>
      </w:pPr>
      <w:rPr>
        <w:rFonts w:hint="default" w:ascii="Symbol" w:hAnsi="Symbol"/>
      </w:rPr>
    </w:lvl>
    <w:lvl w:ilvl="7" w:tplc="10000003" w:tentative="1">
      <w:start w:val="1"/>
      <w:numFmt w:val="bullet"/>
      <w:lvlText w:val="o"/>
      <w:lvlJc w:val="left"/>
      <w:pPr>
        <w:ind w:left="5684" w:hanging="360"/>
      </w:pPr>
      <w:rPr>
        <w:rFonts w:hint="default" w:ascii="Courier New" w:hAnsi="Courier New" w:cs="Courier New"/>
      </w:rPr>
    </w:lvl>
    <w:lvl w:ilvl="8" w:tplc="10000005" w:tentative="1">
      <w:start w:val="1"/>
      <w:numFmt w:val="bullet"/>
      <w:lvlText w:val=""/>
      <w:lvlJc w:val="left"/>
      <w:pPr>
        <w:ind w:left="6404" w:hanging="360"/>
      </w:pPr>
      <w:rPr>
        <w:rFonts w:hint="default" w:ascii="Wingdings" w:hAnsi="Wingdings"/>
      </w:rPr>
    </w:lvl>
  </w:abstractNum>
  <w:abstractNum w:abstractNumId="26" w15:restartNumberingAfterBreak="0">
    <w:nsid w:val="44CD3C66"/>
    <w:multiLevelType w:val="singleLevel"/>
    <w:tmpl w:val="86DC3E04"/>
    <w:lvl w:ilvl="0">
      <w:start w:val="1"/>
      <w:numFmt w:val="bullet"/>
      <w:pStyle w:val="List2bullet"/>
      <w:lvlText w:val=""/>
      <w:lvlJc w:val="left"/>
      <w:pPr>
        <w:tabs>
          <w:tab w:val="num" w:pos="360"/>
        </w:tabs>
        <w:ind w:left="360" w:hanging="360"/>
      </w:pPr>
      <w:rPr>
        <w:rFonts w:hint="default" w:ascii="Symbol" w:hAnsi="Symbol" w:cs="Times New Roman"/>
      </w:rPr>
    </w:lvl>
  </w:abstractNum>
  <w:abstractNum w:abstractNumId="27" w15:restartNumberingAfterBreak="0">
    <w:nsid w:val="45922302"/>
    <w:multiLevelType w:val="singleLevel"/>
    <w:tmpl w:val="4840124C"/>
    <w:lvl w:ilvl="0">
      <w:start w:val="1"/>
      <w:numFmt w:val="bullet"/>
      <w:pStyle w:val="NormalArrow"/>
      <w:lvlText w:val=""/>
      <w:lvlJc w:val="left"/>
      <w:pPr>
        <w:tabs>
          <w:tab w:val="num" w:pos="2174"/>
        </w:tabs>
        <w:ind w:left="2155" w:hanging="341"/>
      </w:pPr>
      <w:rPr>
        <w:rFonts w:hint="default" w:ascii="Wingdings" w:hAnsi="Wingdings"/>
        <w:sz w:val="24"/>
      </w:rPr>
    </w:lvl>
  </w:abstractNum>
  <w:abstractNum w:abstractNumId="28" w15:restartNumberingAfterBreak="0">
    <w:nsid w:val="465D172F"/>
    <w:multiLevelType w:val="multilevel"/>
    <w:tmpl w:val="6AEE9BA4"/>
    <w:lvl w:ilvl="0">
      <w:start w:val="1"/>
      <w:numFmt w:val="decimal"/>
      <w:pStyle w:val="FooterText"/>
      <w:lvlText w:val="(%1)"/>
      <w:lvlJc w:val="left"/>
      <w:pPr>
        <w:tabs>
          <w:tab w:val="num" w:pos="1191"/>
        </w:tabs>
        <w:ind w:left="1191" w:hanging="709"/>
      </w:pPr>
    </w:lvl>
    <w:lvl w:ilvl="1">
      <w:start w:val="1"/>
      <w:numFmt w:val="lowerLetter"/>
      <w:pStyle w:val="FooterBottom"/>
      <w:lvlText w:val="(%2)"/>
      <w:lvlJc w:val="left"/>
      <w:pPr>
        <w:tabs>
          <w:tab w:val="num" w:pos="1899"/>
        </w:tabs>
        <w:ind w:left="1899" w:hanging="708"/>
      </w:pPr>
    </w:lvl>
    <w:lvl w:ilvl="2">
      <w:start w:val="1"/>
      <w:numFmt w:val="bullet"/>
      <w:pStyle w:val="StyleBodyTextJustified"/>
      <w:lvlText w:val="–"/>
      <w:lvlJc w:val="left"/>
      <w:pPr>
        <w:tabs>
          <w:tab w:val="num" w:pos="2608"/>
        </w:tabs>
        <w:ind w:left="2608" w:hanging="709"/>
      </w:pPr>
      <w:rPr>
        <w:rFonts w:ascii="Times New Roman" w:hAnsi="Times New Roman"/>
      </w:rPr>
    </w:lvl>
    <w:lvl w:ilvl="3">
      <w:start w:val="1"/>
      <w:numFmt w:val="bullet"/>
      <w:pStyle w:val="Bullet1"/>
      <w:lvlText w:val=""/>
      <w:lvlJc w:val="left"/>
      <w:pPr>
        <w:tabs>
          <w:tab w:val="num" w:pos="3317"/>
        </w:tabs>
        <w:ind w:left="3317" w:hanging="709"/>
      </w:pPr>
      <w:rPr>
        <w:rFonts w:ascii="Symbol" w:hAnsi="Symbol"/>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 w15:restartNumberingAfterBreak="0">
    <w:nsid w:val="46600E84"/>
    <w:multiLevelType w:val="hybridMultilevel"/>
    <w:tmpl w:val="C4F2F128"/>
    <w:lvl w:ilvl="0" w:tplc="257C685E">
      <w:start w:val="3"/>
      <w:numFmt w:val="bullet"/>
      <w:pStyle w:val="ListDash"/>
      <w:lvlText w:val="-"/>
      <w:lvlJc w:val="left"/>
      <w:pPr>
        <w:ind w:left="720" w:hanging="360"/>
      </w:pPr>
      <w:rPr>
        <w:rFonts w:hint="default" w:ascii="Times New Roman" w:hAnsi="Times New Roman" w:eastAsia="Times New Roman" w:cs="Times New Roman"/>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0" w15:restartNumberingAfterBreak="0">
    <w:nsid w:val="4ADD4362"/>
    <w:multiLevelType w:val="singleLevel"/>
    <w:tmpl w:val="90AEDF6A"/>
    <w:lvl w:ilvl="0">
      <w:start w:val="1"/>
      <w:numFmt w:val="decimal"/>
      <w:pStyle w:val="NormalList"/>
      <w:lvlText w:val="%1."/>
      <w:lvlJc w:val="left"/>
      <w:pPr>
        <w:tabs>
          <w:tab w:val="num" w:pos="927"/>
        </w:tabs>
        <w:ind w:left="927" w:hanging="360"/>
      </w:pPr>
      <w:rPr>
        <w:rFonts w:hint="default"/>
      </w:rPr>
    </w:lvl>
  </w:abstractNum>
  <w:abstractNum w:abstractNumId="31" w15:restartNumberingAfterBreak="0">
    <w:nsid w:val="4E1A982C"/>
    <w:multiLevelType w:val="multilevel"/>
    <w:tmpl w:val="73EA311E"/>
    <w:name w:val="ListBulletNumbering"/>
    <w:lvl w:ilvl="0">
      <w:start w:val="1"/>
      <w:numFmt w:val="bullet"/>
      <w:lvlText w:val=""/>
      <w:lvlJc w:val="left"/>
      <w:pPr>
        <w:tabs>
          <w:tab w:val="num" w:pos="454"/>
        </w:tabs>
        <w:ind w:left="454" w:hanging="454"/>
      </w:pPr>
      <w:rPr>
        <w:rFonts w:ascii="Symbol" w:hAnsi="Symbol"/>
      </w:rPr>
    </w:lvl>
    <w:lvl w:ilvl="1">
      <w:start w:val="1"/>
      <w:numFmt w:val="bullet"/>
      <w:lvlText w:val=""/>
      <w:lvlJc w:val="left"/>
      <w:pPr>
        <w:tabs>
          <w:tab w:val="num" w:pos="907"/>
        </w:tabs>
        <w:ind w:left="907" w:hanging="453"/>
      </w:pPr>
      <w:rPr>
        <w:rFonts w:ascii="Symbol" w:hAnsi="Symbol"/>
      </w:rPr>
    </w:lvl>
    <w:lvl w:ilvl="2">
      <w:start w:val="1"/>
      <w:numFmt w:val="bullet"/>
      <w:pStyle w:val="AnnexHeading3"/>
      <w:lvlText w:val=""/>
      <w:lvlJc w:val="left"/>
      <w:pPr>
        <w:tabs>
          <w:tab w:val="num" w:pos="1361"/>
        </w:tabs>
        <w:ind w:left="1361" w:hanging="454"/>
      </w:pPr>
      <w:rPr>
        <w:rFonts w:ascii="Symbol" w:hAnsi="Symbol"/>
      </w:rPr>
    </w:lvl>
    <w:lvl w:ilvl="3">
      <w:start w:val="1"/>
      <w:numFmt w:val="bullet"/>
      <w:lvlText w:val=""/>
      <w:lvlJc w:val="left"/>
      <w:pPr>
        <w:tabs>
          <w:tab w:val="num" w:pos="1814"/>
        </w:tabs>
        <w:ind w:left="1814" w:hanging="453"/>
      </w:pPr>
      <w:rPr>
        <w:rFonts w:ascii="Symbol" w:hAnsi="Symbol"/>
      </w:rPr>
    </w:lvl>
    <w:lvl w:ilvl="4">
      <w:numFmt w:val="none"/>
      <w:lvlText w:val=""/>
      <w:lvlJc w:val="left"/>
    </w:lvl>
    <w:lvl w:ilvl="5">
      <w:numFmt w:val="none"/>
      <w:lvlText w:val=""/>
      <w:lvlJc w:val="left"/>
    </w:lvl>
    <w:lvl w:ilvl="6">
      <w:numFmt w:val="none"/>
      <w:lvlText w:val=""/>
      <w:lvlJc w:val="left"/>
    </w:lvl>
    <w:lvl w:ilvl="7">
      <w:numFmt w:val="none"/>
      <w:lvlText w:val=""/>
      <w:lvlJc w:val="left"/>
    </w:lvl>
    <w:lvl w:ilvl="8">
      <w:numFmt w:val="none"/>
      <w:lvlText w:val=""/>
      <w:lvlJc w:val="left"/>
    </w:lvl>
  </w:abstractNum>
  <w:abstractNum w:abstractNumId="32" w15:restartNumberingAfterBreak="0">
    <w:nsid w:val="501210F3"/>
    <w:multiLevelType w:val="multilevel"/>
    <w:tmpl w:val="B888D26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072619B"/>
    <w:multiLevelType w:val="multilevel"/>
    <w:tmpl w:val="16E016D6"/>
    <w:lvl w:ilvl="0">
      <w:start w:val="1"/>
      <w:numFmt w:val="bullet"/>
      <w:lvlText w:val="–"/>
      <w:lvlJc w:val="left"/>
      <w:pPr>
        <w:tabs>
          <w:tab w:val="num" w:pos="454"/>
        </w:tabs>
        <w:ind w:left="454" w:hanging="454"/>
      </w:pPr>
      <w:rPr>
        <w:rFonts w:ascii="Times New Roman" w:hAnsi="Times New Roman"/>
      </w:rPr>
    </w:lvl>
    <w:lvl w:ilvl="1">
      <w:start w:val="1"/>
      <w:numFmt w:val="bullet"/>
      <w:pStyle w:val="ListDashLevel2"/>
      <w:lvlText w:val="–"/>
      <w:lvlJc w:val="left"/>
      <w:pPr>
        <w:tabs>
          <w:tab w:val="num" w:pos="907"/>
        </w:tabs>
        <w:ind w:left="907" w:hanging="453"/>
      </w:pPr>
      <w:rPr>
        <w:rFonts w:ascii="Times New Roman" w:hAnsi="Times New Roman"/>
      </w:rPr>
    </w:lvl>
    <w:lvl w:ilvl="2">
      <w:start w:val="1"/>
      <w:numFmt w:val="bullet"/>
      <w:pStyle w:val="ListDashLevel3"/>
      <w:lvlText w:val="–"/>
      <w:lvlJc w:val="left"/>
      <w:pPr>
        <w:tabs>
          <w:tab w:val="num" w:pos="1361"/>
        </w:tabs>
        <w:ind w:left="1361" w:hanging="454"/>
      </w:pPr>
      <w:rPr>
        <w:rFonts w:ascii="Times New Roman" w:hAnsi="Times New Roman"/>
      </w:rPr>
    </w:lvl>
    <w:lvl w:ilvl="3">
      <w:start w:val="1"/>
      <w:numFmt w:val="bullet"/>
      <w:pStyle w:val="ListDashLevel4"/>
      <w:lvlText w:val="–"/>
      <w:lvlJc w:val="left"/>
      <w:pPr>
        <w:tabs>
          <w:tab w:val="num" w:pos="1814"/>
        </w:tabs>
        <w:ind w:left="1814" w:hanging="453"/>
      </w:pPr>
      <w:rPr>
        <w:rFonts w:ascii="Times New Roman" w:hAnsi="Times New Roman"/>
      </w:rPr>
    </w:lvl>
    <w:lvl w:ilvl="4">
      <w:numFmt w:val="none"/>
      <w:lvlText w:val=""/>
      <w:lvlJc w:val="left"/>
    </w:lvl>
    <w:lvl w:ilvl="5">
      <w:numFmt w:val="none"/>
      <w:lvlText w:val=""/>
      <w:lvlJc w:val="left"/>
    </w:lvl>
    <w:lvl w:ilvl="6">
      <w:numFmt w:val="none"/>
      <w:lvlText w:val=""/>
      <w:lvlJc w:val="left"/>
    </w:lvl>
    <w:lvl w:ilvl="7">
      <w:numFmt w:val="none"/>
      <w:lvlText w:val=""/>
      <w:lvlJc w:val="left"/>
    </w:lvl>
    <w:lvl w:ilvl="8">
      <w:numFmt w:val="none"/>
      <w:lvlText w:val=""/>
      <w:lvlJc w:val="left"/>
    </w:lvl>
  </w:abstractNum>
  <w:abstractNum w:abstractNumId="34" w15:restartNumberingAfterBreak="0">
    <w:nsid w:val="507C75ED"/>
    <w:multiLevelType w:val="hybridMultilevel"/>
    <w:tmpl w:val="9CA63140"/>
    <w:lvl w:ilvl="0" w:tplc="4134BF76">
      <w:numFmt w:val="bullet"/>
      <w:lvlText w:val="-"/>
      <w:lvlJc w:val="left"/>
      <w:pPr>
        <w:ind w:left="644" w:hanging="360"/>
      </w:pPr>
      <w:rPr>
        <w:rFonts w:hint="default" w:ascii="Times New Roman" w:hAnsi="Times New Roman" w:eastAsia="Times New Roman" w:cs="Times New Roman"/>
      </w:rPr>
    </w:lvl>
    <w:lvl w:ilvl="1" w:tplc="10000003">
      <w:start w:val="1"/>
      <w:numFmt w:val="bullet"/>
      <w:lvlText w:val="o"/>
      <w:lvlJc w:val="left"/>
      <w:pPr>
        <w:ind w:left="1364" w:hanging="360"/>
      </w:pPr>
      <w:rPr>
        <w:rFonts w:hint="default" w:ascii="Courier New" w:hAnsi="Courier New" w:cs="Courier New"/>
      </w:rPr>
    </w:lvl>
    <w:lvl w:ilvl="2" w:tplc="10000005" w:tentative="1">
      <w:start w:val="1"/>
      <w:numFmt w:val="bullet"/>
      <w:lvlText w:val=""/>
      <w:lvlJc w:val="left"/>
      <w:pPr>
        <w:ind w:left="2084" w:hanging="360"/>
      </w:pPr>
      <w:rPr>
        <w:rFonts w:hint="default" w:ascii="Wingdings" w:hAnsi="Wingdings"/>
      </w:rPr>
    </w:lvl>
    <w:lvl w:ilvl="3" w:tplc="10000001" w:tentative="1">
      <w:start w:val="1"/>
      <w:numFmt w:val="bullet"/>
      <w:lvlText w:val=""/>
      <w:lvlJc w:val="left"/>
      <w:pPr>
        <w:ind w:left="2804" w:hanging="360"/>
      </w:pPr>
      <w:rPr>
        <w:rFonts w:hint="default" w:ascii="Symbol" w:hAnsi="Symbol"/>
      </w:rPr>
    </w:lvl>
    <w:lvl w:ilvl="4" w:tplc="10000003" w:tentative="1">
      <w:start w:val="1"/>
      <w:numFmt w:val="bullet"/>
      <w:lvlText w:val="o"/>
      <w:lvlJc w:val="left"/>
      <w:pPr>
        <w:ind w:left="3524" w:hanging="360"/>
      </w:pPr>
      <w:rPr>
        <w:rFonts w:hint="default" w:ascii="Courier New" w:hAnsi="Courier New" w:cs="Courier New"/>
      </w:rPr>
    </w:lvl>
    <w:lvl w:ilvl="5" w:tplc="10000005" w:tentative="1">
      <w:start w:val="1"/>
      <w:numFmt w:val="bullet"/>
      <w:lvlText w:val=""/>
      <w:lvlJc w:val="left"/>
      <w:pPr>
        <w:ind w:left="4244" w:hanging="360"/>
      </w:pPr>
      <w:rPr>
        <w:rFonts w:hint="default" w:ascii="Wingdings" w:hAnsi="Wingdings"/>
      </w:rPr>
    </w:lvl>
    <w:lvl w:ilvl="6" w:tplc="10000001" w:tentative="1">
      <w:start w:val="1"/>
      <w:numFmt w:val="bullet"/>
      <w:lvlText w:val=""/>
      <w:lvlJc w:val="left"/>
      <w:pPr>
        <w:ind w:left="4964" w:hanging="360"/>
      </w:pPr>
      <w:rPr>
        <w:rFonts w:hint="default" w:ascii="Symbol" w:hAnsi="Symbol"/>
      </w:rPr>
    </w:lvl>
    <w:lvl w:ilvl="7" w:tplc="10000003" w:tentative="1">
      <w:start w:val="1"/>
      <w:numFmt w:val="bullet"/>
      <w:lvlText w:val="o"/>
      <w:lvlJc w:val="left"/>
      <w:pPr>
        <w:ind w:left="5684" w:hanging="360"/>
      </w:pPr>
      <w:rPr>
        <w:rFonts w:hint="default" w:ascii="Courier New" w:hAnsi="Courier New" w:cs="Courier New"/>
      </w:rPr>
    </w:lvl>
    <w:lvl w:ilvl="8" w:tplc="10000005" w:tentative="1">
      <w:start w:val="1"/>
      <w:numFmt w:val="bullet"/>
      <w:lvlText w:val=""/>
      <w:lvlJc w:val="left"/>
      <w:pPr>
        <w:ind w:left="6404" w:hanging="360"/>
      </w:pPr>
      <w:rPr>
        <w:rFonts w:hint="default" w:ascii="Wingdings" w:hAnsi="Wingdings"/>
      </w:rPr>
    </w:lvl>
  </w:abstractNum>
  <w:abstractNum w:abstractNumId="35" w15:restartNumberingAfterBreak="0">
    <w:nsid w:val="516B3E02"/>
    <w:multiLevelType w:val="multilevel"/>
    <w:tmpl w:val="48BE2B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6" w15:restartNumberingAfterBreak="0">
    <w:nsid w:val="561A62C4"/>
    <w:multiLevelType w:val="singleLevel"/>
    <w:tmpl w:val="24567ADC"/>
    <w:lvl w:ilvl="0">
      <w:start w:val="1"/>
      <w:numFmt w:val="bullet"/>
      <w:pStyle w:val="ListBullet1Char"/>
      <w:lvlText w:val=""/>
      <w:lvlJc w:val="left"/>
      <w:pPr>
        <w:tabs>
          <w:tab w:val="num" w:pos="360"/>
        </w:tabs>
        <w:ind w:left="360" w:hanging="360"/>
      </w:pPr>
      <w:rPr>
        <w:rFonts w:hint="default" w:ascii="Symbol" w:hAnsi="Symbol"/>
      </w:rPr>
    </w:lvl>
  </w:abstractNum>
  <w:abstractNum w:abstractNumId="37" w15:restartNumberingAfterBreak="0">
    <w:nsid w:val="568C0A31"/>
    <w:multiLevelType w:val="hybridMultilevel"/>
    <w:tmpl w:val="288E34FE"/>
    <w:lvl w:ilvl="0" w:tplc="616CECF6">
      <w:start w:val="1"/>
      <w:numFmt w:val="bullet"/>
      <w:pStyle w:val="List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8" w15:restartNumberingAfterBreak="0">
    <w:nsid w:val="570350D8"/>
    <w:multiLevelType w:val="hybridMultilevel"/>
    <w:tmpl w:val="6360E948"/>
    <w:lvl w:ilvl="0" w:tplc="13A88256">
      <w:start w:val="1"/>
      <w:numFmt w:val="bullet"/>
      <w:pStyle w:val="Text"/>
      <w:lvlText w:val=""/>
      <w:lvlJc w:val="left"/>
      <w:pPr>
        <w:tabs>
          <w:tab w:val="num" w:pos="360"/>
        </w:tabs>
        <w:ind w:left="360" w:hanging="360"/>
      </w:pPr>
      <w:rPr>
        <w:rFonts w:hint="default" w:ascii="Symbol" w:hAnsi="Symbol"/>
      </w:rPr>
    </w:lvl>
    <w:lvl w:ilvl="1" w:tplc="08090003" w:tentative="1">
      <w:start w:val="1"/>
      <w:numFmt w:val="bullet"/>
      <w:lvlText w:val="o"/>
      <w:lvlJc w:val="left"/>
      <w:pPr>
        <w:tabs>
          <w:tab w:val="num" w:pos="1440"/>
        </w:tabs>
        <w:ind w:left="1440" w:hanging="360"/>
      </w:pPr>
      <w:rPr>
        <w:rFonts w:hint="default" w:ascii="Courier New" w:hAnsi="Courier New" w:cs="Courier New"/>
      </w:rPr>
    </w:lvl>
    <w:lvl w:ilvl="2" w:tplc="08090005" w:tentative="1">
      <w:start w:val="1"/>
      <w:numFmt w:val="bullet"/>
      <w:lvlText w:val=""/>
      <w:lvlJc w:val="left"/>
      <w:pPr>
        <w:tabs>
          <w:tab w:val="num" w:pos="2160"/>
        </w:tabs>
        <w:ind w:left="2160" w:hanging="360"/>
      </w:pPr>
      <w:rPr>
        <w:rFonts w:hint="default" w:ascii="Wingdings" w:hAnsi="Wingdings"/>
      </w:rPr>
    </w:lvl>
    <w:lvl w:ilvl="3" w:tplc="08090001" w:tentative="1">
      <w:start w:val="1"/>
      <w:numFmt w:val="bullet"/>
      <w:lvlText w:val=""/>
      <w:lvlJc w:val="left"/>
      <w:pPr>
        <w:tabs>
          <w:tab w:val="num" w:pos="2880"/>
        </w:tabs>
        <w:ind w:left="2880" w:hanging="360"/>
      </w:pPr>
      <w:rPr>
        <w:rFonts w:hint="default" w:ascii="Symbol" w:hAnsi="Symbol"/>
      </w:rPr>
    </w:lvl>
    <w:lvl w:ilvl="4" w:tplc="08090003" w:tentative="1">
      <w:start w:val="1"/>
      <w:numFmt w:val="bullet"/>
      <w:lvlText w:val="o"/>
      <w:lvlJc w:val="left"/>
      <w:pPr>
        <w:tabs>
          <w:tab w:val="num" w:pos="3600"/>
        </w:tabs>
        <w:ind w:left="3600" w:hanging="360"/>
      </w:pPr>
      <w:rPr>
        <w:rFonts w:hint="default" w:ascii="Courier New" w:hAnsi="Courier New" w:cs="Courier New"/>
      </w:rPr>
    </w:lvl>
    <w:lvl w:ilvl="5" w:tplc="08090005" w:tentative="1">
      <w:start w:val="1"/>
      <w:numFmt w:val="bullet"/>
      <w:lvlText w:val=""/>
      <w:lvlJc w:val="left"/>
      <w:pPr>
        <w:tabs>
          <w:tab w:val="num" w:pos="4320"/>
        </w:tabs>
        <w:ind w:left="4320" w:hanging="360"/>
      </w:pPr>
      <w:rPr>
        <w:rFonts w:hint="default" w:ascii="Wingdings" w:hAnsi="Wingdings"/>
      </w:rPr>
    </w:lvl>
    <w:lvl w:ilvl="6" w:tplc="08090001" w:tentative="1">
      <w:start w:val="1"/>
      <w:numFmt w:val="bullet"/>
      <w:lvlText w:val=""/>
      <w:lvlJc w:val="left"/>
      <w:pPr>
        <w:tabs>
          <w:tab w:val="num" w:pos="5040"/>
        </w:tabs>
        <w:ind w:left="5040" w:hanging="360"/>
      </w:pPr>
      <w:rPr>
        <w:rFonts w:hint="default" w:ascii="Symbol" w:hAnsi="Symbol"/>
      </w:rPr>
    </w:lvl>
    <w:lvl w:ilvl="7" w:tplc="08090003" w:tentative="1">
      <w:start w:val="1"/>
      <w:numFmt w:val="bullet"/>
      <w:lvlText w:val="o"/>
      <w:lvlJc w:val="left"/>
      <w:pPr>
        <w:tabs>
          <w:tab w:val="num" w:pos="5760"/>
        </w:tabs>
        <w:ind w:left="5760" w:hanging="360"/>
      </w:pPr>
      <w:rPr>
        <w:rFonts w:hint="default" w:ascii="Courier New" w:hAnsi="Courier New" w:cs="Courier New"/>
      </w:rPr>
    </w:lvl>
    <w:lvl w:ilvl="8" w:tplc="08090005" w:tentative="1">
      <w:start w:val="1"/>
      <w:numFmt w:val="bullet"/>
      <w:lvlText w:val=""/>
      <w:lvlJc w:val="left"/>
      <w:pPr>
        <w:tabs>
          <w:tab w:val="num" w:pos="6480"/>
        </w:tabs>
        <w:ind w:left="6480" w:hanging="360"/>
      </w:pPr>
      <w:rPr>
        <w:rFonts w:hint="default" w:ascii="Wingdings" w:hAnsi="Wingdings"/>
      </w:rPr>
    </w:lvl>
  </w:abstractNum>
  <w:abstractNum w:abstractNumId="39" w15:restartNumberingAfterBreak="0">
    <w:nsid w:val="5F896474"/>
    <w:multiLevelType w:val="multilevel"/>
    <w:tmpl w:val="EAA2DF1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0" w15:restartNumberingAfterBreak="0">
    <w:nsid w:val="631F59C7"/>
    <w:multiLevelType w:val="multilevel"/>
    <w:tmpl w:val="C172A512"/>
    <w:lvl w:ilvl="0">
      <w:start w:val="1"/>
      <w:numFmt w:val="bullet"/>
      <w:lvlText w:val=""/>
      <w:lvlJc w:val="left"/>
      <w:pPr>
        <w:tabs>
          <w:tab w:val="num" w:pos="1212"/>
        </w:tabs>
        <w:ind w:left="1212" w:hanging="360"/>
      </w:pPr>
      <w:rPr>
        <w:rFonts w:hint="default" w:ascii="Symbol" w:hAnsi="Symbol"/>
        <w:sz w:val="20"/>
      </w:rPr>
    </w:lvl>
    <w:lvl w:ilvl="1" w:tentative="1">
      <w:start w:val="1"/>
      <w:numFmt w:val="bullet"/>
      <w:lvlText w:val="o"/>
      <w:lvlJc w:val="left"/>
      <w:pPr>
        <w:tabs>
          <w:tab w:val="num" w:pos="1932"/>
        </w:tabs>
        <w:ind w:left="1932" w:hanging="360"/>
      </w:pPr>
      <w:rPr>
        <w:rFonts w:hint="default" w:ascii="Courier New" w:hAnsi="Courier New"/>
        <w:sz w:val="20"/>
      </w:rPr>
    </w:lvl>
    <w:lvl w:ilvl="2" w:tentative="1">
      <w:start w:val="1"/>
      <w:numFmt w:val="bullet"/>
      <w:lvlText w:val=""/>
      <w:lvlJc w:val="left"/>
      <w:pPr>
        <w:tabs>
          <w:tab w:val="num" w:pos="2652"/>
        </w:tabs>
        <w:ind w:left="2652" w:hanging="360"/>
      </w:pPr>
      <w:rPr>
        <w:rFonts w:hint="default" w:ascii="Wingdings" w:hAnsi="Wingdings"/>
        <w:sz w:val="20"/>
      </w:rPr>
    </w:lvl>
    <w:lvl w:ilvl="3" w:tentative="1">
      <w:start w:val="1"/>
      <w:numFmt w:val="bullet"/>
      <w:lvlText w:val=""/>
      <w:lvlJc w:val="left"/>
      <w:pPr>
        <w:tabs>
          <w:tab w:val="num" w:pos="3372"/>
        </w:tabs>
        <w:ind w:left="3372" w:hanging="360"/>
      </w:pPr>
      <w:rPr>
        <w:rFonts w:hint="default" w:ascii="Wingdings" w:hAnsi="Wingdings"/>
        <w:sz w:val="20"/>
      </w:rPr>
    </w:lvl>
    <w:lvl w:ilvl="4" w:tentative="1">
      <w:start w:val="1"/>
      <w:numFmt w:val="bullet"/>
      <w:lvlText w:val=""/>
      <w:lvlJc w:val="left"/>
      <w:pPr>
        <w:tabs>
          <w:tab w:val="num" w:pos="4092"/>
        </w:tabs>
        <w:ind w:left="4092" w:hanging="360"/>
      </w:pPr>
      <w:rPr>
        <w:rFonts w:hint="default" w:ascii="Wingdings" w:hAnsi="Wingdings"/>
        <w:sz w:val="20"/>
      </w:rPr>
    </w:lvl>
    <w:lvl w:ilvl="5" w:tentative="1">
      <w:start w:val="1"/>
      <w:numFmt w:val="bullet"/>
      <w:lvlText w:val=""/>
      <w:lvlJc w:val="left"/>
      <w:pPr>
        <w:tabs>
          <w:tab w:val="num" w:pos="4812"/>
        </w:tabs>
        <w:ind w:left="4812" w:hanging="360"/>
      </w:pPr>
      <w:rPr>
        <w:rFonts w:hint="default" w:ascii="Wingdings" w:hAnsi="Wingdings"/>
        <w:sz w:val="20"/>
      </w:rPr>
    </w:lvl>
    <w:lvl w:ilvl="6" w:tentative="1">
      <w:start w:val="1"/>
      <w:numFmt w:val="bullet"/>
      <w:lvlText w:val=""/>
      <w:lvlJc w:val="left"/>
      <w:pPr>
        <w:tabs>
          <w:tab w:val="num" w:pos="5532"/>
        </w:tabs>
        <w:ind w:left="5532" w:hanging="360"/>
      </w:pPr>
      <w:rPr>
        <w:rFonts w:hint="default" w:ascii="Wingdings" w:hAnsi="Wingdings"/>
        <w:sz w:val="20"/>
      </w:rPr>
    </w:lvl>
    <w:lvl w:ilvl="7" w:tentative="1">
      <w:start w:val="1"/>
      <w:numFmt w:val="bullet"/>
      <w:lvlText w:val=""/>
      <w:lvlJc w:val="left"/>
      <w:pPr>
        <w:tabs>
          <w:tab w:val="num" w:pos="6252"/>
        </w:tabs>
        <w:ind w:left="6252" w:hanging="360"/>
      </w:pPr>
      <w:rPr>
        <w:rFonts w:hint="default" w:ascii="Wingdings" w:hAnsi="Wingdings"/>
        <w:sz w:val="20"/>
      </w:rPr>
    </w:lvl>
    <w:lvl w:ilvl="8" w:tentative="1">
      <w:start w:val="1"/>
      <w:numFmt w:val="bullet"/>
      <w:lvlText w:val=""/>
      <w:lvlJc w:val="left"/>
      <w:pPr>
        <w:tabs>
          <w:tab w:val="num" w:pos="6972"/>
        </w:tabs>
        <w:ind w:left="6972" w:hanging="360"/>
      </w:pPr>
      <w:rPr>
        <w:rFonts w:hint="default" w:ascii="Wingdings" w:hAnsi="Wingdings"/>
        <w:sz w:val="20"/>
      </w:rPr>
    </w:lvl>
  </w:abstractNum>
  <w:abstractNum w:abstractNumId="41" w15:restartNumberingAfterBreak="0">
    <w:nsid w:val="767B1BE2"/>
    <w:multiLevelType w:val="hybridMultilevel"/>
    <w:tmpl w:val="3B7094F8"/>
    <w:lvl w:ilvl="0" w:tplc="04090001">
      <w:start w:val="1"/>
      <w:numFmt w:val="bullet"/>
      <w:lvlText w:val=""/>
      <w:lvlJc w:val="left"/>
      <w:pPr>
        <w:tabs>
          <w:tab w:val="num" w:pos="720"/>
        </w:tabs>
        <w:ind w:left="720" w:hanging="360"/>
      </w:pPr>
      <w:rPr>
        <w:rFonts w:hint="default" w:ascii="Symbol" w:hAnsi="Symbol"/>
      </w:rPr>
    </w:lvl>
    <w:lvl w:ilvl="1" w:tplc="04090003">
      <w:start w:val="1"/>
      <w:numFmt w:val="bullet"/>
      <w:pStyle w:val="StyleTableLeft"/>
      <w:lvlText w:val=""/>
      <w:lvlJc w:val="left"/>
      <w:pPr>
        <w:tabs>
          <w:tab w:val="num" w:pos="1440"/>
        </w:tabs>
        <w:ind w:left="1440" w:hanging="360"/>
      </w:pPr>
      <w:rPr>
        <w:rFonts w:hint="default" w:ascii="Wingdings" w:hAnsi="Wingdings"/>
      </w:rPr>
    </w:lvl>
    <w:lvl w:ilvl="2" w:tplc="04090005">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42" w15:restartNumberingAfterBreak="0">
    <w:nsid w:val="77E44556"/>
    <w:multiLevelType w:val="multilevel"/>
    <w:tmpl w:val="920075B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9B2012C"/>
    <w:multiLevelType w:val="hybridMultilevel"/>
    <w:tmpl w:val="62E8EDE6"/>
    <w:lvl w:ilvl="0" w:tplc="04090001">
      <w:start w:val="1"/>
      <w:numFmt w:val="bullet"/>
      <w:lvlText w:val=""/>
      <w:lvlJc w:val="left"/>
      <w:pPr>
        <w:tabs>
          <w:tab w:val="num" w:pos="720"/>
        </w:tabs>
        <w:ind w:left="720" w:hanging="360"/>
      </w:pPr>
      <w:rPr>
        <w:rFonts w:hint="default" w:ascii="Symbol" w:hAnsi="Symbol"/>
      </w:rPr>
    </w:lvl>
    <w:lvl w:ilvl="1" w:tplc="04090003">
      <w:start w:val="1"/>
      <w:numFmt w:val="bullet"/>
      <w:pStyle w:val="StyleStyleHeading212ptJustified"/>
      <w:lvlText w:val="o"/>
      <w:lvlJc w:val="left"/>
      <w:pPr>
        <w:tabs>
          <w:tab w:val="num" w:pos="1440"/>
        </w:tabs>
        <w:ind w:left="1440" w:hanging="360"/>
      </w:pPr>
      <w:rPr>
        <w:rFonts w:hint="default" w:ascii="Courier New" w:hAnsi="Courier New" w:cs="Courier New"/>
      </w:rPr>
    </w:lvl>
    <w:lvl w:ilvl="2" w:tplc="04090005">
      <w:start w:val="1"/>
      <w:numFmt w:val="bullet"/>
      <w:lvlText w:val=""/>
      <w:lvlJc w:val="left"/>
      <w:pPr>
        <w:tabs>
          <w:tab w:val="num" w:pos="2160"/>
        </w:tabs>
        <w:ind w:left="2160" w:hanging="360"/>
      </w:pPr>
      <w:rPr>
        <w:rFonts w:hint="default" w:ascii="Wingdings" w:hAnsi="Wingdings"/>
      </w:rPr>
    </w:lvl>
    <w:lvl w:ilvl="3" w:tplc="04090001">
      <w:start w:val="1"/>
      <w:numFmt w:val="bullet"/>
      <w:lvlText w:val=""/>
      <w:lvlJc w:val="left"/>
      <w:pPr>
        <w:tabs>
          <w:tab w:val="num" w:pos="2880"/>
        </w:tabs>
        <w:ind w:left="2880" w:hanging="360"/>
      </w:pPr>
      <w:rPr>
        <w:rFonts w:hint="default" w:ascii="Symbol" w:hAnsi="Symbol"/>
      </w:rPr>
    </w:lvl>
    <w:lvl w:ilvl="4" w:tplc="04090003">
      <w:start w:val="1"/>
      <w:numFmt w:val="bullet"/>
      <w:lvlText w:val="o"/>
      <w:lvlJc w:val="left"/>
      <w:pPr>
        <w:tabs>
          <w:tab w:val="num" w:pos="3600"/>
        </w:tabs>
        <w:ind w:left="3600" w:hanging="360"/>
      </w:pPr>
      <w:rPr>
        <w:rFonts w:hint="default" w:ascii="Courier New" w:hAnsi="Courier New" w:cs="Courier New"/>
      </w:rPr>
    </w:lvl>
    <w:lvl w:ilvl="5" w:tplc="04090005">
      <w:start w:val="1"/>
      <w:numFmt w:val="bullet"/>
      <w:lvlText w:val=""/>
      <w:lvlJc w:val="left"/>
      <w:pPr>
        <w:tabs>
          <w:tab w:val="num" w:pos="4320"/>
        </w:tabs>
        <w:ind w:left="4320" w:hanging="360"/>
      </w:pPr>
      <w:rPr>
        <w:rFonts w:hint="default" w:ascii="Wingdings" w:hAnsi="Wingdings"/>
      </w:rPr>
    </w:lvl>
    <w:lvl w:ilvl="6" w:tplc="04090001">
      <w:start w:val="1"/>
      <w:numFmt w:val="bullet"/>
      <w:lvlText w:val=""/>
      <w:lvlJc w:val="left"/>
      <w:pPr>
        <w:tabs>
          <w:tab w:val="num" w:pos="5040"/>
        </w:tabs>
        <w:ind w:left="5040" w:hanging="360"/>
      </w:pPr>
      <w:rPr>
        <w:rFonts w:hint="default" w:ascii="Symbol" w:hAnsi="Symbol"/>
      </w:rPr>
    </w:lvl>
    <w:lvl w:ilvl="7" w:tplc="04090003">
      <w:start w:val="1"/>
      <w:numFmt w:val="bullet"/>
      <w:lvlText w:val="o"/>
      <w:lvlJc w:val="left"/>
      <w:pPr>
        <w:tabs>
          <w:tab w:val="num" w:pos="5760"/>
        </w:tabs>
        <w:ind w:left="5760" w:hanging="360"/>
      </w:pPr>
      <w:rPr>
        <w:rFonts w:hint="default" w:ascii="Courier New" w:hAnsi="Courier New" w:cs="Courier New"/>
      </w:rPr>
    </w:lvl>
    <w:lvl w:ilvl="8" w:tplc="04090005">
      <w:start w:val="1"/>
      <w:numFmt w:val="bullet"/>
      <w:lvlText w:val=""/>
      <w:lvlJc w:val="left"/>
      <w:pPr>
        <w:tabs>
          <w:tab w:val="num" w:pos="6480"/>
        </w:tabs>
        <w:ind w:left="6480" w:hanging="360"/>
      </w:pPr>
      <w:rPr>
        <w:rFonts w:hint="default" w:ascii="Wingdings" w:hAnsi="Wingdings"/>
      </w:rPr>
    </w:lvl>
  </w:abstractNum>
  <w:abstractNum w:abstractNumId="44" w15:restartNumberingAfterBreak="0">
    <w:nsid w:val="7C65145E"/>
    <w:multiLevelType w:val="multilevel"/>
    <w:tmpl w:val="F1F4CA04"/>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2987" w:hanging="576"/>
      </w:pPr>
      <w:rPr>
        <w:rFonts w:hint="default"/>
      </w:rPr>
    </w:lvl>
    <w:lvl w:ilvl="2">
      <w:start w:val="1"/>
      <w:numFmt w:val="decimal"/>
      <w:pStyle w:val="Heading3"/>
      <w:lvlText w:val="%1.%2.%3"/>
      <w:lvlJc w:val="left"/>
      <w:pPr>
        <w:ind w:left="720" w:hanging="720"/>
      </w:pPr>
      <w:rPr>
        <w:rFonts w:hint="default"/>
        <w:u w:val="none"/>
      </w:rPr>
    </w:lvl>
    <w:lvl w:ilvl="3">
      <w:start w:val="1"/>
      <w:numFmt w:val="decimal"/>
      <w:pStyle w:val="Heading4"/>
      <w:lvlText w:val="%1.%2.%3.%4"/>
      <w:lvlJc w:val="left"/>
      <w:pPr>
        <w:ind w:left="864" w:hanging="864"/>
      </w:pPr>
      <w:rPr>
        <w:rFonts w:hint="default"/>
        <w:sz w:val="24"/>
        <w:szCs w:val="28"/>
      </w:r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45" w15:restartNumberingAfterBreak="0">
    <w:nsid w:val="7C651460"/>
    <w:multiLevelType w:val="multilevel"/>
    <w:tmpl w:val="DCAA060D"/>
    <w:lvl w:ilvl="0">
      <w:start w:val="1"/>
      <w:numFmt w:val="upperRoman"/>
      <w:pStyle w:val="Annex"/>
      <w:lvlText w:val="Annex %1"/>
      <w:lvlJc w:val="left"/>
      <w:pPr>
        <w:tabs>
          <w:tab w:val="num" w:pos="397"/>
        </w:tabs>
        <w:ind w:left="397" w:hanging="397"/>
      </w:pPr>
      <w:rPr>
        <w:rFonts w:hint="default"/>
      </w:rPr>
    </w:lvl>
    <w:lvl w:ilvl="1">
      <w:start w:val="1"/>
      <w:numFmt w:val="upperRoman"/>
      <w:pStyle w:val="BulletsLevel2"/>
      <w:lvlText w:val="Annex %1"/>
      <w:lvlJc w:val="left"/>
      <w:pPr>
        <w:tabs>
          <w:tab w:val="num" w:pos="397"/>
        </w:tabs>
        <w:ind w:left="397" w:hanging="397"/>
      </w:pPr>
      <w:rPr>
        <w:rFonts w:hint="default"/>
      </w:rPr>
    </w:lvl>
    <w:lvl w:ilvl="2">
      <w:start w:val="1"/>
      <w:numFmt w:val="upperRoman"/>
      <w:lvlText w:val="Annex %1"/>
      <w:lvlJc w:val="left"/>
      <w:pPr>
        <w:tabs>
          <w:tab w:val="num" w:pos="397"/>
        </w:tabs>
        <w:ind w:left="397" w:hanging="397"/>
      </w:pPr>
      <w:rPr>
        <w:rFonts w:hint="default"/>
      </w:rPr>
    </w:lvl>
    <w:lvl w:ilvl="3">
      <w:start w:val="1"/>
      <w:numFmt w:val="upperRoman"/>
      <w:lvlText w:val="Annex %1"/>
      <w:lvlJc w:val="left"/>
      <w:pPr>
        <w:tabs>
          <w:tab w:val="num" w:pos="397"/>
        </w:tabs>
        <w:ind w:left="397" w:hanging="397"/>
      </w:pPr>
      <w:rPr>
        <w:rFonts w:hint="default"/>
      </w:rPr>
    </w:lvl>
    <w:lvl w:ilvl="4">
      <w:start w:val="1"/>
      <w:numFmt w:val="upperRoman"/>
      <w:lvlText w:val="Annex %1"/>
      <w:lvlJc w:val="left"/>
      <w:pPr>
        <w:tabs>
          <w:tab w:val="num" w:pos="397"/>
        </w:tabs>
        <w:ind w:left="397" w:hanging="397"/>
      </w:pPr>
      <w:rPr>
        <w:rFonts w:hint="default"/>
      </w:rPr>
    </w:lvl>
    <w:lvl w:ilvl="5">
      <w:start w:val="1"/>
      <w:numFmt w:val="upperRoman"/>
      <w:lvlText w:val="Annex %1"/>
      <w:lvlJc w:val="left"/>
      <w:pPr>
        <w:tabs>
          <w:tab w:val="num" w:pos="397"/>
        </w:tabs>
        <w:ind w:left="397" w:hanging="397"/>
      </w:pPr>
      <w:rPr>
        <w:rFonts w:hint="default"/>
      </w:rPr>
    </w:lvl>
    <w:lvl w:ilvl="6">
      <w:start w:val="1"/>
      <w:numFmt w:val="upperRoman"/>
      <w:lvlText w:val="Annex %1"/>
      <w:lvlJc w:val="left"/>
      <w:pPr>
        <w:tabs>
          <w:tab w:val="num" w:pos="397"/>
        </w:tabs>
        <w:ind w:left="397" w:hanging="397"/>
      </w:pPr>
      <w:rPr>
        <w:rFonts w:hint="default"/>
      </w:rPr>
    </w:lvl>
    <w:lvl w:ilvl="7">
      <w:start w:val="1"/>
      <w:numFmt w:val="upperRoman"/>
      <w:lvlText w:val="Annex %1"/>
      <w:lvlJc w:val="left"/>
      <w:pPr>
        <w:tabs>
          <w:tab w:val="num" w:pos="397"/>
        </w:tabs>
        <w:ind w:left="397" w:hanging="397"/>
      </w:pPr>
      <w:rPr>
        <w:rFonts w:hint="default"/>
      </w:rPr>
    </w:lvl>
    <w:lvl w:ilvl="8">
      <w:start w:val="1"/>
      <w:numFmt w:val="upperRoman"/>
      <w:lvlText w:val="Annex %1"/>
      <w:lvlJc w:val="left"/>
      <w:pPr>
        <w:tabs>
          <w:tab w:val="num" w:pos="397"/>
        </w:tabs>
        <w:ind w:left="397" w:hanging="397"/>
      </w:pPr>
      <w:rPr>
        <w:rFonts w:hint="default"/>
      </w:rPr>
    </w:lvl>
  </w:abstractNum>
  <w:abstractNum w:abstractNumId="46" w15:restartNumberingAfterBreak="0">
    <w:nsid w:val="7C651461"/>
    <w:multiLevelType w:val="multilevel"/>
    <w:tmpl w:val="DCAA060E"/>
    <w:name w:val="AnnexHeading"/>
    <w:lvl w:ilvl="0">
      <w:start w:val="1"/>
      <w:numFmt w:val="decimal"/>
      <w:lvlText w:val="%1."/>
      <w:lvlJc w:val="left"/>
      <w:pPr>
        <w:tabs>
          <w:tab w:val="num" w:pos="397"/>
        </w:tabs>
        <w:ind w:left="397" w:hanging="397"/>
      </w:pPr>
      <w:rPr>
        <w:rFonts w:hint="default"/>
      </w:rPr>
    </w:lvl>
    <w:lvl w:ilvl="1">
      <w:start w:val="1"/>
      <w:numFmt w:val="decimal"/>
      <w:lvlText w:val="%1."/>
      <w:lvlJc w:val="left"/>
      <w:pPr>
        <w:tabs>
          <w:tab w:val="num" w:pos="397"/>
        </w:tabs>
        <w:ind w:left="397" w:hanging="397"/>
      </w:pPr>
      <w:rPr>
        <w:rFonts w:hint="default"/>
      </w:rPr>
    </w:lvl>
    <w:lvl w:ilvl="2">
      <w:start w:val="1"/>
      <w:numFmt w:val="decimal"/>
      <w:lvlText w:val="%1."/>
      <w:lvlJc w:val="left"/>
      <w:pPr>
        <w:tabs>
          <w:tab w:val="num" w:pos="397"/>
        </w:tabs>
        <w:ind w:left="397" w:hanging="397"/>
      </w:pPr>
      <w:rPr>
        <w:rFonts w:hint="default"/>
      </w:rPr>
    </w:lvl>
    <w:lvl w:ilvl="3">
      <w:start w:val="1"/>
      <w:numFmt w:val="decimal"/>
      <w:lvlText w:val="%1."/>
      <w:lvlJc w:val="left"/>
      <w:pPr>
        <w:tabs>
          <w:tab w:val="num" w:pos="397"/>
        </w:tabs>
        <w:ind w:left="397" w:hanging="397"/>
      </w:pPr>
      <w:rPr>
        <w:rFonts w:hint="default"/>
      </w:rPr>
    </w:lvl>
    <w:lvl w:ilvl="4">
      <w:start w:val="1"/>
      <w:numFmt w:val="decimal"/>
      <w:lvlText w:val="%1."/>
      <w:lvlJc w:val="left"/>
      <w:pPr>
        <w:tabs>
          <w:tab w:val="num" w:pos="397"/>
        </w:tabs>
        <w:ind w:left="397" w:hanging="397"/>
      </w:pPr>
      <w:rPr>
        <w:rFonts w:hint="default"/>
      </w:rPr>
    </w:lvl>
    <w:lvl w:ilvl="5">
      <w:start w:val="1"/>
      <w:numFmt w:val="decimal"/>
      <w:lvlText w:val="%1."/>
      <w:lvlJc w:val="left"/>
      <w:pPr>
        <w:tabs>
          <w:tab w:val="num" w:pos="397"/>
        </w:tabs>
        <w:ind w:left="397" w:hanging="397"/>
      </w:pPr>
      <w:rPr>
        <w:rFonts w:hint="default"/>
      </w:rPr>
    </w:lvl>
    <w:lvl w:ilvl="6">
      <w:start w:val="1"/>
      <w:numFmt w:val="decimal"/>
      <w:lvlText w:val="%1."/>
      <w:lvlJc w:val="left"/>
      <w:pPr>
        <w:tabs>
          <w:tab w:val="num" w:pos="397"/>
        </w:tabs>
        <w:ind w:left="397" w:hanging="397"/>
      </w:pPr>
      <w:rPr>
        <w:rFonts w:hint="default"/>
      </w:rPr>
    </w:lvl>
    <w:lvl w:ilvl="7">
      <w:start w:val="1"/>
      <w:numFmt w:val="decimal"/>
      <w:lvlText w:val="%1."/>
      <w:lvlJc w:val="left"/>
      <w:pPr>
        <w:tabs>
          <w:tab w:val="num" w:pos="397"/>
        </w:tabs>
        <w:ind w:left="397" w:hanging="397"/>
      </w:pPr>
      <w:rPr>
        <w:rFonts w:hint="default"/>
      </w:rPr>
    </w:lvl>
    <w:lvl w:ilvl="8">
      <w:start w:val="1"/>
      <w:numFmt w:val="decimal"/>
      <w:lvlText w:val="%1."/>
      <w:lvlJc w:val="left"/>
      <w:pPr>
        <w:tabs>
          <w:tab w:val="num" w:pos="397"/>
        </w:tabs>
        <w:ind w:left="397" w:hanging="397"/>
      </w:pPr>
      <w:rPr>
        <w:rFonts w:hint="default"/>
      </w:rPr>
    </w:lvl>
  </w:abstractNum>
  <w:abstractNum w:abstractNumId="47" w15:restartNumberingAfterBreak="0">
    <w:nsid w:val="7D1E28EE"/>
    <w:multiLevelType w:val="multilevel"/>
    <w:tmpl w:val="DCA434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87030351">
    <w:abstractNumId w:val="36"/>
  </w:num>
  <w:num w:numId="2" w16cid:durableId="1620330214">
    <w:abstractNumId w:val="5"/>
  </w:num>
  <w:num w:numId="3" w16cid:durableId="1265111765">
    <w:abstractNumId w:val="26"/>
  </w:num>
  <w:num w:numId="4" w16cid:durableId="210458634">
    <w:abstractNumId w:val="1"/>
  </w:num>
  <w:num w:numId="5" w16cid:durableId="1360618757">
    <w:abstractNumId w:val="38"/>
  </w:num>
  <w:num w:numId="6" w16cid:durableId="1616868633">
    <w:abstractNumId w:val="10"/>
  </w:num>
  <w:num w:numId="7" w16cid:durableId="1773475251">
    <w:abstractNumId w:val="31"/>
  </w:num>
  <w:num w:numId="8" w16cid:durableId="526218282">
    <w:abstractNumId w:val="45"/>
  </w:num>
  <w:num w:numId="9" w16cid:durableId="1145897872">
    <w:abstractNumId w:val="17"/>
  </w:num>
  <w:num w:numId="10" w16cid:durableId="524368930">
    <w:abstractNumId w:val="18"/>
  </w:num>
  <w:num w:numId="11" w16cid:durableId="1712995232">
    <w:abstractNumId w:val="6"/>
  </w:num>
  <w:num w:numId="12" w16cid:durableId="1199975890">
    <w:abstractNumId w:val="21"/>
  </w:num>
  <w:num w:numId="13" w16cid:durableId="1472748876">
    <w:abstractNumId w:val="37"/>
  </w:num>
  <w:num w:numId="14" w16cid:durableId="1319504543">
    <w:abstractNumId w:val="0"/>
  </w:num>
  <w:num w:numId="15" w16cid:durableId="2053310750">
    <w:abstractNumId w:val="29"/>
  </w:num>
  <w:num w:numId="16" w16cid:durableId="407464931">
    <w:abstractNumId w:val="33"/>
  </w:num>
  <w:num w:numId="17" w16cid:durableId="1918860692">
    <w:abstractNumId w:val="22"/>
  </w:num>
  <w:num w:numId="18" w16cid:durableId="702635212">
    <w:abstractNumId w:val="19"/>
  </w:num>
  <w:num w:numId="19" w16cid:durableId="697856387">
    <w:abstractNumId w:val="27"/>
  </w:num>
  <w:num w:numId="20" w16cid:durableId="537134188">
    <w:abstractNumId w:val="11"/>
  </w:num>
  <w:num w:numId="21" w16cid:durableId="1675839991">
    <w:abstractNumId w:val="9"/>
  </w:num>
  <w:num w:numId="22" w16cid:durableId="187909949">
    <w:abstractNumId w:val="8"/>
  </w:num>
  <w:num w:numId="23" w16cid:durableId="1146822017">
    <w:abstractNumId w:val="7"/>
  </w:num>
  <w:num w:numId="24" w16cid:durableId="656764075">
    <w:abstractNumId w:val="28"/>
  </w:num>
  <w:num w:numId="25" w16cid:durableId="1806777954">
    <w:abstractNumId w:val="23"/>
  </w:num>
  <w:num w:numId="26" w16cid:durableId="2089115098">
    <w:abstractNumId w:val="2"/>
  </w:num>
  <w:num w:numId="27" w16cid:durableId="1507790118">
    <w:abstractNumId w:val="44"/>
  </w:num>
  <w:num w:numId="28" w16cid:durableId="947470865">
    <w:abstractNumId w:val="43"/>
  </w:num>
  <w:num w:numId="29" w16cid:durableId="717780458">
    <w:abstractNumId w:val="41"/>
  </w:num>
  <w:num w:numId="30" w16cid:durableId="319164822">
    <w:abstractNumId w:val="20"/>
  </w:num>
  <w:num w:numId="31" w16cid:durableId="1309244344">
    <w:abstractNumId w:val="3"/>
    <w:lvlOverride w:ilvl="0">
      <w:lvl w:ilvl="0">
        <w:start w:val="1"/>
        <w:numFmt w:val="bullet"/>
        <w:pStyle w:val="NormalSubitem"/>
        <w:lvlText w:val=""/>
        <w:legacy w:legacy="1" w:legacySpace="0" w:legacyIndent="283"/>
        <w:lvlJc w:val="left"/>
        <w:pPr>
          <w:ind w:left="283" w:hanging="283"/>
        </w:pPr>
        <w:rPr>
          <w:rFonts w:hint="default" w:ascii="Symbol" w:hAnsi="Symbol"/>
        </w:rPr>
      </w:lvl>
    </w:lvlOverride>
  </w:num>
  <w:num w:numId="32" w16cid:durableId="1979453303">
    <w:abstractNumId w:val="30"/>
  </w:num>
  <w:num w:numId="33" w16cid:durableId="1587423302">
    <w:abstractNumId w:val="13"/>
  </w:num>
  <w:num w:numId="34" w16cid:durableId="967664801">
    <w:abstractNumId w:val="47"/>
  </w:num>
  <w:num w:numId="35" w16cid:durableId="2031099333">
    <w:abstractNumId w:val="35"/>
  </w:num>
  <w:num w:numId="36" w16cid:durableId="559829826">
    <w:abstractNumId w:val="24"/>
  </w:num>
  <w:num w:numId="37" w16cid:durableId="325862210">
    <w:abstractNumId w:val="39"/>
  </w:num>
  <w:num w:numId="38" w16cid:durableId="959995258">
    <w:abstractNumId w:val="42"/>
  </w:num>
  <w:num w:numId="39" w16cid:durableId="1161964643">
    <w:abstractNumId w:val="32"/>
  </w:num>
  <w:num w:numId="40" w16cid:durableId="1967268993">
    <w:abstractNumId w:val="12"/>
  </w:num>
  <w:num w:numId="41" w16cid:durableId="998652400">
    <w:abstractNumId w:val="44"/>
  </w:num>
  <w:num w:numId="42" w16cid:durableId="1611625766">
    <w:abstractNumId w:val="44"/>
  </w:num>
  <w:num w:numId="43" w16cid:durableId="1584100929">
    <w:abstractNumId w:val="44"/>
  </w:num>
  <w:num w:numId="44" w16cid:durableId="1372267190">
    <w:abstractNumId w:val="44"/>
  </w:num>
  <w:num w:numId="45" w16cid:durableId="1442845449">
    <w:abstractNumId w:val="44"/>
  </w:num>
  <w:num w:numId="46" w16cid:durableId="985088344">
    <w:abstractNumId w:val="16"/>
  </w:num>
  <w:num w:numId="47" w16cid:durableId="199516829">
    <w:abstractNumId w:val="40"/>
  </w:num>
  <w:num w:numId="48" w16cid:durableId="900483528">
    <w:abstractNumId w:val="34"/>
  </w:num>
  <w:num w:numId="49" w16cid:durableId="2822429">
    <w:abstractNumId w:val="25"/>
  </w:num>
  <w:numIdMacAtCleanup w:val="3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enz Petr">
    <w15:presenceInfo w15:providerId="AD" w15:userId="S::petr.lenz@seyfor.com::84a20e80-e428-459b-a8ba-a48180eed1d9"/>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60"/>
  <w:activeWritingStyle w:lang="de-DE" w:vendorID="64" w:dllVersion="0" w:nlCheck="1" w:checkStyle="0" w:appName="MSWord"/>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oNotTrackFormatting/>
  <w:defaultTabStop w:val="284"/>
  <w:hyphenationZone w:val="425"/>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LW_DocType" w:val="TEMPLATE - FITSDEV2-SC0X-FS-XXX-VX"/>
  </w:docVars>
  <w:rsids>
    <w:rsidRoot w:val="003C4DCC"/>
    <w:rsid w:val="000000F4"/>
    <w:rsid w:val="00000167"/>
    <w:rsid w:val="000002A3"/>
    <w:rsid w:val="000005FE"/>
    <w:rsid w:val="00000647"/>
    <w:rsid w:val="00000771"/>
    <w:rsid w:val="000008CA"/>
    <w:rsid w:val="00000AC8"/>
    <w:rsid w:val="00000CB9"/>
    <w:rsid w:val="00000DC3"/>
    <w:rsid w:val="00000E6A"/>
    <w:rsid w:val="00000FC3"/>
    <w:rsid w:val="00000FFD"/>
    <w:rsid w:val="000010E6"/>
    <w:rsid w:val="0000124B"/>
    <w:rsid w:val="000016D4"/>
    <w:rsid w:val="00001829"/>
    <w:rsid w:val="00001AF8"/>
    <w:rsid w:val="00001E2F"/>
    <w:rsid w:val="00001E3D"/>
    <w:rsid w:val="00001EA2"/>
    <w:rsid w:val="00001EF3"/>
    <w:rsid w:val="000020F5"/>
    <w:rsid w:val="00002132"/>
    <w:rsid w:val="0000230B"/>
    <w:rsid w:val="00002567"/>
    <w:rsid w:val="00002850"/>
    <w:rsid w:val="00002A08"/>
    <w:rsid w:val="00002C36"/>
    <w:rsid w:val="00002D02"/>
    <w:rsid w:val="00002D37"/>
    <w:rsid w:val="00002D4D"/>
    <w:rsid w:val="00002F39"/>
    <w:rsid w:val="000032FF"/>
    <w:rsid w:val="00003321"/>
    <w:rsid w:val="0000337C"/>
    <w:rsid w:val="00003542"/>
    <w:rsid w:val="000035BB"/>
    <w:rsid w:val="00003676"/>
    <w:rsid w:val="00003784"/>
    <w:rsid w:val="0000394B"/>
    <w:rsid w:val="00003A0B"/>
    <w:rsid w:val="00003ACA"/>
    <w:rsid w:val="00003B3D"/>
    <w:rsid w:val="00003B9B"/>
    <w:rsid w:val="00003C4F"/>
    <w:rsid w:val="00003CE9"/>
    <w:rsid w:val="00003E05"/>
    <w:rsid w:val="00003F77"/>
    <w:rsid w:val="0000413C"/>
    <w:rsid w:val="000041DB"/>
    <w:rsid w:val="000044B3"/>
    <w:rsid w:val="000045F3"/>
    <w:rsid w:val="00004BA3"/>
    <w:rsid w:val="00004C86"/>
    <w:rsid w:val="00004EA6"/>
    <w:rsid w:val="0000522A"/>
    <w:rsid w:val="00005240"/>
    <w:rsid w:val="000052AE"/>
    <w:rsid w:val="00005436"/>
    <w:rsid w:val="00005511"/>
    <w:rsid w:val="00005714"/>
    <w:rsid w:val="00005826"/>
    <w:rsid w:val="00005A99"/>
    <w:rsid w:val="00005B0B"/>
    <w:rsid w:val="00005B9C"/>
    <w:rsid w:val="00005BD3"/>
    <w:rsid w:val="00005C0F"/>
    <w:rsid w:val="00005CA3"/>
    <w:rsid w:val="00005FD2"/>
    <w:rsid w:val="000061C8"/>
    <w:rsid w:val="000063A7"/>
    <w:rsid w:val="000064A4"/>
    <w:rsid w:val="000067CE"/>
    <w:rsid w:val="00006A66"/>
    <w:rsid w:val="00006A98"/>
    <w:rsid w:val="00006CAC"/>
    <w:rsid w:val="00006F82"/>
    <w:rsid w:val="00007093"/>
    <w:rsid w:val="0000722C"/>
    <w:rsid w:val="000074DA"/>
    <w:rsid w:val="00007565"/>
    <w:rsid w:val="000075BB"/>
    <w:rsid w:val="00007A2F"/>
    <w:rsid w:val="00007BAA"/>
    <w:rsid w:val="00007BD0"/>
    <w:rsid w:val="00007CBA"/>
    <w:rsid w:val="00007CE2"/>
    <w:rsid w:val="00007F21"/>
    <w:rsid w:val="00010143"/>
    <w:rsid w:val="000101A9"/>
    <w:rsid w:val="0001025F"/>
    <w:rsid w:val="0001043E"/>
    <w:rsid w:val="0001055E"/>
    <w:rsid w:val="00010589"/>
    <w:rsid w:val="00010695"/>
    <w:rsid w:val="000107CB"/>
    <w:rsid w:val="000108CF"/>
    <w:rsid w:val="00010A5B"/>
    <w:rsid w:val="00010BC0"/>
    <w:rsid w:val="00010CE7"/>
    <w:rsid w:val="00010CEC"/>
    <w:rsid w:val="00010D9D"/>
    <w:rsid w:val="00010F61"/>
    <w:rsid w:val="00010FB7"/>
    <w:rsid w:val="0001107B"/>
    <w:rsid w:val="0001122E"/>
    <w:rsid w:val="0001126C"/>
    <w:rsid w:val="00011315"/>
    <w:rsid w:val="0001138B"/>
    <w:rsid w:val="00011481"/>
    <w:rsid w:val="0001155A"/>
    <w:rsid w:val="0001161A"/>
    <w:rsid w:val="000116AE"/>
    <w:rsid w:val="00011704"/>
    <w:rsid w:val="00011878"/>
    <w:rsid w:val="0001198C"/>
    <w:rsid w:val="00011993"/>
    <w:rsid w:val="00011B1C"/>
    <w:rsid w:val="00011B91"/>
    <w:rsid w:val="00011CC2"/>
    <w:rsid w:val="00011E07"/>
    <w:rsid w:val="00011E1D"/>
    <w:rsid w:val="00011F94"/>
    <w:rsid w:val="00012155"/>
    <w:rsid w:val="000122DB"/>
    <w:rsid w:val="000126C9"/>
    <w:rsid w:val="00012703"/>
    <w:rsid w:val="00012775"/>
    <w:rsid w:val="000127CA"/>
    <w:rsid w:val="00012C82"/>
    <w:rsid w:val="00012C9F"/>
    <w:rsid w:val="00012DE9"/>
    <w:rsid w:val="00013382"/>
    <w:rsid w:val="000133FE"/>
    <w:rsid w:val="0001367D"/>
    <w:rsid w:val="000136A6"/>
    <w:rsid w:val="0001376C"/>
    <w:rsid w:val="000137A8"/>
    <w:rsid w:val="00013AF8"/>
    <w:rsid w:val="00013C6E"/>
    <w:rsid w:val="00013DB3"/>
    <w:rsid w:val="00013E65"/>
    <w:rsid w:val="0001419D"/>
    <w:rsid w:val="000141BD"/>
    <w:rsid w:val="000146A1"/>
    <w:rsid w:val="0001471C"/>
    <w:rsid w:val="0001474E"/>
    <w:rsid w:val="00014800"/>
    <w:rsid w:val="00014939"/>
    <w:rsid w:val="000149D9"/>
    <w:rsid w:val="00014B1A"/>
    <w:rsid w:val="00014B1C"/>
    <w:rsid w:val="00014B71"/>
    <w:rsid w:val="00014BD0"/>
    <w:rsid w:val="00014C58"/>
    <w:rsid w:val="00014CFD"/>
    <w:rsid w:val="00014F73"/>
    <w:rsid w:val="0001503A"/>
    <w:rsid w:val="00015251"/>
    <w:rsid w:val="00015296"/>
    <w:rsid w:val="00015300"/>
    <w:rsid w:val="000154E5"/>
    <w:rsid w:val="0001560C"/>
    <w:rsid w:val="00015611"/>
    <w:rsid w:val="00015744"/>
    <w:rsid w:val="000157B9"/>
    <w:rsid w:val="00015826"/>
    <w:rsid w:val="000158E2"/>
    <w:rsid w:val="0001599B"/>
    <w:rsid w:val="00015BA2"/>
    <w:rsid w:val="00015C1F"/>
    <w:rsid w:val="00015D72"/>
    <w:rsid w:val="00015E18"/>
    <w:rsid w:val="00015E1F"/>
    <w:rsid w:val="00015E5B"/>
    <w:rsid w:val="00015E5C"/>
    <w:rsid w:val="00015E92"/>
    <w:rsid w:val="00015FCD"/>
    <w:rsid w:val="000160D3"/>
    <w:rsid w:val="000160EF"/>
    <w:rsid w:val="000161F3"/>
    <w:rsid w:val="00016275"/>
    <w:rsid w:val="0001632C"/>
    <w:rsid w:val="00016342"/>
    <w:rsid w:val="00016573"/>
    <w:rsid w:val="000166E2"/>
    <w:rsid w:val="00016767"/>
    <w:rsid w:val="0001678C"/>
    <w:rsid w:val="00016912"/>
    <w:rsid w:val="00016C43"/>
    <w:rsid w:val="0001723B"/>
    <w:rsid w:val="000172CA"/>
    <w:rsid w:val="000172CB"/>
    <w:rsid w:val="000172F5"/>
    <w:rsid w:val="000175F4"/>
    <w:rsid w:val="000176FC"/>
    <w:rsid w:val="00017B8D"/>
    <w:rsid w:val="00017CBA"/>
    <w:rsid w:val="00017E0E"/>
    <w:rsid w:val="00020077"/>
    <w:rsid w:val="000202ED"/>
    <w:rsid w:val="000203EA"/>
    <w:rsid w:val="00020457"/>
    <w:rsid w:val="00020600"/>
    <w:rsid w:val="0002072C"/>
    <w:rsid w:val="00020832"/>
    <w:rsid w:val="00020C38"/>
    <w:rsid w:val="00020D14"/>
    <w:rsid w:val="00021004"/>
    <w:rsid w:val="0002168C"/>
    <w:rsid w:val="000216A8"/>
    <w:rsid w:val="000218D8"/>
    <w:rsid w:val="000218F5"/>
    <w:rsid w:val="0002197B"/>
    <w:rsid w:val="00021B44"/>
    <w:rsid w:val="00021BBE"/>
    <w:rsid w:val="00021D77"/>
    <w:rsid w:val="00021E9B"/>
    <w:rsid w:val="00022000"/>
    <w:rsid w:val="0002200B"/>
    <w:rsid w:val="0002238F"/>
    <w:rsid w:val="00022399"/>
    <w:rsid w:val="00022419"/>
    <w:rsid w:val="00022536"/>
    <w:rsid w:val="0002267E"/>
    <w:rsid w:val="000226FF"/>
    <w:rsid w:val="00022795"/>
    <w:rsid w:val="00022836"/>
    <w:rsid w:val="000228C4"/>
    <w:rsid w:val="00022CC1"/>
    <w:rsid w:val="00022FBA"/>
    <w:rsid w:val="000234DB"/>
    <w:rsid w:val="00023986"/>
    <w:rsid w:val="00023BF9"/>
    <w:rsid w:val="00023D64"/>
    <w:rsid w:val="00024072"/>
    <w:rsid w:val="00024221"/>
    <w:rsid w:val="000242B6"/>
    <w:rsid w:val="0002453D"/>
    <w:rsid w:val="00024774"/>
    <w:rsid w:val="00024A4B"/>
    <w:rsid w:val="00024CA4"/>
    <w:rsid w:val="00024CE7"/>
    <w:rsid w:val="00024EB5"/>
    <w:rsid w:val="00024EDB"/>
    <w:rsid w:val="00024FFA"/>
    <w:rsid w:val="00025027"/>
    <w:rsid w:val="00025110"/>
    <w:rsid w:val="000251BC"/>
    <w:rsid w:val="000251D7"/>
    <w:rsid w:val="0002533E"/>
    <w:rsid w:val="00025362"/>
    <w:rsid w:val="00025453"/>
    <w:rsid w:val="000254B6"/>
    <w:rsid w:val="0002567D"/>
    <w:rsid w:val="000256E9"/>
    <w:rsid w:val="0002587B"/>
    <w:rsid w:val="0002592A"/>
    <w:rsid w:val="00025978"/>
    <w:rsid w:val="00025A54"/>
    <w:rsid w:val="00025A6A"/>
    <w:rsid w:val="00025B59"/>
    <w:rsid w:val="00025E3F"/>
    <w:rsid w:val="00025EA6"/>
    <w:rsid w:val="00025ECD"/>
    <w:rsid w:val="00025EF1"/>
    <w:rsid w:val="00025F31"/>
    <w:rsid w:val="00026081"/>
    <w:rsid w:val="00026212"/>
    <w:rsid w:val="00026357"/>
    <w:rsid w:val="0002643B"/>
    <w:rsid w:val="00026671"/>
    <w:rsid w:val="0002668D"/>
    <w:rsid w:val="000266EF"/>
    <w:rsid w:val="0002686A"/>
    <w:rsid w:val="0002697D"/>
    <w:rsid w:val="000269B7"/>
    <w:rsid w:val="00026AC3"/>
    <w:rsid w:val="00026DC2"/>
    <w:rsid w:val="000277BB"/>
    <w:rsid w:val="00027866"/>
    <w:rsid w:val="00027E8D"/>
    <w:rsid w:val="00027EB7"/>
    <w:rsid w:val="00027FD6"/>
    <w:rsid w:val="00029C69"/>
    <w:rsid w:val="0003027A"/>
    <w:rsid w:val="00030420"/>
    <w:rsid w:val="000304C8"/>
    <w:rsid w:val="00030505"/>
    <w:rsid w:val="000305FE"/>
    <w:rsid w:val="0003074C"/>
    <w:rsid w:val="00030776"/>
    <w:rsid w:val="000308CC"/>
    <w:rsid w:val="0003095D"/>
    <w:rsid w:val="00030B79"/>
    <w:rsid w:val="00030CC2"/>
    <w:rsid w:val="00030ED7"/>
    <w:rsid w:val="0003116F"/>
    <w:rsid w:val="00031317"/>
    <w:rsid w:val="0003134A"/>
    <w:rsid w:val="000314B2"/>
    <w:rsid w:val="00031533"/>
    <w:rsid w:val="00031680"/>
    <w:rsid w:val="000318B7"/>
    <w:rsid w:val="00031A0E"/>
    <w:rsid w:val="00031B7C"/>
    <w:rsid w:val="00031BFF"/>
    <w:rsid w:val="00031D43"/>
    <w:rsid w:val="0003225C"/>
    <w:rsid w:val="00032349"/>
    <w:rsid w:val="000325DC"/>
    <w:rsid w:val="00032660"/>
    <w:rsid w:val="00032703"/>
    <w:rsid w:val="00032A38"/>
    <w:rsid w:val="00032B9C"/>
    <w:rsid w:val="00032BD8"/>
    <w:rsid w:val="00032D18"/>
    <w:rsid w:val="00032D6D"/>
    <w:rsid w:val="00032F7D"/>
    <w:rsid w:val="000330D8"/>
    <w:rsid w:val="00033407"/>
    <w:rsid w:val="00033444"/>
    <w:rsid w:val="00033508"/>
    <w:rsid w:val="000335F5"/>
    <w:rsid w:val="000337B2"/>
    <w:rsid w:val="000337B7"/>
    <w:rsid w:val="00033843"/>
    <w:rsid w:val="0003398C"/>
    <w:rsid w:val="00033B29"/>
    <w:rsid w:val="00033C9E"/>
    <w:rsid w:val="00033D75"/>
    <w:rsid w:val="00033D91"/>
    <w:rsid w:val="00033F31"/>
    <w:rsid w:val="0003402D"/>
    <w:rsid w:val="000346B1"/>
    <w:rsid w:val="000346C4"/>
    <w:rsid w:val="00034765"/>
    <w:rsid w:val="000348A1"/>
    <w:rsid w:val="00034AB5"/>
    <w:rsid w:val="00034F1A"/>
    <w:rsid w:val="00035098"/>
    <w:rsid w:val="000350EE"/>
    <w:rsid w:val="000351C5"/>
    <w:rsid w:val="00035457"/>
    <w:rsid w:val="000355B3"/>
    <w:rsid w:val="000355D8"/>
    <w:rsid w:val="000356A0"/>
    <w:rsid w:val="00035796"/>
    <w:rsid w:val="000359B6"/>
    <w:rsid w:val="00035A2B"/>
    <w:rsid w:val="00035ACA"/>
    <w:rsid w:val="00035B73"/>
    <w:rsid w:val="00035C5A"/>
    <w:rsid w:val="00035F72"/>
    <w:rsid w:val="00035F8B"/>
    <w:rsid w:val="0003616F"/>
    <w:rsid w:val="00036185"/>
    <w:rsid w:val="000361A5"/>
    <w:rsid w:val="000363CF"/>
    <w:rsid w:val="000364EF"/>
    <w:rsid w:val="00036527"/>
    <w:rsid w:val="00036730"/>
    <w:rsid w:val="00036765"/>
    <w:rsid w:val="000369D3"/>
    <w:rsid w:val="00036A61"/>
    <w:rsid w:val="00036E5D"/>
    <w:rsid w:val="00037184"/>
    <w:rsid w:val="00037263"/>
    <w:rsid w:val="000373AA"/>
    <w:rsid w:val="000376CC"/>
    <w:rsid w:val="000377EB"/>
    <w:rsid w:val="0003783B"/>
    <w:rsid w:val="00037A3A"/>
    <w:rsid w:val="00037A43"/>
    <w:rsid w:val="00037B43"/>
    <w:rsid w:val="00037B78"/>
    <w:rsid w:val="00037C25"/>
    <w:rsid w:val="0004012E"/>
    <w:rsid w:val="000401BB"/>
    <w:rsid w:val="00040291"/>
    <w:rsid w:val="000403CC"/>
    <w:rsid w:val="00040432"/>
    <w:rsid w:val="000404D0"/>
    <w:rsid w:val="000406AD"/>
    <w:rsid w:val="000407BB"/>
    <w:rsid w:val="0004097E"/>
    <w:rsid w:val="00040C60"/>
    <w:rsid w:val="00040CBF"/>
    <w:rsid w:val="0004177A"/>
    <w:rsid w:val="00041980"/>
    <w:rsid w:val="000419D1"/>
    <w:rsid w:val="000419DD"/>
    <w:rsid w:val="00041BF8"/>
    <w:rsid w:val="00041DB8"/>
    <w:rsid w:val="00041F33"/>
    <w:rsid w:val="00041F40"/>
    <w:rsid w:val="00041FA5"/>
    <w:rsid w:val="00042011"/>
    <w:rsid w:val="000420F0"/>
    <w:rsid w:val="00042373"/>
    <w:rsid w:val="000423D2"/>
    <w:rsid w:val="00042422"/>
    <w:rsid w:val="00042777"/>
    <w:rsid w:val="0004288A"/>
    <w:rsid w:val="00042965"/>
    <w:rsid w:val="00042AB9"/>
    <w:rsid w:val="00042AC8"/>
    <w:rsid w:val="00042AD7"/>
    <w:rsid w:val="00042AED"/>
    <w:rsid w:val="00042B64"/>
    <w:rsid w:val="00042FF0"/>
    <w:rsid w:val="00043187"/>
    <w:rsid w:val="00043407"/>
    <w:rsid w:val="00043416"/>
    <w:rsid w:val="000435F2"/>
    <w:rsid w:val="00043992"/>
    <w:rsid w:val="000439A6"/>
    <w:rsid w:val="000439EC"/>
    <w:rsid w:val="00043D2A"/>
    <w:rsid w:val="00043D2B"/>
    <w:rsid w:val="00043FB7"/>
    <w:rsid w:val="000441B6"/>
    <w:rsid w:val="000442D0"/>
    <w:rsid w:val="00044423"/>
    <w:rsid w:val="0004444D"/>
    <w:rsid w:val="00044450"/>
    <w:rsid w:val="00044558"/>
    <w:rsid w:val="00044605"/>
    <w:rsid w:val="00044712"/>
    <w:rsid w:val="0004479D"/>
    <w:rsid w:val="00044B34"/>
    <w:rsid w:val="00044BFC"/>
    <w:rsid w:val="00044DE8"/>
    <w:rsid w:val="00044E93"/>
    <w:rsid w:val="00045269"/>
    <w:rsid w:val="000452A6"/>
    <w:rsid w:val="000456B6"/>
    <w:rsid w:val="00045906"/>
    <w:rsid w:val="00045914"/>
    <w:rsid w:val="00045C08"/>
    <w:rsid w:val="00045C28"/>
    <w:rsid w:val="00045E21"/>
    <w:rsid w:val="00045F50"/>
    <w:rsid w:val="00045FE9"/>
    <w:rsid w:val="00046360"/>
    <w:rsid w:val="000463D8"/>
    <w:rsid w:val="000464A6"/>
    <w:rsid w:val="0004661A"/>
    <w:rsid w:val="00046648"/>
    <w:rsid w:val="000468F2"/>
    <w:rsid w:val="00046ACF"/>
    <w:rsid w:val="00046B42"/>
    <w:rsid w:val="00046B96"/>
    <w:rsid w:val="00046C88"/>
    <w:rsid w:val="0004708F"/>
    <w:rsid w:val="0004717B"/>
    <w:rsid w:val="00047242"/>
    <w:rsid w:val="000472B8"/>
    <w:rsid w:val="000475AC"/>
    <w:rsid w:val="00047641"/>
    <w:rsid w:val="00047678"/>
    <w:rsid w:val="000476ED"/>
    <w:rsid w:val="000477B5"/>
    <w:rsid w:val="000478A8"/>
    <w:rsid w:val="00047C8D"/>
    <w:rsid w:val="00047DFD"/>
    <w:rsid w:val="0005016C"/>
    <w:rsid w:val="0005032B"/>
    <w:rsid w:val="0005041D"/>
    <w:rsid w:val="0005042E"/>
    <w:rsid w:val="0005048B"/>
    <w:rsid w:val="000507F8"/>
    <w:rsid w:val="00050CAE"/>
    <w:rsid w:val="00050CFB"/>
    <w:rsid w:val="00050E59"/>
    <w:rsid w:val="00050E98"/>
    <w:rsid w:val="00050F14"/>
    <w:rsid w:val="00050FAA"/>
    <w:rsid w:val="000510BB"/>
    <w:rsid w:val="00051396"/>
    <w:rsid w:val="00051415"/>
    <w:rsid w:val="000514F7"/>
    <w:rsid w:val="000516A8"/>
    <w:rsid w:val="00051887"/>
    <w:rsid w:val="00051A89"/>
    <w:rsid w:val="00051E27"/>
    <w:rsid w:val="00051E3F"/>
    <w:rsid w:val="00052458"/>
    <w:rsid w:val="000524F0"/>
    <w:rsid w:val="000526B7"/>
    <w:rsid w:val="00052DB0"/>
    <w:rsid w:val="00052E5B"/>
    <w:rsid w:val="00053127"/>
    <w:rsid w:val="00053183"/>
    <w:rsid w:val="00053422"/>
    <w:rsid w:val="00053568"/>
    <w:rsid w:val="00053725"/>
    <w:rsid w:val="00053946"/>
    <w:rsid w:val="00053AA8"/>
    <w:rsid w:val="000540F8"/>
    <w:rsid w:val="0005413B"/>
    <w:rsid w:val="000542A4"/>
    <w:rsid w:val="000542DA"/>
    <w:rsid w:val="00054506"/>
    <w:rsid w:val="00054640"/>
    <w:rsid w:val="00054805"/>
    <w:rsid w:val="00054947"/>
    <w:rsid w:val="00054BF3"/>
    <w:rsid w:val="00054C16"/>
    <w:rsid w:val="00054D17"/>
    <w:rsid w:val="00054DC9"/>
    <w:rsid w:val="00054F81"/>
    <w:rsid w:val="000550F9"/>
    <w:rsid w:val="0005515B"/>
    <w:rsid w:val="00055218"/>
    <w:rsid w:val="0005526B"/>
    <w:rsid w:val="00055313"/>
    <w:rsid w:val="0005536D"/>
    <w:rsid w:val="00055404"/>
    <w:rsid w:val="0005543D"/>
    <w:rsid w:val="000554BF"/>
    <w:rsid w:val="00055738"/>
    <w:rsid w:val="000557CF"/>
    <w:rsid w:val="00055843"/>
    <w:rsid w:val="00055859"/>
    <w:rsid w:val="0005591D"/>
    <w:rsid w:val="00055A2D"/>
    <w:rsid w:val="00055B78"/>
    <w:rsid w:val="00055E52"/>
    <w:rsid w:val="00055EDF"/>
    <w:rsid w:val="00055F01"/>
    <w:rsid w:val="00055FA3"/>
    <w:rsid w:val="0005609D"/>
    <w:rsid w:val="000560A0"/>
    <w:rsid w:val="000560AE"/>
    <w:rsid w:val="00056146"/>
    <w:rsid w:val="0005633D"/>
    <w:rsid w:val="000565EE"/>
    <w:rsid w:val="00056626"/>
    <w:rsid w:val="00056C4D"/>
    <w:rsid w:val="00056E5C"/>
    <w:rsid w:val="0005710B"/>
    <w:rsid w:val="000572D9"/>
    <w:rsid w:val="00057354"/>
    <w:rsid w:val="00057659"/>
    <w:rsid w:val="0005771E"/>
    <w:rsid w:val="00057BDC"/>
    <w:rsid w:val="00057C7E"/>
    <w:rsid w:val="00057D83"/>
    <w:rsid w:val="00057DE6"/>
    <w:rsid w:val="0006002E"/>
    <w:rsid w:val="00060340"/>
    <w:rsid w:val="00060447"/>
    <w:rsid w:val="000604E9"/>
    <w:rsid w:val="000609F8"/>
    <w:rsid w:val="00060ACA"/>
    <w:rsid w:val="00060BE3"/>
    <w:rsid w:val="00060D01"/>
    <w:rsid w:val="00061104"/>
    <w:rsid w:val="00061115"/>
    <w:rsid w:val="00061120"/>
    <w:rsid w:val="000614A1"/>
    <w:rsid w:val="00061515"/>
    <w:rsid w:val="00061529"/>
    <w:rsid w:val="000615DD"/>
    <w:rsid w:val="00061747"/>
    <w:rsid w:val="00061A96"/>
    <w:rsid w:val="00061BCD"/>
    <w:rsid w:val="00061C00"/>
    <w:rsid w:val="00061CEF"/>
    <w:rsid w:val="00061F42"/>
    <w:rsid w:val="00061F4D"/>
    <w:rsid w:val="00061F9F"/>
    <w:rsid w:val="00062172"/>
    <w:rsid w:val="000621B3"/>
    <w:rsid w:val="000623E8"/>
    <w:rsid w:val="000626EE"/>
    <w:rsid w:val="000626F4"/>
    <w:rsid w:val="0006284C"/>
    <w:rsid w:val="0006292C"/>
    <w:rsid w:val="00062C0A"/>
    <w:rsid w:val="00062C35"/>
    <w:rsid w:val="00062C3B"/>
    <w:rsid w:val="00062C64"/>
    <w:rsid w:val="00062CB0"/>
    <w:rsid w:val="00062E4F"/>
    <w:rsid w:val="00063135"/>
    <w:rsid w:val="000635C7"/>
    <w:rsid w:val="000635FE"/>
    <w:rsid w:val="000637B6"/>
    <w:rsid w:val="000637CF"/>
    <w:rsid w:val="00063874"/>
    <w:rsid w:val="00063907"/>
    <w:rsid w:val="00063AC6"/>
    <w:rsid w:val="00063BA8"/>
    <w:rsid w:val="00063E3A"/>
    <w:rsid w:val="00064090"/>
    <w:rsid w:val="000641FD"/>
    <w:rsid w:val="00064225"/>
    <w:rsid w:val="00064271"/>
    <w:rsid w:val="000642F4"/>
    <w:rsid w:val="00064403"/>
    <w:rsid w:val="00064404"/>
    <w:rsid w:val="0006442B"/>
    <w:rsid w:val="0006459A"/>
    <w:rsid w:val="00064708"/>
    <w:rsid w:val="0006475F"/>
    <w:rsid w:val="00064CAC"/>
    <w:rsid w:val="00064D95"/>
    <w:rsid w:val="000650B5"/>
    <w:rsid w:val="0006520A"/>
    <w:rsid w:val="00065544"/>
    <w:rsid w:val="0006574A"/>
    <w:rsid w:val="00065C31"/>
    <w:rsid w:val="00065F67"/>
    <w:rsid w:val="00065FAB"/>
    <w:rsid w:val="0006620C"/>
    <w:rsid w:val="000663B9"/>
    <w:rsid w:val="00066441"/>
    <w:rsid w:val="00066C61"/>
    <w:rsid w:val="00066CAE"/>
    <w:rsid w:val="00066CB9"/>
    <w:rsid w:val="00066DD4"/>
    <w:rsid w:val="00066E0F"/>
    <w:rsid w:val="0006727C"/>
    <w:rsid w:val="0006736D"/>
    <w:rsid w:val="000675AA"/>
    <w:rsid w:val="000678B5"/>
    <w:rsid w:val="00067A44"/>
    <w:rsid w:val="00067A91"/>
    <w:rsid w:val="00067B65"/>
    <w:rsid w:val="00067E25"/>
    <w:rsid w:val="00067F76"/>
    <w:rsid w:val="00070097"/>
    <w:rsid w:val="0007066A"/>
    <w:rsid w:val="00070696"/>
    <w:rsid w:val="000706D9"/>
    <w:rsid w:val="00070730"/>
    <w:rsid w:val="00070829"/>
    <w:rsid w:val="000708EB"/>
    <w:rsid w:val="00070C2A"/>
    <w:rsid w:val="00070E79"/>
    <w:rsid w:val="00070F94"/>
    <w:rsid w:val="00071034"/>
    <w:rsid w:val="0007115D"/>
    <w:rsid w:val="0007126B"/>
    <w:rsid w:val="00071851"/>
    <w:rsid w:val="00071AAC"/>
    <w:rsid w:val="00071C0B"/>
    <w:rsid w:val="00072166"/>
    <w:rsid w:val="0007222C"/>
    <w:rsid w:val="000722BD"/>
    <w:rsid w:val="00072401"/>
    <w:rsid w:val="0007245B"/>
    <w:rsid w:val="00072532"/>
    <w:rsid w:val="00072812"/>
    <w:rsid w:val="00072964"/>
    <w:rsid w:val="00072ABF"/>
    <w:rsid w:val="00072BCD"/>
    <w:rsid w:val="00072DE8"/>
    <w:rsid w:val="00072E8C"/>
    <w:rsid w:val="00072F30"/>
    <w:rsid w:val="0007307C"/>
    <w:rsid w:val="000732EA"/>
    <w:rsid w:val="000733A0"/>
    <w:rsid w:val="000733AD"/>
    <w:rsid w:val="0007340E"/>
    <w:rsid w:val="0007361A"/>
    <w:rsid w:val="00073652"/>
    <w:rsid w:val="0007366C"/>
    <w:rsid w:val="000736FD"/>
    <w:rsid w:val="00073747"/>
    <w:rsid w:val="00073C89"/>
    <w:rsid w:val="00073D8C"/>
    <w:rsid w:val="0007400C"/>
    <w:rsid w:val="000740D4"/>
    <w:rsid w:val="000741CF"/>
    <w:rsid w:val="000743C7"/>
    <w:rsid w:val="0007445A"/>
    <w:rsid w:val="0007462A"/>
    <w:rsid w:val="000746DA"/>
    <w:rsid w:val="000747D4"/>
    <w:rsid w:val="0007481A"/>
    <w:rsid w:val="000749BB"/>
    <w:rsid w:val="000749CE"/>
    <w:rsid w:val="00074B49"/>
    <w:rsid w:val="00075002"/>
    <w:rsid w:val="0007501B"/>
    <w:rsid w:val="000750B9"/>
    <w:rsid w:val="0007528A"/>
    <w:rsid w:val="0007528F"/>
    <w:rsid w:val="000752EF"/>
    <w:rsid w:val="000753A4"/>
    <w:rsid w:val="000755AF"/>
    <w:rsid w:val="00075721"/>
    <w:rsid w:val="00075809"/>
    <w:rsid w:val="00075A9A"/>
    <w:rsid w:val="00075AFE"/>
    <w:rsid w:val="00075C57"/>
    <w:rsid w:val="00075CFE"/>
    <w:rsid w:val="00075EAF"/>
    <w:rsid w:val="00075F6B"/>
    <w:rsid w:val="00076082"/>
    <w:rsid w:val="0007608B"/>
    <w:rsid w:val="000761EB"/>
    <w:rsid w:val="00076575"/>
    <w:rsid w:val="00076854"/>
    <w:rsid w:val="00076C76"/>
    <w:rsid w:val="00076D35"/>
    <w:rsid w:val="00076DDF"/>
    <w:rsid w:val="00076F3D"/>
    <w:rsid w:val="00077346"/>
    <w:rsid w:val="000773C4"/>
    <w:rsid w:val="00077487"/>
    <w:rsid w:val="000774D2"/>
    <w:rsid w:val="000775EF"/>
    <w:rsid w:val="00077CB3"/>
    <w:rsid w:val="00077EA6"/>
    <w:rsid w:val="000801CB"/>
    <w:rsid w:val="00080232"/>
    <w:rsid w:val="0008033E"/>
    <w:rsid w:val="00080601"/>
    <w:rsid w:val="000806AD"/>
    <w:rsid w:val="00080950"/>
    <w:rsid w:val="00080B32"/>
    <w:rsid w:val="00080C9E"/>
    <w:rsid w:val="00080CE1"/>
    <w:rsid w:val="00080D15"/>
    <w:rsid w:val="00080DC4"/>
    <w:rsid w:val="00080DC8"/>
    <w:rsid w:val="0008105B"/>
    <w:rsid w:val="00081063"/>
    <w:rsid w:val="00081736"/>
    <w:rsid w:val="00081A12"/>
    <w:rsid w:val="00081ECC"/>
    <w:rsid w:val="0008204A"/>
    <w:rsid w:val="00082356"/>
    <w:rsid w:val="00082363"/>
    <w:rsid w:val="000825A3"/>
    <w:rsid w:val="000825DC"/>
    <w:rsid w:val="00082622"/>
    <w:rsid w:val="00082795"/>
    <w:rsid w:val="0008294E"/>
    <w:rsid w:val="0008298C"/>
    <w:rsid w:val="00082B20"/>
    <w:rsid w:val="00082D09"/>
    <w:rsid w:val="00082EA7"/>
    <w:rsid w:val="00082EB1"/>
    <w:rsid w:val="000830F4"/>
    <w:rsid w:val="000831E7"/>
    <w:rsid w:val="00083349"/>
    <w:rsid w:val="0008334A"/>
    <w:rsid w:val="000833AC"/>
    <w:rsid w:val="0008343F"/>
    <w:rsid w:val="000834A9"/>
    <w:rsid w:val="000835EC"/>
    <w:rsid w:val="0008379B"/>
    <w:rsid w:val="000838FE"/>
    <w:rsid w:val="00083BB1"/>
    <w:rsid w:val="00083BEC"/>
    <w:rsid w:val="00083D56"/>
    <w:rsid w:val="00083D83"/>
    <w:rsid w:val="00083FED"/>
    <w:rsid w:val="00084381"/>
    <w:rsid w:val="000849A7"/>
    <w:rsid w:val="00084A3F"/>
    <w:rsid w:val="00084CAF"/>
    <w:rsid w:val="00084E10"/>
    <w:rsid w:val="00084E8C"/>
    <w:rsid w:val="00084FE5"/>
    <w:rsid w:val="000850C5"/>
    <w:rsid w:val="000853E9"/>
    <w:rsid w:val="000855F8"/>
    <w:rsid w:val="000857FA"/>
    <w:rsid w:val="000858FD"/>
    <w:rsid w:val="00085912"/>
    <w:rsid w:val="00085BF2"/>
    <w:rsid w:val="00085C49"/>
    <w:rsid w:val="00085CF6"/>
    <w:rsid w:val="00085F63"/>
    <w:rsid w:val="000860AB"/>
    <w:rsid w:val="0008614B"/>
    <w:rsid w:val="000861BE"/>
    <w:rsid w:val="000861CD"/>
    <w:rsid w:val="00086521"/>
    <w:rsid w:val="000866C6"/>
    <w:rsid w:val="0008674F"/>
    <w:rsid w:val="00086892"/>
    <w:rsid w:val="00086AF2"/>
    <w:rsid w:val="00086BAF"/>
    <w:rsid w:val="00086DDE"/>
    <w:rsid w:val="00086F3C"/>
    <w:rsid w:val="0008715D"/>
    <w:rsid w:val="0008726F"/>
    <w:rsid w:val="000872B3"/>
    <w:rsid w:val="00087374"/>
    <w:rsid w:val="000873AE"/>
    <w:rsid w:val="00087421"/>
    <w:rsid w:val="0008751A"/>
    <w:rsid w:val="0008765F"/>
    <w:rsid w:val="000877DA"/>
    <w:rsid w:val="00087BD2"/>
    <w:rsid w:val="00087C58"/>
    <w:rsid w:val="00087CD7"/>
    <w:rsid w:val="00087F42"/>
    <w:rsid w:val="00087F5D"/>
    <w:rsid w:val="00087F68"/>
    <w:rsid w:val="000901B6"/>
    <w:rsid w:val="000901C4"/>
    <w:rsid w:val="0009033D"/>
    <w:rsid w:val="000904A7"/>
    <w:rsid w:val="0009062B"/>
    <w:rsid w:val="00090818"/>
    <w:rsid w:val="00090A25"/>
    <w:rsid w:val="00090A31"/>
    <w:rsid w:val="00090B9C"/>
    <w:rsid w:val="00090C17"/>
    <w:rsid w:val="00090D37"/>
    <w:rsid w:val="00090F55"/>
    <w:rsid w:val="000911C8"/>
    <w:rsid w:val="00091298"/>
    <w:rsid w:val="00091410"/>
    <w:rsid w:val="00091420"/>
    <w:rsid w:val="00091433"/>
    <w:rsid w:val="00091A20"/>
    <w:rsid w:val="00091D1F"/>
    <w:rsid w:val="00091E72"/>
    <w:rsid w:val="00091E9E"/>
    <w:rsid w:val="00092086"/>
    <w:rsid w:val="00092831"/>
    <w:rsid w:val="000928F4"/>
    <w:rsid w:val="00092C2F"/>
    <w:rsid w:val="00092E49"/>
    <w:rsid w:val="00093007"/>
    <w:rsid w:val="000930D9"/>
    <w:rsid w:val="000932A1"/>
    <w:rsid w:val="000934D9"/>
    <w:rsid w:val="0009359A"/>
    <w:rsid w:val="00093696"/>
    <w:rsid w:val="0009379D"/>
    <w:rsid w:val="000938B3"/>
    <w:rsid w:val="00093B34"/>
    <w:rsid w:val="00093D84"/>
    <w:rsid w:val="00093DEB"/>
    <w:rsid w:val="00094016"/>
    <w:rsid w:val="000941A0"/>
    <w:rsid w:val="0009425B"/>
    <w:rsid w:val="0009434C"/>
    <w:rsid w:val="00094692"/>
    <w:rsid w:val="000949F0"/>
    <w:rsid w:val="00094AA6"/>
    <w:rsid w:val="00094C40"/>
    <w:rsid w:val="00094C60"/>
    <w:rsid w:val="00094CA8"/>
    <w:rsid w:val="00094CCB"/>
    <w:rsid w:val="00094DA6"/>
    <w:rsid w:val="00094E17"/>
    <w:rsid w:val="00094E50"/>
    <w:rsid w:val="00095180"/>
    <w:rsid w:val="000952BE"/>
    <w:rsid w:val="000953AE"/>
    <w:rsid w:val="00095518"/>
    <w:rsid w:val="000955AE"/>
    <w:rsid w:val="000956BB"/>
    <w:rsid w:val="000957C4"/>
    <w:rsid w:val="0009587E"/>
    <w:rsid w:val="00095B35"/>
    <w:rsid w:val="00095E9A"/>
    <w:rsid w:val="00095F30"/>
    <w:rsid w:val="00095FDE"/>
    <w:rsid w:val="00096040"/>
    <w:rsid w:val="00096115"/>
    <w:rsid w:val="00096138"/>
    <w:rsid w:val="000961BB"/>
    <w:rsid w:val="000962C3"/>
    <w:rsid w:val="000964EF"/>
    <w:rsid w:val="0009689C"/>
    <w:rsid w:val="000968CB"/>
    <w:rsid w:val="00096A2E"/>
    <w:rsid w:val="00096A7B"/>
    <w:rsid w:val="00096C2C"/>
    <w:rsid w:val="00096C5B"/>
    <w:rsid w:val="00096D4C"/>
    <w:rsid w:val="00097000"/>
    <w:rsid w:val="0009708D"/>
    <w:rsid w:val="0009709E"/>
    <w:rsid w:val="000970AD"/>
    <w:rsid w:val="00097139"/>
    <w:rsid w:val="00097430"/>
    <w:rsid w:val="00097901"/>
    <w:rsid w:val="00097BDC"/>
    <w:rsid w:val="00097E2A"/>
    <w:rsid w:val="00097ECD"/>
    <w:rsid w:val="00097EFE"/>
    <w:rsid w:val="00097FB1"/>
    <w:rsid w:val="000A0165"/>
    <w:rsid w:val="000A0948"/>
    <w:rsid w:val="000A09B4"/>
    <w:rsid w:val="000A0AA3"/>
    <w:rsid w:val="000A0AFD"/>
    <w:rsid w:val="000A0B17"/>
    <w:rsid w:val="000A0B32"/>
    <w:rsid w:val="000A0B92"/>
    <w:rsid w:val="000A0E43"/>
    <w:rsid w:val="000A0ED9"/>
    <w:rsid w:val="000A1448"/>
    <w:rsid w:val="000A16D3"/>
    <w:rsid w:val="000A1887"/>
    <w:rsid w:val="000A1E29"/>
    <w:rsid w:val="000A2045"/>
    <w:rsid w:val="000A216E"/>
    <w:rsid w:val="000A24C2"/>
    <w:rsid w:val="000A27E3"/>
    <w:rsid w:val="000A286D"/>
    <w:rsid w:val="000A2BFE"/>
    <w:rsid w:val="000A2DA9"/>
    <w:rsid w:val="000A30E1"/>
    <w:rsid w:val="000A3187"/>
    <w:rsid w:val="000A3254"/>
    <w:rsid w:val="000A3371"/>
    <w:rsid w:val="000A33EE"/>
    <w:rsid w:val="000A3400"/>
    <w:rsid w:val="000A348D"/>
    <w:rsid w:val="000A357B"/>
    <w:rsid w:val="000A3771"/>
    <w:rsid w:val="000A37B0"/>
    <w:rsid w:val="000A381E"/>
    <w:rsid w:val="000A3D24"/>
    <w:rsid w:val="000A4041"/>
    <w:rsid w:val="000A418E"/>
    <w:rsid w:val="000A42C7"/>
    <w:rsid w:val="000A42F8"/>
    <w:rsid w:val="000A4410"/>
    <w:rsid w:val="000A4418"/>
    <w:rsid w:val="000A4543"/>
    <w:rsid w:val="000A47DE"/>
    <w:rsid w:val="000A4A99"/>
    <w:rsid w:val="000A4AC9"/>
    <w:rsid w:val="000A4B88"/>
    <w:rsid w:val="000A4C5A"/>
    <w:rsid w:val="000A4C9B"/>
    <w:rsid w:val="000A4ED6"/>
    <w:rsid w:val="000A4EFE"/>
    <w:rsid w:val="000A4F09"/>
    <w:rsid w:val="000A4F19"/>
    <w:rsid w:val="000A507D"/>
    <w:rsid w:val="000A518F"/>
    <w:rsid w:val="000A5191"/>
    <w:rsid w:val="000A528C"/>
    <w:rsid w:val="000A540C"/>
    <w:rsid w:val="000A5684"/>
    <w:rsid w:val="000A5726"/>
    <w:rsid w:val="000A5980"/>
    <w:rsid w:val="000A5A8D"/>
    <w:rsid w:val="000A5ADC"/>
    <w:rsid w:val="000A5C1C"/>
    <w:rsid w:val="000A5CC5"/>
    <w:rsid w:val="000A5D44"/>
    <w:rsid w:val="000A5E42"/>
    <w:rsid w:val="000A5FA5"/>
    <w:rsid w:val="000A63B4"/>
    <w:rsid w:val="000A65C7"/>
    <w:rsid w:val="000A65CE"/>
    <w:rsid w:val="000A6634"/>
    <w:rsid w:val="000A68AC"/>
    <w:rsid w:val="000A693C"/>
    <w:rsid w:val="000A6954"/>
    <w:rsid w:val="000A6B22"/>
    <w:rsid w:val="000A6B77"/>
    <w:rsid w:val="000A6EAF"/>
    <w:rsid w:val="000A6FC8"/>
    <w:rsid w:val="000A7046"/>
    <w:rsid w:val="000A70B6"/>
    <w:rsid w:val="000A71EA"/>
    <w:rsid w:val="000A730D"/>
    <w:rsid w:val="000A7511"/>
    <w:rsid w:val="000A759E"/>
    <w:rsid w:val="000A75DF"/>
    <w:rsid w:val="000A7752"/>
    <w:rsid w:val="000A789C"/>
    <w:rsid w:val="000A790A"/>
    <w:rsid w:val="000A79D1"/>
    <w:rsid w:val="000A7C6E"/>
    <w:rsid w:val="000A7CEC"/>
    <w:rsid w:val="000A7F3A"/>
    <w:rsid w:val="000A7FCA"/>
    <w:rsid w:val="000B0449"/>
    <w:rsid w:val="000B0575"/>
    <w:rsid w:val="000B06F6"/>
    <w:rsid w:val="000B07D8"/>
    <w:rsid w:val="000B0867"/>
    <w:rsid w:val="000B08F6"/>
    <w:rsid w:val="000B092E"/>
    <w:rsid w:val="000B0AD7"/>
    <w:rsid w:val="000B0C31"/>
    <w:rsid w:val="000B0C5C"/>
    <w:rsid w:val="000B0DBD"/>
    <w:rsid w:val="000B0EEC"/>
    <w:rsid w:val="000B0EFC"/>
    <w:rsid w:val="000B128B"/>
    <w:rsid w:val="000B12C8"/>
    <w:rsid w:val="000B16CC"/>
    <w:rsid w:val="000B1839"/>
    <w:rsid w:val="000B18B1"/>
    <w:rsid w:val="000B1997"/>
    <w:rsid w:val="000B1BC7"/>
    <w:rsid w:val="000B1C1D"/>
    <w:rsid w:val="000B1EE9"/>
    <w:rsid w:val="000B1F1B"/>
    <w:rsid w:val="000B1F98"/>
    <w:rsid w:val="000B2186"/>
    <w:rsid w:val="000B218A"/>
    <w:rsid w:val="000B2237"/>
    <w:rsid w:val="000B2508"/>
    <w:rsid w:val="000B2589"/>
    <w:rsid w:val="000B268A"/>
    <w:rsid w:val="000B280D"/>
    <w:rsid w:val="000B2B57"/>
    <w:rsid w:val="000B2D8C"/>
    <w:rsid w:val="000B2E71"/>
    <w:rsid w:val="000B3267"/>
    <w:rsid w:val="000B338F"/>
    <w:rsid w:val="000B35FC"/>
    <w:rsid w:val="000B36F1"/>
    <w:rsid w:val="000B3794"/>
    <w:rsid w:val="000B3CB7"/>
    <w:rsid w:val="000B3D92"/>
    <w:rsid w:val="000B3DFB"/>
    <w:rsid w:val="000B3EB5"/>
    <w:rsid w:val="000B3FD2"/>
    <w:rsid w:val="000B4103"/>
    <w:rsid w:val="000B41C3"/>
    <w:rsid w:val="000B420C"/>
    <w:rsid w:val="000B42E2"/>
    <w:rsid w:val="000B455F"/>
    <w:rsid w:val="000B499B"/>
    <w:rsid w:val="000B4C3D"/>
    <w:rsid w:val="000B4D29"/>
    <w:rsid w:val="000B4E27"/>
    <w:rsid w:val="000B4FF4"/>
    <w:rsid w:val="000B5009"/>
    <w:rsid w:val="000B5155"/>
    <w:rsid w:val="000B5248"/>
    <w:rsid w:val="000B52B1"/>
    <w:rsid w:val="000B58B7"/>
    <w:rsid w:val="000B58BF"/>
    <w:rsid w:val="000B5914"/>
    <w:rsid w:val="000B59AF"/>
    <w:rsid w:val="000B5B6B"/>
    <w:rsid w:val="000B5CBA"/>
    <w:rsid w:val="000B5E22"/>
    <w:rsid w:val="000B5F48"/>
    <w:rsid w:val="000B5F9D"/>
    <w:rsid w:val="000B62D0"/>
    <w:rsid w:val="000B636D"/>
    <w:rsid w:val="000B63C8"/>
    <w:rsid w:val="000B665E"/>
    <w:rsid w:val="000B6B27"/>
    <w:rsid w:val="000B6CC3"/>
    <w:rsid w:val="000B6EF5"/>
    <w:rsid w:val="000B6EF8"/>
    <w:rsid w:val="000B7362"/>
    <w:rsid w:val="000B7391"/>
    <w:rsid w:val="000B758D"/>
    <w:rsid w:val="000B769A"/>
    <w:rsid w:val="000B772B"/>
    <w:rsid w:val="000B7915"/>
    <w:rsid w:val="000B799D"/>
    <w:rsid w:val="000B7AF8"/>
    <w:rsid w:val="000B7DEE"/>
    <w:rsid w:val="000B7E26"/>
    <w:rsid w:val="000B7E76"/>
    <w:rsid w:val="000C0037"/>
    <w:rsid w:val="000C00CE"/>
    <w:rsid w:val="000C0365"/>
    <w:rsid w:val="000C0445"/>
    <w:rsid w:val="000C04C7"/>
    <w:rsid w:val="000C0574"/>
    <w:rsid w:val="000C061B"/>
    <w:rsid w:val="000C08B1"/>
    <w:rsid w:val="000C0922"/>
    <w:rsid w:val="000C0975"/>
    <w:rsid w:val="000C0976"/>
    <w:rsid w:val="000C0AA4"/>
    <w:rsid w:val="000C0CE2"/>
    <w:rsid w:val="000C0D97"/>
    <w:rsid w:val="000C0DB4"/>
    <w:rsid w:val="000C0E84"/>
    <w:rsid w:val="000C0F09"/>
    <w:rsid w:val="000C0FC5"/>
    <w:rsid w:val="000C1051"/>
    <w:rsid w:val="000C10D0"/>
    <w:rsid w:val="000C1148"/>
    <w:rsid w:val="000C1320"/>
    <w:rsid w:val="000C1410"/>
    <w:rsid w:val="000C1411"/>
    <w:rsid w:val="000C1753"/>
    <w:rsid w:val="000C17FD"/>
    <w:rsid w:val="000C1AD9"/>
    <w:rsid w:val="000C1C38"/>
    <w:rsid w:val="000C1E3C"/>
    <w:rsid w:val="000C1E90"/>
    <w:rsid w:val="000C20BE"/>
    <w:rsid w:val="000C21A0"/>
    <w:rsid w:val="000C2246"/>
    <w:rsid w:val="000C24C0"/>
    <w:rsid w:val="000C292B"/>
    <w:rsid w:val="000C2AAC"/>
    <w:rsid w:val="000C2E87"/>
    <w:rsid w:val="000C2F11"/>
    <w:rsid w:val="000C326D"/>
    <w:rsid w:val="000C33CD"/>
    <w:rsid w:val="000C3488"/>
    <w:rsid w:val="000C34DF"/>
    <w:rsid w:val="000C360F"/>
    <w:rsid w:val="000C3834"/>
    <w:rsid w:val="000C3859"/>
    <w:rsid w:val="000C39FD"/>
    <w:rsid w:val="000C3B29"/>
    <w:rsid w:val="000C3C1F"/>
    <w:rsid w:val="000C3C5B"/>
    <w:rsid w:val="000C3C9C"/>
    <w:rsid w:val="000C3DF1"/>
    <w:rsid w:val="000C4331"/>
    <w:rsid w:val="000C435C"/>
    <w:rsid w:val="000C4453"/>
    <w:rsid w:val="000C45BA"/>
    <w:rsid w:val="000C4646"/>
    <w:rsid w:val="000C477E"/>
    <w:rsid w:val="000C488B"/>
    <w:rsid w:val="000C4945"/>
    <w:rsid w:val="000C4946"/>
    <w:rsid w:val="000C49C1"/>
    <w:rsid w:val="000C49E4"/>
    <w:rsid w:val="000C4A08"/>
    <w:rsid w:val="000C4A18"/>
    <w:rsid w:val="000C4A90"/>
    <w:rsid w:val="000C4DC4"/>
    <w:rsid w:val="000C4ED4"/>
    <w:rsid w:val="000C4FCD"/>
    <w:rsid w:val="000C5077"/>
    <w:rsid w:val="000C511F"/>
    <w:rsid w:val="000C5180"/>
    <w:rsid w:val="000C527C"/>
    <w:rsid w:val="000C52CE"/>
    <w:rsid w:val="000C54F0"/>
    <w:rsid w:val="000C5539"/>
    <w:rsid w:val="000C561E"/>
    <w:rsid w:val="000C562E"/>
    <w:rsid w:val="000C5636"/>
    <w:rsid w:val="000C569B"/>
    <w:rsid w:val="000C5715"/>
    <w:rsid w:val="000C5732"/>
    <w:rsid w:val="000C58E4"/>
    <w:rsid w:val="000C58EB"/>
    <w:rsid w:val="000C5C57"/>
    <w:rsid w:val="000C5CAE"/>
    <w:rsid w:val="000C5D21"/>
    <w:rsid w:val="000C5DD4"/>
    <w:rsid w:val="000C5DE2"/>
    <w:rsid w:val="000C5FC1"/>
    <w:rsid w:val="000C5FC6"/>
    <w:rsid w:val="000C6047"/>
    <w:rsid w:val="000C6107"/>
    <w:rsid w:val="000C6127"/>
    <w:rsid w:val="000C619B"/>
    <w:rsid w:val="000C6308"/>
    <w:rsid w:val="000C638E"/>
    <w:rsid w:val="000C63F3"/>
    <w:rsid w:val="000C64DE"/>
    <w:rsid w:val="000C6588"/>
    <w:rsid w:val="000C6681"/>
    <w:rsid w:val="000C682E"/>
    <w:rsid w:val="000C6903"/>
    <w:rsid w:val="000C6D14"/>
    <w:rsid w:val="000C6E69"/>
    <w:rsid w:val="000C6F2F"/>
    <w:rsid w:val="000C736A"/>
    <w:rsid w:val="000C74BA"/>
    <w:rsid w:val="000C7661"/>
    <w:rsid w:val="000C766F"/>
    <w:rsid w:val="000C7822"/>
    <w:rsid w:val="000C7A5A"/>
    <w:rsid w:val="000C7C1A"/>
    <w:rsid w:val="000C7CBF"/>
    <w:rsid w:val="000C7ED9"/>
    <w:rsid w:val="000C7F70"/>
    <w:rsid w:val="000D0276"/>
    <w:rsid w:val="000D0551"/>
    <w:rsid w:val="000D0597"/>
    <w:rsid w:val="000D05BF"/>
    <w:rsid w:val="000D089C"/>
    <w:rsid w:val="000D0ADD"/>
    <w:rsid w:val="000D0CDE"/>
    <w:rsid w:val="000D0E8B"/>
    <w:rsid w:val="000D100A"/>
    <w:rsid w:val="000D138D"/>
    <w:rsid w:val="000D17B1"/>
    <w:rsid w:val="000D17D3"/>
    <w:rsid w:val="000D186B"/>
    <w:rsid w:val="000D1985"/>
    <w:rsid w:val="000D19CA"/>
    <w:rsid w:val="000D1B9E"/>
    <w:rsid w:val="000D1C3A"/>
    <w:rsid w:val="000D1CBC"/>
    <w:rsid w:val="000D1E0B"/>
    <w:rsid w:val="000D1E5C"/>
    <w:rsid w:val="000D1F99"/>
    <w:rsid w:val="000D1FCD"/>
    <w:rsid w:val="000D20F8"/>
    <w:rsid w:val="000D22FC"/>
    <w:rsid w:val="000D2430"/>
    <w:rsid w:val="000D24DE"/>
    <w:rsid w:val="000D26DC"/>
    <w:rsid w:val="000D2787"/>
    <w:rsid w:val="000D2882"/>
    <w:rsid w:val="000D2911"/>
    <w:rsid w:val="000D2ABC"/>
    <w:rsid w:val="000D2BE4"/>
    <w:rsid w:val="000D2E41"/>
    <w:rsid w:val="000D2EE0"/>
    <w:rsid w:val="000D3029"/>
    <w:rsid w:val="000D3203"/>
    <w:rsid w:val="000D33D1"/>
    <w:rsid w:val="000D342D"/>
    <w:rsid w:val="000D36CE"/>
    <w:rsid w:val="000D3A80"/>
    <w:rsid w:val="000D3D29"/>
    <w:rsid w:val="000D3E16"/>
    <w:rsid w:val="000D3E77"/>
    <w:rsid w:val="000D4071"/>
    <w:rsid w:val="000D41FB"/>
    <w:rsid w:val="000D421B"/>
    <w:rsid w:val="000D42CB"/>
    <w:rsid w:val="000D4341"/>
    <w:rsid w:val="000D43B2"/>
    <w:rsid w:val="000D4478"/>
    <w:rsid w:val="000D4598"/>
    <w:rsid w:val="000D45DE"/>
    <w:rsid w:val="000D46EA"/>
    <w:rsid w:val="000D475A"/>
    <w:rsid w:val="000D497A"/>
    <w:rsid w:val="000D4A1C"/>
    <w:rsid w:val="000D506F"/>
    <w:rsid w:val="000D5092"/>
    <w:rsid w:val="000D5167"/>
    <w:rsid w:val="000D5208"/>
    <w:rsid w:val="000D5313"/>
    <w:rsid w:val="000D550C"/>
    <w:rsid w:val="000D5579"/>
    <w:rsid w:val="000D55E5"/>
    <w:rsid w:val="000D55FF"/>
    <w:rsid w:val="000D5633"/>
    <w:rsid w:val="000D573B"/>
    <w:rsid w:val="000D5851"/>
    <w:rsid w:val="000D58A6"/>
    <w:rsid w:val="000D593A"/>
    <w:rsid w:val="000D595F"/>
    <w:rsid w:val="000D59B8"/>
    <w:rsid w:val="000D5B79"/>
    <w:rsid w:val="000D5E08"/>
    <w:rsid w:val="000D61F4"/>
    <w:rsid w:val="000D620F"/>
    <w:rsid w:val="000D624C"/>
    <w:rsid w:val="000D65A8"/>
    <w:rsid w:val="000D6790"/>
    <w:rsid w:val="000D6818"/>
    <w:rsid w:val="000D6874"/>
    <w:rsid w:val="000D689D"/>
    <w:rsid w:val="000D6B0E"/>
    <w:rsid w:val="000D6BCB"/>
    <w:rsid w:val="000D6D9F"/>
    <w:rsid w:val="000D6FBC"/>
    <w:rsid w:val="000D7117"/>
    <w:rsid w:val="000D73C7"/>
    <w:rsid w:val="000D7404"/>
    <w:rsid w:val="000D758E"/>
    <w:rsid w:val="000D766B"/>
    <w:rsid w:val="000D78A4"/>
    <w:rsid w:val="000D7CF8"/>
    <w:rsid w:val="000D7D02"/>
    <w:rsid w:val="000D7E77"/>
    <w:rsid w:val="000E021A"/>
    <w:rsid w:val="000E02CF"/>
    <w:rsid w:val="000E049A"/>
    <w:rsid w:val="000E0503"/>
    <w:rsid w:val="000E0575"/>
    <w:rsid w:val="000E08D9"/>
    <w:rsid w:val="000E093D"/>
    <w:rsid w:val="000E097F"/>
    <w:rsid w:val="000E0BFF"/>
    <w:rsid w:val="000E0C64"/>
    <w:rsid w:val="000E0DF2"/>
    <w:rsid w:val="000E0E76"/>
    <w:rsid w:val="000E0FBA"/>
    <w:rsid w:val="000E1040"/>
    <w:rsid w:val="000E11CA"/>
    <w:rsid w:val="000E12EB"/>
    <w:rsid w:val="000E1315"/>
    <w:rsid w:val="000E137A"/>
    <w:rsid w:val="000E13FF"/>
    <w:rsid w:val="000E1933"/>
    <w:rsid w:val="000E1B42"/>
    <w:rsid w:val="000E1F8D"/>
    <w:rsid w:val="000E1F99"/>
    <w:rsid w:val="000E2041"/>
    <w:rsid w:val="000E20DA"/>
    <w:rsid w:val="000E2100"/>
    <w:rsid w:val="000E2123"/>
    <w:rsid w:val="000E21D8"/>
    <w:rsid w:val="000E220D"/>
    <w:rsid w:val="000E23E4"/>
    <w:rsid w:val="000E27B6"/>
    <w:rsid w:val="000E27FB"/>
    <w:rsid w:val="000E2981"/>
    <w:rsid w:val="000E2B3E"/>
    <w:rsid w:val="000E2C6C"/>
    <w:rsid w:val="000E2D37"/>
    <w:rsid w:val="000E2E6F"/>
    <w:rsid w:val="000E2EF5"/>
    <w:rsid w:val="000E3038"/>
    <w:rsid w:val="000E33A1"/>
    <w:rsid w:val="000E33F3"/>
    <w:rsid w:val="000E3417"/>
    <w:rsid w:val="000E37A2"/>
    <w:rsid w:val="000E3ADB"/>
    <w:rsid w:val="000E3B7D"/>
    <w:rsid w:val="000E3D73"/>
    <w:rsid w:val="000E3D94"/>
    <w:rsid w:val="000E3E0E"/>
    <w:rsid w:val="000E3F9F"/>
    <w:rsid w:val="000E4139"/>
    <w:rsid w:val="000E4322"/>
    <w:rsid w:val="000E435B"/>
    <w:rsid w:val="000E437C"/>
    <w:rsid w:val="000E43F2"/>
    <w:rsid w:val="000E449A"/>
    <w:rsid w:val="000E4530"/>
    <w:rsid w:val="000E47FC"/>
    <w:rsid w:val="000E48FE"/>
    <w:rsid w:val="000E4A6D"/>
    <w:rsid w:val="000E4AF5"/>
    <w:rsid w:val="000E4BB9"/>
    <w:rsid w:val="000E4EEE"/>
    <w:rsid w:val="000E4F1A"/>
    <w:rsid w:val="000E4F3E"/>
    <w:rsid w:val="000E4FEC"/>
    <w:rsid w:val="000E5009"/>
    <w:rsid w:val="000E50D1"/>
    <w:rsid w:val="000E5148"/>
    <w:rsid w:val="000E523D"/>
    <w:rsid w:val="000E5325"/>
    <w:rsid w:val="000E561D"/>
    <w:rsid w:val="000E56F2"/>
    <w:rsid w:val="000E5AC3"/>
    <w:rsid w:val="000E5DC8"/>
    <w:rsid w:val="000E5E5E"/>
    <w:rsid w:val="000E5F91"/>
    <w:rsid w:val="000E5FEA"/>
    <w:rsid w:val="000E6126"/>
    <w:rsid w:val="000E6178"/>
    <w:rsid w:val="000E6469"/>
    <w:rsid w:val="000E667A"/>
    <w:rsid w:val="000E7269"/>
    <w:rsid w:val="000E7358"/>
    <w:rsid w:val="000E738C"/>
    <w:rsid w:val="000E7471"/>
    <w:rsid w:val="000E74B5"/>
    <w:rsid w:val="000E7576"/>
    <w:rsid w:val="000E770F"/>
    <w:rsid w:val="000E7789"/>
    <w:rsid w:val="000E77F8"/>
    <w:rsid w:val="000E7974"/>
    <w:rsid w:val="000E7BD0"/>
    <w:rsid w:val="000E7CAC"/>
    <w:rsid w:val="000E7D56"/>
    <w:rsid w:val="000E7EDA"/>
    <w:rsid w:val="000E7F24"/>
    <w:rsid w:val="000F023E"/>
    <w:rsid w:val="000F03C1"/>
    <w:rsid w:val="000F03D9"/>
    <w:rsid w:val="000F071C"/>
    <w:rsid w:val="000F07A9"/>
    <w:rsid w:val="000F081A"/>
    <w:rsid w:val="000F0AA7"/>
    <w:rsid w:val="000F0C12"/>
    <w:rsid w:val="000F0DA0"/>
    <w:rsid w:val="000F1131"/>
    <w:rsid w:val="000F13F5"/>
    <w:rsid w:val="000F13FF"/>
    <w:rsid w:val="000F142A"/>
    <w:rsid w:val="000F145F"/>
    <w:rsid w:val="000F147F"/>
    <w:rsid w:val="000F196C"/>
    <w:rsid w:val="000F1ACD"/>
    <w:rsid w:val="000F1B74"/>
    <w:rsid w:val="000F1BCE"/>
    <w:rsid w:val="000F2122"/>
    <w:rsid w:val="000F212B"/>
    <w:rsid w:val="000F2445"/>
    <w:rsid w:val="000F24D3"/>
    <w:rsid w:val="000F2521"/>
    <w:rsid w:val="000F2567"/>
    <w:rsid w:val="000F28E8"/>
    <w:rsid w:val="000F29D7"/>
    <w:rsid w:val="000F2A3A"/>
    <w:rsid w:val="000F2ABB"/>
    <w:rsid w:val="000F2ACF"/>
    <w:rsid w:val="000F2BB6"/>
    <w:rsid w:val="000F2C29"/>
    <w:rsid w:val="000F2C88"/>
    <w:rsid w:val="000F2D2F"/>
    <w:rsid w:val="000F2E06"/>
    <w:rsid w:val="000F2FA2"/>
    <w:rsid w:val="000F306C"/>
    <w:rsid w:val="000F3182"/>
    <w:rsid w:val="000F31DA"/>
    <w:rsid w:val="000F3286"/>
    <w:rsid w:val="000F329D"/>
    <w:rsid w:val="000F338F"/>
    <w:rsid w:val="000F3996"/>
    <w:rsid w:val="000F3E35"/>
    <w:rsid w:val="000F3E89"/>
    <w:rsid w:val="000F3E91"/>
    <w:rsid w:val="000F433D"/>
    <w:rsid w:val="000F447E"/>
    <w:rsid w:val="000F48F7"/>
    <w:rsid w:val="000F4B3E"/>
    <w:rsid w:val="000F4BB6"/>
    <w:rsid w:val="000F4D23"/>
    <w:rsid w:val="000F4E09"/>
    <w:rsid w:val="000F5006"/>
    <w:rsid w:val="000F516B"/>
    <w:rsid w:val="000F5224"/>
    <w:rsid w:val="000F557E"/>
    <w:rsid w:val="000F5594"/>
    <w:rsid w:val="000F55D7"/>
    <w:rsid w:val="000F5630"/>
    <w:rsid w:val="000F56A4"/>
    <w:rsid w:val="000F578E"/>
    <w:rsid w:val="000F57C6"/>
    <w:rsid w:val="000F590F"/>
    <w:rsid w:val="000F5941"/>
    <w:rsid w:val="000F5A7A"/>
    <w:rsid w:val="000F5B3F"/>
    <w:rsid w:val="000F5C0D"/>
    <w:rsid w:val="000F5CEB"/>
    <w:rsid w:val="000F5D00"/>
    <w:rsid w:val="000F5D79"/>
    <w:rsid w:val="000F5E61"/>
    <w:rsid w:val="000F6201"/>
    <w:rsid w:val="000F62B9"/>
    <w:rsid w:val="000F66A8"/>
    <w:rsid w:val="000F66C9"/>
    <w:rsid w:val="000F68FB"/>
    <w:rsid w:val="000F699B"/>
    <w:rsid w:val="000F6D9F"/>
    <w:rsid w:val="000F6ED5"/>
    <w:rsid w:val="000F725F"/>
    <w:rsid w:val="000F73C4"/>
    <w:rsid w:val="000F73EE"/>
    <w:rsid w:val="000F7728"/>
    <w:rsid w:val="000F77E9"/>
    <w:rsid w:val="000F789B"/>
    <w:rsid w:val="000F79A7"/>
    <w:rsid w:val="000F79E2"/>
    <w:rsid w:val="000F7AF0"/>
    <w:rsid w:val="000F7CF9"/>
    <w:rsid w:val="000F7E43"/>
    <w:rsid w:val="000F7E75"/>
    <w:rsid w:val="001001EA"/>
    <w:rsid w:val="00100292"/>
    <w:rsid w:val="001002A4"/>
    <w:rsid w:val="00100313"/>
    <w:rsid w:val="001004B8"/>
    <w:rsid w:val="00100653"/>
    <w:rsid w:val="00100736"/>
    <w:rsid w:val="00100977"/>
    <w:rsid w:val="00100A02"/>
    <w:rsid w:val="00100A74"/>
    <w:rsid w:val="00100B13"/>
    <w:rsid w:val="00100C5C"/>
    <w:rsid w:val="00100CB0"/>
    <w:rsid w:val="001013DE"/>
    <w:rsid w:val="00101480"/>
    <w:rsid w:val="00101489"/>
    <w:rsid w:val="001017CB"/>
    <w:rsid w:val="00101976"/>
    <w:rsid w:val="00101A31"/>
    <w:rsid w:val="00101A5F"/>
    <w:rsid w:val="00101BEC"/>
    <w:rsid w:val="00101DE3"/>
    <w:rsid w:val="001020D5"/>
    <w:rsid w:val="0010214B"/>
    <w:rsid w:val="00102294"/>
    <w:rsid w:val="001024DF"/>
    <w:rsid w:val="001028FA"/>
    <w:rsid w:val="00102986"/>
    <w:rsid w:val="001029E3"/>
    <w:rsid w:val="00102A37"/>
    <w:rsid w:val="00102A67"/>
    <w:rsid w:val="00102BCF"/>
    <w:rsid w:val="00102D01"/>
    <w:rsid w:val="00102EC6"/>
    <w:rsid w:val="00103121"/>
    <w:rsid w:val="00103171"/>
    <w:rsid w:val="001033B9"/>
    <w:rsid w:val="0010348A"/>
    <w:rsid w:val="001036CE"/>
    <w:rsid w:val="0010377F"/>
    <w:rsid w:val="001039A3"/>
    <w:rsid w:val="001039F3"/>
    <w:rsid w:val="00103C5A"/>
    <w:rsid w:val="00103CE7"/>
    <w:rsid w:val="00103E99"/>
    <w:rsid w:val="001040C5"/>
    <w:rsid w:val="001041B3"/>
    <w:rsid w:val="001041EA"/>
    <w:rsid w:val="00104278"/>
    <w:rsid w:val="0010433C"/>
    <w:rsid w:val="001044E1"/>
    <w:rsid w:val="0010489F"/>
    <w:rsid w:val="00104B8C"/>
    <w:rsid w:val="00104BD6"/>
    <w:rsid w:val="00104C43"/>
    <w:rsid w:val="00104DD1"/>
    <w:rsid w:val="00104E7F"/>
    <w:rsid w:val="001052B8"/>
    <w:rsid w:val="001054CC"/>
    <w:rsid w:val="0010599F"/>
    <w:rsid w:val="00105B66"/>
    <w:rsid w:val="00105D51"/>
    <w:rsid w:val="001061CC"/>
    <w:rsid w:val="0010648E"/>
    <w:rsid w:val="00106527"/>
    <w:rsid w:val="001067E0"/>
    <w:rsid w:val="001069BB"/>
    <w:rsid w:val="00106AD7"/>
    <w:rsid w:val="00106CF9"/>
    <w:rsid w:val="00106DC2"/>
    <w:rsid w:val="00106DD9"/>
    <w:rsid w:val="00106F58"/>
    <w:rsid w:val="001071F5"/>
    <w:rsid w:val="00107508"/>
    <w:rsid w:val="00107576"/>
    <w:rsid w:val="0010765B"/>
    <w:rsid w:val="00107C2A"/>
    <w:rsid w:val="00107C32"/>
    <w:rsid w:val="00107C67"/>
    <w:rsid w:val="00107CEF"/>
    <w:rsid w:val="00107DD8"/>
    <w:rsid w:val="00107E2C"/>
    <w:rsid w:val="00107FD5"/>
    <w:rsid w:val="00110068"/>
    <w:rsid w:val="00110265"/>
    <w:rsid w:val="00110350"/>
    <w:rsid w:val="001104CF"/>
    <w:rsid w:val="00110512"/>
    <w:rsid w:val="00110A96"/>
    <w:rsid w:val="00110BB1"/>
    <w:rsid w:val="00110D82"/>
    <w:rsid w:val="00110E97"/>
    <w:rsid w:val="00110F07"/>
    <w:rsid w:val="00110F97"/>
    <w:rsid w:val="00110FDB"/>
    <w:rsid w:val="00111038"/>
    <w:rsid w:val="00111205"/>
    <w:rsid w:val="00111323"/>
    <w:rsid w:val="0011156C"/>
    <w:rsid w:val="001116EC"/>
    <w:rsid w:val="001117C1"/>
    <w:rsid w:val="0011185C"/>
    <w:rsid w:val="0011185E"/>
    <w:rsid w:val="001118B1"/>
    <w:rsid w:val="00111AD6"/>
    <w:rsid w:val="00111ED6"/>
    <w:rsid w:val="00111EF5"/>
    <w:rsid w:val="00112306"/>
    <w:rsid w:val="00112532"/>
    <w:rsid w:val="0011286F"/>
    <w:rsid w:val="001128EB"/>
    <w:rsid w:val="00112B02"/>
    <w:rsid w:val="00112B75"/>
    <w:rsid w:val="00113565"/>
    <w:rsid w:val="00113587"/>
    <w:rsid w:val="00113769"/>
    <w:rsid w:val="0011384D"/>
    <w:rsid w:val="00113924"/>
    <w:rsid w:val="001139DC"/>
    <w:rsid w:val="00113C6D"/>
    <w:rsid w:val="00113CF6"/>
    <w:rsid w:val="00113EB1"/>
    <w:rsid w:val="001140F0"/>
    <w:rsid w:val="001141C5"/>
    <w:rsid w:val="00114229"/>
    <w:rsid w:val="0011443C"/>
    <w:rsid w:val="001145AD"/>
    <w:rsid w:val="00114644"/>
    <w:rsid w:val="00114804"/>
    <w:rsid w:val="00114A62"/>
    <w:rsid w:val="00114C55"/>
    <w:rsid w:val="00114ED2"/>
    <w:rsid w:val="00114EDE"/>
    <w:rsid w:val="00114FCC"/>
    <w:rsid w:val="001151D8"/>
    <w:rsid w:val="001153F4"/>
    <w:rsid w:val="0011540E"/>
    <w:rsid w:val="00115516"/>
    <w:rsid w:val="001155EA"/>
    <w:rsid w:val="001157B1"/>
    <w:rsid w:val="00115897"/>
    <w:rsid w:val="00115A46"/>
    <w:rsid w:val="00115AD1"/>
    <w:rsid w:val="00115B73"/>
    <w:rsid w:val="00115E7C"/>
    <w:rsid w:val="00115ED3"/>
    <w:rsid w:val="00115F1C"/>
    <w:rsid w:val="00115F74"/>
    <w:rsid w:val="001160C7"/>
    <w:rsid w:val="00116156"/>
    <w:rsid w:val="00116366"/>
    <w:rsid w:val="00116443"/>
    <w:rsid w:val="00116562"/>
    <w:rsid w:val="0011668E"/>
    <w:rsid w:val="001167B7"/>
    <w:rsid w:val="00116D92"/>
    <w:rsid w:val="00116DC1"/>
    <w:rsid w:val="00116F02"/>
    <w:rsid w:val="00116F0F"/>
    <w:rsid w:val="001170E5"/>
    <w:rsid w:val="001172CD"/>
    <w:rsid w:val="0011759F"/>
    <w:rsid w:val="00117A73"/>
    <w:rsid w:val="00117D65"/>
    <w:rsid w:val="00117EF4"/>
    <w:rsid w:val="0012007D"/>
    <w:rsid w:val="00120107"/>
    <w:rsid w:val="00120168"/>
    <w:rsid w:val="001201A8"/>
    <w:rsid w:val="001203EE"/>
    <w:rsid w:val="001204EF"/>
    <w:rsid w:val="001205A4"/>
    <w:rsid w:val="001205ED"/>
    <w:rsid w:val="00120772"/>
    <w:rsid w:val="0012078F"/>
    <w:rsid w:val="00120837"/>
    <w:rsid w:val="00120939"/>
    <w:rsid w:val="0012095A"/>
    <w:rsid w:val="00120A8D"/>
    <w:rsid w:val="00120C0A"/>
    <w:rsid w:val="00120C6D"/>
    <w:rsid w:val="00120F8A"/>
    <w:rsid w:val="00121174"/>
    <w:rsid w:val="001212D3"/>
    <w:rsid w:val="00121532"/>
    <w:rsid w:val="001215D8"/>
    <w:rsid w:val="001216AF"/>
    <w:rsid w:val="001216F9"/>
    <w:rsid w:val="0012173B"/>
    <w:rsid w:val="00121791"/>
    <w:rsid w:val="00121B97"/>
    <w:rsid w:val="00121CC9"/>
    <w:rsid w:val="00121CDB"/>
    <w:rsid w:val="00121E44"/>
    <w:rsid w:val="00121FC2"/>
    <w:rsid w:val="00121FDE"/>
    <w:rsid w:val="00122008"/>
    <w:rsid w:val="00122390"/>
    <w:rsid w:val="0012259B"/>
    <w:rsid w:val="001227A9"/>
    <w:rsid w:val="001227BF"/>
    <w:rsid w:val="00122ABD"/>
    <w:rsid w:val="00122E64"/>
    <w:rsid w:val="00122EB9"/>
    <w:rsid w:val="0012316D"/>
    <w:rsid w:val="0012320F"/>
    <w:rsid w:val="00123407"/>
    <w:rsid w:val="0012358F"/>
    <w:rsid w:val="001236F3"/>
    <w:rsid w:val="001237B0"/>
    <w:rsid w:val="00123865"/>
    <w:rsid w:val="00123C39"/>
    <w:rsid w:val="00123C4B"/>
    <w:rsid w:val="00123CA6"/>
    <w:rsid w:val="00123D7B"/>
    <w:rsid w:val="00123ED1"/>
    <w:rsid w:val="00123F11"/>
    <w:rsid w:val="0012415F"/>
    <w:rsid w:val="00124190"/>
    <w:rsid w:val="001241FD"/>
    <w:rsid w:val="0012424B"/>
    <w:rsid w:val="001242E4"/>
    <w:rsid w:val="0012451D"/>
    <w:rsid w:val="00124664"/>
    <w:rsid w:val="001248BD"/>
    <w:rsid w:val="00124913"/>
    <w:rsid w:val="001249E5"/>
    <w:rsid w:val="00124CF0"/>
    <w:rsid w:val="00124F07"/>
    <w:rsid w:val="00124F84"/>
    <w:rsid w:val="00124FBE"/>
    <w:rsid w:val="00125176"/>
    <w:rsid w:val="00125467"/>
    <w:rsid w:val="001254C4"/>
    <w:rsid w:val="001254CD"/>
    <w:rsid w:val="00125529"/>
    <w:rsid w:val="001256E4"/>
    <w:rsid w:val="00125E38"/>
    <w:rsid w:val="00125FB6"/>
    <w:rsid w:val="00126316"/>
    <w:rsid w:val="001269A4"/>
    <w:rsid w:val="00126A91"/>
    <w:rsid w:val="00126AFF"/>
    <w:rsid w:val="00126BAC"/>
    <w:rsid w:val="00126EBE"/>
    <w:rsid w:val="00126ED3"/>
    <w:rsid w:val="00126FC0"/>
    <w:rsid w:val="00127094"/>
    <w:rsid w:val="00127207"/>
    <w:rsid w:val="0012720E"/>
    <w:rsid w:val="0012725B"/>
    <w:rsid w:val="00127416"/>
    <w:rsid w:val="0012742B"/>
    <w:rsid w:val="00127C77"/>
    <w:rsid w:val="00127D95"/>
    <w:rsid w:val="0013013B"/>
    <w:rsid w:val="001301BB"/>
    <w:rsid w:val="0013022B"/>
    <w:rsid w:val="00130544"/>
    <w:rsid w:val="00130953"/>
    <w:rsid w:val="001309B1"/>
    <w:rsid w:val="00130A1E"/>
    <w:rsid w:val="00130B3B"/>
    <w:rsid w:val="00130CB9"/>
    <w:rsid w:val="00130E4B"/>
    <w:rsid w:val="00131010"/>
    <w:rsid w:val="0013115B"/>
    <w:rsid w:val="00131258"/>
    <w:rsid w:val="00131445"/>
    <w:rsid w:val="0013147B"/>
    <w:rsid w:val="00131687"/>
    <w:rsid w:val="001317F2"/>
    <w:rsid w:val="00131B08"/>
    <w:rsid w:val="00131BC1"/>
    <w:rsid w:val="00131BF4"/>
    <w:rsid w:val="00132066"/>
    <w:rsid w:val="001320A2"/>
    <w:rsid w:val="001324CD"/>
    <w:rsid w:val="001328CD"/>
    <w:rsid w:val="00132A55"/>
    <w:rsid w:val="00132BF8"/>
    <w:rsid w:val="00132EE0"/>
    <w:rsid w:val="00133191"/>
    <w:rsid w:val="001333BA"/>
    <w:rsid w:val="00133594"/>
    <w:rsid w:val="00133683"/>
    <w:rsid w:val="001336AF"/>
    <w:rsid w:val="001338F9"/>
    <w:rsid w:val="00133ED7"/>
    <w:rsid w:val="00133F10"/>
    <w:rsid w:val="00133FEF"/>
    <w:rsid w:val="001340AD"/>
    <w:rsid w:val="00134251"/>
    <w:rsid w:val="00134565"/>
    <w:rsid w:val="001348DB"/>
    <w:rsid w:val="00134A3A"/>
    <w:rsid w:val="00134B5E"/>
    <w:rsid w:val="00134C00"/>
    <w:rsid w:val="00134D12"/>
    <w:rsid w:val="00134E2A"/>
    <w:rsid w:val="00134E99"/>
    <w:rsid w:val="00134EEC"/>
    <w:rsid w:val="00134F58"/>
    <w:rsid w:val="0013526C"/>
    <w:rsid w:val="001354D2"/>
    <w:rsid w:val="001355BF"/>
    <w:rsid w:val="001355C6"/>
    <w:rsid w:val="001356AB"/>
    <w:rsid w:val="0013576F"/>
    <w:rsid w:val="001359C6"/>
    <w:rsid w:val="001359E8"/>
    <w:rsid w:val="00135AA5"/>
    <w:rsid w:val="00135B31"/>
    <w:rsid w:val="00135B90"/>
    <w:rsid w:val="00135C28"/>
    <w:rsid w:val="00135CAD"/>
    <w:rsid w:val="00136205"/>
    <w:rsid w:val="00136268"/>
    <w:rsid w:val="001364DB"/>
    <w:rsid w:val="001366E3"/>
    <w:rsid w:val="001367E3"/>
    <w:rsid w:val="00136942"/>
    <w:rsid w:val="0013698D"/>
    <w:rsid w:val="00136C51"/>
    <w:rsid w:val="00136EA8"/>
    <w:rsid w:val="001371F6"/>
    <w:rsid w:val="001375ED"/>
    <w:rsid w:val="00137875"/>
    <w:rsid w:val="00137B76"/>
    <w:rsid w:val="00137C8C"/>
    <w:rsid w:val="00137D78"/>
    <w:rsid w:val="00137F9B"/>
    <w:rsid w:val="00140147"/>
    <w:rsid w:val="00140197"/>
    <w:rsid w:val="0014029E"/>
    <w:rsid w:val="00140324"/>
    <w:rsid w:val="00140641"/>
    <w:rsid w:val="0014073A"/>
    <w:rsid w:val="00140878"/>
    <w:rsid w:val="00140A5C"/>
    <w:rsid w:val="00140BEC"/>
    <w:rsid w:val="00140D39"/>
    <w:rsid w:val="00140D67"/>
    <w:rsid w:val="00141136"/>
    <w:rsid w:val="00141168"/>
    <w:rsid w:val="00141174"/>
    <w:rsid w:val="00141368"/>
    <w:rsid w:val="00141452"/>
    <w:rsid w:val="001415E0"/>
    <w:rsid w:val="00141695"/>
    <w:rsid w:val="001418A1"/>
    <w:rsid w:val="001419A3"/>
    <w:rsid w:val="001419B5"/>
    <w:rsid w:val="00141B93"/>
    <w:rsid w:val="00141BCB"/>
    <w:rsid w:val="00141C9C"/>
    <w:rsid w:val="00141CEB"/>
    <w:rsid w:val="00141F0A"/>
    <w:rsid w:val="00141F4B"/>
    <w:rsid w:val="00141FD4"/>
    <w:rsid w:val="0014240A"/>
    <w:rsid w:val="0014264B"/>
    <w:rsid w:val="001426C1"/>
    <w:rsid w:val="001429DD"/>
    <w:rsid w:val="00142A70"/>
    <w:rsid w:val="00142AE9"/>
    <w:rsid w:val="00142AEA"/>
    <w:rsid w:val="00142BAE"/>
    <w:rsid w:val="00142DC8"/>
    <w:rsid w:val="00142DCB"/>
    <w:rsid w:val="001435B3"/>
    <w:rsid w:val="001435DA"/>
    <w:rsid w:val="001436F5"/>
    <w:rsid w:val="0014391E"/>
    <w:rsid w:val="00143A23"/>
    <w:rsid w:val="00143F81"/>
    <w:rsid w:val="00143F92"/>
    <w:rsid w:val="00143FF1"/>
    <w:rsid w:val="0014438C"/>
    <w:rsid w:val="00144493"/>
    <w:rsid w:val="001444DB"/>
    <w:rsid w:val="00144549"/>
    <w:rsid w:val="0014464D"/>
    <w:rsid w:val="001446D5"/>
    <w:rsid w:val="0014482E"/>
    <w:rsid w:val="00144927"/>
    <w:rsid w:val="00144A00"/>
    <w:rsid w:val="00144A8A"/>
    <w:rsid w:val="00144C45"/>
    <w:rsid w:val="00144C85"/>
    <w:rsid w:val="00144C87"/>
    <w:rsid w:val="00144D56"/>
    <w:rsid w:val="00144E55"/>
    <w:rsid w:val="00144E61"/>
    <w:rsid w:val="00144FB5"/>
    <w:rsid w:val="0014546F"/>
    <w:rsid w:val="001456F9"/>
    <w:rsid w:val="00145735"/>
    <w:rsid w:val="0014581A"/>
    <w:rsid w:val="00145B1C"/>
    <w:rsid w:val="00145D6C"/>
    <w:rsid w:val="00145E31"/>
    <w:rsid w:val="00145F0D"/>
    <w:rsid w:val="00145F71"/>
    <w:rsid w:val="00145F90"/>
    <w:rsid w:val="00146023"/>
    <w:rsid w:val="00146180"/>
    <w:rsid w:val="001461A6"/>
    <w:rsid w:val="001464FA"/>
    <w:rsid w:val="00146625"/>
    <w:rsid w:val="00146626"/>
    <w:rsid w:val="00146629"/>
    <w:rsid w:val="001466D3"/>
    <w:rsid w:val="00146905"/>
    <w:rsid w:val="00146977"/>
    <w:rsid w:val="0014698E"/>
    <w:rsid w:val="001469FD"/>
    <w:rsid w:val="00146DA4"/>
    <w:rsid w:val="00146DB8"/>
    <w:rsid w:val="00146F05"/>
    <w:rsid w:val="00147173"/>
    <w:rsid w:val="00147361"/>
    <w:rsid w:val="00147378"/>
    <w:rsid w:val="00147575"/>
    <w:rsid w:val="0014761D"/>
    <w:rsid w:val="0014770C"/>
    <w:rsid w:val="001478D9"/>
    <w:rsid w:val="00147B0F"/>
    <w:rsid w:val="00147E13"/>
    <w:rsid w:val="00147F08"/>
    <w:rsid w:val="00147FC5"/>
    <w:rsid w:val="00150188"/>
    <w:rsid w:val="001501A1"/>
    <w:rsid w:val="001507B4"/>
    <w:rsid w:val="001507CE"/>
    <w:rsid w:val="001507D6"/>
    <w:rsid w:val="00150919"/>
    <w:rsid w:val="00150B49"/>
    <w:rsid w:val="00150BC9"/>
    <w:rsid w:val="00150C62"/>
    <w:rsid w:val="00150CCE"/>
    <w:rsid w:val="00150FB3"/>
    <w:rsid w:val="001512EA"/>
    <w:rsid w:val="0015146B"/>
    <w:rsid w:val="001514EC"/>
    <w:rsid w:val="0015189B"/>
    <w:rsid w:val="00151950"/>
    <w:rsid w:val="00151D49"/>
    <w:rsid w:val="00151F0D"/>
    <w:rsid w:val="00151F5B"/>
    <w:rsid w:val="00152024"/>
    <w:rsid w:val="00152181"/>
    <w:rsid w:val="001524DC"/>
    <w:rsid w:val="001524EC"/>
    <w:rsid w:val="00152522"/>
    <w:rsid w:val="00152545"/>
    <w:rsid w:val="0015255C"/>
    <w:rsid w:val="00152567"/>
    <w:rsid w:val="00152722"/>
    <w:rsid w:val="0015282B"/>
    <w:rsid w:val="00152985"/>
    <w:rsid w:val="001529AB"/>
    <w:rsid w:val="00152A46"/>
    <w:rsid w:val="00152A5F"/>
    <w:rsid w:val="00152B17"/>
    <w:rsid w:val="0015301E"/>
    <w:rsid w:val="0015311A"/>
    <w:rsid w:val="0015311E"/>
    <w:rsid w:val="001532BB"/>
    <w:rsid w:val="001534C4"/>
    <w:rsid w:val="001536EA"/>
    <w:rsid w:val="001537E5"/>
    <w:rsid w:val="001537F6"/>
    <w:rsid w:val="001539DB"/>
    <w:rsid w:val="00153BB8"/>
    <w:rsid w:val="00153F95"/>
    <w:rsid w:val="001541A1"/>
    <w:rsid w:val="001541DC"/>
    <w:rsid w:val="0015435E"/>
    <w:rsid w:val="001543F4"/>
    <w:rsid w:val="00154724"/>
    <w:rsid w:val="001547A6"/>
    <w:rsid w:val="0015480A"/>
    <w:rsid w:val="00154960"/>
    <w:rsid w:val="00154A06"/>
    <w:rsid w:val="00154A42"/>
    <w:rsid w:val="00154A98"/>
    <w:rsid w:val="00154B15"/>
    <w:rsid w:val="00154BE9"/>
    <w:rsid w:val="00154BF9"/>
    <w:rsid w:val="00154E27"/>
    <w:rsid w:val="00154FF0"/>
    <w:rsid w:val="00154FF8"/>
    <w:rsid w:val="0015532B"/>
    <w:rsid w:val="0015532E"/>
    <w:rsid w:val="00155570"/>
    <w:rsid w:val="00155619"/>
    <w:rsid w:val="0015573D"/>
    <w:rsid w:val="0015585C"/>
    <w:rsid w:val="00155991"/>
    <w:rsid w:val="00155CDF"/>
    <w:rsid w:val="00155E26"/>
    <w:rsid w:val="001560B6"/>
    <w:rsid w:val="0015618C"/>
    <w:rsid w:val="001563DE"/>
    <w:rsid w:val="001564E0"/>
    <w:rsid w:val="00156710"/>
    <w:rsid w:val="0015679B"/>
    <w:rsid w:val="0015691E"/>
    <w:rsid w:val="00156DC6"/>
    <w:rsid w:val="001571B0"/>
    <w:rsid w:val="0015726D"/>
    <w:rsid w:val="00157294"/>
    <w:rsid w:val="001573A1"/>
    <w:rsid w:val="001576D1"/>
    <w:rsid w:val="00157815"/>
    <w:rsid w:val="0015785C"/>
    <w:rsid w:val="001579B2"/>
    <w:rsid w:val="00157A87"/>
    <w:rsid w:val="00157DB1"/>
    <w:rsid w:val="00157E5B"/>
    <w:rsid w:val="00157EE4"/>
    <w:rsid w:val="00157F65"/>
    <w:rsid w:val="00157F9F"/>
    <w:rsid w:val="00157FC2"/>
    <w:rsid w:val="00160003"/>
    <w:rsid w:val="00160164"/>
    <w:rsid w:val="0016023B"/>
    <w:rsid w:val="00160331"/>
    <w:rsid w:val="00160485"/>
    <w:rsid w:val="001604F1"/>
    <w:rsid w:val="0016051B"/>
    <w:rsid w:val="00160633"/>
    <w:rsid w:val="0016065C"/>
    <w:rsid w:val="00160661"/>
    <w:rsid w:val="0016070A"/>
    <w:rsid w:val="00160AF1"/>
    <w:rsid w:val="00160BB5"/>
    <w:rsid w:val="00160C5A"/>
    <w:rsid w:val="00160CC2"/>
    <w:rsid w:val="00160DB5"/>
    <w:rsid w:val="00160E4D"/>
    <w:rsid w:val="00160F95"/>
    <w:rsid w:val="0016105C"/>
    <w:rsid w:val="0016112C"/>
    <w:rsid w:val="00161211"/>
    <w:rsid w:val="00161516"/>
    <w:rsid w:val="00161618"/>
    <w:rsid w:val="001616A9"/>
    <w:rsid w:val="00161A66"/>
    <w:rsid w:val="00161B15"/>
    <w:rsid w:val="00161B4A"/>
    <w:rsid w:val="00161DAC"/>
    <w:rsid w:val="00161E27"/>
    <w:rsid w:val="00161E57"/>
    <w:rsid w:val="00161EDA"/>
    <w:rsid w:val="00161EF9"/>
    <w:rsid w:val="001620E3"/>
    <w:rsid w:val="001620F3"/>
    <w:rsid w:val="001620F5"/>
    <w:rsid w:val="0016229B"/>
    <w:rsid w:val="0016230C"/>
    <w:rsid w:val="00162496"/>
    <w:rsid w:val="00162852"/>
    <w:rsid w:val="00162C02"/>
    <w:rsid w:val="00162CC9"/>
    <w:rsid w:val="00162E37"/>
    <w:rsid w:val="0016305B"/>
    <w:rsid w:val="0016306D"/>
    <w:rsid w:val="00163138"/>
    <w:rsid w:val="00163400"/>
    <w:rsid w:val="00163536"/>
    <w:rsid w:val="001636D4"/>
    <w:rsid w:val="001637B9"/>
    <w:rsid w:val="00163C59"/>
    <w:rsid w:val="00163C77"/>
    <w:rsid w:val="00163F17"/>
    <w:rsid w:val="00163F50"/>
    <w:rsid w:val="00164021"/>
    <w:rsid w:val="00164096"/>
    <w:rsid w:val="0016412A"/>
    <w:rsid w:val="00164165"/>
    <w:rsid w:val="00164433"/>
    <w:rsid w:val="001644B2"/>
    <w:rsid w:val="00164546"/>
    <w:rsid w:val="0016480A"/>
    <w:rsid w:val="00164952"/>
    <w:rsid w:val="001649E6"/>
    <w:rsid w:val="00164ABA"/>
    <w:rsid w:val="00164B11"/>
    <w:rsid w:val="00164BE4"/>
    <w:rsid w:val="00164C95"/>
    <w:rsid w:val="00164E88"/>
    <w:rsid w:val="0016510C"/>
    <w:rsid w:val="00165151"/>
    <w:rsid w:val="00165698"/>
    <w:rsid w:val="0016590C"/>
    <w:rsid w:val="00165A11"/>
    <w:rsid w:val="00165BF1"/>
    <w:rsid w:val="00165BFC"/>
    <w:rsid w:val="00165C6B"/>
    <w:rsid w:val="00165D4F"/>
    <w:rsid w:val="00165DB2"/>
    <w:rsid w:val="00166189"/>
    <w:rsid w:val="0016619A"/>
    <w:rsid w:val="001661BC"/>
    <w:rsid w:val="0016650C"/>
    <w:rsid w:val="0016688E"/>
    <w:rsid w:val="001668A4"/>
    <w:rsid w:val="001668CF"/>
    <w:rsid w:val="00166935"/>
    <w:rsid w:val="001669B5"/>
    <w:rsid w:val="00166A16"/>
    <w:rsid w:val="00166B56"/>
    <w:rsid w:val="00166BF9"/>
    <w:rsid w:val="00166C77"/>
    <w:rsid w:val="00166DA2"/>
    <w:rsid w:val="00166DF4"/>
    <w:rsid w:val="00166E1E"/>
    <w:rsid w:val="00166F37"/>
    <w:rsid w:val="00166F5B"/>
    <w:rsid w:val="00166F9C"/>
    <w:rsid w:val="001671E1"/>
    <w:rsid w:val="00167224"/>
    <w:rsid w:val="001672CC"/>
    <w:rsid w:val="001673AB"/>
    <w:rsid w:val="00167636"/>
    <w:rsid w:val="00167846"/>
    <w:rsid w:val="0016790A"/>
    <w:rsid w:val="00167986"/>
    <w:rsid w:val="00167A6E"/>
    <w:rsid w:val="00167ADF"/>
    <w:rsid w:val="00167BBA"/>
    <w:rsid w:val="00167FC5"/>
    <w:rsid w:val="001700B0"/>
    <w:rsid w:val="00170135"/>
    <w:rsid w:val="00170152"/>
    <w:rsid w:val="00170289"/>
    <w:rsid w:val="001705EC"/>
    <w:rsid w:val="00170662"/>
    <w:rsid w:val="001706C4"/>
    <w:rsid w:val="00170719"/>
    <w:rsid w:val="001707E1"/>
    <w:rsid w:val="00170853"/>
    <w:rsid w:val="00170D4A"/>
    <w:rsid w:val="00171B91"/>
    <w:rsid w:val="00171C53"/>
    <w:rsid w:val="00171E85"/>
    <w:rsid w:val="00171EA0"/>
    <w:rsid w:val="0017217B"/>
    <w:rsid w:val="00172386"/>
    <w:rsid w:val="00172402"/>
    <w:rsid w:val="00172501"/>
    <w:rsid w:val="00172615"/>
    <w:rsid w:val="00172691"/>
    <w:rsid w:val="001728D2"/>
    <w:rsid w:val="00172A0D"/>
    <w:rsid w:val="00172A5F"/>
    <w:rsid w:val="00172A81"/>
    <w:rsid w:val="00172B0D"/>
    <w:rsid w:val="00172CB6"/>
    <w:rsid w:val="00172E61"/>
    <w:rsid w:val="00172F9C"/>
    <w:rsid w:val="00173184"/>
    <w:rsid w:val="00173290"/>
    <w:rsid w:val="001732BF"/>
    <w:rsid w:val="001733D5"/>
    <w:rsid w:val="00173A06"/>
    <w:rsid w:val="00173C7C"/>
    <w:rsid w:val="00173CE4"/>
    <w:rsid w:val="00173F6D"/>
    <w:rsid w:val="0017400B"/>
    <w:rsid w:val="00174033"/>
    <w:rsid w:val="00174065"/>
    <w:rsid w:val="001740F4"/>
    <w:rsid w:val="001741F8"/>
    <w:rsid w:val="0017434B"/>
    <w:rsid w:val="001746CD"/>
    <w:rsid w:val="001747F3"/>
    <w:rsid w:val="00174AAE"/>
    <w:rsid w:val="00174AB2"/>
    <w:rsid w:val="00174C03"/>
    <w:rsid w:val="00174F67"/>
    <w:rsid w:val="00175280"/>
    <w:rsid w:val="0017577E"/>
    <w:rsid w:val="001758D9"/>
    <w:rsid w:val="00175BEA"/>
    <w:rsid w:val="00175C70"/>
    <w:rsid w:val="00175DC8"/>
    <w:rsid w:val="00175FE9"/>
    <w:rsid w:val="001761EE"/>
    <w:rsid w:val="001763A0"/>
    <w:rsid w:val="00176443"/>
    <w:rsid w:val="00176458"/>
    <w:rsid w:val="00176596"/>
    <w:rsid w:val="001766F7"/>
    <w:rsid w:val="00176A61"/>
    <w:rsid w:val="00176E90"/>
    <w:rsid w:val="001770A2"/>
    <w:rsid w:val="00177230"/>
    <w:rsid w:val="001774DE"/>
    <w:rsid w:val="00177579"/>
    <w:rsid w:val="001778AD"/>
    <w:rsid w:val="00177B61"/>
    <w:rsid w:val="00177D5C"/>
    <w:rsid w:val="0018009B"/>
    <w:rsid w:val="00180426"/>
    <w:rsid w:val="00180448"/>
    <w:rsid w:val="0018060C"/>
    <w:rsid w:val="00180629"/>
    <w:rsid w:val="00180691"/>
    <w:rsid w:val="00181195"/>
    <w:rsid w:val="001812C0"/>
    <w:rsid w:val="0018131B"/>
    <w:rsid w:val="00181406"/>
    <w:rsid w:val="00181601"/>
    <w:rsid w:val="00181652"/>
    <w:rsid w:val="0018178D"/>
    <w:rsid w:val="001818DF"/>
    <w:rsid w:val="001819A6"/>
    <w:rsid w:val="00181C7E"/>
    <w:rsid w:val="00181CAC"/>
    <w:rsid w:val="00181E0E"/>
    <w:rsid w:val="00181E59"/>
    <w:rsid w:val="00181F39"/>
    <w:rsid w:val="0018218C"/>
    <w:rsid w:val="001821DC"/>
    <w:rsid w:val="001823A0"/>
    <w:rsid w:val="00182409"/>
    <w:rsid w:val="00182592"/>
    <w:rsid w:val="001829EA"/>
    <w:rsid w:val="00182B68"/>
    <w:rsid w:val="00182B82"/>
    <w:rsid w:val="00182C03"/>
    <w:rsid w:val="00183656"/>
    <w:rsid w:val="00183CEE"/>
    <w:rsid w:val="00183DFC"/>
    <w:rsid w:val="00184048"/>
    <w:rsid w:val="00184102"/>
    <w:rsid w:val="00184195"/>
    <w:rsid w:val="00184361"/>
    <w:rsid w:val="001843AD"/>
    <w:rsid w:val="0018449E"/>
    <w:rsid w:val="00184601"/>
    <w:rsid w:val="00184733"/>
    <w:rsid w:val="001847EB"/>
    <w:rsid w:val="00184883"/>
    <w:rsid w:val="00184891"/>
    <w:rsid w:val="001848D5"/>
    <w:rsid w:val="00184A97"/>
    <w:rsid w:val="00184B4F"/>
    <w:rsid w:val="00185059"/>
    <w:rsid w:val="0018507B"/>
    <w:rsid w:val="00185110"/>
    <w:rsid w:val="001853CC"/>
    <w:rsid w:val="0018541D"/>
    <w:rsid w:val="001854D9"/>
    <w:rsid w:val="0018552C"/>
    <w:rsid w:val="00185589"/>
    <w:rsid w:val="00185598"/>
    <w:rsid w:val="0018569D"/>
    <w:rsid w:val="00185979"/>
    <w:rsid w:val="00185A08"/>
    <w:rsid w:val="00185AE9"/>
    <w:rsid w:val="00185C82"/>
    <w:rsid w:val="00185D32"/>
    <w:rsid w:val="00185F76"/>
    <w:rsid w:val="00186162"/>
    <w:rsid w:val="0018628E"/>
    <w:rsid w:val="00186435"/>
    <w:rsid w:val="00186582"/>
    <w:rsid w:val="00186888"/>
    <w:rsid w:val="00186C8A"/>
    <w:rsid w:val="00186CCC"/>
    <w:rsid w:val="00186DE3"/>
    <w:rsid w:val="00186E24"/>
    <w:rsid w:val="00186E50"/>
    <w:rsid w:val="00186FC1"/>
    <w:rsid w:val="00187018"/>
    <w:rsid w:val="001870E9"/>
    <w:rsid w:val="001870FF"/>
    <w:rsid w:val="00187374"/>
    <w:rsid w:val="001877D2"/>
    <w:rsid w:val="001878ED"/>
    <w:rsid w:val="00187BB5"/>
    <w:rsid w:val="00187F77"/>
    <w:rsid w:val="001900E2"/>
    <w:rsid w:val="00190421"/>
    <w:rsid w:val="001907D2"/>
    <w:rsid w:val="0019096A"/>
    <w:rsid w:val="00190A1A"/>
    <w:rsid w:val="00190B2E"/>
    <w:rsid w:val="00190CFD"/>
    <w:rsid w:val="00190F66"/>
    <w:rsid w:val="00190F7B"/>
    <w:rsid w:val="001910E9"/>
    <w:rsid w:val="0019115C"/>
    <w:rsid w:val="001916C8"/>
    <w:rsid w:val="00191B6A"/>
    <w:rsid w:val="00191BAB"/>
    <w:rsid w:val="00191CE6"/>
    <w:rsid w:val="00191D9F"/>
    <w:rsid w:val="00191E35"/>
    <w:rsid w:val="00191E77"/>
    <w:rsid w:val="001921A7"/>
    <w:rsid w:val="0019221F"/>
    <w:rsid w:val="001922B1"/>
    <w:rsid w:val="00192324"/>
    <w:rsid w:val="00192750"/>
    <w:rsid w:val="00192797"/>
    <w:rsid w:val="00192A13"/>
    <w:rsid w:val="00192ABD"/>
    <w:rsid w:val="00192B08"/>
    <w:rsid w:val="00192B0F"/>
    <w:rsid w:val="00192B77"/>
    <w:rsid w:val="00192CD7"/>
    <w:rsid w:val="00192CD9"/>
    <w:rsid w:val="00193002"/>
    <w:rsid w:val="00193062"/>
    <w:rsid w:val="001933B8"/>
    <w:rsid w:val="001934DF"/>
    <w:rsid w:val="0019363F"/>
    <w:rsid w:val="00193781"/>
    <w:rsid w:val="001937E7"/>
    <w:rsid w:val="00193883"/>
    <w:rsid w:val="001938DC"/>
    <w:rsid w:val="00193BB9"/>
    <w:rsid w:val="00193C5D"/>
    <w:rsid w:val="00193D67"/>
    <w:rsid w:val="001941B0"/>
    <w:rsid w:val="001944D9"/>
    <w:rsid w:val="001946AC"/>
    <w:rsid w:val="00194763"/>
    <w:rsid w:val="00194793"/>
    <w:rsid w:val="001948B3"/>
    <w:rsid w:val="0019495D"/>
    <w:rsid w:val="00194A00"/>
    <w:rsid w:val="00194FBD"/>
    <w:rsid w:val="0019512B"/>
    <w:rsid w:val="00195319"/>
    <w:rsid w:val="001953DC"/>
    <w:rsid w:val="00195536"/>
    <w:rsid w:val="001955DD"/>
    <w:rsid w:val="001957F6"/>
    <w:rsid w:val="00195CE8"/>
    <w:rsid w:val="00195D8C"/>
    <w:rsid w:val="00196094"/>
    <w:rsid w:val="001963D8"/>
    <w:rsid w:val="001967A7"/>
    <w:rsid w:val="00196933"/>
    <w:rsid w:val="00196A1F"/>
    <w:rsid w:val="00196AAD"/>
    <w:rsid w:val="00196AC4"/>
    <w:rsid w:val="00196ACF"/>
    <w:rsid w:val="00196AE5"/>
    <w:rsid w:val="00196BF7"/>
    <w:rsid w:val="00196C8B"/>
    <w:rsid w:val="00196FAB"/>
    <w:rsid w:val="001970C5"/>
    <w:rsid w:val="001970F1"/>
    <w:rsid w:val="00197200"/>
    <w:rsid w:val="0019723F"/>
    <w:rsid w:val="0019731F"/>
    <w:rsid w:val="001974C5"/>
    <w:rsid w:val="001977A5"/>
    <w:rsid w:val="001978D8"/>
    <w:rsid w:val="00197987"/>
    <w:rsid w:val="00197A44"/>
    <w:rsid w:val="00197B7D"/>
    <w:rsid w:val="00197E37"/>
    <w:rsid w:val="00197EC5"/>
    <w:rsid w:val="00197FE3"/>
    <w:rsid w:val="001A0095"/>
    <w:rsid w:val="001A0265"/>
    <w:rsid w:val="001A0353"/>
    <w:rsid w:val="001A03A6"/>
    <w:rsid w:val="001A03F3"/>
    <w:rsid w:val="001A0543"/>
    <w:rsid w:val="001A0668"/>
    <w:rsid w:val="001A086C"/>
    <w:rsid w:val="001A08B7"/>
    <w:rsid w:val="001A0C88"/>
    <w:rsid w:val="001A0CC8"/>
    <w:rsid w:val="001A0DBA"/>
    <w:rsid w:val="001A113F"/>
    <w:rsid w:val="001A11A7"/>
    <w:rsid w:val="001A11B1"/>
    <w:rsid w:val="001A1217"/>
    <w:rsid w:val="001A13D8"/>
    <w:rsid w:val="001A13F7"/>
    <w:rsid w:val="001A1488"/>
    <w:rsid w:val="001A1623"/>
    <w:rsid w:val="001A1696"/>
    <w:rsid w:val="001A16FC"/>
    <w:rsid w:val="001A174E"/>
    <w:rsid w:val="001A1819"/>
    <w:rsid w:val="001A1880"/>
    <w:rsid w:val="001A1972"/>
    <w:rsid w:val="001A1C95"/>
    <w:rsid w:val="001A1D5A"/>
    <w:rsid w:val="001A1E29"/>
    <w:rsid w:val="001A1E95"/>
    <w:rsid w:val="001A1ECA"/>
    <w:rsid w:val="001A1F00"/>
    <w:rsid w:val="001A1F9A"/>
    <w:rsid w:val="001A2159"/>
    <w:rsid w:val="001A22D9"/>
    <w:rsid w:val="001A23AE"/>
    <w:rsid w:val="001A2610"/>
    <w:rsid w:val="001A2748"/>
    <w:rsid w:val="001A2902"/>
    <w:rsid w:val="001A2982"/>
    <w:rsid w:val="001A2A14"/>
    <w:rsid w:val="001A2AEF"/>
    <w:rsid w:val="001A2FB4"/>
    <w:rsid w:val="001A3062"/>
    <w:rsid w:val="001A314C"/>
    <w:rsid w:val="001A33CA"/>
    <w:rsid w:val="001A3542"/>
    <w:rsid w:val="001A3862"/>
    <w:rsid w:val="001A3CA6"/>
    <w:rsid w:val="001A3E56"/>
    <w:rsid w:val="001A3FD0"/>
    <w:rsid w:val="001A42FF"/>
    <w:rsid w:val="001A4464"/>
    <w:rsid w:val="001A4583"/>
    <w:rsid w:val="001A4595"/>
    <w:rsid w:val="001A45EF"/>
    <w:rsid w:val="001A470D"/>
    <w:rsid w:val="001A489C"/>
    <w:rsid w:val="001A4A5E"/>
    <w:rsid w:val="001A4B91"/>
    <w:rsid w:val="001A4B9C"/>
    <w:rsid w:val="001A4BBF"/>
    <w:rsid w:val="001A4D26"/>
    <w:rsid w:val="001A4FA2"/>
    <w:rsid w:val="001A5034"/>
    <w:rsid w:val="001A504B"/>
    <w:rsid w:val="001A50A8"/>
    <w:rsid w:val="001A512C"/>
    <w:rsid w:val="001A5148"/>
    <w:rsid w:val="001A5149"/>
    <w:rsid w:val="001A5258"/>
    <w:rsid w:val="001A52FB"/>
    <w:rsid w:val="001A545D"/>
    <w:rsid w:val="001A545F"/>
    <w:rsid w:val="001A5474"/>
    <w:rsid w:val="001A55A5"/>
    <w:rsid w:val="001A55B4"/>
    <w:rsid w:val="001A5C89"/>
    <w:rsid w:val="001A5D19"/>
    <w:rsid w:val="001A5D32"/>
    <w:rsid w:val="001A5F09"/>
    <w:rsid w:val="001A5FB5"/>
    <w:rsid w:val="001A613D"/>
    <w:rsid w:val="001A6565"/>
    <w:rsid w:val="001A65E9"/>
    <w:rsid w:val="001A6A31"/>
    <w:rsid w:val="001A6D87"/>
    <w:rsid w:val="001A6DA5"/>
    <w:rsid w:val="001A6F6D"/>
    <w:rsid w:val="001A6FBD"/>
    <w:rsid w:val="001A6FF4"/>
    <w:rsid w:val="001A7302"/>
    <w:rsid w:val="001A74CC"/>
    <w:rsid w:val="001A75A1"/>
    <w:rsid w:val="001A7782"/>
    <w:rsid w:val="001A77E7"/>
    <w:rsid w:val="001A78C3"/>
    <w:rsid w:val="001A7A9C"/>
    <w:rsid w:val="001A7AA0"/>
    <w:rsid w:val="001A7D2F"/>
    <w:rsid w:val="001A7D7D"/>
    <w:rsid w:val="001A7DAB"/>
    <w:rsid w:val="001A7DED"/>
    <w:rsid w:val="001A7EA9"/>
    <w:rsid w:val="001B014D"/>
    <w:rsid w:val="001B018D"/>
    <w:rsid w:val="001B02FB"/>
    <w:rsid w:val="001B0969"/>
    <w:rsid w:val="001B09B5"/>
    <w:rsid w:val="001B0A3C"/>
    <w:rsid w:val="001B0D88"/>
    <w:rsid w:val="001B0EAA"/>
    <w:rsid w:val="001B0F20"/>
    <w:rsid w:val="001B0FD6"/>
    <w:rsid w:val="001B11FF"/>
    <w:rsid w:val="001B123A"/>
    <w:rsid w:val="001B128A"/>
    <w:rsid w:val="001B13D7"/>
    <w:rsid w:val="001B140D"/>
    <w:rsid w:val="001B14E8"/>
    <w:rsid w:val="001B18FA"/>
    <w:rsid w:val="001B1C29"/>
    <w:rsid w:val="001B1C7E"/>
    <w:rsid w:val="001B1E53"/>
    <w:rsid w:val="001B1E78"/>
    <w:rsid w:val="001B1EE5"/>
    <w:rsid w:val="001B203B"/>
    <w:rsid w:val="001B2511"/>
    <w:rsid w:val="001B253C"/>
    <w:rsid w:val="001B26D2"/>
    <w:rsid w:val="001B2701"/>
    <w:rsid w:val="001B2A7B"/>
    <w:rsid w:val="001B2B54"/>
    <w:rsid w:val="001B2CA3"/>
    <w:rsid w:val="001B2CC0"/>
    <w:rsid w:val="001B2DC2"/>
    <w:rsid w:val="001B2F07"/>
    <w:rsid w:val="001B2F8B"/>
    <w:rsid w:val="001B335E"/>
    <w:rsid w:val="001B34AC"/>
    <w:rsid w:val="001B35CB"/>
    <w:rsid w:val="001B3615"/>
    <w:rsid w:val="001B39E6"/>
    <w:rsid w:val="001B3A2E"/>
    <w:rsid w:val="001B3CDD"/>
    <w:rsid w:val="001B3E75"/>
    <w:rsid w:val="001B4002"/>
    <w:rsid w:val="001B4044"/>
    <w:rsid w:val="001B40D8"/>
    <w:rsid w:val="001B41BD"/>
    <w:rsid w:val="001B4205"/>
    <w:rsid w:val="001B4315"/>
    <w:rsid w:val="001B4485"/>
    <w:rsid w:val="001B44B2"/>
    <w:rsid w:val="001B490F"/>
    <w:rsid w:val="001B4911"/>
    <w:rsid w:val="001B49CD"/>
    <w:rsid w:val="001B4A82"/>
    <w:rsid w:val="001B4B28"/>
    <w:rsid w:val="001B4CA7"/>
    <w:rsid w:val="001B4D4E"/>
    <w:rsid w:val="001B4D72"/>
    <w:rsid w:val="001B4DB4"/>
    <w:rsid w:val="001B4E60"/>
    <w:rsid w:val="001B5124"/>
    <w:rsid w:val="001B5159"/>
    <w:rsid w:val="001B536B"/>
    <w:rsid w:val="001B5379"/>
    <w:rsid w:val="001B539B"/>
    <w:rsid w:val="001B549B"/>
    <w:rsid w:val="001B561C"/>
    <w:rsid w:val="001B5756"/>
    <w:rsid w:val="001B5DDB"/>
    <w:rsid w:val="001B5E53"/>
    <w:rsid w:val="001B61D4"/>
    <w:rsid w:val="001B648E"/>
    <w:rsid w:val="001B6550"/>
    <w:rsid w:val="001B6565"/>
    <w:rsid w:val="001B6620"/>
    <w:rsid w:val="001B6723"/>
    <w:rsid w:val="001B6785"/>
    <w:rsid w:val="001B6A07"/>
    <w:rsid w:val="001B6AD5"/>
    <w:rsid w:val="001B6B28"/>
    <w:rsid w:val="001B6CDA"/>
    <w:rsid w:val="001B6FA1"/>
    <w:rsid w:val="001B6FF7"/>
    <w:rsid w:val="001B7133"/>
    <w:rsid w:val="001B740C"/>
    <w:rsid w:val="001B7573"/>
    <w:rsid w:val="001B75CB"/>
    <w:rsid w:val="001B7697"/>
    <w:rsid w:val="001B78B1"/>
    <w:rsid w:val="001B791C"/>
    <w:rsid w:val="001B7964"/>
    <w:rsid w:val="001B7B95"/>
    <w:rsid w:val="001B7BB6"/>
    <w:rsid w:val="001B7E5C"/>
    <w:rsid w:val="001C006B"/>
    <w:rsid w:val="001C0118"/>
    <w:rsid w:val="001C0123"/>
    <w:rsid w:val="001C044A"/>
    <w:rsid w:val="001C0686"/>
    <w:rsid w:val="001C0CF1"/>
    <w:rsid w:val="001C10F9"/>
    <w:rsid w:val="001C1148"/>
    <w:rsid w:val="001C1195"/>
    <w:rsid w:val="001C127F"/>
    <w:rsid w:val="001C148C"/>
    <w:rsid w:val="001C14A5"/>
    <w:rsid w:val="001C1794"/>
    <w:rsid w:val="001C17E3"/>
    <w:rsid w:val="001C1946"/>
    <w:rsid w:val="001C1B61"/>
    <w:rsid w:val="001C1C22"/>
    <w:rsid w:val="001C1F94"/>
    <w:rsid w:val="001C224A"/>
    <w:rsid w:val="001C237A"/>
    <w:rsid w:val="001C23CC"/>
    <w:rsid w:val="001C27A2"/>
    <w:rsid w:val="001C2869"/>
    <w:rsid w:val="001C29E4"/>
    <w:rsid w:val="001C29EA"/>
    <w:rsid w:val="001C2A6B"/>
    <w:rsid w:val="001C2AEB"/>
    <w:rsid w:val="001C2BF4"/>
    <w:rsid w:val="001C2E3C"/>
    <w:rsid w:val="001C2EC8"/>
    <w:rsid w:val="001C2F58"/>
    <w:rsid w:val="001C3022"/>
    <w:rsid w:val="001C3091"/>
    <w:rsid w:val="001C3210"/>
    <w:rsid w:val="001C3659"/>
    <w:rsid w:val="001C3731"/>
    <w:rsid w:val="001C38B4"/>
    <w:rsid w:val="001C39F6"/>
    <w:rsid w:val="001C3A2B"/>
    <w:rsid w:val="001C3BDD"/>
    <w:rsid w:val="001C3BE5"/>
    <w:rsid w:val="001C3C0F"/>
    <w:rsid w:val="001C3DFD"/>
    <w:rsid w:val="001C3FE6"/>
    <w:rsid w:val="001C4489"/>
    <w:rsid w:val="001C4698"/>
    <w:rsid w:val="001C48A1"/>
    <w:rsid w:val="001C48FA"/>
    <w:rsid w:val="001C496A"/>
    <w:rsid w:val="001C49A7"/>
    <w:rsid w:val="001C49FB"/>
    <w:rsid w:val="001C4B0E"/>
    <w:rsid w:val="001C4BE5"/>
    <w:rsid w:val="001C4EA7"/>
    <w:rsid w:val="001C50AE"/>
    <w:rsid w:val="001C50D3"/>
    <w:rsid w:val="001C50F4"/>
    <w:rsid w:val="001C5106"/>
    <w:rsid w:val="001C5140"/>
    <w:rsid w:val="001C5153"/>
    <w:rsid w:val="001C51B7"/>
    <w:rsid w:val="001C523A"/>
    <w:rsid w:val="001C52BA"/>
    <w:rsid w:val="001C52D4"/>
    <w:rsid w:val="001C53E5"/>
    <w:rsid w:val="001C53F0"/>
    <w:rsid w:val="001C548E"/>
    <w:rsid w:val="001C549A"/>
    <w:rsid w:val="001C553A"/>
    <w:rsid w:val="001C55E2"/>
    <w:rsid w:val="001C57BE"/>
    <w:rsid w:val="001C57D8"/>
    <w:rsid w:val="001C589E"/>
    <w:rsid w:val="001C5921"/>
    <w:rsid w:val="001C5936"/>
    <w:rsid w:val="001C59ED"/>
    <w:rsid w:val="001C5ABF"/>
    <w:rsid w:val="001C5D40"/>
    <w:rsid w:val="001C5E00"/>
    <w:rsid w:val="001C60FE"/>
    <w:rsid w:val="001C61F1"/>
    <w:rsid w:val="001C6243"/>
    <w:rsid w:val="001C6349"/>
    <w:rsid w:val="001C69F1"/>
    <w:rsid w:val="001C6ABF"/>
    <w:rsid w:val="001C6C98"/>
    <w:rsid w:val="001C6D38"/>
    <w:rsid w:val="001C6E84"/>
    <w:rsid w:val="001C72E5"/>
    <w:rsid w:val="001C7475"/>
    <w:rsid w:val="001C74B0"/>
    <w:rsid w:val="001C7582"/>
    <w:rsid w:val="001C75AA"/>
    <w:rsid w:val="001C78DD"/>
    <w:rsid w:val="001C7A11"/>
    <w:rsid w:val="001C7A4E"/>
    <w:rsid w:val="001C7AAD"/>
    <w:rsid w:val="001C7AC1"/>
    <w:rsid w:val="001C7BE2"/>
    <w:rsid w:val="001C7D8D"/>
    <w:rsid w:val="001D046C"/>
    <w:rsid w:val="001D0482"/>
    <w:rsid w:val="001D0636"/>
    <w:rsid w:val="001D071B"/>
    <w:rsid w:val="001D07C2"/>
    <w:rsid w:val="001D08B7"/>
    <w:rsid w:val="001D0A20"/>
    <w:rsid w:val="001D0B83"/>
    <w:rsid w:val="001D0C0E"/>
    <w:rsid w:val="001D0C9C"/>
    <w:rsid w:val="001D0E63"/>
    <w:rsid w:val="001D10E1"/>
    <w:rsid w:val="001D1158"/>
    <w:rsid w:val="001D117D"/>
    <w:rsid w:val="001D11A2"/>
    <w:rsid w:val="001D13D0"/>
    <w:rsid w:val="001D14A7"/>
    <w:rsid w:val="001D1505"/>
    <w:rsid w:val="001D1727"/>
    <w:rsid w:val="001D17B8"/>
    <w:rsid w:val="001D1CE3"/>
    <w:rsid w:val="001D1F8C"/>
    <w:rsid w:val="001D1FE6"/>
    <w:rsid w:val="001D20E0"/>
    <w:rsid w:val="001D226C"/>
    <w:rsid w:val="001D2491"/>
    <w:rsid w:val="001D24E3"/>
    <w:rsid w:val="001D25E5"/>
    <w:rsid w:val="001D25EF"/>
    <w:rsid w:val="001D262B"/>
    <w:rsid w:val="001D26C2"/>
    <w:rsid w:val="001D26CC"/>
    <w:rsid w:val="001D2789"/>
    <w:rsid w:val="001D288D"/>
    <w:rsid w:val="001D293C"/>
    <w:rsid w:val="001D29A7"/>
    <w:rsid w:val="001D2A32"/>
    <w:rsid w:val="001D2ABF"/>
    <w:rsid w:val="001D2AE7"/>
    <w:rsid w:val="001D2C14"/>
    <w:rsid w:val="001D2D3F"/>
    <w:rsid w:val="001D2FA9"/>
    <w:rsid w:val="001D327A"/>
    <w:rsid w:val="001D32E9"/>
    <w:rsid w:val="001D381E"/>
    <w:rsid w:val="001D3D9D"/>
    <w:rsid w:val="001D3DD7"/>
    <w:rsid w:val="001D3F4B"/>
    <w:rsid w:val="001D3FF7"/>
    <w:rsid w:val="001D425E"/>
    <w:rsid w:val="001D429C"/>
    <w:rsid w:val="001D42DE"/>
    <w:rsid w:val="001D430C"/>
    <w:rsid w:val="001D4523"/>
    <w:rsid w:val="001D4893"/>
    <w:rsid w:val="001D4EE8"/>
    <w:rsid w:val="001D4F7B"/>
    <w:rsid w:val="001D5149"/>
    <w:rsid w:val="001D523D"/>
    <w:rsid w:val="001D52D2"/>
    <w:rsid w:val="001D55D9"/>
    <w:rsid w:val="001D55E9"/>
    <w:rsid w:val="001D58C3"/>
    <w:rsid w:val="001D5AE4"/>
    <w:rsid w:val="001D5B5E"/>
    <w:rsid w:val="001D5CDE"/>
    <w:rsid w:val="001D5E65"/>
    <w:rsid w:val="001D6002"/>
    <w:rsid w:val="001D6151"/>
    <w:rsid w:val="001D6271"/>
    <w:rsid w:val="001D64A0"/>
    <w:rsid w:val="001D656F"/>
    <w:rsid w:val="001D65F2"/>
    <w:rsid w:val="001D66CB"/>
    <w:rsid w:val="001D66D2"/>
    <w:rsid w:val="001D68AF"/>
    <w:rsid w:val="001D6A65"/>
    <w:rsid w:val="001D6A99"/>
    <w:rsid w:val="001D6E18"/>
    <w:rsid w:val="001D6F9E"/>
    <w:rsid w:val="001D7097"/>
    <w:rsid w:val="001D70A8"/>
    <w:rsid w:val="001D70AC"/>
    <w:rsid w:val="001D73B0"/>
    <w:rsid w:val="001D745B"/>
    <w:rsid w:val="001D7503"/>
    <w:rsid w:val="001D7619"/>
    <w:rsid w:val="001D7690"/>
    <w:rsid w:val="001D76F4"/>
    <w:rsid w:val="001D7764"/>
    <w:rsid w:val="001D78FB"/>
    <w:rsid w:val="001D7A6A"/>
    <w:rsid w:val="001D7B78"/>
    <w:rsid w:val="001D7C13"/>
    <w:rsid w:val="001D7D25"/>
    <w:rsid w:val="001E016D"/>
    <w:rsid w:val="001E0381"/>
    <w:rsid w:val="001E0437"/>
    <w:rsid w:val="001E056C"/>
    <w:rsid w:val="001E0588"/>
    <w:rsid w:val="001E075C"/>
    <w:rsid w:val="001E0776"/>
    <w:rsid w:val="001E0847"/>
    <w:rsid w:val="001E08F8"/>
    <w:rsid w:val="001E09F9"/>
    <w:rsid w:val="001E0C3C"/>
    <w:rsid w:val="001E0F5C"/>
    <w:rsid w:val="001E10EA"/>
    <w:rsid w:val="001E1184"/>
    <w:rsid w:val="001E11EF"/>
    <w:rsid w:val="001E15A9"/>
    <w:rsid w:val="001E1669"/>
    <w:rsid w:val="001E19E4"/>
    <w:rsid w:val="001E1AF0"/>
    <w:rsid w:val="001E1DE4"/>
    <w:rsid w:val="001E1EFC"/>
    <w:rsid w:val="001E22A4"/>
    <w:rsid w:val="001E23D3"/>
    <w:rsid w:val="001E2423"/>
    <w:rsid w:val="001E26F3"/>
    <w:rsid w:val="001E2832"/>
    <w:rsid w:val="001E299D"/>
    <w:rsid w:val="001E2A2F"/>
    <w:rsid w:val="001E2A8A"/>
    <w:rsid w:val="001E2BC5"/>
    <w:rsid w:val="001E2DCF"/>
    <w:rsid w:val="001E2E53"/>
    <w:rsid w:val="001E2E8D"/>
    <w:rsid w:val="001E3040"/>
    <w:rsid w:val="001E3498"/>
    <w:rsid w:val="001E3655"/>
    <w:rsid w:val="001E3661"/>
    <w:rsid w:val="001E3709"/>
    <w:rsid w:val="001E3B5A"/>
    <w:rsid w:val="001E3B5C"/>
    <w:rsid w:val="001E3C46"/>
    <w:rsid w:val="001E3E46"/>
    <w:rsid w:val="001E3F02"/>
    <w:rsid w:val="001E3F04"/>
    <w:rsid w:val="001E3F44"/>
    <w:rsid w:val="001E3FC5"/>
    <w:rsid w:val="001E40B2"/>
    <w:rsid w:val="001E41E9"/>
    <w:rsid w:val="001E43F1"/>
    <w:rsid w:val="001E451E"/>
    <w:rsid w:val="001E4644"/>
    <w:rsid w:val="001E48ED"/>
    <w:rsid w:val="001E4983"/>
    <w:rsid w:val="001E4A8B"/>
    <w:rsid w:val="001E4CA6"/>
    <w:rsid w:val="001E4EA8"/>
    <w:rsid w:val="001E5084"/>
    <w:rsid w:val="001E5275"/>
    <w:rsid w:val="001E53FB"/>
    <w:rsid w:val="001E5873"/>
    <w:rsid w:val="001E5D54"/>
    <w:rsid w:val="001E5E86"/>
    <w:rsid w:val="001E5EB2"/>
    <w:rsid w:val="001E6290"/>
    <w:rsid w:val="001E64CC"/>
    <w:rsid w:val="001E6561"/>
    <w:rsid w:val="001E65BE"/>
    <w:rsid w:val="001E65F9"/>
    <w:rsid w:val="001E66B0"/>
    <w:rsid w:val="001E6A2E"/>
    <w:rsid w:val="001E6A48"/>
    <w:rsid w:val="001E6C67"/>
    <w:rsid w:val="001E6E13"/>
    <w:rsid w:val="001E6FB1"/>
    <w:rsid w:val="001E7298"/>
    <w:rsid w:val="001E72CA"/>
    <w:rsid w:val="001E73F9"/>
    <w:rsid w:val="001E748C"/>
    <w:rsid w:val="001E7825"/>
    <w:rsid w:val="001E7AD4"/>
    <w:rsid w:val="001E7E0D"/>
    <w:rsid w:val="001E7E23"/>
    <w:rsid w:val="001F046E"/>
    <w:rsid w:val="001F0941"/>
    <w:rsid w:val="001F0999"/>
    <w:rsid w:val="001F0D19"/>
    <w:rsid w:val="001F0FC9"/>
    <w:rsid w:val="001F0FFA"/>
    <w:rsid w:val="001F1034"/>
    <w:rsid w:val="001F10CA"/>
    <w:rsid w:val="001F1280"/>
    <w:rsid w:val="001F15B7"/>
    <w:rsid w:val="001F1790"/>
    <w:rsid w:val="001F17F7"/>
    <w:rsid w:val="001F180F"/>
    <w:rsid w:val="001F188E"/>
    <w:rsid w:val="001F18F6"/>
    <w:rsid w:val="001F195B"/>
    <w:rsid w:val="001F1C33"/>
    <w:rsid w:val="001F1C93"/>
    <w:rsid w:val="001F1CB4"/>
    <w:rsid w:val="001F1DD4"/>
    <w:rsid w:val="001F1DDC"/>
    <w:rsid w:val="001F23D0"/>
    <w:rsid w:val="001F2433"/>
    <w:rsid w:val="001F2552"/>
    <w:rsid w:val="001F264B"/>
    <w:rsid w:val="001F26EE"/>
    <w:rsid w:val="001F2751"/>
    <w:rsid w:val="001F2756"/>
    <w:rsid w:val="001F275C"/>
    <w:rsid w:val="001F29D8"/>
    <w:rsid w:val="001F2A19"/>
    <w:rsid w:val="001F2DE4"/>
    <w:rsid w:val="001F2FA5"/>
    <w:rsid w:val="001F3218"/>
    <w:rsid w:val="001F3513"/>
    <w:rsid w:val="001F354A"/>
    <w:rsid w:val="001F35C8"/>
    <w:rsid w:val="001F35D6"/>
    <w:rsid w:val="001F362D"/>
    <w:rsid w:val="001F3690"/>
    <w:rsid w:val="001F38C8"/>
    <w:rsid w:val="001F3BA7"/>
    <w:rsid w:val="001F3C00"/>
    <w:rsid w:val="001F3CA6"/>
    <w:rsid w:val="001F3CEF"/>
    <w:rsid w:val="001F3CF6"/>
    <w:rsid w:val="001F3D70"/>
    <w:rsid w:val="001F3DAA"/>
    <w:rsid w:val="001F3DF1"/>
    <w:rsid w:val="001F40C1"/>
    <w:rsid w:val="001F40FD"/>
    <w:rsid w:val="001F4292"/>
    <w:rsid w:val="001F42BA"/>
    <w:rsid w:val="001F43EF"/>
    <w:rsid w:val="001F44AE"/>
    <w:rsid w:val="001F44AF"/>
    <w:rsid w:val="001F451E"/>
    <w:rsid w:val="001F466F"/>
    <w:rsid w:val="001F4681"/>
    <w:rsid w:val="001F492A"/>
    <w:rsid w:val="001F4A57"/>
    <w:rsid w:val="001F4AEA"/>
    <w:rsid w:val="001F4BB4"/>
    <w:rsid w:val="001F4F7D"/>
    <w:rsid w:val="001F4FC4"/>
    <w:rsid w:val="001F53E3"/>
    <w:rsid w:val="001F5629"/>
    <w:rsid w:val="001F5687"/>
    <w:rsid w:val="001F56AE"/>
    <w:rsid w:val="001F5824"/>
    <w:rsid w:val="001F5826"/>
    <w:rsid w:val="001F5958"/>
    <w:rsid w:val="001F59F4"/>
    <w:rsid w:val="001F59F7"/>
    <w:rsid w:val="001F5A8D"/>
    <w:rsid w:val="001F5D13"/>
    <w:rsid w:val="001F5DD1"/>
    <w:rsid w:val="001F5DD6"/>
    <w:rsid w:val="001F5DE9"/>
    <w:rsid w:val="001F62C8"/>
    <w:rsid w:val="001F64D4"/>
    <w:rsid w:val="001F65E5"/>
    <w:rsid w:val="001F66C5"/>
    <w:rsid w:val="001F66FF"/>
    <w:rsid w:val="001F695E"/>
    <w:rsid w:val="001F6AE2"/>
    <w:rsid w:val="001F6B8E"/>
    <w:rsid w:val="001F6BF0"/>
    <w:rsid w:val="001F6D5A"/>
    <w:rsid w:val="001F6DF8"/>
    <w:rsid w:val="001F6F25"/>
    <w:rsid w:val="001F6FA4"/>
    <w:rsid w:val="001F7100"/>
    <w:rsid w:val="001F746D"/>
    <w:rsid w:val="001F77FC"/>
    <w:rsid w:val="001F7834"/>
    <w:rsid w:val="001F7941"/>
    <w:rsid w:val="001F7AB1"/>
    <w:rsid w:val="001F7ABB"/>
    <w:rsid w:val="001F7AD1"/>
    <w:rsid w:val="001F7AE0"/>
    <w:rsid w:val="001F7D16"/>
    <w:rsid w:val="00200012"/>
    <w:rsid w:val="00200440"/>
    <w:rsid w:val="0020059B"/>
    <w:rsid w:val="00200602"/>
    <w:rsid w:val="00200750"/>
    <w:rsid w:val="0020095C"/>
    <w:rsid w:val="00200964"/>
    <w:rsid w:val="00200A54"/>
    <w:rsid w:val="00200A5B"/>
    <w:rsid w:val="00200C0A"/>
    <w:rsid w:val="00200D78"/>
    <w:rsid w:val="00200DC5"/>
    <w:rsid w:val="00200ED1"/>
    <w:rsid w:val="0020108D"/>
    <w:rsid w:val="0020135F"/>
    <w:rsid w:val="002013B4"/>
    <w:rsid w:val="002015FE"/>
    <w:rsid w:val="00201695"/>
    <w:rsid w:val="00201791"/>
    <w:rsid w:val="0020180F"/>
    <w:rsid w:val="00201CAC"/>
    <w:rsid w:val="00201DA9"/>
    <w:rsid w:val="00201DFB"/>
    <w:rsid w:val="00202003"/>
    <w:rsid w:val="00202607"/>
    <w:rsid w:val="002026B2"/>
    <w:rsid w:val="00202B1A"/>
    <w:rsid w:val="00202C64"/>
    <w:rsid w:val="00202E86"/>
    <w:rsid w:val="0020333F"/>
    <w:rsid w:val="0020338F"/>
    <w:rsid w:val="00203491"/>
    <w:rsid w:val="002034CA"/>
    <w:rsid w:val="002037D7"/>
    <w:rsid w:val="00203870"/>
    <w:rsid w:val="002038EA"/>
    <w:rsid w:val="00203934"/>
    <w:rsid w:val="00203976"/>
    <w:rsid w:val="00203ABF"/>
    <w:rsid w:val="00203C74"/>
    <w:rsid w:val="00203C90"/>
    <w:rsid w:val="00203DFE"/>
    <w:rsid w:val="002040B9"/>
    <w:rsid w:val="0020410A"/>
    <w:rsid w:val="00204195"/>
    <w:rsid w:val="0020419B"/>
    <w:rsid w:val="002043A5"/>
    <w:rsid w:val="002043C4"/>
    <w:rsid w:val="0020444B"/>
    <w:rsid w:val="002044BE"/>
    <w:rsid w:val="002044E3"/>
    <w:rsid w:val="0020452D"/>
    <w:rsid w:val="002049CD"/>
    <w:rsid w:val="00204A79"/>
    <w:rsid w:val="00204B94"/>
    <w:rsid w:val="00204D28"/>
    <w:rsid w:val="00204D5E"/>
    <w:rsid w:val="00204E5D"/>
    <w:rsid w:val="0020501E"/>
    <w:rsid w:val="00205033"/>
    <w:rsid w:val="00205985"/>
    <w:rsid w:val="00205A96"/>
    <w:rsid w:val="00205B61"/>
    <w:rsid w:val="00205BE2"/>
    <w:rsid w:val="00205D30"/>
    <w:rsid w:val="00205D4A"/>
    <w:rsid w:val="00205DE6"/>
    <w:rsid w:val="00205F44"/>
    <w:rsid w:val="00205FD7"/>
    <w:rsid w:val="00206040"/>
    <w:rsid w:val="0020607B"/>
    <w:rsid w:val="0020619F"/>
    <w:rsid w:val="002063E3"/>
    <w:rsid w:val="0020642D"/>
    <w:rsid w:val="002064CF"/>
    <w:rsid w:val="0020665B"/>
    <w:rsid w:val="002069FB"/>
    <w:rsid w:val="00206CD0"/>
    <w:rsid w:val="00206DA1"/>
    <w:rsid w:val="0020706D"/>
    <w:rsid w:val="002070E8"/>
    <w:rsid w:val="00207145"/>
    <w:rsid w:val="00207158"/>
    <w:rsid w:val="00207181"/>
    <w:rsid w:val="002071A4"/>
    <w:rsid w:val="0020735E"/>
    <w:rsid w:val="002074E0"/>
    <w:rsid w:val="002075C8"/>
    <w:rsid w:val="002076B8"/>
    <w:rsid w:val="00207A22"/>
    <w:rsid w:val="00207AFA"/>
    <w:rsid w:val="00207CBA"/>
    <w:rsid w:val="00207CCC"/>
    <w:rsid w:val="00207E74"/>
    <w:rsid w:val="00207EE3"/>
    <w:rsid w:val="0020A999"/>
    <w:rsid w:val="0021022A"/>
    <w:rsid w:val="0021028C"/>
    <w:rsid w:val="002105EB"/>
    <w:rsid w:val="0021074B"/>
    <w:rsid w:val="002107A7"/>
    <w:rsid w:val="0021093C"/>
    <w:rsid w:val="00210CCB"/>
    <w:rsid w:val="00210E22"/>
    <w:rsid w:val="0021110E"/>
    <w:rsid w:val="00211116"/>
    <w:rsid w:val="002111B7"/>
    <w:rsid w:val="00211433"/>
    <w:rsid w:val="0021154F"/>
    <w:rsid w:val="002115EF"/>
    <w:rsid w:val="0021198D"/>
    <w:rsid w:val="00211A08"/>
    <w:rsid w:val="00211E21"/>
    <w:rsid w:val="00211FCE"/>
    <w:rsid w:val="00212030"/>
    <w:rsid w:val="00212186"/>
    <w:rsid w:val="00212406"/>
    <w:rsid w:val="0021263E"/>
    <w:rsid w:val="00212C84"/>
    <w:rsid w:val="00212D43"/>
    <w:rsid w:val="00212F43"/>
    <w:rsid w:val="00213098"/>
    <w:rsid w:val="0021313E"/>
    <w:rsid w:val="00213180"/>
    <w:rsid w:val="002132D7"/>
    <w:rsid w:val="002132E3"/>
    <w:rsid w:val="00213754"/>
    <w:rsid w:val="002138C5"/>
    <w:rsid w:val="00213B5A"/>
    <w:rsid w:val="00213EEB"/>
    <w:rsid w:val="00214627"/>
    <w:rsid w:val="00214746"/>
    <w:rsid w:val="002147AA"/>
    <w:rsid w:val="00214837"/>
    <w:rsid w:val="0021489C"/>
    <w:rsid w:val="0021494A"/>
    <w:rsid w:val="002149D4"/>
    <w:rsid w:val="00214CEE"/>
    <w:rsid w:val="00214DB2"/>
    <w:rsid w:val="00214F63"/>
    <w:rsid w:val="00214FE6"/>
    <w:rsid w:val="002150D9"/>
    <w:rsid w:val="002154EE"/>
    <w:rsid w:val="002155D8"/>
    <w:rsid w:val="00215798"/>
    <w:rsid w:val="002157C3"/>
    <w:rsid w:val="00215918"/>
    <w:rsid w:val="00215998"/>
    <w:rsid w:val="00215BE6"/>
    <w:rsid w:val="00215F2C"/>
    <w:rsid w:val="00215F37"/>
    <w:rsid w:val="0021608F"/>
    <w:rsid w:val="0021609D"/>
    <w:rsid w:val="002161F7"/>
    <w:rsid w:val="002163E6"/>
    <w:rsid w:val="002164EB"/>
    <w:rsid w:val="00216540"/>
    <w:rsid w:val="00216815"/>
    <w:rsid w:val="002168AF"/>
    <w:rsid w:val="002169C6"/>
    <w:rsid w:val="002169C9"/>
    <w:rsid w:val="00216AF7"/>
    <w:rsid w:val="00216DA0"/>
    <w:rsid w:val="00216EF6"/>
    <w:rsid w:val="00216FC3"/>
    <w:rsid w:val="002170CA"/>
    <w:rsid w:val="00217108"/>
    <w:rsid w:val="00217474"/>
    <w:rsid w:val="002174A8"/>
    <w:rsid w:val="00217702"/>
    <w:rsid w:val="00217775"/>
    <w:rsid w:val="002177B6"/>
    <w:rsid w:val="002177CB"/>
    <w:rsid w:val="00217804"/>
    <w:rsid w:val="0021796D"/>
    <w:rsid w:val="00217B89"/>
    <w:rsid w:val="00217C41"/>
    <w:rsid w:val="00217EC7"/>
    <w:rsid w:val="00217F70"/>
    <w:rsid w:val="00220029"/>
    <w:rsid w:val="0022005D"/>
    <w:rsid w:val="00220061"/>
    <w:rsid w:val="0022007A"/>
    <w:rsid w:val="002206D7"/>
    <w:rsid w:val="00220761"/>
    <w:rsid w:val="00220A88"/>
    <w:rsid w:val="00220AE8"/>
    <w:rsid w:val="00220B27"/>
    <w:rsid w:val="00220B2C"/>
    <w:rsid w:val="00220B39"/>
    <w:rsid w:val="00220FF8"/>
    <w:rsid w:val="002211C6"/>
    <w:rsid w:val="00221369"/>
    <w:rsid w:val="0022158D"/>
    <w:rsid w:val="00221821"/>
    <w:rsid w:val="0022193B"/>
    <w:rsid w:val="00221990"/>
    <w:rsid w:val="00221B17"/>
    <w:rsid w:val="00221C22"/>
    <w:rsid w:val="00221C4B"/>
    <w:rsid w:val="00221D4A"/>
    <w:rsid w:val="002220E4"/>
    <w:rsid w:val="00222168"/>
    <w:rsid w:val="00222241"/>
    <w:rsid w:val="002223AF"/>
    <w:rsid w:val="002223FC"/>
    <w:rsid w:val="0022250F"/>
    <w:rsid w:val="0022251B"/>
    <w:rsid w:val="002226E4"/>
    <w:rsid w:val="0022273D"/>
    <w:rsid w:val="00222A5F"/>
    <w:rsid w:val="00222BD6"/>
    <w:rsid w:val="00222C24"/>
    <w:rsid w:val="00222CDF"/>
    <w:rsid w:val="00222ED1"/>
    <w:rsid w:val="00223031"/>
    <w:rsid w:val="00223071"/>
    <w:rsid w:val="002230D3"/>
    <w:rsid w:val="0022318C"/>
    <w:rsid w:val="002231BE"/>
    <w:rsid w:val="002231CB"/>
    <w:rsid w:val="0022329F"/>
    <w:rsid w:val="0022356C"/>
    <w:rsid w:val="002235B7"/>
    <w:rsid w:val="00223659"/>
    <w:rsid w:val="002236B5"/>
    <w:rsid w:val="002236FF"/>
    <w:rsid w:val="0022377F"/>
    <w:rsid w:val="00223877"/>
    <w:rsid w:val="002238B8"/>
    <w:rsid w:val="002238EB"/>
    <w:rsid w:val="00223AD7"/>
    <w:rsid w:val="00223C1B"/>
    <w:rsid w:val="00223F12"/>
    <w:rsid w:val="0022401C"/>
    <w:rsid w:val="002241B1"/>
    <w:rsid w:val="00224200"/>
    <w:rsid w:val="0022430A"/>
    <w:rsid w:val="002244A5"/>
    <w:rsid w:val="002245FF"/>
    <w:rsid w:val="00224620"/>
    <w:rsid w:val="00224795"/>
    <w:rsid w:val="002247AD"/>
    <w:rsid w:val="00224BCB"/>
    <w:rsid w:val="00224BDB"/>
    <w:rsid w:val="00224C9B"/>
    <w:rsid w:val="00224DA1"/>
    <w:rsid w:val="00224E27"/>
    <w:rsid w:val="00225045"/>
    <w:rsid w:val="0022553E"/>
    <w:rsid w:val="002255FE"/>
    <w:rsid w:val="002256AB"/>
    <w:rsid w:val="00225747"/>
    <w:rsid w:val="00225BBB"/>
    <w:rsid w:val="00225BBD"/>
    <w:rsid w:val="00225EF5"/>
    <w:rsid w:val="00225F0B"/>
    <w:rsid w:val="00225FD9"/>
    <w:rsid w:val="002260DA"/>
    <w:rsid w:val="00226171"/>
    <w:rsid w:val="00226224"/>
    <w:rsid w:val="002264B6"/>
    <w:rsid w:val="00226550"/>
    <w:rsid w:val="00226572"/>
    <w:rsid w:val="00226621"/>
    <w:rsid w:val="002267F4"/>
    <w:rsid w:val="00226D2F"/>
    <w:rsid w:val="00226D8B"/>
    <w:rsid w:val="00226DA8"/>
    <w:rsid w:val="00226E27"/>
    <w:rsid w:val="002270ED"/>
    <w:rsid w:val="002272E6"/>
    <w:rsid w:val="0022772C"/>
    <w:rsid w:val="00227CE8"/>
    <w:rsid w:val="00227DA8"/>
    <w:rsid w:val="00227EB2"/>
    <w:rsid w:val="00227F5E"/>
    <w:rsid w:val="00230022"/>
    <w:rsid w:val="0023087F"/>
    <w:rsid w:val="002308BA"/>
    <w:rsid w:val="0023090A"/>
    <w:rsid w:val="00230994"/>
    <w:rsid w:val="002309CA"/>
    <w:rsid w:val="00230A32"/>
    <w:rsid w:val="00230A70"/>
    <w:rsid w:val="00230CB6"/>
    <w:rsid w:val="0023103B"/>
    <w:rsid w:val="0023108F"/>
    <w:rsid w:val="002311E6"/>
    <w:rsid w:val="002312EA"/>
    <w:rsid w:val="00231553"/>
    <w:rsid w:val="0023175C"/>
    <w:rsid w:val="0023193E"/>
    <w:rsid w:val="00231BC7"/>
    <w:rsid w:val="00231CE0"/>
    <w:rsid w:val="002320DD"/>
    <w:rsid w:val="002321C0"/>
    <w:rsid w:val="002322B1"/>
    <w:rsid w:val="00232319"/>
    <w:rsid w:val="002324A1"/>
    <w:rsid w:val="0023282E"/>
    <w:rsid w:val="00232946"/>
    <w:rsid w:val="00232A1E"/>
    <w:rsid w:val="00232A71"/>
    <w:rsid w:val="00232C45"/>
    <w:rsid w:val="00232EF8"/>
    <w:rsid w:val="00233025"/>
    <w:rsid w:val="002331C7"/>
    <w:rsid w:val="0023333E"/>
    <w:rsid w:val="00233422"/>
    <w:rsid w:val="00233531"/>
    <w:rsid w:val="00233539"/>
    <w:rsid w:val="0023393A"/>
    <w:rsid w:val="00233A1E"/>
    <w:rsid w:val="00233A6C"/>
    <w:rsid w:val="00233AC5"/>
    <w:rsid w:val="00233AC6"/>
    <w:rsid w:val="00233B5D"/>
    <w:rsid w:val="00233C96"/>
    <w:rsid w:val="00233D83"/>
    <w:rsid w:val="00233EB6"/>
    <w:rsid w:val="002340E7"/>
    <w:rsid w:val="002343F0"/>
    <w:rsid w:val="00234A7E"/>
    <w:rsid w:val="00234ADA"/>
    <w:rsid w:val="00234B39"/>
    <w:rsid w:val="00234B73"/>
    <w:rsid w:val="00234D12"/>
    <w:rsid w:val="00234E3C"/>
    <w:rsid w:val="00234E5A"/>
    <w:rsid w:val="00234EB4"/>
    <w:rsid w:val="00234F1A"/>
    <w:rsid w:val="00235093"/>
    <w:rsid w:val="0023526A"/>
    <w:rsid w:val="00235308"/>
    <w:rsid w:val="00235327"/>
    <w:rsid w:val="00235604"/>
    <w:rsid w:val="002358EB"/>
    <w:rsid w:val="00235925"/>
    <w:rsid w:val="00235B14"/>
    <w:rsid w:val="00235C5E"/>
    <w:rsid w:val="00235ED9"/>
    <w:rsid w:val="0023617D"/>
    <w:rsid w:val="0023631A"/>
    <w:rsid w:val="002366CC"/>
    <w:rsid w:val="0023682E"/>
    <w:rsid w:val="0023696E"/>
    <w:rsid w:val="002369B7"/>
    <w:rsid w:val="00237275"/>
    <w:rsid w:val="002373C3"/>
    <w:rsid w:val="0023742D"/>
    <w:rsid w:val="00237514"/>
    <w:rsid w:val="002375F6"/>
    <w:rsid w:val="00237891"/>
    <w:rsid w:val="00237B58"/>
    <w:rsid w:val="00237E41"/>
    <w:rsid w:val="00237FCE"/>
    <w:rsid w:val="00240084"/>
    <w:rsid w:val="002400DB"/>
    <w:rsid w:val="002400FD"/>
    <w:rsid w:val="002400FE"/>
    <w:rsid w:val="00240229"/>
    <w:rsid w:val="002403C0"/>
    <w:rsid w:val="002403FB"/>
    <w:rsid w:val="002405BF"/>
    <w:rsid w:val="002405D3"/>
    <w:rsid w:val="00240976"/>
    <w:rsid w:val="00240A81"/>
    <w:rsid w:val="00240ABA"/>
    <w:rsid w:val="00240ACA"/>
    <w:rsid w:val="00240DFB"/>
    <w:rsid w:val="00240E62"/>
    <w:rsid w:val="00240EFE"/>
    <w:rsid w:val="002410FA"/>
    <w:rsid w:val="002411E9"/>
    <w:rsid w:val="00241313"/>
    <w:rsid w:val="0024171E"/>
    <w:rsid w:val="00241D11"/>
    <w:rsid w:val="00241FBC"/>
    <w:rsid w:val="002420AA"/>
    <w:rsid w:val="002423BD"/>
    <w:rsid w:val="0024258E"/>
    <w:rsid w:val="002426A7"/>
    <w:rsid w:val="00242A05"/>
    <w:rsid w:val="00242A2A"/>
    <w:rsid w:val="00242BD4"/>
    <w:rsid w:val="002432DC"/>
    <w:rsid w:val="002436DE"/>
    <w:rsid w:val="0024389E"/>
    <w:rsid w:val="00243967"/>
    <w:rsid w:val="002439F8"/>
    <w:rsid w:val="00243AA2"/>
    <w:rsid w:val="00243B88"/>
    <w:rsid w:val="00243C7D"/>
    <w:rsid w:val="00243D97"/>
    <w:rsid w:val="00243EB7"/>
    <w:rsid w:val="00243F1B"/>
    <w:rsid w:val="00244212"/>
    <w:rsid w:val="0024432F"/>
    <w:rsid w:val="00244825"/>
    <w:rsid w:val="002449A5"/>
    <w:rsid w:val="00244A1A"/>
    <w:rsid w:val="00244C4D"/>
    <w:rsid w:val="00244E3B"/>
    <w:rsid w:val="00244E3C"/>
    <w:rsid w:val="00244EE0"/>
    <w:rsid w:val="00245202"/>
    <w:rsid w:val="0024531E"/>
    <w:rsid w:val="00245392"/>
    <w:rsid w:val="002454A6"/>
    <w:rsid w:val="002455ED"/>
    <w:rsid w:val="00245AEE"/>
    <w:rsid w:val="00245B72"/>
    <w:rsid w:val="00245BA2"/>
    <w:rsid w:val="00245D68"/>
    <w:rsid w:val="00245DF2"/>
    <w:rsid w:val="002463A0"/>
    <w:rsid w:val="002463F4"/>
    <w:rsid w:val="00246460"/>
    <w:rsid w:val="002464C6"/>
    <w:rsid w:val="00246558"/>
    <w:rsid w:val="00246625"/>
    <w:rsid w:val="00246643"/>
    <w:rsid w:val="002466FB"/>
    <w:rsid w:val="0024673B"/>
    <w:rsid w:val="00246793"/>
    <w:rsid w:val="00246862"/>
    <w:rsid w:val="00246900"/>
    <w:rsid w:val="00246B57"/>
    <w:rsid w:val="00246D06"/>
    <w:rsid w:val="00246D36"/>
    <w:rsid w:val="00246F77"/>
    <w:rsid w:val="00247445"/>
    <w:rsid w:val="002475F2"/>
    <w:rsid w:val="00247627"/>
    <w:rsid w:val="00247634"/>
    <w:rsid w:val="00247A18"/>
    <w:rsid w:val="00247E59"/>
    <w:rsid w:val="00250023"/>
    <w:rsid w:val="0025051B"/>
    <w:rsid w:val="0025075C"/>
    <w:rsid w:val="0025088C"/>
    <w:rsid w:val="002508F8"/>
    <w:rsid w:val="002509D7"/>
    <w:rsid w:val="00250C7E"/>
    <w:rsid w:val="00250D8B"/>
    <w:rsid w:val="00250D8F"/>
    <w:rsid w:val="00250ED0"/>
    <w:rsid w:val="0025115D"/>
    <w:rsid w:val="00251326"/>
    <w:rsid w:val="00251346"/>
    <w:rsid w:val="002515D3"/>
    <w:rsid w:val="002515DF"/>
    <w:rsid w:val="0025176F"/>
    <w:rsid w:val="002519E3"/>
    <w:rsid w:val="00251DF7"/>
    <w:rsid w:val="00251E74"/>
    <w:rsid w:val="00251F28"/>
    <w:rsid w:val="00252008"/>
    <w:rsid w:val="00252611"/>
    <w:rsid w:val="0025263A"/>
    <w:rsid w:val="0025277E"/>
    <w:rsid w:val="002529B6"/>
    <w:rsid w:val="00252A52"/>
    <w:rsid w:val="00252BAE"/>
    <w:rsid w:val="00252FDF"/>
    <w:rsid w:val="00253173"/>
    <w:rsid w:val="00253301"/>
    <w:rsid w:val="002533B0"/>
    <w:rsid w:val="00253507"/>
    <w:rsid w:val="00253522"/>
    <w:rsid w:val="00253553"/>
    <w:rsid w:val="002535F0"/>
    <w:rsid w:val="00253A7C"/>
    <w:rsid w:val="00253B02"/>
    <w:rsid w:val="00253BD7"/>
    <w:rsid w:val="00253D25"/>
    <w:rsid w:val="00253E8B"/>
    <w:rsid w:val="00253FA2"/>
    <w:rsid w:val="0025402F"/>
    <w:rsid w:val="0025409B"/>
    <w:rsid w:val="0025486A"/>
    <w:rsid w:val="00254871"/>
    <w:rsid w:val="002549FA"/>
    <w:rsid w:val="00254B02"/>
    <w:rsid w:val="00254BEB"/>
    <w:rsid w:val="00254C12"/>
    <w:rsid w:val="00254D2A"/>
    <w:rsid w:val="00254D4C"/>
    <w:rsid w:val="0025506A"/>
    <w:rsid w:val="002550C2"/>
    <w:rsid w:val="00255287"/>
    <w:rsid w:val="0025528A"/>
    <w:rsid w:val="00255328"/>
    <w:rsid w:val="002554D4"/>
    <w:rsid w:val="002554E1"/>
    <w:rsid w:val="002555DF"/>
    <w:rsid w:val="00255647"/>
    <w:rsid w:val="00255888"/>
    <w:rsid w:val="00255D3D"/>
    <w:rsid w:val="00255DDB"/>
    <w:rsid w:val="00255DE4"/>
    <w:rsid w:val="00255E98"/>
    <w:rsid w:val="00255F55"/>
    <w:rsid w:val="00256347"/>
    <w:rsid w:val="002563A7"/>
    <w:rsid w:val="002563F4"/>
    <w:rsid w:val="002567A9"/>
    <w:rsid w:val="00256A39"/>
    <w:rsid w:val="00256B96"/>
    <w:rsid w:val="00256D41"/>
    <w:rsid w:val="00256E1D"/>
    <w:rsid w:val="00256E3F"/>
    <w:rsid w:val="00256E57"/>
    <w:rsid w:val="00257227"/>
    <w:rsid w:val="00257441"/>
    <w:rsid w:val="00257606"/>
    <w:rsid w:val="002576C2"/>
    <w:rsid w:val="002578B8"/>
    <w:rsid w:val="00257931"/>
    <w:rsid w:val="00257B63"/>
    <w:rsid w:val="00257BBD"/>
    <w:rsid w:val="00257C0D"/>
    <w:rsid w:val="00257C57"/>
    <w:rsid w:val="00257D77"/>
    <w:rsid w:val="00257FEB"/>
    <w:rsid w:val="00260B2A"/>
    <w:rsid w:val="00260B45"/>
    <w:rsid w:val="00260C52"/>
    <w:rsid w:val="00260CD4"/>
    <w:rsid w:val="00260F3C"/>
    <w:rsid w:val="00260F8B"/>
    <w:rsid w:val="00261476"/>
    <w:rsid w:val="0026149F"/>
    <w:rsid w:val="0026163A"/>
    <w:rsid w:val="00261831"/>
    <w:rsid w:val="0026192D"/>
    <w:rsid w:val="002619DE"/>
    <w:rsid w:val="00261C56"/>
    <w:rsid w:val="00261DC2"/>
    <w:rsid w:val="002623E7"/>
    <w:rsid w:val="00262412"/>
    <w:rsid w:val="002624A9"/>
    <w:rsid w:val="002625A1"/>
    <w:rsid w:val="00262708"/>
    <w:rsid w:val="00262982"/>
    <w:rsid w:val="00262A65"/>
    <w:rsid w:val="00262AC7"/>
    <w:rsid w:val="00262B6E"/>
    <w:rsid w:val="00262CD0"/>
    <w:rsid w:val="00262D98"/>
    <w:rsid w:val="00262E8E"/>
    <w:rsid w:val="00262E97"/>
    <w:rsid w:val="00262F73"/>
    <w:rsid w:val="002630E3"/>
    <w:rsid w:val="0026352C"/>
    <w:rsid w:val="00263581"/>
    <w:rsid w:val="002636BC"/>
    <w:rsid w:val="00263777"/>
    <w:rsid w:val="00263940"/>
    <w:rsid w:val="00263A1C"/>
    <w:rsid w:val="00263CED"/>
    <w:rsid w:val="00263D3F"/>
    <w:rsid w:val="00263EE0"/>
    <w:rsid w:val="002640CF"/>
    <w:rsid w:val="002643C4"/>
    <w:rsid w:val="002644AB"/>
    <w:rsid w:val="002646C6"/>
    <w:rsid w:val="0026475D"/>
    <w:rsid w:val="002648F2"/>
    <w:rsid w:val="00264ACF"/>
    <w:rsid w:val="00264B82"/>
    <w:rsid w:val="00264D39"/>
    <w:rsid w:val="00264E08"/>
    <w:rsid w:val="00264FC0"/>
    <w:rsid w:val="0026505B"/>
    <w:rsid w:val="00265196"/>
    <w:rsid w:val="002651E1"/>
    <w:rsid w:val="0026542F"/>
    <w:rsid w:val="002655F8"/>
    <w:rsid w:val="0026564D"/>
    <w:rsid w:val="002657DB"/>
    <w:rsid w:val="00265944"/>
    <w:rsid w:val="00265990"/>
    <w:rsid w:val="00265C9C"/>
    <w:rsid w:val="00265CA5"/>
    <w:rsid w:val="00266270"/>
    <w:rsid w:val="0026670B"/>
    <w:rsid w:val="0026681E"/>
    <w:rsid w:val="00266837"/>
    <w:rsid w:val="00266C19"/>
    <w:rsid w:val="00266D80"/>
    <w:rsid w:val="0026784F"/>
    <w:rsid w:val="00267C12"/>
    <w:rsid w:val="00267C22"/>
    <w:rsid w:val="00267DA7"/>
    <w:rsid w:val="002701AB"/>
    <w:rsid w:val="002702B2"/>
    <w:rsid w:val="00270645"/>
    <w:rsid w:val="00270773"/>
    <w:rsid w:val="002708FC"/>
    <w:rsid w:val="00270ABB"/>
    <w:rsid w:val="00270B65"/>
    <w:rsid w:val="00270DBF"/>
    <w:rsid w:val="00270DE0"/>
    <w:rsid w:val="00270F12"/>
    <w:rsid w:val="002710EF"/>
    <w:rsid w:val="00271207"/>
    <w:rsid w:val="00271234"/>
    <w:rsid w:val="0027160B"/>
    <w:rsid w:val="00271633"/>
    <w:rsid w:val="00271678"/>
    <w:rsid w:val="00271680"/>
    <w:rsid w:val="002716C8"/>
    <w:rsid w:val="00271928"/>
    <w:rsid w:val="00271969"/>
    <w:rsid w:val="0027197E"/>
    <w:rsid w:val="00271AF1"/>
    <w:rsid w:val="00271B8F"/>
    <w:rsid w:val="00271CE3"/>
    <w:rsid w:val="00272064"/>
    <w:rsid w:val="002720F7"/>
    <w:rsid w:val="0027218D"/>
    <w:rsid w:val="00272322"/>
    <w:rsid w:val="002723D9"/>
    <w:rsid w:val="0027248B"/>
    <w:rsid w:val="00272770"/>
    <w:rsid w:val="00272A72"/>
    <w:rsid w:val="00272D12"/>
    <w:rsid w:val="00272DD7"/>
    <w:rsid w:val="00273017"/>
    <w:rsid w:val="0027302D"/>
    <w:rsid w:val="002733EF"/>
    <w:rsid w:val="002734E3"/>
    <w:rsid w:val="00273545"/>
    <w:rsid w:val="00273702"/>
    <w:rsid w:val="00273793"/>
    <w:rsid w:val="002739CE"/>
    <w:rsid w:val="00273B66"/>
    <w:rsid w:val="00273DB3"/>
    <w:rsid w:val="002740BF"/>
    <w:rsid w:val="00274220"/>
    <w:rsid w:val="002743A2"/>
    <w:rsid w:val="0027480F"/>
    <w:rsid w:val="00274829"/>
    <w:rsid w:val="002748E1"/>
    <w:rsid w:val="00274976"/>
    <w:rsid w:val="002749E2"/>
    <w:rsid w:val="00274A1C"/>
    <w:rsid w:val="00274B2C"/>
    <w:rsid w:val="00274F1C"/>
    <w:rsid w:val="00274F27"/>
    <w:rsid w:val="00275013"/>
    <w:rsid w:val="002751F7"/>
    <w:rsid w:val="00275256"/>
    <w:rsid w:val="0027547E"/>
    <w:rsid w:val="002756A3"/>
    <w:rsid w:val="002759A6"/>
    <w:rsid w:val="00275B99"/>
    <w:rsid w:val="00275C73"/>
    <w:rsid w:val="00275DCC"/>
    <w:rsid w:val="00275E42"/>
    <w:rsid w:val="00276013"/>
    <w:rsid w:val="002762DA"/>
    <w:rsid w:val="002766AF"/>
    <w:rsid w:val="00276988"/>
    <w:rsid w:val="00276AB8"/>
    <w:rsid w:val="00276C41"/>
    <w:rsid w:val="00276E89"/>
    <w:rsid w:val="00277076"/>
    <w:rsid w:val="00277192"/>
    <w:rsid w:val="0027732D"/>
    <w:rsid w:val="002773F2"/>
    <w:rsid w:val="00277428"/>
    <w:rsid w:val="00277558"/>
    <w:rsid w:val="00277680"/>
    <w:rsid w:val="0027770B"/>
    <w:rsid w:val="00277795"/>
    <w:rsid w:val="002777D5"/>
    <w:rsid w:val="00277E64"/>
    <w:rsid w:val="00277EC4"/>
    <w:rsid w:val="00277ED9"/>
    <w:rsid w:val="00277F47"/>
    <w:rsid w:val="00280007"/>
    <w:rsid w:val="002801FF"/>
    <w:rsid w:val="00280344"/>
    <w:rsid w:val="002804C4"/>
    <w:rsid w:val="002804CC"/>
    <w:rsid w:val="00280586"/>
    <w:rsid w:val="002809A8"/>
    <w:rsid w:val="00280A40"/>
    <w:rsid w:val="00280B51"/>
    <w:rsid w:val="00280C2C"/>
    <w:rsid w:val="00280EBA"/>
    <w:rsid w:val="0028125E"/>
    <w:rsid w:val="002813B5"/>
    <w:rsid w:val="0028156C"/>
    <w:rsid w:val="0028166B"/>
    <w:rsid w:val="002819F1"/>
    <w:rsid w:val="00281A35"/>
    <w:rsid w:val="00281A6E"/>
    <w:rsid w:val="00281BB5"/>
    <w:rsid w:val="00281C5C"/>
    <w:rsid w:val="00281C93"/>
    <w:rsid w:val="00282026"/>
    <w:rsid w:val="0028234F"/>
    <w:rsid w:val="0028239C"/>
    <w:rsid w:val="0028243F"/>
    <w:rsid w:val="00282447"/>
    <w:rsid w:val="002824C5"/>
    <w:rsid w:val="00282896"/>
    <w:rsid w:val="00282C9C"/>
    <w:rsid w:val="00282CE2"/>
    <w:rsid w:val="00283291"/>
    <w:rsid w:val="00283329"/>
    <w:rsid w:val="00283536"/>
    <w:rsid w:val="00283802"/>
    <w:rsid w:val="00283862"/>
    <w:rsid w:val="002839F6"/>
    <w:rsid w:val="00283B07"/>
    <w:rsid w:val="00283B10"/>
    <w:rsid w:val="00283D3D"/>
    <w:rsid w:val="00283E3B"/>
    <w:rsid w:val="00283F7B"/>
    <w:rsid w:val="0028409E"/>
    <w:rsid w:val="00284229"/>
    <w:rsid w:val="002843B7"/>
    <w:rsid w:val="0028477D"/>
    <w:rsid w:val="002848A4"/>
    <w:rsid w:val="00284A50"/>
    <w:rsid w:val="00284ACE"/>
    <w:rsid w:val="00284B47"/>
    <w:rsid w:val="00284CD7"/>
    <w:rsid w:val="00284E2F"/>
    <w:rsid w:val="00284E3C"/>
    <w:rsid w:val="00284F1D"/>
    <w:rsid w:val="00285061"/>
    <w:rsid w:val="0028535A"/>
    <w:rsid w:val="00285558"/>
    <w:rsid w:val="002855E1"/>
    <w:rsid w:val="00285627"/>
    <w:rsid w:val="00285726"/>
    <w:rsid w:val="00285804"/>
    <w:rsid w:val="002859FF"/>
    <w:rsid w:val="00285B4E"/>
    <w:rsid w:val="00285B6A"/>
    <w:rsid w:val="00285C55"/>
    <w:rsid w:val="00285DED"/>
    <w:rsid w:val="00285EB6"/>
    <w:rsid w:val="00285F06"/>
    <w:rsid w:val="002861EC"/>
    <w:rsid w:val="002862E1"/>
    <w:rsid w:val="002863F2"/>
    <w:rsid w:val="002864C4"/>
    <w:rsid w:val="00286597"/>
    <w:rsid w:val="00286653"/>
    <w:rsid w:val="0028675E"/>
    <w:rsid w:val="002867A0"/>
    <w:rsid w:val="00286807"/>
    <w:rsid w:val="00286837"/>
    <w:rsid w:val="00286A77"/>
    <w:rsid w:val="00286C18"/>
    <w:rsid w:val="00286D69"/>
    <w:rsid w:val="00286D80"/>
    <w:rsid w:val="00286FAC"/>
    <w:rsid w:val="00286FBE"/>
    <w:rsid w:val="00287063"/>
    <w:rsid w:val="00287126"/>
    <w:rsid w:val="0028720C"/>
    <w:rsid w:val="00287534"/>
    <w:rsid w:val="0028754D"/>
    <w:rsid w:val="00287595"/>
    <w:rsid w:val="002875F1"/>
    <w:rsid w:val="00287663"/>
    <w:rsid w:val="00287724"/>
    <w:rsid w:val="00287751"/>
    <w:rsid w:val="002878B1"/>
    <w:rsid w:val="00287BE7"/>
    <w:rsid w:val="0029011C"/>
    <w:rsid w:val="00290330"/>
    <w:rsid w:val="0029035D"/>
    <w:rsid w:val="00290484"/>
    <w:rsid w:val="0029061E"/>
    <w:rsid w:val="002906A3"/>
    <w:rsid w:val="00290B4C"/>
    <w:rsid w:val="00290D54"/>
    <w:rsid w:val="00290F6A"/>
    <w:rsid w:val="00290F9C"/>
    <w:rsid w:val="00290FDB"/>
    <w:rsid w:val="002910C0"/>
    <w:rsid w:val="00291281"/>
    <w:rsid w:val="002912A6"/>
    <w:rsid w:val="00291541"/>
    <w:rsid w:val="00291568"/>
    <w:rsid w:val="0029156B"/>
    <w:rsid w:val="00291652"/>
    <w:rsid w:val="00291876"/>
    <w:rsid w:val="00291968"/>
    <w:rsid w:val="00291E91"/>
    <w:rsid w:val="00291EE1"/>
    <w:rsid w:val="0029227E"/>
    <w:rsid w:val="002923E3"/>
    <w:rsid w:val="0029259D"/>
    <w:rsid w:val="0029261D"/>
    <w:rsid w:val="002926D6"/>
    <w:rsid w:val="002929AA"/>
    <w:rsid w:val="00292AAE"/>
    <w:rsid w:val="00292BB8"/>
    <w:rsid w:val="00292C51"/>
    <w:rsid w:val="00292C81"/>
    <w:rsid w:val="00292DD6"/>
    <w:rsid w:val="0029313F"/>
    <w:rsid w:val="002934A4"/>
    <w:rsid w:val="0029363B"/>
    <w:rsid w:val="0029377D"/>
    <w:rsid w:val="002939EA"/>
    <w:rsid w:val="00293A87"/>
    <w:rsid w:val="00293B86"/>
    <w:rsid w:val="00293D4D"/>
    <w:rsid w:val="00293EC3"/>
    <w:rsid w:val="00293F16"/>
    <w:rsid w:val="00294005"/>
    <w:rsid w:val="002942E8"/>
    <w:rsid w:val="00294496"/>
    <w:rsid w:val="0029477B"/>
    <w:rsid w:val="0029491A"/>
    <w:rsid w:val="00294AD8"/>
    <w:rsid w:val="0029508A"/>
    <w:rsid w:val="002955D2"/>
    <w:rsid w:val="002955FC"/>
    <w:rsid w:val="00295A0F"/>
    <w:rsid w:val="00295BD1"/>
    <w:rsid w:val="00295C78"/>
    <w:rsid w:val="00295F43"/>
    <w:rsid w:val="00295FC1"/>
    <w:rsid w:val="00296060"/>
    <w:rsid w:val="002960C6"/>
    <w:rsid w:val="002961AD"/>
    <w:rsid w:val="0029621D"/>
    <w:rsid w:val="002962D8"/>
    <w:rsid w:val="0029660D"/>
    <w:rsid w:val="0029668A"/>
    <w:rsid w:val="00296823"/>
    <w:rsid w:val="002969FC"/>
    <w:rsid w:val="00296A49"/>
    <w:rsid w:val="00296BCD"/>
    <w:rsid w:val="00296BDF"/>
    <w:rsid w:val="00296E7C"/>
    <w:rsid w:val="00297013"/>
    <w:rsid w:val="002971B1"/>
    <w:rsid w:val="002972E5"/>
    <w:rsid w:val="00297374"/>
    <w:rsid w:val="002973F5"/>
    <w:rsid w:val="002976FE"/>
    <w:rsid w:val="00297B00"/>
    <w:rsid w:val="00297B56"/>
    <w:rsid w:val="00297C7E"/>
    <w:rsid w:val="00297D2F"/>
    <w:rsid w:val="00297F1A"/>
    <w:rsid w:val="00297FC8"/>
    <w:rsid w:val="002A02FA"/>
    <w:rsid w:val="002A0356"/>
    <w:rsid w:val="002A060C"/>
    <w:rsid w:val="002A065D"/>
    <w:rsid w:val="002A0696"/>
    <w:rsid w:val="002A0A8F"/>
    <w:rsid w:val="002A0F78"/>
    <w:rsid w:val="002A0F8A"/>
    <w:rsid w:val="002A102E"/>
    <w:rsid w:val="002A114C"/>
    <w:rsid w:val="002A1287"/>
    <w:rsid w:val="002A1334"/>
    <w:rsid w:val="002A148F"/>
    <w:rsid w:val="002A15E5"/>
    <w:rsid w:val="002A1653"/>
    <w:rsid w:val="002A166E"/>
    <w:rsid w:val="002A17E3"/>
    <w:rsid w:val="002A1C8C"/>
    <w:rsid w:val="002A1CF4"/>
    <w:rsid w:val="002A1E70"/>
    <w:rsid w:val="002A1F32"/>
    <w:rsid w:val="002A20D1"/>
    <w:rsid w:val="002A2179"/>
    <w:rsid w:val="002A224F"/>
    <w:rsid w:val="002A22D7"/>
    <w:rsid w:val="002A243D"/>
    <w:rsid w:val="002A26EA"/>
    <w:rsid w:val="002A2A5F"/>
    <w:rsid w:val="002A2EF5"/>
    <w:rsid w:val="002A31FC"/>
    <w:rsid w:val="002A3235"/>
    <w:rsid w:val="002A354E"/>
    <w:rsid w:val="002A35C8"/>
    <w:rsid w:val="002A37E3"/>
    <w:rsid w:val="002A393A"/>
    <w:rsid w:val="002A3B46"/>
    <w:rsid w:val="002A3F97"/>
    <w:rsid w:val="002A40ED"/>
    <w:rsid w:val="002A42A8"/>
    <w:rsid w:val="002A445A"/>
    <w:rsid w:val="002A448C"/>
    <w:rsid w:val="002A461E"/>
    <w:rsid w:val="002A4838"/>
    <w:rsid w:val="002A49E2"/>
    <w:rsid w:val="002A4A46"/>
    <w:rsid w:val="002A4AB3"/>
    <w:rsid w:val="002A4BB7"/>
    <w:rsid w:val="002A4C0F"/>
    <w:rsid w:val="002A4C6F"/>
    <w:rsid w:val="002A509C"/>
    <w:rsid w:val="002A528A"/>
    <w:rsid w:val="002A52DD"/>
    <w:rsid w:val="002A5384"/>
    <w:rsid w:val="002A540A"/>
    <w:rsid w:val="002A5692"/>
    <w:rsid w:val="002A5C3D"/>
    <w:rsid w:val="002A5D91"/>
    <w:rsid w:val="002A5E0E"/>
    <w:rsid w:val="002A5E63"/>
    <w:rsid w:val="002A5F58"/>
    <w:rsid w:val="002A5FAB"/>
    <w:rsid w:val="002A60B0"/>
    <w:rsid w:val="002A6113"/>
    <w:rsid w:val="002A61D7"/>
    <w:rsid w:val="002A62B3"/>
    <w:rsid w:val="002A63F3"/>
    <w:rsid w:val="002A6540"/>
    <w:rsid w:val="002A6620"/>
    <w:rsid w:val="002A6874"/>
    <w:rsid w:val="002A6E5B"/>
    <w:rsid w:val="002A6F71"/>
    <w:rsid w:val="002A701C"/>
    <w:rsid w:val="002A708D"/>
    <w:rsid w:val="002A71C9"/>
    <w:rsid w:val="002A7226"/>
    <w:rsid w:val="002A744C"/>
    <w:rsid w:val="002A766F"/>
    <w:rsid w:val="002A77F1"/>
    <w:rsid w:val="002A78F6"/>
    <w:rsid w:val="002A79FF"/>
    <w:rsid w:val="002A7D82"/>
    <w:rsid w:val="002A7F16"/>
    <w:rsid w:val="002B00A0"/>
    <w:rsid w:val="002B00EE"/>
    <w:rsid w:val="002B0289"/>
    <w:rsid w:val="002B02B7"/>
    <w:rsid w:val="002B037B"/>
    <w:rsid w:val="002B042F"/>
    <w:rsid w:val="002B0523"/>
    <w:rsid w:val="002B06D0"/>
    <w:rsid w:val="002B0890"/>
    <w:rsid w:val="002B09EF"/>
    <w:rsid w:val="002B0BCB"/>
    <w:rsid w:val="002B0F86"/>
    <w:rsid w:val="002B121E"/>
    <w:rsid w:val="002B126A"/>
    <w:rsid w:val="002B12B5"/>
    <w:rsid w:val="002B12BA"/>
    <w:rsid w:val="002B1373"/>
    <w:rsid w:val="002B13D4"/>
    <w:rsid w:val="002B164D"/>
    <w:rsid w:val="002B18BC"/>
    <w:rsid w:val="002B1967"/>
    <w:rsid w:val="002B19D0"/>
    <w:rsid w:val="002B2001"/>
    <w:rsid w:val="002B2410"/>
    <w:rsid w:val="002B2439"/>
    <w:rsid w:val="002B2AD5"/>
    <w:rsid w:val="002B2B30"/>
    <w:rsid w:val="002B2EBB"/>
    <w:rsid w:val="002B2FD0"/>
    <w:rsid w:val="002B313B"/>
    <w:rsid w:val="002B3188"/>
    <w:rsid w:val="002B3595"/>
    <w:rsid w:val="002B363C"/>
    <w:rsid w:val="002B367F"/>
    <w:rsid w:val="002B3744"/>
    <w:rsid w:val="002B3910"/>
    <w:rsid w:val="002B3FF5"/>
    <w:rsid w:val="002B3FFE"/>
    <w:rsid w:val="002B4023"/>
    <w:rsid w:val="002B408D"/>
    <w:rsid w:val="002B423E"/>
    <w:rsid w:val="002B426E"/>
    <w:rsid w:val="002B426F"/>
    <w:rsid w:val="002B43D1"/>
    <w:rsid w:val="002B442A"/>
    <w:rsid w:val="002B44A4"/>
    <w:rsid w:val="002B4655"/>
    <w:rsid w:val="002B484C"/>
    <w:rsid w:val="002B487C"/>
    <w:rsid w:val="002B48A9"/>
    <w:rsid w:val="002B4B74"/>
    <w:rsid w:val="002B4DF8"/>
    <w:rsid w:val="002B4E4D"/>
    <w:rsid w:val="002B4E7B"/>
    <w:rsid w:val="002B4FE9"/>
    <w:rsid w:val="002B5395"/>
    <w:rsid w:val="002B53AC"/>
    <w:rsid w:val="002B54BE"/>
    <w:rsid w:val="002B54F9"/>
    <w:rsid w:val="002B563F"/>
    <w:rsid w:val="002B58B5"/>
    <w:rsid w:val="002B59C0"/>
    <w:rsid w:val="002B5A4C"/>
    <w:rsid w:val="002B5BB9"/>
    <w:rsid w:val="002B5BC8"/>
    <w:rsid w:val="002B5C71"/>
    <w:rsid w:val="002B5CEC"/>
    <w:rsid w:val="002B5FA4"/>
    <w:rsid w:val="002B622B"/>
    <w:rsid w:val="002B6299"/>
    <w:rsid w:val="002B63EF"/>
    <w:rsid w:val="002B6411"/>
    <w:rsid w:val="002B64D4"/>
    <w:rsid w:val="002B677D"/>
    <w:rsid w:val="002B678C"/>
    <w:rsid w:val="002B67CD"/>
    <w:rsid w:val="002B6860"/>
    <w:rsid w:val="002B68B5"/>
    <w:rsid w:val="002B69F9"/>
    <w:rsid w:val="002B6C37"/>
    <w:rsid w:val="002B6CED"/>
    <w:rsid w:val="002B6FA1"/>
    <w:rsid w:val="002B709D"/>
    <w:rsid w:val="002B70EB"/>
    <w:rsid w:val="002B71DF"/>
    <w:rsid w:val="002B7231"/>
    <w:rsid w:val="002B73C7"/>
    <w:rsid w:val="002B781A"/>
    <w:rsid w:val="002B7977"/>
    <w:rsid w:val="002B7A6B"/>
    <w:rsid w:val="002B7B32"/>
    <w:rsid w:val="002B7DAA"/>
    <w:rsid w:val="002B7E9D"/>
    <w:rsid w:val="002B7F57"/>
    <w:rsid w:val="002B7FAF"/>
    <w:rsid w:val="002C00D1"/>
    <w:rsid w:val="002C02F8"/>
    <w:rsid w:val="002C045A"/>
    <w:rsid w:val="002C05F2"/>
    <w:rsid w:val="002C097B"/>
    <w:rsid w:val="002C0B58"/>
    <w:rsid w:val="002C0CB7"/>
    <w:rsid w:val="002C0F8C"/>
    <w:rsid w:val="002C10A0"/>
    <w:rsid w:val="002C1199"/>
    <w:rsid w:val="002C1240"/>
    <w:rsid w:val="002C14FA"/>
    <w:rsid w:val="002C1560"/>
    <w:rsid w:val="002C15E5"/>
    <w:rsid w:val="002C1869"/>
    <w:rsid w:val="002C1903"/>
    <w:rsid w:val="002C1AF9"/>
    <w:rsid w:val="002C1B3E"/>
    <w:rsid w:val="002C1B45"/>
    <w:rsid w:val="002C1D70"/>
    <w:rsid w:val="002C1F68"/>
    <w:rsid w:val="002C2195"/>
    <w:rsid w:val="002C2325"/>
    <w:rsid w:val="002C2327"/>
    <w:rsid w:val="002C23BC"/>
    <w:rsid w:val="002C247D"/>
    <w:rsid w:val="002C24A7"/>
    <w:rsid w:val="002C2536"/>
    <w:rsid w:val="002C2781"/>
    <w:rsid w:val="002C284E"/>
    <w:rsid w:val="002C2C33"/>
    <w:rsid w:val="002C2C5B"/>
    <w:rsid w:val="002C2D8A"/>
    <w:rsid w:val="002C327D"/>
    <w:rsid w:val="002C3339"/>
    <w:rsid w:val="002C33EB"/>
    <w:rsid w:val="002C35D2"/>
    <w:rsid w:val="002C36AA"/>
    <w:rsid w:val="002C37AC"/>
    <w:rsid w:val="002C38A3"/>
    <w:rsid w:val="002C390A"/>
    <w:rsid w:val="002C3917"/>
    <w:rsid w:val="002C3A88"/>
    <w:rsid w:val="002C3BC4"/>
    <w:rsid w:val="002C40A3"/>
    <w:rsid w:val="002C40CD"/>
    <w:rsid w:val="002C4217"/>
    <w:rsid w:val="002C4363"/>
    <w:rsid w:val="002C45D2"/>
    <w:rsid w:val="002C4C27"/>
    <w:rsid w:val="002C4C40"/>
    <w:rsid w:val="002C4C79"/>
    <w:rsid w:val="002C4CAF"/>
    <w:rsid w:val="002C4FB8"/>
    <w:rsid w:val="002C5208"/>
    <w:rsid w:val="002C54CB"/>
    <w:rsid w:val="002C5594"/>
    <w:rsid w:val="002C5667"/>
    <w:rsid w:val="002C56C7"/>
    <w:rsid w:val="002C577C"/>
    <w:rsid w:val="002C5782"/>
    <w:rsid w:val="002C58BF"/>
    <w:rsid w:val="002C5D83"/>
    <w:rsid w:val="002C5E1F"/>
    <w:rsid w:val="002C5EC0"/>
    <w:rsid w:val="002C5FCC"/>
    <w:rsid w:val="002C606D"/>
    <w:rsid w:val="002C62DB"/>
    <w:rsid w:val="002C635C"/>
    <w:rsid w:val="002C6360"/>
    <w:rsid w:val="002C6437"/>
    <w:rsid w:val="002C6554"/>
    <w:rsid w:val="002C6874"/>
    <w:rsid w:val="002C68D9"/>
    <w:rsid w:val="002C68F7"/>
    <w:rsid w:val="002C69FF"/>
    <w:rsid w:val="002C6AD1"/>
    <w:rsid w:val="002C6B0E"/>
    <w:rsid w:val="002C6D79"/>
    <w:rsid w:val="002C6D7C"/>
    <w:rsid w:val="002C7460"/>
    <w:rsid w:val="002C752D"/>
    <w:rsid w:val="002C7573"/>
    <w:rsid w:val="002C76C5"/>
    <w:rsid w:val="002C7742"/>
    <w:rsid w:val="002C77F8"/>
    <w:rsid w:val="002C78FA"/>
    <w:rsid w:val="002C79D9"/>
    <w:rsid w:val="002C7AF9"/>
    <w:rsid w:val="002C7E84"/>
    <w:rsid w:val="002C7F07"/>
    <w:rsid w:val="002C7FCA"/>
    <w:rsid w:val="002D0182"/>
    <w:rsid w:val="002D01C5"/>
    <w:rsid w:val="002D01D0"/>
    <w:rsid w:val="002D0212"/>
    <w:rsid w:val="002D0391"/>
    <w:rsid w:val="002D05C0"/>
    <w:rsid w:val="002D0C0D"/>
    <w:rsid w:val="002D0C8E"/>
    <w:rsid w:val="002D0CD2"/>
    <w:rsid w:val="002D0F4C"/>
    <w:rsid w:val="002D1182"/>
    <w:rsid w:val="002D13FB"/>
    <w:rsid w:val="002D140C"/>
    <w:rsid w:val="002D1578"/>
    <w:rsid w:val="002D16D0"/>
    <w:rsid w:val="002D16E7"/>
    <w:rsid w:val="002D19BE"/>
    <w:rsid w:val="002D19F6"/>
    <w:rsid w:val="002D1C58"/>
    <w:rsid w:val="002D1DE3"/>
    <w:rsid w:val="002D1FBE"/>
    <w:rsid w:val="002D2027"/>
    <w:rsid w:val="002D212C"/>
    <w:rsid w:val="002D24F5"/>
    <w:rsid w:val="002D2597"/>
    <w:rsid w:val="002D26C6"/>
    <w:rsid w:val="002D2834"/>
    <w:rsid w:val="002D2B80"/>
    <w:rsid w:val="002D2BB4"/>
    <w:rsid w:val="002D2E86"/>
    <w:rsid w:val="002D2E8A"/>
    <w:rsid w:val="002D2EE7"/>
    <w:rsid w:val="002D310C"/>
    <w:rsid w:val="002D3154"/>
    <w:rsid w:val="002D31FF"/>
    <w:rsid w:val="002D3409"/>
    <w:rsid w:val="002D350B"/>
    <w:rsid w:val="002D3819"/>
    <w:rsid w:val="002D3AE5"/>
    <w:rsid w:val="002D3CC7"/>
    <w:rsid w:val="002D3CD4"/>
    <w:rsid w:val="002D3D3C"/>
    <w:rsid w:val="002D3D63"/>
    <w:rsid w:val="002D3E45"/>
    <w:rsid w:val="002D40CC"/>
    <w:rsid w:val="002D4589"/>
    <w:rsid w:val="002D45CA"/>
    <w:rsid w:val="002D463E"/>
    <w:rsid w:val="002D4714"/>
    <w:rsid w:val="002D4746"/>
    <w:rsid w:val="002D4824"/>
    <w:rsid w:val="002D48AE"/>
    <w:rsid w:val="002D4A34"/>
    <w:rsid w:val="002D4BEB"/>
    <w:rsid w:val="002D4EA1"/>
    <w:rsid w:val="002D4F99"/>
    <w:rsid w:val="002D4FDE"/>
    <w:rsid w:val="002D50BB"/>
    <w:rsid w:val="002D523F"/>
    <w:rsid w:val="002D5361"/>
    <w:rsid w:val="002D541A"/>
    <w:rsid w:val="002D5498"/>
    <w:rsid w:val="002D589B"/>
    <w:rsid w:val="002D5A14"/>
    <w:rsid w:val="002D5AD5"/>
    <w:rsid w:val="002D5B09"/>
    <w:rsid w:val="002D5D4D"/>
    <w:rsid w:val="002D5FFC"/>
    <w:rsid w:val="002D6030"/>
    <w:rsid w:val="002D614C"/>
    <w:rsid w:val="002D632D"/>
    <w:rsid w:val="002D6371"/>
    <w:rsid w:val="002D6579"/>
    <w:rsid w:val="002D6673"/>
    <w:rsid w:val="002D66C6"/>
    <w:rsid w:val="002D6942"/>
    <w:rsid w:val="002D69C9"/>
    <w:rsid w:val="002D6A5B"/>
    <w:rsid w:val="002D6AB3"/>
    <w:rsid w:val="002D7066"/>
    <w:rsid w:val="002D70AA"/>
    <w:rsid w:val="002D70D8"/>
    <w:rsid w:val="002D70F7"/>
    <w:rsid w:val="002D7286"/>
    <w:rsid w:val="002D74B2"/>
    <w:rsid w:val="002D74BF"/>
    <w:rsid w:val="002D74F3"/>
    <w:rsid w:val="002D7782"/>
    <w:rsid w:val="002D7961"/>
    <w:rsid w:val="002D7CC6"/>
    <w:rsid w:val="002D7E55"/>
    <w:rsid w:val="002D7F4F"/>
    <w:rsid w:val="002E0010"/>
    <w:rsid w:val="002E0303"/>
    <w:rsid w:val="002E0619"/>
    <w:rsid w:val="002E0832"/>
    <w:rsid w:val="002E0895"/>
    <w:rsid w:val="002E0B5E"/>
    <w:rsid w:val="002E0FAD"/>
    <w:rsid w:val="002E0FC8"/>
    <w:rsid w:val="002E0FEB"/>
    <w:rsid w:val="002E1104"/>
    <w:rsid w:val="002E1450"/>
    <w:rsid w:val="002E151C"/>
    <w:rsid w:val="002E163C"/>
    <w:rsid w:val="002E16D0"/>
    <w:rsid w:val="002E174A"/>
    <w:rsid w:val="002E18E9"/>
    <w:rsid w:val="002E19B8"/>
    <w:rsid w:val="002E1B48"/>
    <w:rsid w:val="002E1BC2"/>
    <w:rsid w:val="002E1D2C"/>
    <w:rsid w:val="002E1DA4"/>
    <w:rsid w:val="002E212C"/>
    <w:rsid w:val="002E2146"/>
    <w:rsid w:val="002E230B"/>
    <w:rsid w:val="002E2386"/>
    <w:rsid w:val="002E2555"/>
    <w:rsid w:val="002E26A4"/>
    <w:rsid w:val="002E279A"/>
    <w:rsid w:val="002E2875"/>
    <w:rsid w:val="002E2888"/>
    <w:rsid w:val="002E2A21"/>
    <w:rsid w:val="002E2C9B"/>
    <w:rsid w:val="002E2D1F"/>
    <w:rsid w:val="002E2D58"/>
    <w:rsid w:val="002E2F6A"/>
    <w:rsid w:val="002E3122"/>
    <w:rsid w:val="002E314A"/>
    <w:rsid w:val="002E3204"/>
    <w:rsid w:val="002E3387"/>
    <w:rsid w:val="002E349D"/>
    <w:rsid w:val="002E356D"/>
    <w:rsid w:val="002E3600"/>
    <w:rsid w:val="002E38A6"/>
    <w:rsid w:val="002E38B6"/>
    <w:rsid w:val="002E3906"/>
    <w:rsid w:val="002E3936"/>
    <w:rsid w:val="002E396A"/>
    <w:rsid w:val="002E39B5"/>
    <w:rsid w:val="002E3C68"/>
    <w:rsid w:val="002E4094"/>
    <w:rsid w:val="002E40B1"/>
    <w:rsid w:val="002E4104"/>
    <w:rsid w:val="002E441E"/>
    <w:rsid w:val="002E44AA"/>
    <w:rsid w:val="002E456D"/>
    <w:rsid w:val="002E45EF"/>
    <w:rsid w:val="002E467B"/>
    <w:rsid w:val="002E49D6"/>
    <w:rsid w:val="002E4B24"/>
    <w:rsid w:val="002E4D45"/>
    <w:rsid w:val="002E4F68"/>
    <w:rsid w:val="002E529D"/>
    <w:rsid w:val="002E5497"/>
    <w:rsid w:val="002E5670"/>
    <w:rsid w:val="002E5A61"/>
    <w:rsid w:val="002E5BD6"/>
    <w:rsid w:val="002E5C8A"/>
    <w:rsid w:val="002E5D66"/>
    <w:rsid w:val="002E5EA6"/>
    <w:rsid w:val="002E5F21"/>
    <w:rsid w:val="002E5F61"/>
    <w:rsid w:val="002E6018"/>
    <w:rsid w:val="002E6193"/>
    <w:rsid w:val="002E62EB"/>
    <w:rsid w:val="002E645D"/>
    <w:rsid w:val="002E6461"/>
    <w:rsid w:val="002E6493"/>
    <w:rsid w:val="002E6507"/>
    <w:rsid w:val="002E6631"/>
    <w:rsid w:val="002E6765"/>
    <w:rsid w:val="002E6867"/>
    <w:rsid w:val="002E69F1"/>
    <w:rsid w:val="002E69FE"/>
    <w:rsid w:val="002E6AA2"/>
    <w:rsid w:val="002E6E64"/>
    <w:rsid w:val="002E6F49"/>
    <w:rsid w:val="002E7427"/>
    <w:rsid w:val="002E74DA"/>
    <w:rsid w:val="002E7540"/>
    <w:rsid w:val="002E776A"/>
    <w:rsid w:val="002E7776"/>
    <w:rsid w:val="002E7876"/>
    <w:rsid w:val="002E78BF"/>
    <w:rsid w:val="002E7AB0"/>
    <w:rsid w:val="002E7AE0"/>
    <w:rsid w:val="002E7C3E"/>
    <w:rsid w:val="002F010B"/>
    <w:rsid w:val="002F023D"/>
    <w:rsid w:val="002F025B"/>
    <w:rsid w:val="002F062D"/>
    <w:rsid w:val="002F074E"/>
    <w:rsid w:val="002F07A0"/>
    <w:rsid w:val="002F08C0"/>
    <w:rsid w:val="002F0A30"/>
    <w:rsid w:val="002F0ACC"/>
    <w:rsid w:val="002F0D8D"/>
    <w:rsid w:val="002F1028"/>
    <w:rsid w:val="002F1058"/>
    <w:rsid w:val="002F116D"/>
    <w:rsid w:val="002F15E9"/>
    <w:rsid w:val="002F162D"/>
    <w:rsid w:val="002F1738"/>
    <w:rsid w:val="002F19AB"/>
    <w:rsid w:val="002F1D5A"/>
    <w:rsid w:val="002F1D66"/>
    <w:rsid w:val="002F1D77"/>
    <w:rsid w:val="002F1E90"/>
    <w:rsid w:val="002F23AC"/>
    <w:rsid w:val="002F24AE"/>
    <w:rsid w:val="002F2731"/>
    <w:rsid w:val="002F28CE"/>
    <w:rsid w:val="002F28D3"/>
    <w:rsid w:val="002F2D61"/>
    <w:rsid w:val="002F2DC0"/>
    <w:rsid w:val="002F3160"/>
    <w:rsid w:val="002F3395"/>
    <w:rsid w:val="002F345C"/>
    <w:rsid w:val="002F34A5"/>
    <w:rsid w:val="002F3649"/>
    <w:rsid w:val="002F3703"/>
    <w:rsid w:val="002F3A81"/>
    <w:rsid w:val="002F3AAF"/>
    <w:rsid w:val="002F3BBC"/>
    <w:rsid w:val="002F3E6F"/>
    <w:rsid w:val="002F3EB3"/>
    <w:rsid w:val="002F4007"/>
    <w:rsid w:val="002F4119"/>
    <w:rsid w:val="002F4354"/>
    <w:rsid w:val="002F43C5"/>
    <w:rsid w:val="002F44C4"/>
    <w:rsid w:val="002F474D"/>
    <w:rsid w:val="002F4945"/>
    <w:rsid w:val="002F4C65"/>
    <w:rsid w:val="002F4C6F"/>
    <w:rsid w:val="002F4D7E"/>
    <w:rsid w:val="002F4E1E"/>
    <w:rsid w:val="002F5036"/>
    <w:rsid w:val="002F52A1"/>
    <w:rsid w:val="002F52C7"/>
    <w:rsid w:val="002F5425"/>
    <w:rsid w:val="002F56B9"/>
    <w:rsid w:val="002F5897"/>
    <w:rsid w:val="002F58A1"/>
    <w:rsid w:val="002F5A08"/>
    <w:rsid w:val="002F5D59"/>
    <w:rsid w:val="002F5E86"/>
    <w:rsid w:val="002F60E8"/>
    <w:rsid w:val="002F610D"/>
    <w:rsid w:val="002F61E5"/>
    <w:rsid w:val="002F6394"/>
    <w:rsid w:val="002F6449"/>
    <w:rsid w:val="002F6454"/>
    <w:rsid w:val="002F64E2"/>
    <w:rsid w:val="002F6663"/>
    <w:rsid w:val="002F67C4"/>
    <w:rsid w:val="002F6891"/>
    <w:rsid w:val="002F68B0"/>
    <w:rsid w:val="002F6904"/>
    <w:rsid w:val="002F6ACE"/>
    <w:rsid w:val="002F6C1A"/>
    <w:rsid w:val="002F6C7C"/>
    <w:rsid w:val="002F7166"/>
    <w:rsid w:val="002F7289"/>
    <w:rsid w:val="002F75D6"/>
    <w:rsid w:val="002F75F4"/>
    <w:rsid w:val="002F7723"/>
    <w:rsid w:val="002F7780"/>
    <w:rsid w:val="002F7855"/>
    <w:rsid w:val="002F7949"/>
    <w:rsid w:val="002F7CF6"/>
    <w:rsid w:val="002F7E69"/>
    <w:rsid w:val="002F7F39"/>
    <w:rsid w:val="0030019F"/>
    <w:rsid w:val="00300318"/>
    <w:rsid w:val="003004D7"/>
    <w:rsid w:val="00300692"/>
    <w:rsid w:val="00300A4F"/>
    <w:rsid w:val="00300AD2"/>
    <w:rsid w:val="00300B37"/>
    <w:rsid w:val="00300B59"/>
    <w:rsid w:val="00300CCE"/>
    <w:rsid w:val="00300D0D"/>
    <w:rsid w:val="00301120"/>
    <w:rsid w:val="00301148"/>
    <w:rsid w:val="00301160"/>
    <w:rsid w:val="003013E3"/>
    <w:rsid w:val="0030143C"/>
    <w:rsid w:val="0030154D"/>
    <w:rsid w:val="003015B9"/>
    <w:rsid w:val="003018E2"/>
    <w:rsid w:val="003019B0"/>
    <w:rsid w:val="003019DE"/>
    <w:rsid w:val="00301A64"/>
    <w:rsid w:val="00301A84"/>
    <w:rsid w:val="00301B45"/>
    <w:rsid w:val="00301E80"/>
    <w:rsid w:val="003023DB"/>
    <w:rsid w:val="003024A9"/>
    <w:rsid w:val="00302552"/>
    <w:rsid w:val="00302562"/>
    <w:rsid w:val="0030264D"/>
    <w:rsid w:val="003028CA"/>
    <w:rsid w:val="00302CD6"/>
    <w:rsid w:val="00302D68"/>
    <w:rsid w:val="00302DA1"/>
    <w:rsid w:val="0030307D"/>
    <w:rsid w:val="00303236"/>
    <w:rsid w:val="0030343F"/>
    <w:rsid w:val="003034A0"/>
    <w:rsid w:val="003035C0"/>
    <w:rsid w:val="00303838"/>
    <w:rsid w:val="00303A58"/>
    <w:rsid w:val="00303ACC"/>
    <w:rsid w:val="00303BC1"/>
    <w:rsid w:val="003040DD"/>
    <w:rsid w:val="0030428F"/>
    <w:rsid w:val="0030434E"/>
    <w:rsid w:val="003043AB"/>
    <w:rsid w:val="003043C0"/>
    <w:rsid w:val="0030443A"/>
    <w:rsid w:val="0030452B"/>
    <w:rsid w:val="00304708"/>
    <w:rsid w:val="0030471B"/>
    <w:rsid w:val="00304A86"/>
    <w:rsid w:val="00304ACD"/>
    <w:rsid w:val="00304CE5"/>
    <w:rsid w:val="00304DE5"/>
    <w:rsid w:val="00304E04"/>
    <w:rsid w:val="00304E95"/>
    <w:rsid w:val="00304F7A"/>
    <w:rsid w:val="003050BA"/>
    <w:rsid w:val="00305216"/>
    <w:rsid w:val="003056F3"/>
    <w:rsid w:val="00305741"/>
    <w:rsid w:val="00305910"/>
    <w:rsid w:val="003059EA"/>
    <w:rsid w:val="00305A4D"/>
    <w:rsid w:val="00305ED5"/>
    <w:rsid w:val="003062DD"/>
    <w:rsid w:val="003062F3"/>
    <w:rsid w:val="0030651B"/>
    <w:rsid w:val="00306942"/>
    <w:rsid w:val="003069CF"/>
    <w:rsid w:val="00306A0C"/>
    <w:rsid w:val="00306BC8"/>
    <w:rsid w:val="00306C1B"/>
    <w:rsid w:val="00306C97"/>
    <w:rsid w:val="00306D70"/>
    <w:rsid w:val="00306DBF"/>
    <w:rsid w:val="0030718E"/>
    <w:rsid w:val="00307510"/>
    <w:rsid w:val="0030761D"/>
    <w:rsid w:val="003076C9"/>
    <w:rsid w:val="0030777E"/>
    <w:rsid w:val="003077ED"/>
    <w:rsid w:val="00307813"/>
    <w:rsid w:val="00307930"/>
    <w:rsid w:val="0030793F"/>
    <w:rsid w:val="0030799D"/>
    <w:rsid w:val="00307E5B"/>
    <w:rsid w:val="0031005C"/>
    <w:rsid w:val="00310064"/>
    <w:rsid w:val="0031033B"/>
    <w:rsid w:val="003105A5"/>
    <w:rsid w:val="00310AFB"/>
    <w:rsid w:val="00310DA8"/>
    <w:rsid w:val="00310E91"/>
    <w:rsid w:val="00310F5C"/>
    <w:rsid w:val="00311128"/>
    <w:rsid w:val="00311175"/>
    <w:rsid w:val="0031120C"/>
    <w:rsid w:val="0031158E"/>
    <w:rsid w:val="0031182F"/>
    <w:rsid w:val="00311902"/>
    <w:rsid w:val="00311989"/>
    <w:rsid w:val="00311C5C"/>
    <w:rsid w:val="00311D47"/>
    <w:rsid w:val="00311DAF"/>
    <w:rsid w:val="00311DCB"/>
    <w:rsid w:val="00312024"/>
    <w:rsid w:val="0031222C"/>
    <w:rsid w:val="00312811"/>
    <w:rsid w:val="00312980"/>
    <w:rsid w:val="00312B72"/>
    <w:rsid w:val="00312D35"/>
    <w:rsid w:val="00312DFF"/>
    <w:rsid w:val="00312E19"/>
    <w:rsid w:val="00312FD9"/>
    <w:rsid w:val="00313378"/>
    <w:rsid w:val="0031337C"/>
    <w:rsid w:val="003134E4"/>
    <w:rsid w:val="00313989"/>
    <w:rsid w:val="003139BD"/>
    <w:rsid w:val="003141A4"/>
    <w:rsid w:val="003141D8"/>
    <w:rsid w:val="00314259"/>
    <w:rsid w:val="00314294"/>
    <w:rsid w:val="003143D2"/>
    <w:rsid w:val="003143E4"/>
    <w:rsid w:val="00314445"/>
    <w:rsid w:val="003148A1"/>
    <w:rsid w:val="0031494A"/>
    <w:rsid w:val="00314A01"/>
    <w:rsid w:val="00314C04"/>
    <w:rsid w:val="00314C09"/>
    <w:rsid w:val="00314CE0"/>
    <w:rsid w:val="00314DDA"/>
    <w:rsid w:val="00314DE8"/>
    <w:rsid w:val="00314E64"/>
    <w:rsid w:val="00314EB3"/>
    <w:rsid w:val="0031522D"/>
    <w:rsid w:val="00315293"/>
    <w:rsid w:val="00315369"/>
    <w:rsid w:val="00315415"/>
    <w:rsid w:val="003154AD"/>
    <w:rsid w:val="00315673"/>
    <w:rsid w:val="003156FB"/>
    <w:rsid w:val="00315826"/>
    <w:rsid w:val="00315AF2"/>
    <w:rsid w:val="00315C37"/>
    <w:rsid w:val="00315D57"/>
    <w:rsid w:val="00315F50"/>
    <w:rsid w:val="003160F9"/>
    <w:rsid w:val="00316181"/>
    <w:rsid w:val="00316263"/>
    <w:rsid w:val="00316411"/>
    <w:rsid w:val="00316415"/>
    <w:rsid w:val="00316767"/>
    <w:rsid w:val="003168B8"/>
    <w:rsid w:val="00316A4D"/>
    <w:rsid w:val="00316A6B"/>
    <w:rsid w:val="00316BC0"/>
    <w:rsid w:val="003171FB"/>
    <w:rsid w:val="0031720D"/>
    <w:rsid w:val="00317214"/>
    <w:rsid w:val="00317259"/>
    <w:rsid w:val="00317502"/>
    <w:rsid w:val="00317617"/>
    <w:rsid w:val="00317693"/>
    <w:rsid w:val="00317741"/>
    <w:rsid w:val="0031783A"/>
    <w:rsid w:val="0031791A"/>
    <w:rsid w:val="003179A7"/>
    <w:rsid w:val="00317AFA"/>
    <w:rsid w:val="00317BE2"/>
    <w:rsid w:val="00317C69"/>
    <w:rsid w:val="00317C8B"/>
    <w:rsid w:val="00317DC1"/>
    <w:rsid w:val="00317DFE"/>
    <w:rsid w:val="00317E00"/>
    <w:rsid w:val="00320266"/>
    <w:rsid w:val="003202FC"/>
    <w:rsid w:val="00320473"/>
    <w:rsid w:val="00320552"/>
    <w:rsid w:val="003206A0"/>
    <w:rsid w:val="003207F5"/>
    <w:rsid w:val="0032089B"/>
    <w:rsid w:val="00320A59"/>
    <w:rsid w:val="00320AB0"/>
    <w:rsid w:val="00320AFF"/>
    <w:rsid w:val="00320BA9"/>
    <w:rsid w:val="00320D82"/>
    <w:rsid w:val="00321056"/>
    <w:rsid w:val="0032109C"/>
    <w:rsid w:val="00321274"/>
    <w:rsid w:val="003213BF"/>
    <w:rsid w:val="00321431"/>
    <w:rsid w:val="003215ED"/>
    <w:rsid w:val="003216FA"/>
    <w:rsid w:val="003217F0"/>
    <w:rsid w:val="003218A6"/>
    <w:rsid w:val="003219EF"/>
    <w:rsid w:val="00321BF1"/>
    <w:rsid w:val="00321CBA"/>
    <w:rsid w:val="00321F8A"/>
    <w:rsid w:val="00322158"/>
    <w:rsid w:val="00322296"/>
    <w:rsid w:val="0032241E"/>
    <w:rsid w:val="00322460"/>
    <w:rsid w:val="00322688"/>
    <w:rsid w:val="0032278E"/>
    <w:rsid w:val="00322800"/>
    <w:rsid w:val="00322906"/>
    <w:rsid w:val="00323446"/>
    <w:rsid w:val="00323675"/>
    <w:rsid w:val="00323676"/>
    <w:rsid w:val="00323744"/>
    <w:rsid w:val="00323766"/>
    <w:rsid w:val="003239EE"/>
    <w:rsid w:val="00323B6B"/>
    <w:rsid w:val="00323C4D"/>
    <w:rsid w:val="00323F71"/>
    <w:rsid w:val="003242F6"/>
    <w:rsid w:val="003244E5"/>
    <w:rsid w:val="0032450C"/>
    <w:rsid w:val="00324643"/>
    <w:rsid w:val="003246D9"/>
    <w:rsid w:val="00324726"/>
    <w:rsid w:val="0032483F"/>
    <w:rsid w:val="00324D8B"/>
    <w:rsid w:val="00324E57"/>
    <w:rsid w:val="00324E81"/>
    <w:rsid w:val="0032519C"/>
    <w:rsid w:val="003252F3"/>
    <w:rsid w:val="00325485"/>
    <w:rsid w:val="00325B81"/>
    <w:rsid w:val="00325E8F"/>
    <w:rsid w:val="00325F74"/>
    <w:rsid w:val="00325FCF"/>
    <w:rsid w:val="0032611A"/>
    <w:rsid w:val="003261FA"/>
    <w:rsid w:val="00326671"/>
    <w:rsid w:val="00326C7E"/>
    <w:rsid w:val="00326C81"/>
    <w:rsid w:val="00326E39"/>
    <w:rsid w:val="00326FB8"/>
    <w:rsid w:val="00326FE0"/>
    <w:rsid w:val="003270F4"/>
    <w:rsid w:val="0032715F"/>
    <w:rsid w:val="003271E7"/>
    <w:rsid w:val="00327361"/>
    <w:rsid w:val="00327465"/>
    <w:rsid w:val="0032755E"/>
    <w:rsid w:val="003275EC"/>
    <w:rsid w:val="00327635"/>
    <w:rsid w:val="003277D4"/>
    <w:rsid w:val="0032786A"/>
    <w:rsid w:val="00327B7B"/>
    <w:rsid w:val="00327D95"/>
    <w:rsid w:val="00327E24"/>
    <w:rsid w:val="00327E46"/>
    <w:rsid w:val="003300EF"/>
    <w:rsid w:val="0033022D"/>
    <w:rsid w:val="003302E4"/>
    <w:rsid w:val="00330306"/>
    <w:rsid w:val="003305DB"/>
    <w:rsid w:val="003307BF"/>
    <w:rsid w:val="0033088D"/>
    <w:rsid w:val="00330A7E"/>
    <w:rsid w:val="00330BEF"/>
    <w:rsid w:val="00330BFA"/>
    <w:rsid w:val="00330C09"/>
    <w:rsid w:val="00330D8B"/>
    <w:rsid w:val="00330E3F"/>
    <w:rsid w:val="0033110F"/>
    <w:rsid w:val="0033125A"/>
    <w:rsid w:val="00331282"/>
    <w:rsid w:val="00331312"/>
    <w:rsid w:val="00331414"/>
    <w:rsid w:val="00331416"/>
    <w:rsid w:val="00331528"/>
    <w:rsid w:val="0033166A"/>
    <w:rsid w:val="003317D6"/>
    <w:rsid w:val="0033197E"/>
    <w:rsid w:val="003319BF"/>
    <w:rsid w:val="003319FE"/>
    <w:rsid w:val="00331D72"/>
    <w:rsid w:val="00331D92"/>
    <w:rsid w:val="00331E57"/>
    <w:rsid w:val="00331F51"/>
    <w:rsid w:val="00331F8B"/>
    <w:rsid w:val="0033214F"/>
    <w:rsid w:val="0033222F"/>
    <w:rsid w:val="0033233C"/>
    <w:rsid w:val="003323C1"/>
    <w:rsid w:val="003323D5"/>
    <w:rsid w:val="00332427"/>
    <w:rsid w:val="0033243A"/>
    <w:rsid w:val="003327EA"/>
    <w:rsid w:val="00332995"/>
    <w:rsid w:val="00332EA9"/>
    <w:rsid w:val="00332FC5"/>
    <w:rsid w:val="00333078"/>
    <w:rsid w:val="0033322F"/>
    <w:rsid w:val="00333311"/>
    <w:rsid w:val="0033340F"/>
    <w:rsid w:val="00333478"/>
    <w:rsid w:val="003334AF"/>
    <w:rsid w:val="00333624"/>
    <w:rsid w:val="00333971"/>
    <w:rsid w:val="00333A65"/>
    <w:rsid w:val="00333EB9"/>
    <w:rsid w:val="00333F4D"/>
    <w:rsid w:val="00333F5F"/>
    <w:rsid w:val="003340AF"/>
    <w:rsid w:val="003342D1"/>
    <w:rsid w:val="0033450E"/>
    <w:rsid w:val="0033458D"/>
    <w:rsid w:val="003345FA"/>
    <w:rsid w:val="00334682"/>
    <w:rsid w:val="003346BF"/>
    <w:rsid w:val="003346D9"/>
    <w:rsid w:val="003347C2"/>
    <w:rsid w:val="00334A60"/>
    <w:rsid w:val="00334AE8"/>
    <w:rsid w:val="00334D37"/>
    <w:rsid w:val="00334DA2"/>
    <w:rsid w:val="00335330"/>
    <w:rsid w:val="0033533A"/>
    <w:rsid w:val="00335400"/>
    <w:rsid w:val="0033559B"/>
    <w:rsid w:val="00335924"/>
    <w:rsid w:val="00335943"/>
    <w:rsid w:val="0033595D"/>
    <w:rsid w:val="00335BE4"/>
    <w:rsid w:val="00335D79"/>
    <w:rsid w:val="00335FA2"/>
    <w:rsid w:val="00335FBE"/>
    <w:rsid w:val="003360D3"/>
    <w:rsid w:val="003363A7"/>
    <w:rsid w:val="003363AD"/>
    <w:rsid w:val="0033652C"/>
    <w:rsid w:val="0033667A"/>
    <w:rsid w:val="00336710"/>
    <w:rsid w:val="003369B4"/>
    <w:rsid w:val="00336B4B"/>
    <w:rsid w:val="00336CC5"/>
    <w:rsid w:val="00336D14"/>
    <w:rsid w:val="00336D1C"/>
    <w:rsid w:val="00336DDB"/>
    <w:rsid w:val="00336F2A"/>
    <w:rsid w:val="00337003"/>
    <w:rsid w:val="00337044"/>
    <w:rsid w:val="00337369"/>
    <w:rsid w:val="003374AB"/>
    <w:rsid w:val="0033759E"/>
    <w:rsid w:val="00337691"/>
    <w:rsid w:val="00337831"/>
    <w:rsid w:val="0033788D"/>
    <w:rsid w:val="003378B6"/>
    <w:rsid w:val="0034024E"/>
    <w:rsid w:val="0034027C"/>
    <w:rsid w:val="00340313"/>
    <w:rsid w:val="00340376"/>
    <w:rsid w:val="003403C2"/>
    <w:rsid w:val="00340416"/>
    <w:rsid w:val="003404D1"/>
    <w:rsid w:val="003405DC"/>
    <w:rsid w:val="00340740"/>
    <w:rsid w:val="003408AA"/>
    <w:rsid w:val="003409F6"/>
    <w:rsid w:val="00340ADA"/>
    <w:rsid w:val="00340B15"/>
    <w:rsid w:val="003410AE"/>
    <w:rsid w:val="003411DB"/>
    <w:rsid w:val="003413A3"/>
    <w:rsid w:val="0034146B"/>
    <w:rsid w:val="003414EB"/>
    <w:rsid w:val="00341508"/>
    <w:rsid w:val="0034158C"/>
    <w:rsid w:val="00341821"/>
    <w:rsid w:val="0034182E"/>
    <w:rsid w:val="0034218B"/>
    <w:rsid w:val="003421C8"/>
    <w:rsid w:val="003422BC"/>
    <w:rsid w:val="00342374"/>
    <w:rsid w:val="003424F4"/>
    <w:rsid w:val="0034254B"/>
    <w:rsid w:val="00342918"/>
    <w:rsid w:val="00342ABB"/>
    <w:rsid w:val="00342E76"/>
    <w:rsid w:val="00342F21"/>
    <w:rsid w:val="003430E3"/>
    <w:rsid w:val="00343112"/>
    <w:rsid w:val="0034329A"/>
    <w:rsid w:val="00343315"/>
    <w:rsid w:val="00343405"/>
    <w:rsid w:val="00343531"/>
    <w:rsid w:val="00343681"/>
    <w:rsid w:val="00343749"/>
    <w:rsid w:val="00343829"/>
    <w:rsid w:val="00343A15"/>
    <w:rsid w:val="00343BB5"/>
    <w:rsid w:val="00343D62"/>
    <w:rsid w:val="00343D86"/>
    <w:rsid w:val="0034410D"/>
    <w:rsid w:val="003442D3"/>
    <w:rsid w:val="00344301"/>
    <w:rsid w:val="003443A6"/>
    <w:rsid w:val="003443B5"/>
    <w:rsid w:val="0034449B"/>
    <w:rsid w:val="0034464E"/>
    <w:rsid w:val="003448C2"/>
    <w:rsid w:val="003448C8"/>
    <w:rsid w:val="00344AC4"/>
    <w:rsid w:val="00344C39"/>
    <w:rsid w:val="00344F20"/>
    <w:rsid w:val="00344FCE"/>
    <w:rsid w:val="003451D4"/>
    <w:rsid w:val="003451FF"/>
    <w:rsid w:val="00345382"/>
    <w:rsid w:val="0034564B"/>
    <w:rsid w:val="00345718"/>
    <w:rsid w:val="00345956"/>
    <w:rsid w:val="003459A0"/>
    <w:rsid w:val="00345A9A"/>
    <w:rsid w:val="00345CBE"/>
    <w:rsid w:val="00345E86"/>
    <w:rsid w:val="00345E90"/>
    <w:rsid w:val="00345EFC"/>
    <w:rsid w:val="00345FA9"/>
    <w:rsid w:val="00346073"/>
    <w:rsid w:val="00346251"/>
    <w:rsid w:val="003464A7"/>
    <w:rsid w:val="003464AB"/>
    <w:rsid w:val="00346533"/>
    <w:rsid w:val="0034667E"/>
    <w:rsid w:val="00346791"/>
    <w:rsid w:val="0034680E"/>
    <w:rsid w:val="0034682E"/>
    <w:rsid w:val="00346891"/>
    <w:rsid w:val="0034689A"/>
    <w:rsid w:val="00346A90"/>
    <w:rsid w:val="00346B55"/>
    <w:rsid w:val="00346C1A"/>
    <w:rsid w:val="00346C4E"/>
    <w:rsid w:val="00346CB6"/>
    <w:rsid w:val="00346D54"/>
    <w:rsid w:val="00346E9D"/>
    <w:rsid w:val="00346F31"/>
    <w:rsid w:val="003471B3"/>
    <w:rsid w:val="0034741D"/>
    <w:rsid w:val="003474EF"/>
    <w:rsid w:val="00347524"/>
    <w:rsid w:val="0034772C"/>
    <w:rsid w:val="0034784A"/>
    <w:rsid w:val="00347AD6"/>
    <w:rsid w:val="00347B0A"/>
    <w:rsid w:val="00347D2D"/>
    <w:rsid w:val="00347D84"/>
    <w:rsid w:val="00350290"/>
    <w:rsid w:val="003502E5"/>
    <w:rsid w:val="003504C0"/>
    <w:rsid w:val="003504FC"/>
    <w:rsid w:val="00350626"/>
    <w:rsid w:val="003508EE"/>
    <w:rsid w:val="00350AA7"/>
    <w:rsid w:val="00350AE0"/>
    <w:rsid w:val="00350B1B"/>
    <w:rsid w:val="00350C4F"/>
    <w:rsid w:val="00350F85"/>
    <w:rsid w:val="0035107F"/>
    <w:rsid w:val="003510E9"/>
    <w:rsid w:val="00351182"/>
    <w:rsid w:val="003513FF"/>
    <w:rsid w:val="0035152E"/>
    <w:rsid w:val="0035190E"/>
    <w:rsid w:val="00351960"/>
    <w:rsid w:val="00351B9F"/>
    <w:rsid w:val="00351D11"/>
    <w:rsid w:val="00351EB1"/>
    <w:rsid w:val="00351EC5"/>
    <w:rsid w:val="00351FA7"/>
    <w:rsid w:val="00352001"/>
    <w:rsid w:val="0035255E"/>
    <w:rsid w:val="00352662"/>
    <w:rsid w:val="003527F9"/>
    <w:rsid w:val="00352AA6"/>
    <w:rsid w:val="00352ABA"/>
    <w:rsid w:val="00352D19"/>
    <w:rsid w:val="00352E31"/>
    <w:rsid w:val="00352E94"/>
    <w:rsid w:val="003531B6"/>
    <w:rsid w:val="00353219"/>
    <w:rsid w:val="00353273"/>
    <w:rsid w:val="00353382"/>
    <w:rsid w:val="003533BA"/>
    <w:rsid w:val="00353935"/>
    <w:rsid w:val="00353AB5"/>
    <w:rsid w:val="00353B76"/>
    <w:rsid w:val="00353B7C"/>
    <w:rsid w:val="00353CC9"/>
    <w:rsid w:val="00353CF3"/>
    <w:rsid w:val="00353F5E"/>
    <w:rsid w:val="0035402B"/>
    <w:rsid w:val="0035423F"/>
    <w:rsid w:val="00354253"/>
    <w:rsid w:val="00354327"/>
    <w:rsid w:val="0035432D"/>
    <w:rsid w:val="00354473"/>
    <w:rsid w:val="0035453A"/>
    <w:rsid w:val="00354686"/>
    <w:rsid w:val="00354709"/>
    <w:rsid w:val="0035475D"/>
    <w:rsid w:val="0035479C"/>
    <w:rsid w:val="003547A2"/>
    <w:rsid w:val="0035490B"/>
    <w:rsid w:val="00354924"/>
    <w:rsid w:val="00354982"/>
    <w:rsid w:val="00354B8F"/>
    <w:rsid w:val="00354FCD"/>
    <w:rsid w:val="00355222"/>
    <w:rsid w:val="0035526D"/>
    <w:rsid w:val="003552E3"/>
    <w:rsid w:val="003552F3"/>
    <w:rsid w:val="0035537C"/>
    <w:rsid w:val="003553B3"/>
    <w:rsid w:val="00355494"/>
    <w:rsid w:val="00355581"/>
    <w:rsid w:val="00355677"/>
    <w:rsid w:val="00355740"/>
    <w:rsid w:val="003558C4"/>
    <w:rsid w:val="003558EB"/>
    <w:rsid w:val="00355908"/>
    <w:rsid w:val="00355B98"/>
    <w:rsid w:val="00355C0A"/>
    <w:rsid w:val="00355CFF"/>
    <w:rsid w:val="00355E18"/>
    <w:rsid w:val="00355E7B"/>
    <w:rsid w:val="00355E93"/>
    <w:rsid w:val="0035617B"/>
    <w:rsid w:val="0035659F"/>
    <w:rsid w:val="003565DF"/>
    <w:rsid w:val="0035674E"/>
    <w:rsid w:val="00356861"/>
    <w:rsid w:val="003568B7"/>
    <w:rsid w:val="003568B8"/>
    <w:rsid w:val="003569E6"/>
    <w:rsid w:val="003569F1"/>
    <w:rsid w:val="00356AC3"/>
    <w:rsid w:val="00356B4A"/>
    <w:rsid w:val="00356BBF"/>
    <w:rsid w:val="00356C9F"/>
    <w:rsid w:val="00357095"/>
    <w:rsid w:val="003570C1"/>
    <w:rsid w:val="00357127"/>
    <w:rsid w:val="003573BA"/>
    <w:rsid w:val="00357541"/>
    <w:rsid w:val="0035760B"/>
    <w:rsid w:val="0035771E"/>
    <w:rsid w:val="0035774B"/>
    <w:rsid w:val="003577AE"/>
    <w:rsid w:val="003577C1"/>
    <w:rsid w:val="003577F4"/>
    <w:rsid w:val="003578B7"/>
    <w:rsid w:val="003579CF"/>
    <w:rsid w:val="00357A6A"/>
    <w:rsid w:val="00357B3D"/>
    <w:rsid w:val="00357C08"/>
    <w:rsid w:val="00357D3F"/>
    <w:rsid w:val="00357E7F"/>
    <w:rsid w:val="003600E3"/>
    <w:rsid w:val="003601FB"/>
    <w:rsid w:val="00360269"/>
    <w:rsid w:val="0036062F"/>
    <w:rsid w:val="003606EF"/>
    <w:rsid w:val="00360902"/>
    <w:rsid w:val="003609C6"/>
    <w:rsid w:val="00360E0F"/>
    <w:rsid w:val="00360E3C"/>
    <w:rsid w:val="00360E6A"/>
    <w:rsid w:val="003611FB"/>
    <w:rsid w:val="003612B4"/>
    <w:rsid w:val="00361319"/>
    <w:rsid w:val="003614FF"/>
    <w:rsid w:val="00361629"/>
    <w:rsid w:val="00361831"/>
    <w:rsid w:val="00361B6F"/>
    <w:rsid w:val="00361E69"/>
    <w:rsid w:val="00361F4D"/>
    <w:rsid w:val="003620B5"/>
    <w:rsid w:val="003621E6"/>
    <w:rsid w:val="0036223C"/>
    <w:rsid w:val="003622CC"/>
    <w:rsid w:val="0036238B"/>
    <w:rsid w:val="00362A4F"/>
    <w:rsid w:val="00362C7F"/>
    <w:rsid w:val="00362CF5"/>
    <w:rsid w:val="00362FD8"/>
    <w:rsid w:val="003633AC"/>
    <w:rsid w:val="003633BF"/>
    <w:rsid w:val="00363537"/>
    <w:rsid w:val="003636AF"/>
    <w:rsid w:val="00363838"/>
    <w:rsid w:val="00363A68"/>
    <w:rsid w:val="00363B89"/>
    <w:rsid w:val="00363C68"/>
    <w:rsid w:val="00363D84"/>
    <w:rsid w:val="003640C2"/>
    <w:rsid w:val="00364131"/>
    <w:rsid w:val="0036418C"/>
    <w:rsid w:val="00364509"/>
    <w:rsid w:val="003645AA"/>
    <w:rsid w:val="0036472A"/>
    <w:rsid w:val="00364751"/>
    <w:rsid w:val="00364B4C"/>
    <w:rsid w:val="00364BCF"/>
    <w:rsid w:val="00364CDB"/>
    <w:rsid w:val="003651B3"/>
    <w:rsid w:val="003653C4"/>
    <w:rsid w:val="00365518"/>
    <w:rsid w:val="00365898"/>
    <w:rsid w:val="00365A89"/>
    <w:rsid w:val="00365B7C"/>
    <w:rsid w:val="00365B8A"/>
    <w:rsid w:val="00365C2D"/>
    <w:rsid w:val="00365DE1"/>
    <w:rsid w:val="00365EB5"/>
    <w:rsid w:val="00365FE7"/>
    <w:rsid w:val="0036606B"/>
    <w:rsid w:val="00366390"/>
    <w:rsid w:val="003663A4"/>
    <w:rsid w:val="003663E0"/>
    <w:rsid w:val="003663E8"/>
    <w:rsid w:val="00366477"/>
    <w:rsid w:val="00366726"/>
    <w:rsid w:val="003668A7"/>
    <w:rsid w:val="003668D1"/>
    <w:rsid w:val="003668DB"/>
    <w:rsid w:val="0036695D"/>
    <w:rsid w:val="003669C5"/>
    <w:rsid w:val="00366DBD"/>
    <w:rsid w:val="00366F4D"/>
    <w:rsid w:val="00367209"/>
    <w:rsid w:val="00367A92"/>
    <w:rsid w:val="00367B19"/>
    <w:rsid w:val="00367B7F"/>
    <w:rsid w:val="00367D01"/>
    <w:rsid w:val="00367DB1"/>
    <w:rsid w:val="00367EBE"/>
    <w:rsid w:val="00367EE6"/>
    <w:rsid w:val="00367F45"/>
    <w:rsid w:val="003700B4"/>
    <w:rsid w:val="0037010C"/>
    <w:rsid w:val="00370348"/>
    <w:rsid w:val="0037046F"/>
    <w:rsid w:val="00370579"/>
    <w:rsid w:val="00370754"/>
    <w:rsid w:val="003707BC"/>
    <w:rsid w:val="003708F9"/>
    <w:rsid w:val="00370A35"/>
    <w:rsid w:val="00370B04"/>
    <w:rsid w:val="00370BA0"/>
    <w:rsid w:val="00371149"/>
    <w:rsid w:val="00371446"/>
    <w:rsid w:val="00371451"/>
    <w:rsid w:val="00371474"/>
    <w:rsid w:val="0037168C"/>
    <w:rsid w:val="00371694"/>
    <w:rsid w:val="00371843"/>
    <w:rsid w:val="00371B7A"/>
    <w:rsid w:val="00371F0B"/>
    <w:rsid w:val="00372085"/>
    <w:rsid w:val="00372116"/>
    <w:rsid w:val="00372252"/>
    <w:rsid w:val="00372471"/>
    <w:rsid w:val="0037261D"/>
    <w:rsid w:val="00372858"/>
    <w:rsid w:val="00372879"/>
    <w:rsid w:val="003728CA"/>
    <w:rsid w:val="003728D6"/>
    <w:rsid w:val="003729F2"/>
    <w:rsid w:val="00372A8F"/>
    <w:rsid w:val="00372B46"/>
    <w:rsid w:val="00372B6B"/>
    <w:rsid w:val="00372C6C"/>
    <w:rsid w:val="00372C72"/>
    <w:rsid w:val="00372CC8"/>
    <w:rsid w:val="003732B0"/>
    <w:rsid w:val="0037338B"/>
    <w:rsid w:val="00373546"/>
    <w:rsid w:val="00373684"/>
    <w:rsid w:val="003736EE"/>
    <w:rsid w:val="00373830"/>
    <w:rsid w:val="00373A98"/>
    <w:rsid w:val="00373B24"/>
    <w:rsid w:val="00373CB8"/>
    <w:rsid w:val="00373F84"/>
    <w:rsid w:val="0037400B"/>
    <w:rsid w:val="003740D4"/>
    <w:rsid w:val="003742A6"/>
    <w:rsid w:val="003742AE"/>
    <w:rsid w:val="0037438B"/>
    <w:rsid w:val="00374603"/>
    <w:rsid w:val="003746D0"/>
    <w:rsid w:val="00374794"/>
    <w:rsid w:val="003749FE"/>
    <w:rsid w:val="00374A39"/>
    <w:rsid w:val="00374B28"/>
    <w:rsid w:val="00374B3D"/>
    <w:rsid w:val="00374B8D"/>
    <w:rsid w:val="00374D05"/>
    <w:rsid w:val="0037513A"/>
    <w:rsid w:val="0037539A"/>
    <w:rsid w:val="0037558C"/>
    <w:rsid w:val="00375593"/>
    <w:rsid w:val="003755ED"/>
    <w:rsid w:val="00375643"/>
    <w:rsid w:val="003756A8"/>
    <w:rsid w:val="00375932"/>
    <w:rsid w:val="00375EC0"/>
    <w:rsid w:val="00375F3C"/>
    <w:rsid w:val="0037614D"/>
    <w:rsid w:val="0037618B"/>
    <w:rsid w:val="003762C0"/>
    <w:rsid w:val="003762ED"/>
    <w:rsid w:val="00376636"/>
    <w:rsid w:val="00376791"/>
    <w:rsid w:val="0037686B"/>
    <w:rsid w:val="00376925"/>
    <w:rsid w:val="00376972"/>
    <w:rsid w:val="003770EC"/>
    <w:rsid w:val="00377100"/>
    <w:rsid w:val="00377279"/>
    <w:rsid w:val="00377288"/>
    <w:rsid w:val="00377591"/>
    <w:rsid w:val="003775CB"/>
    <w:rsid w:val="003777C4"/>
    <w:rsid w:val="003777C7"/>
    <w:rsid w:val="00377800"/>
    <w:rsid w:val="0037786E"/>
    <w:rsid w:val="003778C7"/>
    <w:rsid w:val="003779FC"/>
    <w:rsid w:val="00377CE3"/>
    <w:rsid w:val="00377D23"/>
    <w:rsid w:val="00377DD2"/>
    <w:rsid w:val="00377E17"/>
    <w:rsid w:val="00377E5B"/>
    <w:rsid w:val="00380379"/>
    <w:rsid w:val="003804BF"/>
    <w:rsid w:val="003804DF"/>
    <w:rsid w:val="003806E5"/>
    <w:rsid w:val="003807D5"/>
    <w:rsid w:val="00380879"/>
    <w:rsid w:val="00380A77"/>
    <w:rsid w:val="00380B0A"/>
    <w:rsid w:val="00380BAE"/>
    <w:rsid w:val="00380C45"/>
    <w:rsid w:val="00380CC4"/>
    <w:rsid w:val="00380EC3"/>
    <w:rsid w:val="00380F9A"/>
    <w:rsid w:val="00380FEE"/>
    <w:rsid w:val="00381220"/>
    <w:rsid w:val="003813C1"/>
    <w:rsid w:val="003813E9"/>
    <w:rsid w:val="00381455"/>
    <w:rsid w:val="00381872"/>
    <w:rsid w:val="00381986"/>
    <w:rsid w:val="003819E1"/>
    <w:rsid w:val="00381A3A"/>
    <w:rsid w:val="00381B8A"/>
    <w:rsid w:val="00381E95"/>
    <w:rsid w:val="00381EE0"/>
    <w:rsid w:val="00381F5F"/>
    <w:rsid w:val="00382326"/>
    <w:rsid w:val="003826BD"/>
    <w:rsid w:val="003826C7"/>
    <w:rsid w:val="00382900"/>
    <w:rsid w:val="00382955"/>
    <w:rsid w:val="00382BDF"/>
    <w:rsid w:val="00382D53"/>
    <w:rsid w:val="003830FF"/>
    <w:rsid w:val="003833CC"/>
    <w:rsid w:val="00383496"/>
    <w:rsid w:val="003834EF"/>
    <w:rsid w:val="0038376C"/>
    <w:rsid w:val="003837B8"/>
    <w:rsid w:val="00383CF3"/>
    <w:rsid w:val="00383CF6"/>
    <w:rsid w:val="00384036"/>
    <w:rsid w:val="003840F8"/>
    <w:rsid w:val="003842BA"/>
    <w:rsid w:val="003843F1"/>
    <w:rsid w:val="00384477"/>
    <w:rsid w:val="003844DE"/>
    <w:rsid w:val="0038476F"/>
    <w:rsid w:val="003847E9"/>
    <w:rsid w:val="00384A86"/>
    <w:rsid w:val="00384B5A"/>
    <w:rsid w:val="00384BF5"/>
    <w:rsid w:val="00384D08"/>
    <w:rsid w:val="00384DFB"/>
    <w:rsid w:val="00384F5E"/>
    <w:rsid w:val="0038500B"/>
    <w:rsid w:val="0038500E"/>
    <w:rsid w:val="00385194"/>
    <w:rsid w:val="00385446"/>
    <w:rsid w:val="003855E7"/>
    <w:rsid w:val="0038589B"/>
    <w:rsid w:val="00385CF6"/>
    <w:rsid w:val="00385DD4"/>
    <w:rsid w:val="00385E04"/>
    <w:rsid w:val="00385EA0"/>
    <w:rsid w:val="00385EFE"/>
    <w:rsid w:val="00385F58"/>
    <w:rsid w:val="00385FBC"/>
    <w:rsid w:val="003862CE"/>
    <w:rsid w:val="00386411"/>
    <w:rsid w:val="003865C4"/>
    <w:rsid w:val="00386753"/>
    <w:rsid w:val="003869CF"/>
    <w:rsid w:val="00386A6E"/>
    <w:rsid w:val="00386CD9"/>
    <w:rsid w:val="00386F27"/>
    <w:rsid w:val="00386FDC"/>
    <w:rsid w:val="0038712E"/>
    <w:rsid w:val="00387150"/>
    <w:rsid w:val="00387388"/>
    <w:rsid w:val="00387667"/>
    <w:rsid w:val="00387888"/>
    <w:rsid w:val="003878AC"/>
    <w:rsid w:val="003879B0"/>
    <w:rsid w:val="00387CD6"/>
    <w:rsid w:val="00387E35"/>
    <w:rsid w:val="00387E41"/>
    <w:rsid w:val="00387F2F"/>
    <w:rsid w:val="003901D1"/>
    <w:rsid w:val="00390297"/>
    <w:rsid w:val="003902F0"/>
    <w:rsid w:val="00390424"/>
    <w:rsid w:val="00390546"/>
    <w:rsid w:val="0039090E"/>
    <w:rsid w:val="00390BC1"/>
    <w:rsid w:val="00390DEA"/>
    <w:rsid w:val="003910C8"/>
    <w:rsid w:val="00391391"/>
    <w:rsid w:val="0039141A"/>
    <w:rsid w:val="0039142E"/>
    <w:rsid w:val="0039147F"/>
    <w:rsid w:val="003914DE"/>
    <w:rsid w:val="00391603"/>
    <w:rsid w:val="0039163A"/>
    <w:rsid w:val="00391815"/>
    <w:rsid w:val="003918B0"/>
    <w:rsid w:val="00391A05"/>
    <w:rsid w:val="00391A7D"/>
    <w:rsid w:val="00391C0B"/>
    <w:rsid w:val="00391D79"/>
    <w:rsid w:val="00391DA1"/>
    <w:rsid w:val="00391FF8"/>
    <w:rsid w:val="00392070"/>
    <w:rsid w:val="00392160"/>
    <w:rsid w:val="00392291"/>
    <w:rsid w:val="003923D5"/>
    <w:rsid w:val="003924BA"/>
    <w:rsid w:val="0039259B"/>
    <w:rsid w:val="003926F0"/>
    <w:rsid w:val="00392741"/>
    <w:rsid w:val="003927F8"/>
    <w:rsid w:val="0039290E"/>
    <w:rsid w:val="003929A2"/>
    <w:rsid w:val="00392BF2"/>
    <w:rsid w:val="00392CB9"/>
    <w:rsid w:val="00392D50"/>
    <w:rsid w:val="00392EB6"/>
    <w:rsid w:val="00392FB3"/>
    <w:rsid w:val="00393003"/>
    <w:rsid w:val="0039319C"/>
    <w:rsid w:val="003933DE"/>
    <w:rsid w:val="003933F5"/>
    <w:rsid w:val="0039345B"/>
    <w:rsid w:val="00393558"/>
    <w:rsid w:val="0039374D"/>
    <w:rsid w:val="00393862"/>
    <w:rsid w:val="00393B2A"/>
    <w:rsid w:val="00393C5C"/>
    <w:rsid w:val="00393E51"/>
    <w:rsid w:val="00393ECC"/>
    <w:rsid w:val="00393F08"/>
    <w:rsid w:val="00394073"/>
    <w:rsid w:val="003943F7"/>
    <w:rsid w:val="003945F0"/>
    <w:rsid w:val="00394A2A"/>
    <w:rsid w:val="00394AC4"/>
    <w:rsid w:val="00394D6D"/>
    <w:rsid w:val="00395133"/>
    <w:rsid w:val="00395254"/>
    <w:rsid w:val="00395357"/>
    <w:rsid w:val="003953AE"/>
    <w:rsid w:val="003953D9"/>
    <w:rsid w:val="00395663"/>
    <w:rsid w:val="00395745"/>
    <w:rsid w:val="003958D8"/>
    <w:rsid w:val="00395AF1"/>
    <w:rsid w:val="00395D3B"/>
    <w:rsid w:val="00395D85"/>
    <w:rsid w:val="00395F2B"/>
    <w:rsid w:val="00396078"/>
    <w:rsid w:val="003960CA"/>
    <w:rsid w:val="003962B0"/>
    <w:rsid w:val="00396374"/>
    <w:rsid w:val="003965AA"/>
    <w:rsid w:val="003965C8"/>
    <w:rsid w:val="00396608"/>
    <w:rsid w:val="003967E9"/>
    <w:rsid w:val="003968E4"/>
    <w:rsid w:val="00396A2A"/>
    <w:rsid w:val="00396A71"/>
    <w:rsid w:val="00396B8D"/>
    <w:rsid w:val="00396C65"/>
    <w:rsid w:val="003971B3"/>
    <w:rsid w:val="003971E1"/>
    <w:rsid w:val="00397244"/>
    <w:rsid w:val="003973DD"/>
    <w:rsid w:val="0039740E"/>
    <w:rsid w:val="003978E0"/>
    <w:rsid w:val="00397B8F"/>
    <w:rsid w:val="00397CD9"/>
    <w:rsid w:val="00397CE7"/>
    <w:rsid w:val="00397E02"/>
    <w:rsid w:val="003A0C61"/>
    <w:rsid w:val="003A0CC2"/>
    <w:rsid w:val="003A0CD5"/>
    <w:rsid w:val="003A0CED"/>
    <w:rsid w:val="003A1136"/>
    <w:rsid w:val="003A13DD"/>
    <w:rsid w:val="003A1401"/>
    <w:rsid w:val="003A1552"/>
    <w:rsid w:val="003A1867"/>
    <w:rsid w:val="003A1AA2"/>
    <w:rsid w:val="003A1C8E"/>
    <w:rsid w:val="003A1E65"/>
    <w:rsid w:val="003A209A"/>
    <w:rsid w:val="003A21A8"/>
    <w:rsid w:val="003A296B"/>
    <w:rsid w:val="003A2A38"/>
    <w:rsid w:val="003A2BF5"/>
    <w:rsid w:val="003A2CB7"/>
    <w:rsid w:val="003A2E0F"/>
    <w:rsid w:val="003A3288"/>
    <w:rsid w:val="003A3671"/>
    <w:rsid w:val="003A3719"/>
    <w:rsid w:val="003A3AEE"/>
    <w:rsid w:val="003A3B78"/>
    <w:rsid w:val="003A3C27"/>
    <w:rsid w:val="003A403B"/>
    <w:rsid w:val="003A403C"/>
    <w:rsid w:val="003A436A"/>
    <w:rsid w:val="003A44EA"/>
    <w:rsid w:val="003A4542"/>
    <w:rsid w:val="003A4637"/>
    <w:rsid w:val="003A4656"/>
    <w:rsid w:val="003A472A"/>
    <w:rsid w:val="003A474E"/>
    <w:rsid w:val="003A49FC"/>
    <w:rsid w:val="003A4A9F"/>
    <w:rsid w:val="003A4C39"/>
    <w:rsid w:val="003A4CAB"/>
    <w:rsid w:val="003A4D0B"/>
    <w:rsid w:val="003A4E3D"/>
    <w:rsid w:val="003A5079"/>
    <w:rsid w:val="003A5217"/>
    <w:rsid w:val="003A5303"/>
    <w:rsid w:val="003A54B8"/>
    <w:rsid w:val="003A54B9"/>
    <w:rsid w:val="003A54D8"/>
    <w:rsid w:val="003A54DD"/>
    <w:rsid w:val="003A58B7"/>
    <w:rsid w:val="003A58C6"/>
    <w:rsid w:val="003A5A5B"/>
    <w:rsid w:val="003A5C9B"/>
    <w:rsid w:val="003A5F9F"/>
    <w:rsid w:val="003A5FD7"/>
    <w:rsid w:val="003A6097"/>
    <w:rsid w:val="003A61CB"/>
    <w:rsid w:val="003A6293"/>
    <w:rsid w:val="003A62A8"/>
    <w:rsid w:val="003A638F"/>
    <w:rsid w:val="003A6483"/>
    <w:rsid w:val="003A67AA"/>
    <w:rsid w:val="003A6A31"/>
    <w:rsid w:val="003A6BE4"/>
    <w:rsid w:val="003A7279"/>
    <w:rsid w:val="003A72E9"/>
    <w:rsid w:val="003A7732"/>
    <w:rsid w:val="003A7815"/>
    <w:rsid w:val="003A7851"/>
    <w:rsid w:val="003A7858"/>
    <w:rsid w:val="003A7AA6"/>
    <w:rsid w:val="003A7D92"/>
    <w:rsid w:val="003A7E02"/>
    <w:rsid w:val="003B03C0"/>
    <w:rsid w:val="003B03F4"/>
    <w:rsid w:val="003B0402"/>
    <w:rsid w:val="003B0457"/>
    <w:rsid w:val="003B0655"/>
    <w:rsid w:val="003B071F"/>
    <w:rsid w:val="003B08A0"/>
    <w:rsid w:val="003B0CDA"/>
    <w:rsid w:val="003B0D37"/>
    <w:rsid w:val="003B0E7F"/>
    <w:rsid w:val="003B0F38"/>
    <w:rsid w:val="003B1162"/>
    <w:rsid w:val="003B121B"/>
    <w:rsid w:val="003B136F"/>
    <w:rsid w:val="003B1371"/>
    <w:rsid w:val="003B145C"/>
    <w:rsid w:val="003B17C7"/>
    <w:rsid w:val="003B188B"/>
    <w:rsid w:val="003B18EB"/>
    <w:rsid w:val="003B1B1E"/>
    <w:rsid w:val="003B1B33"/>
    <w:rsid w:val="003B1BEF"/>
    <w:rsid w:val="003B1C75"/>
    <w:rsid w:val="003B1EC5"/>
    <w:rsid w:val="003B1F18"/>
    <w:rsid w:val="003B2031"/>
    <w:rsid w:val="003B20A5"/>
    <w:rsid w:val="003B2184"/>
    <w:rsid w:val="003B2214"/>
    <w:rsid w:val="003B2235"/>
    <w:rsid w:val="003B2326"/>
    <w:rsid w:val="003B2436"/>
    <w:rsid w:val="003B244C"/>
    <w:rsid w:val="003B26EE"/>
    <w:rsid w:val="003B281D"/>
    <w:rsid w:val="003B2E35"/>
    <w:rsid w:val="003B3262"/>
    <w:rsid w:val="003B33ED"/>
    <w:rsid w:val="003B34CF"/>
    <w:rsid w:val="003B3579"/>
    <w:rsid w:val="003B3749"/>
    <w:rsid w:val="003B38F0"/>
    <w:rsid w:val="003B3A4A"/>
    <w:rsid w:val="003B3C78"/>
    <w:rsid w:val="003B3D67"/>
    <w:rsid w:val="003B3EF6"/>
    <w:rsid w:val="003B3F39"/>
    <w:rsid w:val="003B4512"/>
    <w:rsid w:val="003B45B4"/>
    <w:rsid w:val="003B4607"/>
    <w:rsid w:val="003B46D6"/>
    <w:rsid w:val="003B485E"/>
    <w:rsid w:val="003B4C99"/>
    <w:rsid w:val="003B4E51"/>
    <w:rsid w:val="003B5070"/>
    <w:rsid w:val="003B5128"/>
    <w:rsid w:val="003B524B"/>
    <w:rsid w:val="003B5547"/>
    <w:rsid w:val="003B572C"/>
    <w:rsid w:val="003B5988"/>
    <w:rsid w:val="003B5C85"/>
    <w:rsid w:val="003B5E00"/>
    <w:rsid w:val="003B5E68"/>
    <w:rsid w:val="003B5EBD"/>
    <w:rsid w:val="003B5F57"/>
    <w:rsid w:val="003B649A"/>
    <w:rsid w:val="003B64BD"/>
    <w:rsid w:val="003B651F"/>
    <w:rsid w:val="003B679A"/>
    <w:rsid w:val="003B6831"/>
    <w:rsid w:val="003B68AB"/>
    <w:rsid w:val="003B68C9"/>
    <w:rsid w:val="003B6904"/>
    <w:rsid w:val="003B690C"/>
    <w:rsid w:val="003B690D"/>
    <w:rsid w:val="003B6AAE"/>
    <w:rsid w:val="003B6B42"/>
    <w:rsid w:val="003B6B68"/>
    <w:rsid w:val="003B6CE1"/>
    <w:rsid w:val="003B7267"/>
    <w:rsid w:val="003B7439"/>
    <w:rsid w:val="003B7455"/>
    <w:rsid w:val="003B747D"/>
    <w:rsid w:val="003B74B7"/>
    <w:rsid w:val="003B75FB"/>
    <w:rsid w:val="003B7805"/>
    <w:rsid w:val="003B7871"/>
    <w:rsid w:val="003B7EEF"/>
    <w:rsid w:val="003B7FF7"/>
    <w:rsid w:val="003C00E1"/>
    <w:rsid w:val="003C0170"/>
    <w:rsid w:val="003C01AF"/>
    <w:rsid w:val="003C01FB"/>
    <w:rsid w:val="003C024F"/>
    <w:rsid w:val="003C03A8"/>
    <w:rsid w:val="003C0471"/>
    <w:rsid w:val="003C0553"/>
    <w:rsid w:val="003C0592"/>
    <w:rsid w:val="003C06DD"/>
    <w:rsid w:val="003C0833"/>
    <w:rsid w:val="003C0919"/>
    <w:rsid w:val="003C0C05"/>
    <w:rsid w:val="003C0CD0"/>
    <w:rsid w:val="003C0D48"/>
    <w:rsid w:val="003C0DBB"/>
    <w:rsid w:val="003C0DEC"/>
    <w:rsid w:val="003C0E13"/>
    <w:rsid w:val="003C12C6"/>
    <w:rsid w:val="003C1747"/>
    <w:rsid w:val="003C178F"/>
    <w:rsid w:val="003C1D72"/>
    <w:rsid w:val="003C1DF1"/>
    <w:rsid w:val="003C239D"/>
    <w:rsid w:val="003C284E"/>
    <w:rsid w:val="003C2B5E"/>
    <w:rsid w:val="003C2C13"/>
    <w:rsid w:val="003C2C56"/>
    <w:rsid w:val="003C2C93"/>
    <w:rsid w:val="003C2F9B"/>
    <w:rsid w:val="003C307B"/>
    <w:rsid w:val="003C3207"/>
    <w:rsid w:val="003C325D"/>
    <w:rsid w:val="003C32D3"/>
    <w:rsid w:val="003C3360"/>
    <w:rsid w:val="003C33E3"/>
    <w:rsid w:val="003C340B"/>
    <w:rsid w:val="003C35A5"/>
    <w:rsid w:val="003C3635"/>
    <w:rsid w:val="003C378F"/>
    <w:rsid w:val="003C37CF"/>
    <w:rsid w:val="003C3A20"/>
    <w:rsid w:val="003C3ADE"/>
    <w:rsid w:val="003C3C70"/>
    <w:rsid w:val="003C3C73"/>
    <w:rsid w:val="003C3C97"/>
    <w:rsid w:val="003C3FC4"/>
    <w:rsid w:val="003C4003"/>
    <w:rsid w:val="003C46F8"/>
    <w:rsid w:val="003C484C"/>
    <w:rsid w:val="003C4956"/>
    <w:rsid w:val="003C49FE"/>
    <w:rsid w:val="003C4A3B"/>
    <w:rsid w:val="003C4B74"/>
    <w:rsid w:val="003C4CB1"/>
    <w:rsid w:val="003C4DCC"/>
    <w:rsid w:val="003C4DFB"/>
    <w:rsid w:val="003C4EC4"/>
    <w:rsid w:val="003C5022"/>
    <w:rsid w:val="003C508D"/>
    <w:rsid w:val="003C5146"/>
    <w:rsid w:val="003C514C"/>
    <w:rsid w:val="003C52CF"/>
    <w:rsid w:val="003C535F"/>
    <w:rsid w:val="003C53FA"/>
    <w:rsid w:val="003C5428"/>
    <w:rsid w:val="003C5614"/>
    <w:rsid w:val="003C5694"/>
    <w:rsid w:val="003C5897"/>
    <w:rsid w:val="003C58AE"/>
    <w:rsid w:val="003C58B6"/>
    <w:rsid w:val="003C59E7"/>
    <w:rsid w:val="003C5AFD"/>
    <w:rsid w:val="003C5B5B"/>
    <w:rsid w:val="003C5DDE"/>
    <w:rsid w:val="003C5E92"/>
    <w:rsid w:val="003C5F26"/>
    <w:rsid w:val="003C5F27"/>
    <w:rsid w:val="003C6033"/>
    <w:rsid w:val="003C6485"/>
    <w:rsid w:val="003C6688"/>
    <w:rsid w:val="003C68FA"/>
    <w:rsid w:val="003C69CF"/>
    <w:rsid w:val="003C6A3B"/>
    <w:rsid w:val="003C6ABD"/>
    <w:rsid w:val="003C6E90"/>
    <w:rsid w:val="003C6EEE"/>
    <w:rsid w:val="003C6F9D"/>
    <w:rsid w:val="003C7021"/>
    <w:rsid w:val="003C703D"/>
    <w:rsid w:val="003C7487"/>
    <w:rsid w:val="003C75B9"/>
    <w:rsid w:val="003C75C5"/>
    <w:rsid w:val="003C78F0"/>
    <w:rsid w:val="003C7AAB"/>
    <w:rsid w:val="003C7AC9"/>
    <w:rsid w:val="003C7C29"/>
    <w:rsid w:val="003C7CC3"/>
    <w:rsid w:val="003C7DF2"/>
    <w:rsid w:val="003D00A3"/>
    <w:rsid w:val="003D0304"/>
    <w:rsid w:val="003D06DF"/>
    <w:rsid w:val="003D082E"/>
    <w:rsid w:val="003D0ED7"/>
    <w:rsid w:val="003D0F1E"/>
    <w:rsid w:val="003D1156"/>
    <w:rsid w:val="003D123B"/>
    <w:rsid w:val="003D168B"/>
    <w:rsid w:val="003D16DF"/>
    <w:rsid w:val="003D18CB"/>
    <w:rsid w:val="003D1988"/>
    <w:rsid w:val="003D1C76"/>
    <w:rsid w:val="003D1F6A"/>
    <w:rsid w:val="003D1FBC"/>
    <w:rsid w:val="003D1FD0"/>
    <w:rsid w:val="003D2014"/>
    <w:rsid w:val="003D2076"/>
    <w:rsid w:val="003D2093"/>
    <w:rsid w:val="003D2255"/>
    <w:rsid w:val="003D24FA"/>
    <w:rsid w:val="003D264C"/>
    <w:rsid w:val="003D2780"/>
    <w:rsid w:val="003D27E8"/>
    <w:rsid w:val="003D2934"/>
    <w:rsid w:val="003D2972"/>
    <w:rsid w:val="003D2B96"/>
    <w:rsid w:val="003D2C26"/>
    <w:rsid w:val="003D2DEF"/>
    <w:rsid w:val="003D2EF3"/>
    <w:rsid w:val="003D2F09"/>
    <w:rsid w:val="003D3273"/>
    <w:rsid w:val="003D3914"/>
    <w:rsid w:val="003D39AA"/>
    <w:rsid w:val="003D3DA5"/>
    <w:rsid w:val="003D3E52"/>
    <w:rsid w:val="003D4307"/>
    <w:rsid w:val="003D4549"/>
    <w:rsid w:val="003D45CD"/>
    <w:rsid w:val="003D468F"/>
    <w:rsid w:val="003D469D"/>
    <w:rsid w:val="003D4886"/>
    <w:rsid w:val="003D48C6"/>
    <w:rsid w:val="003D493A"/>
    <w:rsid w:val="003D49D2"/>
    <w:rsid w:val="003D4A1B"/>
    <w:rsid w:val="003D4A71"/>
    <w:rsid w:val="003D4B45"/>
    <w:rsid w:val="003D4EB1"/>
    <w:rsid w:val="003D4F1E"/>
    <w:rsid w:val="003D4F4B"/>
    <w:rsid w:val="003D5006"/>
    <w:rsid w:val="003D5039"/>
    <w:rsid w:val="003D5272"/>
    <w:rsid w:val="003D528E"/>
    <w:rsid w:val="003D546A"/>
    <w:rsid w:val="003D56C7"/>
    <w:rsid w:val="003D5830"/>
    <w:rsid w:val="003D5B29"/>
    <w:rsid w:val="003D5C98"/>
    <w:rsid w:val="003D5EAC"/>
    <w:rsid w:val="003D64A1"/>
    <w:rsid w:val="003D6749"/>
    <w:rsid w:val="003D6AE8"/>
    <w:rsid w:val="003D6C49"/>
    <w:rsid w:val="003D6DE3"/>
    <w:rsid w:val="003D6FBA"/>
    <w:rsid w:val="003D7132"/>
    <w:rsid w:val="003D7310"/>
    <w:rsid w:val="003D741C"/>
    <w:rsid w:val="003D74EE"/>
    <w:rsid w:val="003D7571"/>
    <w:rsid w:val="003D7577"/>
    <w:rsid w:val="003D7619"/>
    <w:rsid w:val="003D7A3B"/>
    <w:rsid w:val="003D7A5B"/>
    <w:rsid w:val="003D7DB2"/>
    <w:rsid w:val="003D7E4D"/>
    <w:rsid w:val="003D7F9C"/>
    <w:rsid w:val="003E00B8"/>
    <w:rsid w:val="003E02DB"/>
    <w:rsid w:val="003E036D"/>
    <w:rsid w:val="003E098E"/>
    <w:rsid w:val="003E0A0D"/>
    <w:rsid w:val="003E0AB6"/>
    <w:rsid w:val="003E0BB3"/>
    <w:rsid w:val="003E0CFF"/>
    <w:rsid w:val="003E0EA2"/>
    <w:rsid w:val="003E12BB"/>
    <w:rsid w:val="003E1350"/>
    <w:rsid w:val="003E149A"/>
    <w:rsid w:val="003E1725"/>
    <w:rsid w:val="003E1A93"/>
    <w:rsid w:val="003E1AC8"/>
    <w:rsid w:val="003E1CCC"/>
    <w:rsid w:val="003E1DDD"/>
    <w:rsid w:val="003E2064"/>
    <w:rsid w:val="003E20E4"/>
    <w:rsid w:val="003E2462"/>
    <w:rsid w:val="003E24EF"/>
    <w:rsid w:val="003E2A2B"/>
    <w:rsid w:val="003E2BD8"/>
    <w:rsid w:val="003E2C6D"/>
    <w:rsid w:val="003E2D49"/>
    <w:rsid w:val="003E2D66"/>
    <w:rsid w:val="003E2F04"/>
    <w:rsid w:val="003E31A5"/>
    <w:rsid w:val="003E3205"/>
    <w:rsid w:val="003E320C"/>
    <w:rsid w:val="003E3563"/>
    <w:rsid w:val="003E366C"/>
    <w:rsid w:val="003E36CB"/>
    <w:rsid w:val="003E3753"/>
    <w:rsid w:val="003E391C"/>
    <w:rsid w:val="003E3A4C"/>
    <w:rsid w:val="003E3A57"/>
    <w:rsid w:val="003E3AC2"/>
    <w:rsid w:val="003E3B65"/>
    <w:rsid w:val="003E3B9A"/>
    <w:rsid w:val="003E3CAE"/>
    <w:rsid w:val="003E3D15"/>
    <w:rsid w:val="003E3E26"/>
    <w:rsid w:val="003E3E2E"/>
    <w:rsid w:val="003E40A6"/>
    <w:rsid w:val="003E40DA"/>
    <w:rsid w:val="003E4159"/>
    <w:rsid w:val="003E41BA"/>
    <w:rsid w:val="003E447F"/>
    <w:rsid w:val="003E4653"/>
    <w:rsid w:val="003E47CE"/>
    <w:rsid w:val="003E4818"/>
    <w:rsid w:val="003E4898"/>
    <w:rsid w:val="003E4961"/>
    <w:rsid w:val="003E4963"/>
    <w:rsid w:val="003E49E2"/>
    <w:rsid w:val="003E4AC0"/>
    <w:rsid w:val="003E4AC1"/>
    <w:rsid w:val="003E4DB7"/>
    <w:rsid w:val="003E50CC"/>
    <w:rsid w:val="003E521D"/>
    <w:rsid w:val="003E52FC"/>
    <w:rsid w:val="003E55BA"/>
    <w:rsid w:val="003E58BA"/>
    <w:rsid w:val="003E58DB"/>
    <w:rsid w:val="003E59BF"/>
    <w:rsid w:val="003E5A50"/>
    <w:rsid w:val="003E5AE3"/>
    <w:rsid w:val="003E5B41"/>
    <w:rsid w:val="003E5B61"/>
    <w:rsid w:val="003E5C50"/>
    <w:rsid w:val="003E5DAB"/>
    <w:rsid w:val="003E5FDF"/>
    <w:rsid w:val="003E6030"/>
    <w:rsid w:val="003E6077"/>
    <w:rsid w:val="003E61BC"/>
    <w:rsid w:val="003E637B"/>
    <w:rsid w:val="003E6381"/>
    <w:rsid w:val="003E64C0"/>
    <w:rsid w:val="003E64CA"/>
    <w:rsid w:val="003E659B"/>
    <w:rsid w:val="003E66E7"/>
    <w:rsid w:val="003E67B2"/>
    <w:rsid w:val="003E67B3"/>
    <w:rsid w:val="003E6990"/>
    <w:rsid w:val="003E6AD7"/>
    <w:rsid w:val="003E6B21"/>
    <w:rsid w:val="003E6BE4"/>
    <w:rsid w:val="003E6C6C"/>
    <w:rsid w:val="003E6CE9"/>
    <w:rsid w:val="003E6D28"/>
    <w:rsid w:val="003E6EDC"/>
    <w:rsid w:val="003E72A3"/>
    <w:rsid w:val="003E72B9"/>
    <w:rsid w:val="003E72CF"/>
    <w:rsid w:val="003E72DB"/>
    <w:rsid w:val="003E731E"/>
    <w:rsid w:val="003E733B"/>
    <w:rsid w:val="003E740E"/>
    <w:rsid w:val="003E7468"/>
    <w:rsid w:val="003E768D"/>
    <w:rsid w:val="003E7865"/>
    <w:rsid w:val="003E7A83"/>
    <w:rsid w:val="003E7A94"/>
    <w:rsid w:val="003F003C"/>
    <w:rsid w:val="003F0371"/>
    <w:rsid w:val="003F03A9"/>
    <w:rsid w:val="003F0461"/>
    <w:rsid w:val="003F0594"/>
    <w:rsid w:val="003F0731"/>
    <w:rsid w:val="003F0828"/>
    <w:rsid w:val="003F08B5"/>
    <w:rsid w:val="003F0A13"/>
    <w:rsid w:val="003F0AF7"/>
    <w:rsid w:val="003F0CCF"/>
    <w:rsid w:val="003F0F84"/>
    <w:rsid w:val="003F1071"/>
    <w:rsid w:val="003F160E"/>
    <w:rsid w:val="003F1632"/>
    <w:rsid w:val="003F1633"/>
    <w:rsid w:val="003F1667"/>
    <w:rsid w:val="003F1816"/>
    <w:rsid w:val="003F1AE2"/>
    <w:rsid w:val="003F1C0C"/>
    <w:rsid w:val="003F1F5F"/>
    <w:rsid w:val="003F2146"/>
    <w:rsid w:val="003F227D"/>
    <w:rsid w:val="003F23DE"/>
    <w:rsid w:val="003F250B"/>
    <w:rsid w:val="003F2803"/>
    <w:rsid w:val="003F2832"/>
    <w:rsid w:val="003F2CCD"/>
    <w:rsid w:val="003F2DB2"/>
    <w:rsid w:val="003F2E90"/>
    <w:rsid w:val="003F2FEC"/>
    <w:rsid w:val="003F30E0"/>
    <w:rsid w:val="003F317A"/>
    <w:rsid w:val="003F31F1"/>
    <w:rsid w:val="003F335B"/>
    <w:rsid w:val="003F3432"/>
    <w:rsid w:val="003F34A1"/>
    <w:rsid w:val="003F362E"/>
    <w:rsid w:val="003F3905"/>
    <w:rsid w:val="003F394F"/>
    <w:rsid w:val="003F39CD"/>
    <w:rsid w:val="003F3C3D"/>
    <w:rsid w:val="003F3CAA"/>
    <w:rsid w:val="003F3D66"/>
    <w:rsid w:val="003F3FA6"/>
    <w:rsid w:val="003F3FB2"/>
    <w:rsid w:val="003F3FB6"/>
    <w:rsid w:val="003F3FEB"/>
    <w:rsid w:val="003F40BC"/>
    <w:rsid w:val="003F4243"/>
    <w:rsid w:val="003F43CF"/>
    <w:rsid w:val="003F467A"/>
    <w:rsid w:val="003F46C9"/>
    <w:rsid w:val="003F4946"/>
    <w:rsid w:val="003F49C2"/>
    <w:rsid w:val="003F4D9F"/>
    <w:rsid w:val="003F4E0A"/>
    <w:rsid w:val="003F4F25"/>
    <w:rsid w:val="003F4F4E"/>
    <w:rsid w:val="003F5095"/>
    <w:rsid w:val="003F5100"/>
    <w:rsid w:val="003F512D"/>
    <w:rsid w:val="003F51F6"/>
    <w:rsid w:val="003F5463"/>
    <w:rsid w:val="003F5504"/>
    <w:rsid w:val="003F553F"/>
    <w:rsid w:val="003F5596"/>
    <w:rsid w:val="003F59B1"/>
    <w:rsid w:val="003F59E2"/>
    <w:rsid w:val="003F5AAD"/>
    <w:rsid w:val="003F5B72"/>
    <w:rsid w:val="003F5BED"/>
    <w:rsid w:val="003F5C5F"/>
    <w:rsid w:val="003F5DA6"/>
    <w:rsid w:val="003F5E32"/>
    <w:rsid w:val="003F606E"/>
    <w:rsid w:val="003F6126"/>
    <w:rsid w:val="003F6140"/>
    <w:rsid w:val="003F63C0"/>
    <w:rsid w:val="003F6598"/>
    <w:rsid w:val="003F65E1"/>
    <w:rsid w:val="003F66C0"/>
    <w:rsid w:val="003F6742"/>
    <w:rsid w:val="003F6A01"/>
    <w:rsid w:val="003F6B39"/>
    <w:rsid w:val="003F6B5B"/>
    <w:rsid w:val="003F6E61"/>
    <w:rsid w:val="003F7183"/>
    <w:rsid w:val="003F7191"/>
    <w:rsid w:val="003F724A"/>
    <w:rsid w:val="003F75C3"/>
    <w:rsid w:val="003F77F0"/>
    <w:rsid w:val="003F79FC"/>
    <w:rsid w:val="003F7AFB"/>
    <w:rsid w:val="003F7B00"/>
    <w:rsid w:val="003F7C95"/>
    <w:rsid w:val="003F7D2D"/>
    <w:rsid w:val="003F7E1A"/>
    <w:rsid w:val="003F7E91"/>
    <w:rsid w:val="003F7EF8"/>
    <w:rsid w:val="00400068"/>
    <w:rsid w:val="004000CC"/>
    <w:rsid w:val="00400310"/>
    <w:rsid w:val="00400415"/>
    <w:rsid w:val="0040069D"/>
    <w:rsid w:val="004007C5"/>
    <w:rsid w:val="004007C7"/>
    <w:rsid w:val="0040097B"/>
    <w:rsid w:val="00400A6B"/>
    <w:rsid w:val="00400ACA"/>
    <w:rsid w:val="00400AFC"/>
    <w:rsid w:val="00400BA7"/>
    <w:rsid w:val="00400D76"/>
    <w:rsid w:val="00400FA2"/>
    <w:rsid w:val="004010C7"/>
    <w:rsid w:val="004010ED"/>
    <w:rsid w:val="004010FF"/>
    <w:rsid w:val="0040116C"/>
    <w:rsid w:val="004011DA"/>
    <w:rsid w:val="004012B1"/>
    <w:rsid w:val="004012D0"/>
    <w:rsid w:val="004012F9"/>
    <w:rsid w:val="00401305"/>
    <w:rsid w:val="004014FF"/>
    <w:rsid w:val="004015ED"/>
    <w:rsid w:val="0040162F"/>
    <w:rsid w:val="0040163D"/>
    <w:rsid w:val="004017A6"/>
    <w:rsid w:val="004018D8"/>
    <w:rsid w:val="00401CC7"/>
    <w:rsid w:val="00401DC3"/>
    <w:rsid w:val="00401FC1"/>
    <w:rsid w:val="00402024"/>
    <w:rsid w:val="0040219F"/>
    <w:rsid w:val="00402410"/>
    <w:rsid w:val="00402431"/>
    <w:rsid w:val="004024DC"/>
    <w:rsid w:val="004026FE"/>
    <w:rsid w:val="004027C0"/>
    <w:rsid w:val="00402903"/>
    <w:rsid w:val="004029DC"/>
    <w:rsid w:val="00402ACD"/>
    <w:rsid w:val="00402C46"/>
    <w:rsid w:val="00402F38"/>
    <w:rsid w:val="00402F8F"/>
    <w:rsid w:val="00402FC6"/>
    <w:rsid w:val="0040301A"/>
    <w:rsid w:val="00403638"/>
    <w:rsid w:val="004037A7"/>
    <w:rsid w:val="00403962"/>
    <w:rsid w:val="004039A1"/>
    <w:rsid w:val="00403F00"/>
    <w:rsid w:val="00404347"/>
    <w:rsid w:val="00404477"/>
    <w:rsid w:val="00404781"/>
    <w:rsid w:val="00404E25"/>
    <w:rsid w:val="004053A1"/>
    <w:rsid w:val="004055DC"/>
    <w:rsid w:val="004055E5"/>
    <w:rsid w:val="004058BF"/>
    <w:rsid w:val="004059A4"/>
    <w:rsid w:val="00405A38"/>
    <w:rsid w:val="00405D21"/>
    <w:rsid w:val="00405EF7"/>
    <w:rsid w:val="0040617B"/>
    <w:rsid w:val="004063B0"/>
    <w:rsid w:val="0040655C"/>
    <w:rsid w:val="004066BF"/>
    <w:rsid w:val="00406A51"/>
    <w:rsid w:val="00406A92"/>
    <w:rsid w:val="00406AEC"/>
    <w:rsid w:val="00406CDE"/>
    <w:rsid w:val="00406CEA"/>
    <w:rsid w:val="00406EF8"/>
    <w:rsid w:val="00406F5F"/>
    <w:rsid w:val="0040714E"/>
    <w:rsid w:val="0040716E"/>
    <w:rsid w:val="004072B5"/>
    <w:rsid w:val="0040735D"/>
    <w:rsid w:val="004073D4"/>
    <w:rsid w:val="004074D8"/>
    <w:rsid w:val="0040757D"/>
    <w:rsid w:val="00407733"/>
    <w:rsid w:val="00407915"/>
    <w:rsid w:val="00407D18"/>
    <w:rsid w:val="00407DD1"/>
    <w:rsid w:val="00407E3F"/>
    <w:rsid w:val="0041009C"/>
    <w:rsid w:val="00410513"/>
    <w:rsid w:val="00410657"/>
    <w:rsid w:val="004107AD"/>
    <w:rsid w:val="00410972"/>
    <w:rsid w:val="004109BF"/>
    <w:rsid w:val="004109C2"/>
    <w:rsid w:val="00410A34"/>
    <w:rsid w:val="00410A96"/>
    <w:rsid w:val="00410C77"/>
    <w:rsid w:val="00410CB2"/>
    <w:rsid w:val="00410D1C"/>
    <w:rsid w:val="00410F3B"/>
    <w:rsid w:val="00411189"/>
    <w:rsid w:val="0041167A"/>
    <w:rsid w:val="0041170E"/>
    <w:rsid w:val="0041193D"/>
    <w:rsid w:val="00411B04"/>
    <w:rsid w:val="00411C0F"/>
    <w:rsid w:val="00412106"/>
    <w:rsid w:val="00412224"/>
    <w:rsid w:val="0041223D"/>
    <w:rsid w:val="00412287"/>
    <w:rsid w:val="004126F2"/>
    <w:rsid w:val="0041288D"/>
    <w:rsid w:val="00412A61"/>
    <w:rsid w:val="00412C23"/>
    <w:rsid w:val="00412D06"/>
    <w:rsid w:val="00412EC3"/>
    <w:rsid w:val="00412F99"/>
    <w:rsid w:val="00413012"/>
    <w:rsid w:val="004130C9"/>
    <w:rsid w:val="00413124"/>
    <w:rsid w:val="00413175"/>
    <w:rsid w:val="004132C3"/>
    <w:rsid w:val="0041344C"/>
    <w:rsid w:val="00413495"/>
    <w:rsid w:val="004135A2"/>
    <w:rsid w:val="004136B0"/>
    <w:rsid w:val="004137A7"/>
    <w:rsid w:val="004137E5"/>
    <w:rsid w:val="00413871"/>
    <w:rsid w:val="00413950"/>
    <w:rsid w:val="00413B92"/>
    <w:rsid w:val="00414042"/>
    <w:rsid w:val="0041438D"/>
    <w:rsid w:val="00414415"/>
    <w:rsid w:val="00414518"/>
    <w:rsid w:val="0041451C"/>
    <w:rsid w:val="00414777"/>
    <w:rsid w:val="00414783"/>
    <w:rsid w:val="0041482D"/>
    <w:rsid w:val="00414849"/>
    <w:rsid w:val="00414971"/>
    <w:rsid w:val="00414C4D"/>
    <w:rsid w:val="0041503D"/>
    <w:rsid w:val="00415097"/>
    <w:rsid w:val="00415239"/>
    <w:rsid w:val="00415482"/>
    <w:rsid w:val="00415650"/>
    <w:rsid w:val="004157F1"/>
    <w:rsid w:val="0041590B"/>
    <w:rsid w:val="004159D5"/>
    <w:rsid w:val="00415A93"/>
    <w:rsid w:val="00415AB8"/>
    <w:rsid w:val="00415B5B"/>
    <w:rsid w:val="00415B83"/>
    <w:rsid w:val="00415FC9"/>
    <w:rsid w:val="004160CB"/>
    <w:rsid w:val="00416123"/>
    <w:rsid w:val="004161C0"/>
    <w:rsid w:val="0041638E"/>
    <w:rsid w:val="004164B6"/>
    <w:rsid w:val="00416642"/>
    <w:rsid w:val="004168D3"/>
    <w:rsid w:val="00416A37"/>
    <w:rsid w:val="00416BE0"/>
    <w:rsid w:val="00416D14"/>
    <w:rsid w:val="00416D62"/>
    <w:rsid w:val="004171B6"/>
    <w:rsid w:val="00417247"/>
    <w:rsid w:val="004173DA"/>
    <w:rsid w:val="00417462"/>
    <w:rsid w:val="00417751"/>
    <w:rsid w:val="0041782D"/>
    <w:rsid w:val="004179B5"/>
    <w:rsid w:val="004179ED"/>
    <w:rsid w:val="00417A55"/>
    <w:rsid w:val="00417B61"/>
    <w:rsid w:val="00417B81"/>
    <w:rsid w:val="00417C77"/>
    <w:rsid w:val="00417C7F"/>
    <w:rsid w:val="00417E75"/>
    <w:rsid w:val="00417EB4"/>
    <w:rsid w:val="00417ECB"/>
    <w:rsid w:val="00417F31"/>
    <w:rsid w:val="004201C6"/>
    <w:rsid w:val="004202C2"/>
    <w:rsid w:val="0042030D"/>
    <w:rsid w:val="0042032C"/>
    <w:rsid w:val="004203D0"/>
    <w:rsid w:val="004208E5"/>
    <w:rsid w:val="00420A27"/>
    <w:rsid w:val="00420A4A"/>
    <w:rsid w:val="00420A95"/>
    <w:rsid w:val="00420B4D"/>
    <w:rsid w:val="00420CD1"/>
    <w:rsid w:val="00420D05"/>
    <w:rsid w:val="00420D6F"/>
    <w:rsid w:val="00420FA8"/>
    <w:rsid w:val="00421420"/>
    <w:rsid w:val="00421491"/>
    <w:rsid w:val="00421614"/>
    <w:rsid w:val="00421670"/>
    <w:rsid w:val="00421683"/>
    <w:rsid w:val="00421729"/>
    <w:rsid w:val="00421776"/>
    <w:rsid w:val="00421821"/>
    <w:rsid w:val="00421BAE"/>
    <w:rsid w:val="00421D5B"/>
    <w:rsid w:val="00421EF7"/>
    <w:rsid w:val="00422092"/>
    <w:rsid w:val="004222BF"/>
    <w:rsid w:val="004225C8"/>
    <w:rsid w:val="004227CA"/>
    <w:rsid w:val="00422AAB"/>
    <w:rsid w:val="00422AFE"/>
    <w:rsid w:val="00422CDC"/>
    <w:rsid w:val="00422D0E"/>
    <w:rsid w:val="00422E79"/>
    <w:rsid w:val="00422E9E"/>
    <w:rsid w:val="00422F3F"/>
    <w:rsid w:val="004230F4"/>
    <w:rsid w:val="0042328F"/>
    <w:rsid w:val="00423495"/>
    <w:rsid w:val="0042350E"/>
    <w:rsid w:val="0042352D"/>
    <w:rsid w:val="00423854"/>
    <w:rsid w:val="004238B5"/>
    <w:rsid w:val="004238FC"/>
    <w:rsid w:val="00423924"/>
    <w:rsid w:val="004239C6"/>
    <w:rsid w:val="00423B65"/>
    <w:rsid w:val="00423B66"/>
    <w:rsid w:val="00423B94"/>
    <w:rsid w:val="00423BE1"/>
    <w:rsid w:val="00423CCD"/>
    <w:rsid w:val="00423D6F"/>
    <w:rsid w:val="00423DE1"/>
    <w:rsid w:val="00423E11"/>
    <w:rsid w:val="004240F6"/>
    <w:rsid w:val="00424246"/>
    <w:rsid w:val="00424319"/>
    <w:rsid w:val="004243E2"/>
    <w:rsid w:val="004244BE"/>
    <w:rsid w:val="004245C2"/>
    <w:rsid w:val="0042476C"/>
    <w:rsid w:val="004247D8"/>
    <w:rsid w:val="00424926"/>
    <w:rsid w:val="00424AF8"/>
    <w:rsid w:val="00424BB2"/>
    <w:rsid w:val="00424E7B"/>
    <w:rsid w:val="00424EC1"/>
    <w:rsid w:val="00425289"/>
    <w:rsid w:val="004252DD"/>
    <w:rsid w:val="004253A1"/>
    <w:rsid w:val="0042545B"/>
    <w:rsid w:val="004254CC"/>
    <w:rsid w:val="00425817"/>
    <w:rsid w:val="004258A8"/>
    <w:rsid w:val="00425B54"/>
    <w:rsid w:val="00425E19"/>
    <w:rsid w:val="00425F3B"/>
    <w:rsid w:val="004260B6"/>
    <w:rsid w:val="0042651A"/>
    <w:rsid w:val="004267AC"/>
    <w:rsid w:val="004267C9"/>
    <w:rsid w:val="00426816"/>
    <w:rsid w:val="004268DA"/>
    <w:rsid w:val="0042697A"/>
    <w:rsid w:val="00426B23"/>
    <w:rsid w:val="00426D28"/>
    <w:rsid w:val="00427089"/>
    <w:rsid w:val="0042725B"/>
    <w:rsid w:val="00427261"/>
    <w:rsid w:val="00427527"/>
    <w:rsid w:val="00427BE3"/>
    <w:rsid w:val="00427D0B"/>
    <w:rsid w:val="00427D23"/>
    <w:rsid w:val="00427DB8"/>
    <w:rsid w:val="00427F8A"/>
    <w:rsid w:val="0043005F"/>
    <w:rsid w:val="004300F1"/>
    <w:rsid w:val="0043026F"/>
    <w:rsid w:val="0043039E"/>
    <w:rsid w:val="00430450"/>
    <w:rsid w:val="00430516"/>
    <w:rsid w:val="0043053E"/>
    <w:rsid w:val="004305AA"/>
    <w:rsid w:val="004305DE"/>
    <w:rsid w:val="004306B5"/>
    <w:rsid w:val="00430831"/>
    <w:rsid w:val="00430C3A"/>
    <w:rsid w:val="00430CF4"/>
    <w:rsid w:val="00430D71"/>
    <w:rsid w:val="004310B5"/>
    <w:rsid w:val="0043137F"/>
    <w:rsid w:val="004313B2"/>
    <w:rsid w:val="0043159C"/>
    <w:rsid w:val="004315FF"/>
    <w:rsid w:val="0043168F"/>
    <w:rsid w:val="004316DE"/>
    <w:rsid w:val="004316EF"/>
    <w:rsid w:val="00431704"/>
    <w:rsid w:val="004318D5"/>
    <w:rsid w:val="004318E2"/>
    <w:rsid w:val="00431935"/>
    <w:rsid w:val="00431944"/>
    <w:rsid w:val="0043196E"/>
    <w:rsid w:val="00431A25"/>
    <w:rsid w:val="00431AAB"/>
    <w:rsid w:val="00431BDB"/>
    <w:rsid w:val="00431E30"/>
    <w:rsid w:val="00431E8D"/>
    <w:rsid w:val="0043207C"/>
    <w:rsid w:val="00432116"/>
    <w:rsid w:val="004322D2"/>
    <w:rsid w:val="0043243E"/>
    <w:rsid w:val="00432722"/>
    <w:rsid w:val="0043286D"/>
    <w:rsid w:val="00432A8B"/>
    <w:rsid w:val="00432D98"/>
    <w:rsid w:val="00432F70"/>
    <w:rsid w:val="00433110"/>
    <w:rsid w:val="00433278"/>
    <w:rsid w:val="004332E9"/>
    <w:rsid w:val="004334EB"/>
    <w:rsid w:val="004335B9"/>
    <w:rsid w:val="004337BF"/>
    <w:rsid w:val="004337FB"/>
    <w:rsid w:val="00433AFD"/>
    <w:rsid w:val="00433C96"/>
    <w:rsid w:val="00433EBD"/>
    <w:rsid w:val="0043411A"/>
    <w:rsid w:val="00434305"/>
    <w:rsid w:val="00434585"/>
    <w:rsid w:val="004345D8"/>
    <w:rsid w:val="004345D9"/>
    <w:rsid w:val="00434819"/>
    <w:rsid w:val="00434922"/>
    <w:rsid w:val="004349EE"/>
    <w:rsid w:val="00434A6A"/>
    <w:rsid w:val="00434B82"/>
    <w:rsid w:val="00434FB6"/>
    <w:rsid w:val="0043506A"/>
    <w:rsid w:val="004352DC"/>
    <w:rsid w:val="00435443"/>
    <w:rsid w:val="004355A9"/>
    <w:rsid w:val="0043584C"/>
    <w:rsid w:val="00435C20"/>
    <w:rsid w:val="00435D8B"/>
    <w:rsid w:val="00436070"/>
    <w:rsid w:val="004361E1"/>
    <w:rsid w:val="00436230"/>
    <w:rsid w:val="004363DA"/>
    <w:rsid w:val="0043641B"/>
    <w:rsid w:val="004366A3"/>
    <w:rsid w:val="00436A69"/>
    <w:rsid w:val="00436B8E"/>
    <w:rsid w:val="00436C15"/>
    <w:rsid w:val="00436CA8"/>
    <w:rsid w:val="00436D0E"/>
    <w:rsid w:val="00436DE1"/>
    <w:rsid w:val="00436F04"/>
    <w:rsid w:val="00436FD9"/>
    <w:rsid w:val="00437077"/>
    <w:rsid w:val="0043715F"/>
    <w:rsid w:val="00437227"/>
    <w:rsid w:val="004375A5"/>
    <w:rsid w:val="004375BB"/>
    <w:rsid w:val="004376EB"/>
    <w:rsid w:val="0043778E"/>
    <w:rsid w:val="004378DA"/>
    <w:rsid w:val="0043791D"/>
    <w:rsid w:val="00437B53"/>
    <w:rsid w:val="00437BB0"/>
    <w:rsid w:val="00437CAD"/>
    <w:rsid w:val="00437E12"/>
    <w:rsid w:val="00437E2D"/>
    <w:rsid w:val="00437ECE"/>
    <w:rsid w:val="00437F2C"/>
    <w:rsid w:val="004400DC"/>
    <w:rsid w:val="00440340"/>
    <w:rsid w:val="00440494"/>
    <w:rsid w:val="0044051F"/>
    <w:rsid w:val="004407A1"/>
    <w:rsid w:val="00440857"/>
    <w:rsid w:val="00440A18"/>
    <w:rsid w:val="00441104"/>
    <w:rsid w:val="0044142D"/>
    <w:rsid w:val="004416D3"/>
    <w:rsid w:val="00441905"/>
    <w:rsid w:val="004419F5"/>
    <w:rsid w:val="00441A79"/>
    <w:rsid w:val="00441B00"/>
    <w:rsid w:val="00441C26"/>
    <w:rsid w:val="00441EB3"/>
    <w:rsid w:val="00441F06"/>
    <w:rsid w:val="00441FFB"/>
    <w:rsid w:val="00442544"/>
    <w:rsid w:val="004426E6"/>
    <w:rsid w:val="00442CBA"/>
    <w:rsid w:val="00442DA9"/>
    <w:rsid w:val="00442F2F"/>
    <w:rsid w:val="00442FB8"/>
    <w:rsid w:val="00443027"/>
    <w:rsid w:val="004430FC"/>
    <w:rsid w:val="004432B4"/>
    <w:rsid w:val="00443303"/>
    <w:rsid w:val="0044336B"/>
    <w:rsid w:val="0044361D"/>
    <w:rsid w:val="00443751"/>
    <w:rsid w:val="00443892"/>
    <w:rsid w:val="004439D7"/>
    <w:rsid w:val="00443A1D"/>
    <w:rsid w:val="00443E5C"/>
    <w:rsid w:val="00443F8F"/>
    <w:rsid w:val="00444256"/>
    <w:rsid w:val="004443A0"/>
    <w:rsid w:val="004443B9"/>
    <w:rsid w:val="004443C4"/>
    <w:rsid w:val="004444C3"/>
    <w:rsid w:val="00444573"/>
    <w:rsid w:val="004445C4"/>
    <w:rsid w:val="00444AA2"/>
    <w:rsid w:val="00444B6C"/>
    <w:rsid w:val="00445091"/>
    <w:rsid w:val="004452B7"/>
    <w:rsid w:val="00445413"/>
    <w:rsid w:val="00445469"/>
    <w:rsid w:val="00445474"/>
    <w:rsid w:val="004454D3"/>
    <w:rsid w:val="004456BF"/>
    <w:rsid w:val="004458AC"/>
    <w:rsid w:val="004458C0"/>
    <w:rsid w:val="004458E0"/>
    <w:rsid w:val="00445C5F"/>
    <w:rsid w:val="00445EAF"/>
    <w:rsid w:val="00445EB7"/>
    <w:rsid w:val="0044612C"/>
    <w:rsid w:val="00446586"/>
    <w:rsid w:val="004465A1"/>
    <w:rsid w:val="004466D5"/>
    <w:rsid w:val="00446D17"/>
    <w:rsid w:val="00446D3F"/>
    <w:rsid w:val="00446F85"/>
    <w:rsid w:val="0044710E"/>
    <w:rsid w:val="0044727B"/>
    <w:rsid w:val="004472F9"/>
    <w:rsid w:val="00447675"/>
    <w:rsid w:val="004476F9"/>
    <w:rsid w:val="0044785C"/>
    <w:rsid w:val="00447AD2"/>
    <w:rsid w:val="00447AF1"/>
    <w:rsid w:val="00447C84"/>
    <w:rsid w:val="0045013A"/>
    <w:rsid w:val="00450267"/>
    <w:rsid w:val="004502D6"/>
    <w:rsid w:val="004503CA"/>
    <w:rsid w:val="004503E0"/>
    <w:rsid w:val="00450DAD"/>
    <w:rsid w:val="00450EF5"/>
    <w:rsid w:val="00450EF9"/>
    <w:rsid w:val="004513D2"/>
    <w:rsid w:val="004513EC"/>
    <w:rsid w:val="00451410"/>
    <w:rsid w:val="00451594"/>
    <w:rsid w:val="00451642"/>
    <w:rsid w:val="0045168E"/>
    <w:rsid w:val="00451792"/>
    <w:rsid w:val="0045181F"/>
    <w:rsid w:val="00451C6C"/>
    <w:rsid w:val="00451F75"/>
    <w:rsid w:val="0045201E"/>
    <w:rsid w:val="004520B0"/>
    <w:rsid w:val="00452265"/>
    <w:rsid w:val="004522F9"/>
    <w:rsid w:val="00452686"/>
    <w:rsid w:val="0045277C"/>
    <w:rsid w:val="004527AF"/>
    <w:rsid w:val="00452813"/>
    <w:rsid w:val="00452A27"/>
    <w:rsid w:val="00452BA3"/>
    <w:rsid w:val="00452C21"/>
    <w:rsid w:val="00452EA6"/>
    <w:rsid w:val="00453207"/>
    <w:rsid w:val="0045324C"/>
    <w:rsid w:val="00453267"/>
    <w:rsid w:val="00453393"/>
    <w:rsid w:val="004534BC"/>
    <w:rsid w:val="0045356E"/>
    <w:rsid w:val="004536A7"/>
    <w:rsid w:val="004536C8"/>
    <w:rsid w:val="0045398E"/>
    <w:rsid w:val="00453B7B"/>
    <w:rsid w:val="00453CC3"/>
    <w:rsid w:val="00453CC7"/>
    <w:rsid w:val="00453CEB"/>
    <w:rsid w:val="00453D5C"/>
    <w:rsid w:val="00453D79"/>
    <w:rsid w:val="00453EFE"/>
    <w:rsid w:val="00454012"/>
    <w:rsid w:val="00454156"/>
    <w:rsid w:val="004542A1"/>
    <w:rsid w:val="004542F3"/>
    <w:rsid w:val="00454511"/>
    <w:rsid w:val="00454640"/>
    <w:rsid w:val="004547C1"/>
    <w:rsid w:val="00454856"/>
    <w:rsid w:val="00454857"/>
    <w:rsid w:val="004549A7"/>
    <w:rsid w:val="004549CB"/>
    <w:rsid w:val="00454BE9"/>
    <w:rsid w:val="00454C71"/>
    <w:rsid w:val="00454DAC"/>
    <w:rsid w:val="00454F0E"/>
    <w:rsid w:val="00455061"/>
    <w:rsid w:val="004550D8"/>
    <w:rsid w:val="004551B3"/>
    <w:rsid w:val="0045520F"/>
    <w:rsid w:val="00455DA6"/>
    <w:rsid w:val="00455EA5"/>
    <w:rsid w:val="00455EB3"/>
    <w:rsid w:val="00455F58"/>
    <w:rsid w:val="00456056"/>
    <w:rsid w:val="004560C8"/>
    <w:rsid w:val="004561CA"/>
    <w:rsid w:val="00456252"/>
    <w:rsid w:val="00456255"/>
    <w:rsid w:val="004563D7"/>
    <w:rsid w:val="004563F0"/>
    <w:rsid w:val="0045644A"/>
    <w:rsid w:val="004564CB"/>
    <w:rsid w:val="0045658D"/>
    <w:rsid w:val="004568AC"/>
    <w:rsid w:val="00456BF5"/>
    <w:rsid w:val="00456C15"/>
    <w:rsid w:val="00456E52"/>
    <w:rsid w:val="00456F68"/>
    <w:rsid w:val="00456FC6"/>
    <w:rsid w:val="004570E7"/>
    <w:rsid w:val="00457253"/>
    <w:rsid w:val="004573B7"/>
    <w:rsid w:val="004577AD"/>
    <w:rsid w:val="004577C7"/>
    <w:rsid w:val="0045784E"/>
    <w:rsid w:val="00457865"/>
    <w:rsid w:val="00457949"/>
    <w:rsid w:val="00457975"/>
    <w:rsid w:val="004579C9"/>
    <w:rsid w:val="00457A43"/>
    <w:rsid w:val="00457ACC"/>
    <w:rsid w:val="00457C19"/>
    <w:rsid w:val="00457CD1"/>
    <w:rsid w:val="00457DC5"/>
    <w:rsid w:val="00457E6D"/>
    <w:rsid w:val="00457F4B"/>
    <w:rsid w:val="00457F98"/>
    <w:rsid w:val="0046009E"/>
    <w:rsid w:val="00460127"/>
    <w:rsid w:val="00460463"/>
    <w:rsid w:val="004605C4"/>
    <w:rsid w:val="00460604"/>
    <w:rsid w:val="00460964"/>
    <w:rsid w:val="004609C0"/>
    <w:rsid w:val="004609F5"/>
    <w:rsid w:val="00460A10"/>
    <w:rsid w:val="00460A93"/>
    <w:rsid w:val="00460B10"/>
    <w:rsid w:val="00460B20"/>
    <w:rsid w:val="00460C67"/>
    <w:rsid w:val="00460CF6"/>
    <w:rsid w:val="00460DFB"/>
    <w:rsid w:val="00460F83"/>
    <w:rsid w:val="0046118B"/>
    <w:rsid w:val="004612BA"/>
    <w:rsid w:val="004613EB"/>
    <w:rsid w:val="00461524"/>
    <w:rsid w:val="0046153E"/>
    <w:rsid w:val="004615A4"/>
    <w:rsid w:val="004615FA"/>
    <w:rsid w:val="00461643"/>
    <w:rsid w:val="004616BA"/>
    <w:rsid w:val="004618A4"/>
    <w:rsid w:val="004618CC"/>
    <w:rsid w:val="00461923"/>
    <w:rsid w:val="0046192F"/>
    <w:rsid w:val="0046195D"/>
    <w:rsid w:val="00461AE5"/>
    <w:rsid w:val="00461B05"/>
    <w:rsid w:val="00461BDB"/>
    <w:rsid w:val="00461BF3"/>
    <w:rsid w:val="00461D01"/>
    <w:rsid w:val="00461F9A"/>
    <w:rsid w:val="00462055"/>
    <w:rsid w:val="0046215F"/>
    <w:rsid w:val="00462297"/>
    <w:rsid w:val="004622AE"/>
    <w:rsid w:val="004622C9"/>
    <w:rsid w:val="00462509"/>
    <w:rsid w:val="004625A3"/>
    <w:rsid w:val="00462BF3"/>
    <w:rsid w:val="00462C04"/>
    <w:rsid w:val="00462C1B"/>
    <w:rsid w:val="00462D91"/>
    <w:rsid w:val="00462F23"/>
    <w:rsid w:val="00462F87"/>
    <w:rsid w:val="00463087"/>
    <w:rsid w:val="00463089"/>
    <w:rsid w:val="00463143"/>
    <w:rsid w:val="0046325A"/>
    <w:rsid w:val="004635B0"/>
    <w:rsid w:val="004635EB"/>
    <w:rsid w:val="00463635"/>
    <w:rsid w:val="004636AF"/>
    <w:rsid w:val="00463737"/>
    <w:rsid w:val="004637B1"/>
    <w:rsid w:val="0046383F"/>
    <w:rsid w:val="00463842"/>
    <w:rsid w:val="00463B7A"/>
    <w:rsid w:val="00463CC9"/>
    <w:rsid w:val="00463D40"/>
    <w:rsid w:val="00463ED4"/>
    <w:rsid w:val="00463F2E"/>
    <w:rsid w:val="00463FF4"/>
    <w:rsid w:val="00464139"/>
    <w:rsid w:val="00464194"/>
    <w:rsid w:val="00464363"/>
    <w:rsid w:val="00464525"/>
    <w:rsid w:val="004646E8"/>
    <w:rsid w:val="00464AFA"/>
    <w:rsid w:val="00464E87"/>
    <w:rsid w:val="00464F4F"/>
    <w:rsid w:val="00465070"/>
    <w:rsid w:val="0046513B"/>
    <w:rsid w:val="00465381"/>
    <w:rsid w:val="00465458"/>
    <w:rsid w:val="00465472"/>
    <w:rsid w:val="00465555"/>
    <w:rsid w:val="004655C0"/>
    <w:rsid w:val="004655C8"/>
    <w:rsid w:val="00465606"/>
    <w:rsid w:val="0046572D"/>
    <w:rsid w:val="004657E4"/>
    <w:rsid w:val="004657FE"/>
    <w:rsid w:val="004658EA"/>
    <w:rsid w:val="00465CE5"/>
    <w:rsid w:val="00465D01"/>
    <w:rsid w:val="00465E63"/>
    <w:rsid w:val="00465E93"/>
    <w:rsid w:val="00465F60"/>
    <w:rsid w:val="00465F9B"/>
    <w:rsid w:val="004661B1"/>
    <w:rsid w:val="004663F0"/>
    <w:rsid w:val="0046673E"/>
    <w:rsid w:val="0046679C"/>
    <w:rsid w:val="00466973"/>
    <w:rsid w:val="004669C0"/>
    <w:rsid w:val="00466BEE"/>
    <w:rsid w:val="00466CA4"/>
    <w:rsid w:val="00466E2E"/>
    <w:rsid w:val="00466F29"/>
    <w:rsid w:val="004671D5"/>
    <w:rsid w:val="0046724D"/>
    <w:rsid w:val="004673DB"/>
    <w:rsid w:val="00467450"/>
    <w:rsid w:val="00467459"/>
    <w:rsid w:val="0046752B"/>
    <w:rsid w:val="004676B7"/>
    <w:rsid w:val="00467922"/>
    <w:rsid w:val="00467B99"/>
    <w:rsid w:val="00467C85"/>
    <w:rsid w:val="00467CA7"/>
    <w:rsid w:val="00467FC5"/>
    <w:rsid w:val="004700BA"/>
    <w:rsid w:val="0047035F"/>
    <w:rsid w:val="00470599"/>
    <w:rsid w:val="004705BF"/>
    <w:rsid w:val="0047066E"/>
    <w:rsid w:val="00470765"/>
    <w:rsid w:val="00470BE4"/>
    <w:rsid w:val="00470EE3"/>
    <w:rsid w:val="00471069"/>
    <w:rsid w:val="0047108A"/>
    <w:rsid w:val="004710EE"/>
    <w:rsid w:val="00471135"/>
    <w:rsid w:val="00471244"/>
    <w:rsid w:val="00471426"/>
    <w:rsid w:val="004714BA"/>
    <w:rsid w:val="0047166F"/>
    <w:rsid w:val="004716AF"/>
    <w:rsid w:val="004716C7"/>
    <w:rsid w:val="00471892"/>
    <w:rsid w:val="00471898"/>
    <w:rsid w:val="004719F2"/>
    <w:rsid w:val="00471ACF"/>
    <w:rsid w:val="00471BC6"/>
    <w:rsid w:val="00471D33"/>
    <w:rsid w:val="00471DC7"/>
    <w:rsid w:val="00471EEA"/>
    <w:rsid w:val="00471F76"/>
    <w:rsid w:val="00472117"/>
    <w:rsid w:val="00472221"/>
    <w:rsid w:val="004722C8"/>
    <w:rsid w:val="004725DE"/>
    <w:rsid w:val="004727A8"/>
    <w:rsid w:val="00472905"/>
    <w:rsid w:val="00472ADF"/>
    <w:rsid w:val="00472B83"/>
    <w:rsid w:val="00472B99"/>
    <w:rsid w:val="00472BE3"/>
    <w:rsid w:val="00472DCD"/>
    <w:rsid w:val="0047306C"/>
    <w:rsid w:val="00473279"/>
    <w:rsid w:val="00473751"/>
    <w:rsid w:val="004738A2"/>
    <w:rsid w:val="004738F1"/>
    <w:rsid w:val="00473A32"/>
    <w:rsid w:val="00473C09"/>
    <w:rsid w:val="00473CA8"/>
    <w:rsid w:val="00473EF6"/>
    <w:rsid w:val="004741F6"/>
    <w:rsid w:val="0047447B"/>
    <w:rsid w:val="0047447E"/>
    <w:rsid w:val="00474887"/>
    <w:rsid w:val="00474CDE"/>
    <w:rsid w:val="00474CE6"/>
    <w:rsid w:val="00474D2F"/>
    <w:rsid w:val="0047506A"/>
    <w:rsid w:val="004750A9"/>
    <w:rsid w:val="004750F6"/>
    <w:rsid w:val="00475189"/>
    <w:rsid w:val="00475554"/>
    <w:rsid w:val="004756BE"/>
    <w:rsid w:val="00475A0A"/>
    <w:rsid w:val="00475A8B"/>
    <w:rsid w:val="00475A8D"/>
    <w:rsid w:val="00475E92"/>
    <w:rsid w:val="00475EA0"/>
    <w:rsid w:val="00475F1C"/>
    <w:rsid w:val="004762F6"/>
    <w:rsid w:val="00476577"/>
    <w:rsid w:val="00476661"/>
    <w:rsid w:val="00476764"/>
    <w:rsid w:val="0047698C"/>
    <w:rsid w:val="00476DFE"/>
    <w:rsid w:val="00476E6F"/>
    <w:rsid w:val="00476EBC"/>
    <w:rsid w:val="00476EE9"/>
    <w:rsid w:val="00476F41"/>
    <w:rsid w:val="00476F69"/>
    <w:rsid w:val="00477147"/>
    <w:rsid w:val="00477162"/>
    <w:rsid w:val="00477199"/>
    <w:rsid w:val="0047749C"/>
    <w:rsid w:val="0047754D"/>
    <w:rsid w:val="00477907"/>
    <w:rsid w:val="00477909"/>
    <w:rsid w:val="00477BB5"/>
    <w:rsid w:val="00477FBB"/>
    <w:rsid w:val="0048026D"/>
    <w:rsid w:val="004802B5"/>
    <w:rsid w:val="004802EA"/>
    <w:rsid w:val="004803B5"/>
    <w:rsid w:val="004806E0"/>
    <w:rsid w:val="00480733"/>
    <w:rsid w:val="00480759"/>
    <w:rsid w:val="0048094D"/>
    <w:rsid w:val="004809FD"/>
    <w:rsid w:val="00480A47"/>
    <w:rsid w:val="00480DA0"/>
    <w:rsid w:val="00480F68"/>
    <w:rsid w:val="0048133E"/>
    <w:rsid w:val="00481366"/>
    <w:rsid w:val="004817C3"/>
    <w:rsid w:val="004817E5"/>
    <w:rsid w:val="00481815"/>
    <w:rsid w:val="004819D7"/>
    <w:rsid w:val="00481A6C"/>
    <w:rsid w:val="00481C15"/>
    <w:rsid w:val="00481E33"/>
    <w:rsid w:val="00481F6D"/>
    <w:rsid w:val="0048221E"/>
    <w:rsid w:val="004822CE"/>
    <w:rsid w:val="0048250C"/>
    <w:rsid w:val="00482709"/>
    <w:rsid w:val="004827C8"/>
    <w:rsid w:val="004828F9"/>
    <w:rsid w:val="00482D49"/>
    <w:rsid w:val="00482DFD"/>
    <w:rsid w:val="00482E52"/>
    <w:rsid w:val="00482FFD"/>
    <w:rsid w:val="00483261"/>
    <w:rsid w:val="00483323"/>
    <w:rsid w:val="00483561"/>
    <w:rsid w:val="004835FC"/>
    <w:rsid w:val="0048385B"/>
    <w:rsid w:val="00483893"/>
    <w:rsid w:val="0048391E"/>
    <w:rsid w:val="00483B1D"/>
    <w:rsid w:val="00483B50"/>
    <w:rsid w:val="00483C46"/>
    <w:rsid w:val="00483CFA"/>
    <w:rsid w:val="00483EE2"/>
    <w:rsid w:val="004845E5"/>
    <w:rsid w:val="004847D4"/>
    <w:rsid w:val="00484AD0"/>
    <w:rsid w:val="00484DDF"/>
    <w:rsid w:val="00484E19"/>
    <w:rsid w:val="00484F4A"/>
    <w:rsid w:val="004850FB"/>
    <w:rsid w:val="004854EC"/>
    <w:rsid w:val="004855F0"/>
    <w:rsid w:val="0048565C"/>
    <w:rsid w:val="004857C1"/>
    <w:rsid w:val="00485916"/>
    <w:rsid w:val="00485D17"/>
    <w:rsid w:val="00485DF1"/>
    <w:rsid w:val="00485F36"/>
    <w:rsid w:val="00485F41"/>
    <w:rsid w:val="00485F91"/>
    <w:rsid w:val="0048628C"/>
    <w:rsid w:val="00486583"/>
    <w:rsid w:val="0048659A"/>
    <w:rsid w:val="004865D5"/>
    <w:rsid w:val="00486628"/>
    <w:rsid w:val="004866ED"/>
    <w:rsid w:val="00486863"/>
    <w:rsid w:val="004869E7"/>
    <w:rsid w:val="00486D3D"/>
    <w:rsid w:val="00486EE8"/>
    <w:rsid w:val="00486F09"/>
    <w:rsid w:val="00487067"/>
    <w:rsid w:val="004870FE"/>
    <w:rsid w:val="00487309"/>
    <w:rsid w:val="0048739D"/>
    <w:rsid w:val="004874C4"/>
    <w:rsid w:val="004875D0"/>
    <w:rsid w:val="00487693"/>
    <w:rsid w:val="00487763"/>
    <w:rsid w:val="004877BC"/>
    <w:rsid w:val="004878BD"/>
    <w:rsid w:val="00487917"/>
    <w:rsid w:val="00487951"/>
    <w:rsid w:val="004879BC"/>
    <w:rsid w:val="00487AA4"/>
    <w:rsid w:val="00487BD4"/>
    <w:rsid w:val="00487E2D"/>
    <w:rsid w:val="004901B1"/>
    <w:rsid w:val="004901CA"/>
    <w:rsid w:val="00490374"/>
    <w:rsid w:val="004903DB"/>
    <w:rsid w:val="0049045E"/>
    <w:rsid w:val="00490597"/>
    <w:rsid w:val="00490AF9"/>
    <w:rsid w:val="00490C2E"/>
    <w:rsid w:val="00490CB2"/>
    <w:rsid w:val="00490E40"/>
    <w:rsid w:val="00490F56"/>
    <w:rsid w:val="004911A2"/>
    <w:rsid w:val="004911B0"/>
    <w:rsid w:val="0049131F"/>
    <w:rsid w:val="004914E3"/>
    <w:rsid w:val="00491775"/>
    <w:rsid w:val="004919BA"/>
    <w:rsid w:val="00491B5D"/>
    <w:rsid w:val="00492204"/>
    <w:rsid w:val="00492388"/>
    <w:rsid w:val="0049260F"/>
    <w:rsid w:val="004927FA"/>
    <w:rsid w:val="00492854"/>
    <w:rsid w:val="00492A02"/>
    <w:rsid w:val="00492A55"/>
    <w:rsid w:val="00492B02"/>
    <w:rsid w:val="00492B65"/>
    <w:rsid w:val="00492C10"/>
    <w:rsid w:val="00492D1D"/>
    <w:rsid w:val="00492DD4"/>
    <w:rsid w:val="00492ECA"/>
    <w:rsid w:val="00492F76"/>
    <w:rsid w:val="00492F88"/>
    <w:rsid w:val="00492FBD"/>
    <w:rsid w:val="004930D8"/>
    <w:rsid w:val="00493103"/>
    <w:rsid w:val="0049341B"/>
    <w:rsid w:val="004935E0"/>
    <w:rsid w:val="004939D4"/>
    <w:rsid w:val="00493AD9"/>
    <w:rsid w:val="00493C89"/>
    <w:rsid w:val="00493DD1"/>
    <w:rsid w:val="00493E16"/>
    <w:rsid w:val="00493E43"/>
    <w:rsid w:val="00494290"/>
    <w:rsid w:val="00494654"/>
    <w:rsid w:val="00494891"/>
    <w:rsid w:val="00494B0E"/>
    <w:rsid w:val="00494B10"/>
    <w:rsid w:val="00494EA7"/>
    <w:rsid w:val="004950A6"/>
    <w:rsid w:val="004952BE"/>
    <w:rsid w:val="004953DC"/>
    <w:rsid w:val="0049560E"/>
    <w:rsid w:val="004957EA"/>
    <w:rsid w:val="00495853"/>
    <w:rsid w:val="00495A23"/>
    <w:rsid w:val="00495DF3"/>
    <w:rsid w:val="00495F19"/>
    <w:rsid w:val="00496568"/>
    <w:rsid w:val="004965D6"/>
    <w:rsid w:val="004965F5"/>
    <w:rsid w:val="00496756"/>
    <w:rsid w:val="004969DC"/>
    <w:rsid w:val="00496A0B"/>
    <w:rsid w:val="00496AE0"/>
    <w:rsid w:val="00496BAA"/>
    <w:rsid w:val="00496D55"/>
    <w:rsid w:val="00496F8F"/>
    <w:rsid w:val="00497024"/>
    <w:rsid w:val="0049705D"/>
    <w:rsid w:val="0049725F"/>
    <w:rsid w:val="004972BA"/>
    <w:rsid w:val="0049763B"/>
    <w:rsid w:val="00497670"/>
    <w:rsid w:val="004977B1"/>
    <w:rsid w:val="00497D4F"/>
    <w:rsid w:val="00497E9D"/>
    <w:rsid w:val="004A0138"/>
    <w:rsid w:val="004A01F1"/>
    <w:rsid w:val="004A0333"/>
    <w:rsid w:val="004A03A5"/>
    <w:rsid w:val="004A040E"/>
    <w:rsid w:val="004A04F0"/>
    <w:rsid w:val="004A0785"/>
    <w:rsid w:val="004A095E"/>
    <w:rsid w:val="004A09D7"/>
    <w:rsid w:val="004A0B50"/>
    <w:rsid w:val="004A0CCF"/>
    <w:rsid w:val="004A0DB6"/>
    <w:rsid w:val="004A0EA9"/>
    <w:rsid w:val="004A10E6"/>
    <w:rsid w:val="004A1135"/>
    <w:rsid w:val="004A1153"/>
    <w:rsid w:val="004A148D"/>
    <w:rsid w:val="004A1546"/>
    <w:rsid w:val="004A1567"/>
    <w:rsid w:val="004A15AC"/>
    <w:rsid w:val="004A15C9"/>
    <w:rsid w:val="004A15E5"/>
    <w:rsid w:val="004A1658"/>
    <w:rsid w:val="004A1BDA"/>
    <w:rsid w:val="004A1BE6"/>
    <w:rsid w:val="004A1C2C"/>
    <w:rsid w:val="004A1DB0"/>
    <w:rsid w:val="004A20E1"/>
    <w:rsid w:val="004A2126"/>
    <w:rsid w:val="004A2415"/>
    <w:rsid w:val="004A2526"/>
    <w:rsid w:val="004A252F"/>
    <w:rsid w:val="004A262F"/>
    <w:rsid w:val="004A2B85"/>
    <w:rsid w:val="004A2CB9"/>
    <w:rsid w:val="004A2F90"/>
    <w:rsid w:val="004A322E"/>
    <w:rsid w:val="004A35FD"/>
    <w:rsid w:val="004A38AA"/>
    <w:rsid w:val="004A3DC1"/>
    <w:rsid w:val="004A3F54"/>
    <w:rsid w:val="004A40B9"/>
    <w:rsid w:val="004A42F3"/>
    <w:rsid w:val="004A45FE"/>
    <w:rsid w:val="004A4602"/>
    <w:rsid w:val="004A46C3"/>
    <w:rsid w:val="004A4891"/>
    <w:rsid w:val="004A49AC"/>
    <w:rsid w:val="004A5299"/>
    <w:rsid w:val="004A52E0"/>
    <w:rsid w:val="004A55BE"/>
    <w:rsid w:val="004A55CB"/>
    <w:rsid w:val="004A56E2"/>
    <w:rsid w:val="004A5746"/>
    <w:rsid w:val="004A5D16"/>
    <w:rsid w:val="004A5D4A"/>
    <w:rsid w:val="004A5DA0"/>
    <w:rsid w:val="004A5EBE"/>
    <w:rsid w:val="004A5F55"/>
    <w:rsid w:val="004A5F91"/>
    <w:rsid w:val="004A6076"/>
    <w:rsid w:val="004A60DD"/>
    <w:rsid w:val="004A6349"/>
    <w:rsid w:val="004A63CA"/>
    <w:rsid w:val="004A658D"/>
    <w:rsid w:val="004A66C9"/>
    <w:rsid w:val="004A6795"/>
    <w:rsid w:val="004A67A8"/>
    <w:rsid w:val="004A67BD"/>
    <w:rsid w:val="004A681D"/>
    <w:rsid w:val="004A69CA"/>
    <w:rsid w:val="004A708F"/>
    <w:rsid w:val="004A7091"/>
    <w:rsid w:val="004A72D5"/>
    <w:rsid w:val="004A72D6"/>
    <w:rsid w:val="004A7340"/>
    <w:rsid w:val="004A7617"/>
    <w:rsid w:val="004A7851"/>
    <w:rsid w:val="004A78B8"/>
    <w:rsid w:val="004A7AFB"/>
    <w:rsid w:val="004A7B5E"/>
    <w:rsid w:val="004A7C88"/>
    <w:rsid w:val="004A7CD4"/>
    <w:rsid w:val="004A7F2F"/>
    <w:rsid w:val="004A7F38"/>
    <w:rsid w:val="004B00FD"/>
    <w:rsid w:val="004B028C"/>
    <w:rsid w:val="004B0327"/>
    <w:rsid w:val="004B0471"/>
    <w:rsid w:val="004B0505"/>
    <w:rsid w:val="004B0706"/>
    <w:rsid w:val="004B08FA"/>
    <w:rsid w:val="004B0F57"/>
    <w:rsid w:val="004B1234"/>
    <w:rsid w:val="004B1236"/>
    <w:rsid w:val="004B1309"/>
    <w:rsid w:val="004B136D"/>
    <w:rsid w:val="004B1732"/>
    <w:rsid w:val="004B1AD8"/>
    <w:rsid w:val="004B1DE0"/>
    <w:rsid w:val="004B1FBF"/>
    <w:rsid w:val="004B271E"/>
    <w:rsid w:val="004B2C92"/>
    <w:rsid w:val="004B2E66"/>
    <w:rsid w:val="004B2F83"/>
    <w:rsid w:val="004B30C5"/>
    <w:rsid w:val="004B31BE"/>
    <w:rsid w:val="004B33BC"/>
    <w:rsid w:val="004B348F"/>
    <w:rsid w:val="004B3495"/>
    <w:rsid w:val="004B3525"/>
    <w:rsid w:val="004B3853"/>
    <w:rsid w:val="004B3D05"/>
    <w:rsid w:val="004B40A5"/>
    <w:rsid w:val="004B428D"/>
    <w:rsid w:val="004B432C"/>
    <w:rsid w:val="004B4656"/>
    <w:rsid w:val="004B4821"/>
    <w:rsid w:val="004B4B1C"/>
    <w:rsid w:val="004B4BA6"/>
    <w:rsid w:val="004B4D48"/>
    <w:rsid w:val="004B4D8A"/>
    <w:rsid w:val="004B51B0"/>
    <w:rsid w:val="004B520B"/>
    <w:rsid w:val="004B5343"/>
    <w:rsid w:val="004B5395"/>
    <w:rsid w:val="004B550E"/>
    <w:rsid w:val="004B5585"/>
    <w:rsid w:val="004B558D"/>
    <w:rsid w:val="004B560D"/>
    <w:rsid w:val="004B5617"/>
    <w:rsid w:val="004B5657"/>
    <w:rsid w:val="004B5693"/>
    <w:rsid w:val="004B5770"/>
    <w:rsid w:val="004B57DD"/>
    <w:rsid w:val="004B585B"/>
    <w:rsid w:val="004B58E3"/>
    <w:rsid w:val="004B594D"/>
    <w:rsid w:val="004B5969"/>
    <w:rsid w:val="004B59BA"/>
    <w:rsid w:val="004B5E22"/>
    <w:rsid w:val="004B61AC"/>
    <w:rsid w:val="004B6553"/>
    <w:rsid w:val="004B6B8D"/>
    <w:rsid w:val="004B6BF4"/>
    <w:rsid w:val="004B6C1A"/>
    <w:rsid w:val="004B6FB9"/>
    <w:rsid w:val="004B7168"/>
    <w:rsid w:val="004B7361"/>
    <w:rsid w:val="004B73A4"/>
    <w:rsid w:val="004B756C"/>
    <w:rsid w:val="004B75EA"/>
    <w:rsid w:val="004B78F0"/>
    <w:rsid w:val="004B7A4A"/>
    <w:rsid w:val="004B7D6F"/>
    <w:rsid w:val="004B7E7A"/>
    <w:rsid w:val="004B7E8C"/>
    <w:rsid w:val="004B7F70"/>
    <w:rsid w:val="004C0025"/>
    <w:rsid w:val="004C0335"/>
    <w:rsid w:val="004C036A"/>
    <w:rsid w:val="004C042B"/>
    <w:rsid w:val="004C057C"/>
    <w:rsid w:val="004C06DA"/>
    <w:rsid w:val="004C07F7"/>
    <w:rsid w:val="004C0843"/>
    <w:rsid w:val="004C0907"/>
    <w:rsid w:val="004C0E11"/>
    <w:rsid w:val="004C0EEF"/>
    <w:rsid w:val="004C10C6"/>
    <w:rsid w:val="004C114E"/>
    <w:rsid w:val="004C145E"/>
    <w:rsid w:val="004C1479"/>
    <w:rsid w:val="004C15CB"/>
    <w:rsid w:val="004C1758"/>
    <w:rsid w:val="004C1C19"/>
    <w:rsid w:val="004C1CD4"/>
    <w:rsid w:val="004C1DC8"/>
    <w:rsid w:val="004C1E5A"/>
    <w:rsid w:val="004C1FEC"/>
    <w:rsid w:val="004C2217"/>
    <w:rsid w:val="004C2A3F"/>
    <w:rsid w:val="004C2AB1"/>
    <w:rsid w:val="004C2B51"/>
    <w:rsid w:val="004C2D06"/>
    <w:rsid w:val="004C2E57"/>
    <w:rsid w:val="004C2FA1"/>
    <w:rsid w:val="004C3073"/>
    <w:rsid w:val="004C32AB"/>
    <w:rsid w:val="004C33DA"/>
    <w:rsid w:val="004C34DA"/>
    <w:rsid w:val="004C364F"/>
    <w:rsid w:val="004C367F"/>
    <w:rsid w:val="004C3690"/>
    <w:rsid w:val="004C36D6"/>
    <w:rsid w:val="004C3995"/>
    <w:rsid w:val="004C3A0D"/>
    <w:rsid w:val="004C3D97"/>
    <w:rsid w:val="004C3DA2"/>
    <w:rsid w:val="004C3E70"/>
    <w:rsid w:val="004C3F72"/>
    <w:rsid w:val="004C40AF"/>
    <w:rsid w:val="004C43A7"/>
    <w:rsid w:val="004C440A"/>
    <w:rsid w:val="004C46AE"/>
    <w:rsid w:val="004C4734"/>
    <w:rsid w:val="004C4A59"/>
    <w:rsid w:val="004C4A9D"/>
    <w:rsid w:val="004C4B05"/>
    <w:rsid w:val="004C4C48"/>
    <w:rsid w:val="004C4D71"/>
    <w:rsid w:val="004C50BA"/>
    <w:rsid w:val="004C557B"/>
    <w:rsid w:val="004C5598"/>
    <w:rsid w:val="004C55E6"/>
    <w:rsid w:val="004C593E"/>
    <w:rsid w:val="004C5A85"/>
    <w:rsid w:val="004C5CBB"/>
    <w:rsid w:val="004C5CFF"/>
    <w:rsid w:val="004C5D48"/>
    <w:rsid w:val="004C5E1C"/>
    <w:rsid w:val="004C5F86"/>
    <w:rsid w:val="004C5FA1"/>
    <w:rsid w:val="004C657D"/>
    <w:rsid w:val="004C679C"/>
    <w:rsid w:val="004C6894"/>
    <w:rsid w:val="004C69B4"/>
    <w:rsid w:val="004C6C0E"/>
    <w:rsid w:val="004C6C29"/>
    <w:rsid w:val="004C6C64"/>
    <w:rsid w:val="004C6D19"/>
    <w:rsid w:val="004C6D75"/>
    <w:rsid w:val="004C7062"/>
    <w:rsid w:val="004C7097"/>
    <w:rsid w:val="004C709F"/>
    <w:rsid w:val="004C74D6"/>
    <w:rsid w:val="004C787D"/>
    <w:rsid w:val="004C7A6B"/>
    <w:rsid w:val="004D0222"/>
    <w:rsid w:val="004D0461"/>
    <w:rsid w:val="004D049C"/>
    <w:rsid w:val="004D04FB"/>
    <w:rsid w:val="004D06EC"/>
    <w:rsid w:val="004D089B"/>
    <w:rsid w:val="004D09AB"/>
    <w:rsid w:val="004D0BA0"/>
    <w:rsid w:val="004D0C44"/>
    <w:rsid w:val="004D0C7E"/>
    <w:rsid w:val="004D0CAC"/>
    <w:rsid w:val="004D0F0D"/>
    <w:rsid w:val="004D0FA7"/>
    <w:rsid w:val="004D120F"/>
    <w:rsid w:val="004D12EC"/>
    <w:rsid w:val="004D131E"/>
    <w:rsid w:val="004D1381"/>
    <w:rsid w:val="004D1382"/>
    <w:rsid w:val="004D1481"/>
    <w:rsid w:val="004D162B"/>
    <w:rsid w:val="004D17B2"/>
    <w:rsid w:val="004D18B5"/>
    <w:rsid w:val="004D1A16"/>
    <w:rsid w:val="004D1A50"/>
    <w:rsid w:val="004D1A8E"/>
    <w:rsid w:val="004D1C21"/>
    <w:rsid w:val="004D1CAF"/>
    <w:rsid w:val="004D1F3A"/>
    <w:rsid w:val="004D1FF6"/>
    <w:rsid w:val="004D207D"/>
    <w:rsid w:val="004D2097"/>
    <w:rsid w:val="004D2318"/>
    <w:rsid w:val="004D23BF"/>
    <w:rsid w:val="004D253D"/>
    <w:rsid w:val="004D2869"/>
    <w:rsid w:val="004D2C2B"/>
    <w:rsid w:val="004D2CC3"/>
    <w:rsid w:val="004D2CCF"/>
    <w:rsid w:val="004D2DE8"/>
    <w:rsid w:val="004D2F24"/>
    <w:rsid w:val="004D30EB"/>
    <w:rsid w:val="004D3387"/>
    <w:rsid w:val="004D344E"/>
    <w:rsid w:val="004D3667"/>
    <w:rsid w:val="004D36C8"/>
    <w:rsid w:val="004D3925"/>
    <w:rsid w:val="004D3949"/>
    <w:rsid w:val="004D39C5"/>
    <w:rsid w:val="004D3A7A"/>
    <w:rsid w:val="004D3AB4"/>
    <w:rsid w:val="004D3DEE"/>
    <w:rsid w:val="004D3E61"/>
    <w:rsid w:val="004D3F69"/>
    <w:rsid w:val="004D3F77"/>
    <w:rsid w:val="004D41BB"/>
    <w:rsid w:val="004D41DD"/>
    <w:rsid w:val="004D4210"/>
    <w:rsid w:val="004D4259"/>
    <w:rsid w:val="004D425B"/>
    <w:rsid w:val="004D437E"/>
    <w:rsid w:val="004D4472"/>
    <w:rsid w:val="004D44EF"/>
    <w:rsid w:val="004D47F5"/>
    <w:rsid w:val="004D4963"/>
    <w:rsid w:val="004D4B67"/>
    <w:rsid w:val="004D4C6E"/>
    <w:rsid w:val="004D4CFF"/>
    <w:rsid w:val="004D4D46"/>
    <w:rsid w:val="004D50F8"/>
    <w:rsid w:val="004D5112"/>
    <w:rsid w:val="004D5605"/>
    <w:rsid w:val="004D5696"/>
    <w:rsid w:val="004D5965"/>
    <w:rsid w:val="004D59DC"/>
    <w:rsid w:val="004D5B2A"/>
    <w:rsid w:val="004D5E54"/>
    <w:rsid w:val="004D5F34"/>
    <w:rsid w:val="004D5FF4"/>
    <w:rsid w:val="004D600E"/>
    <w:rsid w:val="004D6496"/>
    <w:rsid w:val="004D6591"/>
    <w:rsid w:val="004D689F"/>
    <w:rsid w:val="004D6909"/>
    <w:rsid w:val="004D69C7"/>
    <w:rsid w:val="004D6A4D"/>
    <w:rsid w:val="004D6B2A"/>
    <w:rsid w:val="004D6BAE"/>
    <w:rsid w:val="004D6C31"/>
    <w:rsid w:val="004D6CFA"/>
    <w:rsid w:val="004D6E64"/>
    <w:rsid w:val="004D720D"/>
    <w:rsid w:val="004D7607"/>
    <w:rsid w:val="004D7B4D"/>
    <w:rsid w:val="004D7C2C"/>
    <w:rsid w:val="004E0005"/>
    <w:rsid w:val="004E016D"/>
    <w:rsid w:val="004E0367"/>
    <w:rsid w:val="004E03E7"/>
    <w:rsid w:val="004E0768"/>
    <w:rsid w:val="004E07BA"/>
    <w:rsid w:val="004E07D2"/>
    <w:rsid w:val="004E0802"/>
    <w:rsid w:val="004E0B77"/>
    <w:rsid w:val="004E0C84"/>
    <w:rsid w:val="004E0C86"/>
    <w:rsid w:val="004E0CF1"/>
    <w:rsid w:val="004E0D6B"/>
    <w:rsid w:val="004E0E46"/>
    <w:rsid w:val="004E1124"/>
    <w:rsid w:val="004E115C"/>
    <w:rsid w:val="004E1618"/>
    <w:rsid w:val="004E167C"/>
    <w:rsid w:val="004E173E"/>
    <w:rsid w:val="004E175A"/>
    <w:rsid w:val="004E1780"/>
    <w:rsid w:val="004E17E3"/>
    <w:rsid w:val="004E1995"/>
    <w:rsid w:val="004E1B25"/>
    <w:rsid w:val="004E1B2B"/>
    <w:rsid w:val="004E1BEA"/>
    <w:rsid w:val="004E1D3A"/>
    <w:rsid w:val="004E1E73"/>
    <w:rsid w:val="004E200E"/>
    <w:rsid w:val="004E20B8"/>
    <w:rsid w:val="004E21C8"/>
    <w:rsid w:val="004E2258"/>
    <w:rsid w:val="004E226A"/>
    <w:rsid w:val="004E2294"/>
    <w:rsid w:val="004E2319"/>
    <w:rsid w:val="004E235B"/>
    <w:rsid w:val="004E246A"/>
    <w:rsid w:val="004E25E6"/>
    <w:rsid w:val="004E26FB"/>
    <w:rsid w:val="004E295E"/>
    <w:rsid w:val="004E2FA9"/>
    <w:rsid w:val="004E345E"/>
    <w:rsid w:val="004E3542"/>
    <w:rsid w:val="004E3655"/>
    <w:rsid w:val="004E3864"/>
    <w:rsid w:val="004E3933"/>
    <w:rsid w:val="004E3AC3"/>
    <w:rsid w:val="004E3ADA"/>
    <w:rsid w:val="004E3B56"/>
    <w:rsid w:val="004E3C19"/>
    <w:rsid w:val="004E3D10"/>
    <w:rsid w:val="004E3D83"/>
    <w:rsid w:val="004E405E"/>
    <w:rsid w:val="004E40C1"/>
    <w:rsid w:val="004E410D"/>
    <w:rsid w:val="004E41E5"/>
    <w:rsid w:val="004E43ED"/>
    <w:rsid w:val="004E4483"/>
    <w:rsid w:val="004E4484"/>
    <w:rsid w:val="004E44CC"/>
    <w:rsid w:val="004E4946"/>
    <w:rsid w:val="004E4954"/>
    <w:rsid w:val="004E49F8"/>
    <w:rsid w:val="004E4B3F"/>
    <w:rsid w:val="004E4C5C"/>
    <w:rsid w:val="004E4E64"/>
    <w:rsid w:val="004E4FB4"/>
    <w:rsid w:val="004E504B"/>
    <w:rsid w:val="004E5052"/>
    <w:rsid w:val="004E50AB"/>
    <w:rsid w:val="004E525C"/>
    <w:rsid w:val="004E52FA"/>
    <w:rsid w:val="004E53A5"/>
    <w:rsid w:val="004E54F0"/>
    <w:rsid w:val="004E54F1"/>
    <w:rsid w:val="004E583F"/>
    <w:rsid w:val="004E5962"/>
    <w:rsid w:val="004E5A95"/>
    <w:rsid w:val="004E5B0D"/>
    <w:rsid w:val="004E5C10"/>
    <w:rsid w:val="004E5DBA"/>
    <w:rsid w:val="004E5F94"/>
    <w:rsid w:val="004E63B5"/>
    <w:rsid w:val="004E6568"/>
    <w:rsid w:val="004E66CB"/>
    <w:rsid w:val="004E6787"/>
    <w:rsid w:val="004E68B0"/>
    <w:rsid w:val="004E6BF4"/>
    <w:rsid w:val="004E6D86"/>
    <w:rsid w:val="004E6E57"/>
    <w:rsid w:val="004E6EA8"/>
    <w:rsid w:val="004E70E7"/>
    <w:rsid w:val="004E71A6"/>
    <w:rsid w:val="004E71DF"/>
    <w:rsid w:val="004E734B"/>
    <w:rsid w:val="004E7375"/>
    <w:rsid w:val="004E763A"/>
    <w:rsid w:val="004E786F"/>
    <w:rsid w:val="004E78FC"/>
    <w:rsid w:val="004E7961"/>
    <w:rsid w:val="004E7AEC"/>
    <w:rsid w:val="004E7B30"/>
    <w:rsid w:val="004E7ED1"/>
    <w:rsid w:val="004F0066"/>
    <w:rsid w:val="004F024C"/>
    <w:rsid w:val="004F0703"/>
    <w:rsid w:val="004F0999"/>
    <w:rsid w:val="004F0A75"/>
    <w:rsid w:val="004F0B56"/>
    <w:rsid w:val="004F0E49"/>
    <w:rsid w:val="004F106C"/>
    <w:rsid w:val="004F1130"/>
    <w:rsid w:val="004F1190"/>
    <w:rsid w:val="004F11BB"/>
    <w:rsid w:val="004F11F3"/>
    <w:rsid w:val="004F13FF"/>
    <w:rsid w:val="004F1468"/>
    <w:rsid w:val="004F15A1"/>
    <w:rsid w:val="004F187B"/>
    <w:rsid w:val="004F1A87"/>
    <w:rsid w:val="004F1DDE"/>
    <w:rsid w:val="004F1F1D"/>
    <w:rsid w:val="004F1F73"/>
    <w:rsid w:val="004F200A"/>
    <w:rsid w:val="004F211C"/>
    <w:rsid w:val="004F2246"/>
    <w:rsid w:val="004F2360"/>
    <w:rsid w:val="004F262A"/>
    <w:rsid w:val="004F268E"/>
    <w:rsid w:val="004F26FF"/>
    <w:rsid w:val="004F2703"/>
    <w:rsid w:val="004F27D9"/>
    <w:rsid w:val="004F2B4A"/>
    <w:rsid w:val="004F2EA0"/>
    <w:rsid w:val="004F33D0"/>
    <w:rsid w:val="004F33D5"/>
    <w:rsid w:val="004F342E"/>
    <w:rsid w:val="004F3563"/>
    <w:rsid w:val="004F36D1"/>
    <w:rsid w:val="004F3738"/>
    <w:rsid w:val="004F3846"/>
    <w:rsid w:val="004F38E9"/>
    <w:rsid w:val="004F3907"/>
    <w:rsid w:val="004F3926"/>
    <w:rsid w:val="004F3B8C"/>
    <w:rsid w:val="004F3C7D"/>
    <w:rsid w:val="004F3D83"/>
    <w:rsid w:val="004F3DEC"/>
    <w:rsid w:val="004F3EA7"/>
    <w:rsid w:val="004F3F1F"/>
    <w:rsid w:val="004F3F61"/>
    <w:rsid w:val="004F4186"/>
    <w:rsid w:val="004F4498"/>
    <w:rsid w:val="004F44FC"/>
    <w:rsid w:val="004F467B"/>
    <w:rsid w:val="004F46D4"/>
    <w:rsid w:val="004F4728"/>
    <w:rsid w:val="004F4755"/>
    <w:rsid w:val="004F4815"/>
    <w:rsid w:val="004F48E7"/>
    <w:rsid w:val="004F4C5A"/>
    <w:rsid w:val="004F4E12"/>
    <w:rsid w:val="004F5153"/>
    <w:rsid w:val="004F535C"/>
    <w:rsid w:val="004F5488"/>
    <w:rsid w:val="004F5581"/>
    <w:rsid w:val="004F56DF"/>
    <w:rsid w:val="004F57A6"/>
    <w:rsid w:val="004F581A"/>
    <w:rsid w:val="004F5877"/>
    <w:rsid w:val="004F594D"/>
    <w:rsid w:val="004F59F5"/>
    <w:rsid w:val="004F5B4E"/>
    <w:rsid w:val="004F5CB2"/>
    <w:rsid w:val="004F5D30"/>
    <w:rsid w:val="004F5D78"/>
    <w:rsid w:val="004F5E8E"/>
    <w:rsid w:val="004F6105"/>
    <w:rsid w:val="004F6122"/>
    <w:rsid w:val="004F619B"/>
    <w:rsid w:val="004F6298"/>
    <w:rsid w:val="004F6484"/>
    <w:rsid w:val="004F6924"/>
    <w:rsid w:val="004F6A71"/>
    <w:rsid w:val="004F6AEA"/>
    <w:rsid w:val="004F6B4B"/>
    <w:rsid w:val="004F6D26"/>
    <w:rsid w:val="004F6E17"/>
    <w:rsid w:val="004F7058"/>
    <w:rsid w:val="004F7127"/>
    <w:rsid w:val="004F71A3"/>
    <w:rsid w:val="004F71A6"/>
    <w:rsid w:val="004F73CC"/>
    <w:rsid w:val="004F7B0F"/>
    <w:rsid w:val="004F7B4B"/>
    <w:rsid w:val="004F7DA6"/>
    <w:rsid w:val="004F7ECF"/>
    <w:rsid w:val="004F7FC2"/>
    <w:rsid w:val="00500186"/>
    <w:rsid w:val="0050028E"/>
    <w:rsid w:val="005002CA"/>
    <w:rsid w:val="0050033E"/>
    <w:rsid w:val="0050067E"/>
    <w:rsid w:val="0050069C"/>
    <w:rsid w:val="005006DF"/>
    <w:rsid w:val="00500835"/>
    <w:rsid w:val="00500A5F"/>
    <w:rsid w:val="00500D82"/>
    <w:rsid w:val="00500E3B"/>
    <w:rsid w:val="00500E98"/>
    <w:rsid w:val="00500F4B"/>
    <w:rsid w:val="00501008"/>
    <w:rsid w:val="0050113D"/>
    <w:rsid w:val="00501356"/>
    <w:rsid w:val="0050138C"/>
    <w:rsid w:val="005013A6"/>
    <w:rsid w:val="005016E5"/>
    <w:rsid w:val="00501712"/>
    <w:rsid w:val="00501832"/>
    <w:rsid w:val="005019E8"/>
    <w:rsid w:val="005019F1"/>
    <w:rsid w:val="00501A14"/>
    <w:rsid w:val="00501AF9"/>
    <w:rsid w:val="00501B74"/>
    <w:rsid w:val="00501C86"/>
    <w:rsid w:val="00501C9A"/>
    <w:rsid w:val="00501D90"/>
    <w:rsid w:val="00501DA0"/>
    <w:rsid w:val="00501DBA"/>
    <w:rsid w:val="00501DF0"/>
    <w:rsid w:val="00502099"/>
    <w:rsid w:val="00502142"/>
    <w:rsid w:val="00502430"/>
    <w:rsid w:val="0050243D"/>
    <w:rsid w:val="0050244D"/>
    <w:rsid w:val="00502545"/>
    <w:rsid w:val="0050268D"/>
    <w:rsid w:val="00502696"/>
    <w:rsid w:val="00502739"/>
    <w:rsid w:val="0050285E"/>
    <w:rsid w:val="005028C9"/>
    <w:rsid w:val="005029E3"/>
    <w:rsid w:val="00502B5D"/>
    <w:rsid w:val="00502C8A"/>
    <w:rsid w:val="00502D10"/>
    <w:rsid w:val="00502FB8"/>
    <w:rsid w:val="005030F6"/>
    <w:rsid w:val="0050356A"/>
    <w:rsid w:val="0050372D"/>
    <w:rsid w:val="00503863"/>
    <w:rsid w:val="00503ABF"/>
    <w:rsid w:val="005040A8"/>
    <w:rsid w:val="00504312"/>
    <w:rsid w:val="0050467A"/>
    <w:rsid w:val="00504862"/>
    <w:rsid w:val="0050487B"/>
    <w:rsid w:val="005049FE"/>
    <w:rsid w:val="00504A4D"/>
    <w:rsid w:val="00504AED"/>
    <w:rsid w:val="00504C2A"/>
    <w:rsid w:val="00504C2B"/>
    <w:rsid w:val="00504C35"/>
    <w:rsid w:val="00505064"/>
    <w:rsid w:val="00505175"/>
    <w:rsid w:val="005051E3"/>
    <w:rsid w:val="00505245"/>
    <w:rsid w:val="0050537A"/>
    <w:rsid w:val="005053B3"/>
    <w:rsid w:val="005055D6"/>
    <w:rsid w:val="005055D7"/>
    <w:rsid w:val="00505915"/>
    <w:rsid w:val="00505A6D"/>
    <w:rsid w:val="00505CFF"/>
    <w:rsid w:val="00505E6E"/>
    <w:rsid w:val="00505ECB"/>
    <w:rsid w:val="00505FC5"/>
    <w:rsid w:val="00506065"/>
    <w:rsid w:val="00506256"/>
    <w:rsid w:val="005062AE"/>
    <w:rsid w:val="005062CD"/>
    <w:rsid w:val="00506368"/>
    <w:rsid w:val="005063D7"/>
    <w:rsid w:val="0050651B"/>
    <w:rsid w:val="00506633"/>
    <w:rsid w:val="005066EB"/>
    <w:rsid w:val="005067F2"/>
    <w:rsid w:val="00506880"/>
    <w:rsid w:val="005069BA"/>
    <w:rsid w:val="00506AE5"/>
    <w:rsid w:val="00506C3A"/>
    <w:rsid w:val="00507026"/>
    <w:rsid w:val="0050727D"/>
    <w:rsid w:val="0050728A"/>
    <w:rsid w:val="00507427"/>
    <w:rsid w:val="005074E2"/>
    <w:rsid w:val="00507AE8"/>
    <w:rsid w:val="00507B19"/>
    <w:rsid w:val="00507BC0"/>
    <w:rsid w:val="00507C48"/>
    <w:rsid w:val="00507E92"/>
    <w:rsid w:val="0051007A"/>
    <w:rsid w:val="005101C1"/>
    <w:rsid w:val="005101DA"/>
    <w:rsid w:val="0051034D"/>
    <w:rsid w:val="00510350"/>
    <w:rsid w:val="00510684"/>
    <w:rsid w:val="00510775"/>
    <w:rsid w:val="00510847"/>
    <w:rsid w:val="0051092A"/>
    <w:rsid w:val="005109DE"/>
    <w:rsid w:val="00510A2D"/>
    <w:rsid w:val="00510B81"/>
    <w:rsid w:val="00510CF1"/>
    <w:rsid w:val="00510D04"/>
    <w:rsid w:val="00510FBD"/>
    <w:rsid w:val="00510FD5"/>
    <w:rsid w:val="005111C2"/>
    <w:rsid w:val="00511221"/>
    <w:rsid w:val="005112A1"/>
    <w:rsid w:val="005112B0"/>
    <w:rsid w:val="00511723"/>
    <w:rsid w:val="0051182A"/>
    <w:rsid w:val="0051183B"/>
    <w:rsid w:val="00511C12"/>
    <w:rsid w:val="00511CDB"/>
    <w:rsid w:val="00511D43"/>
    <w:rsid w:val="00512095"/>
    <w:rsid w:val="0051210E"/>
    <w:rsid w:val="0051215F"/>
    <w:rsid w:val="00512171"/>
    <w:rsid w:val="0051239E"/>
    <w:rsid w:val="0051259A"/>
    <w:rsid w:val="005125B2"/>
    <w:rsid w:val="005126F2"/>
    <w:rsid w:val="005128BC"/>
    <w:rsid w:val="005128CE"/>
    <w:rsid w:val="0051290F"/>
    <w:rsid w:val="00512C73"/>
    <w:rsid w:val="00512C74"/>
    <w:rsid w:val="00512CBF"/>
    <w:rsid w:val="00512EE4"/>
    <w:rsid w:val="00512EEA"/>
    <w:rsid w:val="00512FE2"/>
    <w:rsid w:val="0051320C"/>
    <w:rsid w:val="005132CE"/>
    <w:rsid w:val="0051359B"/>
    <w:rsid w:val="005136E0"/>
    <w:rsid w:val="00513867"/>
    <w:rsid w:val="00513891"/>
    <w:rsid w:val="00513954"/>
    <w:rsid w:val="00513A0B"/>
    <w:rsid w:val="00513CB6"/>
    <w:rsid w:val="00513E4D"/>
    <w:rsid w:val="00514202"/>
    <w:rsid w:val="00514336"/>
    <w:rsid w:val="00514698"/>
    <w:rsid w:val="00514708"/>
    <w:rsid w:val="005147D1"/>
    <w:rsid w:val="00514916"/>
    <w:rsid w:val="00514B30"/>
    <w:rsid w:val="00514F68"/>
    <w:rsid w:val="005150A3"/>
    <w:rsid w:val="005150B9"/>
    <w:rsid w:val="00515103"/>
    <w:rsid w:val="005154FC"/>
    <w:rsid w:val="00515535"/>
    <w:rsid w:val="00515A09"/>
    <w:rsid w:val="00515A42"/>
    <w:rsid w:val="00515C00"/>
    <w:rsid w:val="00515E94"/>
    <w:rsid w:val="00515FBB"/>
    <w:rsid w:val="005160CB"/>
    <w:rsid w:val="00516106"/>
    <w:rsid w:val="005162ED"/>
    <w:rsid w:val="00516391"/>
    <w:rsid w:val="005163F4"/>
    <w:rsid w:val="005168F7"/>
    <w:rsid w:val="00516985"/>
    <w:rsid w:val="00516B3B"/>
    <w:rsid w:val="00516B65"/>
    <w:rsid w:val="00516B83"/>
    <w:rsid w:val="00516CC0"/>
    <w:rsid w:val="00516D31"/>
    <w:rsid w:val="00516D66"/>
    <w:rsid w:val="00516EAC"/>
    <w:rsid w:val="00516EF3"/>
    <w:rsid w:val="00516FDE"/>
    <w:rsid w:val="00517137"/>
    <w:rsid w:val="005171E2"/>
    <w:rsid w:val="0051729C"/>
    <w:rsid w:val="005176AA"/>
    <w:rsid w:val="00517977"/>
    <w:rsid w:val="00517A22"/>
    <w:rsid w:val="00517C73"/>
    <w:rsid w:val="00517D62"/>
    <w:rsid w:val="00517F3D"/>
    <w:rsid w:val="00517F7C"/>
    <w:rsid w:val="00517F7E"/>
    <w:rsid w:val="00517FBB"/>
    <w:rsid w:val="00517FF8"/>
    <w:rsid w:val="00520058"/>
    <w:rsid w:val="005201AC"/>
    <w:rsid w:val="005201C2"/>
    <w:rsid w:val="005201C4"/>
    <w:rsid w:val="005201CF"/>
    <w:rsid w:val="0052024D"/>
    <w:rsid w:val="005202D7"/>
    <w:rsid w:val="005202DF"/>
    <w:rsid w:val="00520478"/>
    <w:rsid w:val="00520550"/>
    <w:rsid w:val="00520566"/>
    <w:rsid w:val="005207B4"/>
    <w:rsid w:val="00520830"/>
    <w:rsid w:val="00520E97"/>
    <w:rsid w:val="00520F8E"/>
    <w:rsid w:val="005212E5"/>
    <w:rsid w:val="0052130B"/>
    <w:rsid w:val="0052137D"/>
    <w:rsid w:val="00521440"/>
    <w:rsid w:val="005215FA"/>
    <w:rsid w:val="00521703"/>
    <w:rsid w:val="00521715"/>
    <w:rsid w:val="00521A88"/>
    <w:rsid w:val="00521A8D"/>
    <w:rsid w:val="00521CFD"/>
    <w:rsid w:val="00521D9B"/>
    <w:rsid w:val="00521E45"/>
    <w:rsid w:val="00521F30"/>
    <w:rsid w:val="0052204C"/>
    <w:rsid w:val="00522227"/>
    <w:rsid w:val="0052228B"/>
    <w:rsid w:val="00522290"/>
    <w:rsid w:val="005224CD"/>
    <w:rsid w:val="00522645"/>
    <w:rsid w:val="00522913"/>
    <w:rsid w:val="00522CBE"/>
    <w:rsid w:val="00522F7E"/>
    <w:rsid w:val="0052302E"/>
    <w:rsid w:val="005230F7"/>
    <w:rsid w:val="00523461"/>
    <w:rsid w:val="0052349E"/>
    <w:rsid w:val="0052365E"/>
    <w:rsid w:val="0052369B"/>
    <w:rsid w:val="00523A92"/>
    <w:rsid w:val="00523DDB"/>
    <w:rsid w:val="00523F12"/>
    <w:rsid w:val="00524006"/>
    <w:rsid w:val="00524169"/>
    <w:rsid w:val="00524225"/>
    <w:rsid w:val="00524226"/>
    <w:rsid w:val="005246A0"/>
    <w:rsid w:val="0052493F"/>
    <w:rsid w:val="00524987"/>
    <w:rsid w:val="00524B0F"/>
    <w:rsid w:val="00524C5A"/>
    <w:rsid w:val="00524EA2"/>
    <w:rsid w:val="00525031"/>
    <w:rsid w:val="00525182"/>
    <w:rsid w:val="00525261"/>
    <w:rsid w:val="00525333"/>
    <w:rsid w:val="00525334"/>
    <w:rsid w:val="00525390"/>
    <w:rsid w:val="005253A1"/>
    <w:rsid w:val="005254AD"/>
    <w:rsid w:val="005255A9"/>
    <w:rsid w:val="00525642"/>
    <w:rsid w:val="005256F3"/>
    <w:rsid w:val="005257A0"/>
    <w:rsid w:val="005258A3"/>
    <w:rsid w:val="00525AA4"/>
    <w:rsid w:val="00525AE5"/>
    <w:rsid w:val="00525B57"/>
    <w:rsid w:val="00525C5D"/>
    <w:rsid w:val="00525CCD"/>
    <w:rsid w:val="00525EFD"/>
    <w:rsid w:val="0052604F"/>
    <w:rsid w:val="0052606E"/>
    <w:rsid w:val="00526204"/>
    <w:rsid w:val="00526263"/>
    <w:rsid w:val="005264F5"/>
    <w:rsid w:val="00526520"/>
    <w:rsid w:val="005266F7"/>
    <w:rsid w:val="005267BB"/>
    <w:rsid w:val="00526AC2"/>
    <w:rsid w:val="00526ACC"/>
    <w:rsid w:val="00526D08"/>
    <w:rsid w:val="00526D2B"/>
    <w:rsid w:val="00526D9F"/>
    <w:rsid w:val="00526EE5"/>
    <w:rsid w:val="0052732A"/>
    <w:rsid w:val="00527761"/>
    <w:rsid w:val="0052789E"/>
    <w:rsid w:val="005279EE"/>
    <w:rsid w:val="00527AB8"/>
    <w:rsid w:val="00527AD2"/>
    <w:rsid w:val="00527D15"/>
    <w:rsid w:val="00527D6E"/>
    <w:rsid w:val="00527E4C"/>
    <w:rsid w:val="00530073"/>
    <w:rsid w:val="00530106"/>
    <w:rsid w:val="00530158"/>
    <w:rsid w:val="005303CA"/>
    <w:rsid w:val="0053044C"/>
    <w:rsid w:val="0053050A"/>
    <w:rsid w:val="00530582"/>
    <w:rsid w:val="005306ED"/>
    <w:rsid w:val="00530B7D"/>
    <w:rsid w:val="00530C1C"/>
    <w:rsid w:val="00530C61"/>
    <w:rsid w:val="00530FDC"/>
    <w:rsid w:val="00531014"/>
    <w:rsid w:val="0053126D"/>
    <w:rsid w:val="005313C4"/>
    <w:rsid w:val="00531448"/>
    <w:rsid w:val="00531451"/>
    <w:rsid w:val="005315A2"/>
    <w:rsid w:val="0053178C"/>
    <w:rsid w:val="005317A6"/>
    <w:rsid w:val="00531CDE"/>
    <w:rsid w:val="00531D4E"/>
    <w:rsid w:val="00531D53"/>
    <w:rsid w:val="00531F7B"/>
    <w:rsid w:val="005322B8"/>
    <w:rsid w:val="005324E5"/>
    <w:rsid w:val="00532586"/>
    <w:rsid w:val="00532614"/>
    <w:rsid w:val="0053266A"/>
    <w:rsid w:val="005328C3"/>
    <w:rsid w:val="005329E4"/>
    <w:rsid w:val="00532AEB"/>
    <w:rsid w:val="00532C08"/>
    <w:rsid w:val="00532E73"/>
    <w:rsid w:val="00532EB8"/>
    <w:rsid w:val="00532ED3"/>
    <w:rsid w:val="0053304B"/>
    <w:rsid w:val="005331A2"/>
    <w:rsid w:val="00533294"/>
    <w:rsid w:val="005335FC"/>
    <w:rsid w:val="00533637"/>
    <w:rsid w:val="0053363E"/>
    <w:rsid w:val="005337DB"/>
    <w:rsid w:val="005337EE"/>
    <w:rsid w:val="00533807"/>
    <w:rsid w:val="00533943"/>
    <w:rsid w:val="00533B0F"/>
    <w:rsid w:val="00533CB1"/>
    <w:rsid w:val="00533D45"/>
    <w:rsid w:val="00533F5D"/>
    <w:rsid w:val="00534450"/>
    <w:rsid w:val="00534674"/>
    <w:rsid w:val="005346A5"/>
    <w:rsid w:val="005346BE"/>
    <w:rsid w:val="0053488A"/>
    <w:rsid w:val="00534EA2"/>
    <w:rsid w:val="005351DF"/>
    <w:rsid w:val="00535478"/>
    <w:rsid w:val="00535623"/>
    <w:rsid w:val="005357D6"/>
    <w:rsid w:val="00535869"/>
    <w:rsid w:val="00535AF4"/>
    <w:rsid w:val="00535BA1"/>
    <w:rsid w:val="00535C11"/>
    <w:rsid w:val="00535EC1"/>
    <w:rsid w:val="0053603A"/>
    <w:rsid w:val="005361C8"/>
    <w:rsid w:val="005361E0"/>
    <w:rsid w:val="005362AE"/>
    <w:rsid w:val="0053633E"/>
    <w:rsid w:val="00536435"/>
    <w:rsid w:val="00536573"/>
    <w:rsid w:val="00536C4E"/>
    <w:rsid w:val="00536C64"/>
    <w:rsid w:val="00536CD2"/>
    <w:rsid w:val="00536EBC"/>
    <w:rsid w:val="005370A4"/>
    <w:rsid w:val="005370FD"/>
    <w:rsid w:val="0053711B"/>
    <w:rsid w:val="0053729B"/>
    <w:rsid w:val="005373AB"/>
    <w:rsid w:val="00537485"/>
    <w:rsid w:val="005375B2"/>
    <w:rsid w:val="00537637"/>
    <w:rsid w:val="0053765A"/>
    <w:rsid w:val="0053780C"/>
    <w:rsid w:val="00537906"/>
    <w:rsid w:val="00537C01"/>
    <w:rsid w:val="00537D0C"/>
    <w:rsid w:val="00537D71"/>
    <w:rsid w:val="005404F1"/>
    <w:rsid w:val="005404FF"/>
    <w:rsid w:val="00540513"/>
    <w:rsid w:val="0054057B"/>
    <w:rsid w:val="00540BC1"/>
    <w:rsid w:val="00540C59"/>
    <w:rsid w:val="00540EC9"/>
    <w:rsid w:val="005410C9"/>
    <w:rsid w:val="0054114C"/>
    <w:rsid w:val="00541574"/>
    <w:rsid w:val="00541610"/>
    <w:rsid w:val="0054170C"/>
    <w:rsid w:val="00541781"/>
    <w:rsid w:val="00541A27"/>
    <w:rsid w:val="00541AEB"/>
    <w:rsid w:val="00541BAA"/>
    <w:rsid w:val="00541BF0"/>
    <w:rsid w:val="00541D68"/>
    <w:rsid w:val="00541D96"/>
    <w:rsid w:val="00541EA8"/>
    <w:rsid w:val="00542519"/>
    <w:rsid w:val="005427C5"/>
    <w:rsid w:val="00542812"/>
    <w:rsid w:val="005429FD"/>
    <w:rsid w:val="00542BF8"/>
    <w:rsid w:val="00542E23"/>
    <w:rsid w:val="005431FD"/>
    <w:rsid w:val="00543200"/>
    <w:rsid w:val="00543310"/>
    <w:rsid w:val="00543359"/>
    <w:rsid w:val="00543559"/>
    <w:rsid w:val="0054368F"/>
    <w:rsid w:val="005436D2"/>
    <w:rsid w:val="0054386D"/>
    <w:rsid w:val="0054396B"/>
    <w:rsid w:val="00543A2F"/>
    <w:rsid w:val="00543A4F"/>
    <w:rsid w:val="00543A57"/>
    <w:rsid w:val="00543AC2"/>
    <w:rsid w:val="00543EF0"/>
    <w:rsid w:val="005440B9"/>
    <w:rsid w:val="0054410C"/>
    <w:rsid w:val="005441F5"/>
    <w:rsid w:val="0054420A"/>
    <w:rsid w:val="005442FC"/>
    <w:rsid w:val="00544547"/>
    <w:rsid w:val="0054473B"/>
    <w:rsid w:val="00544C4A"/>
    <w:rsid w:val="00544D07"/>
    <w:rsid w:val="00544DC4"/>
    <w:rsid w:val="00544DFA"/>
    <w:rsid w:val="00544E1E"/>
    <w:rsid w:val="00544E2B"/>
    <w:rsid w:val="00544FE3"/>
    <w:rsid w:val="00545031"/>
    <w:rsid w:val="005455DE"/>
    <w:rsid w:val="00545673"/>
    <w:rsid w:val="005456EE"/>
    <w:rsid w:val="00545865"/>
    <w:rsid w:val="005459BF"/>
    <w:rsid w:val="005459E4"/>
    <w:rsid w:val="00545A7B"/>
    <w:rsid w:val="00545B3C"/>
    <w:rsid w:val="00545D56"/>
    <w:rsid w:val="00545E80"/>
    <w:rsid w:val="005460B8"/>
    <w:rsid w:val="00546296"/>
    <w:rsid w:val="00546321"/>
    <w:rsid w:val="005464AB"/>
    <w:rsid w:val="0054661F"/>
    <w:rsid w:val="00546849"/>
    <w:rsid w:val="00546D05"/>
    <w:rsid w:val="00546D56"/>
    <w:rsid w:val="00546EF9"/>
    <w:rsid w:val="00547101"/>
    <w:rsid w:val="0054712C"/>
    <w:rsid w:val="00547256"/>
    <w:rsid w:val="005474B6"/>
    <w:rsid w:val="00547560"/>
    <w:rsid w:val="00547585"/>
    <w:rsid w:val="00547770"/>
    <w:rsid w:val="005477B1"/>
    <w:rsid w:val="00547A01"/>
    <w:rsid w:val="00547A15"/>
    <w:rsid w:val="00547AA0"/>
    <w:rsid w:val="00547E40"/>
    <w:rsid w:val="00547E81"/>
    <w:rsid w:val="00547FD0"/>
    <w:rsid w:val="00550388"/>
    <w:rsid w:val="0055048E"/>
    <w:rsid w:val="00550562"/>
    <w:rsid w:val="00550573"/>
    <w:rsid w:val="005509A1"/>
    <w:rsid w:val="00550B97"/>
    <w:rsid w:val="00550C13"/>
    <w:rsid w:val="00550E11"/>
    <w:rsid w:val="00550E37"/>
    <w:rsid w:val="00550EFA"/>
    <w:rsid w:val="00550F33"/>
    <w:rsid w:val="00550FAB"/>
    <w:rsid w:val="0055167C"/>
    <w:rsid w:val="0055180C"/>
    <w:rsid w:val="00551AF0"/>
    <w:rsid w:val="00551C9D"/>
    <w:rsid w:val="00551D19"/>
    <w:rsid w:val="00551F0B"/>
    <w:rsid w:val="005520FE"/>
    <w:rsid w:val="00552175"/>
    <w:rsid w:val="0055226E"/>
    <w:rsid w:val="00552297"/>
    <w:rsid w:val="00552392"/>
    <w:rsid w:val="005524F6"/>
    <w:rsid w:val="0055259E"/>
    <w:rsid w:val="00552885"/>
    <w:rsid w:val="00552947"/>
    <w:rsid w:val="00552C06"/>
    <w:rsid w:val="00552C84"/>
    <w:rsid w:val="00552EA3"/>
    <w:rsid w:val="0055317B"/>
    <w:rsid w:val="00553264"/>
    <w:rsid w:val="00553371"/>
    <w:rsid w:val="00553D71"/>
    <w:rsid w:val="00553D8C"/>
    <w:rsid w:val="00553E99"/>
    <w:rsid w:val="00553F1E"/>
    <w:rsid w:val="00553F5D"/>
    <w:rsid w:val="00553F6A"/>
    <w:rsid w:val="00554164"/>
    <w:rsid w:val="0055456A"/>
    <w:rsid w:val="005545AC"/>
    <w:rsid w:val="00554785"/>
    <w:rsid w:val="005549AD"/>
    <w:rsid w:val="00554B94"/>
    <w:rsid w:val="00554DA5"/>
    <w:rsid w:val="00554E33"/>
    <w:rsid w:val="00554F9B"/>
    <w:rsid w:val="00554FFA"/>
    <w:rsid w:val="005550FD"/>
    <w:rsid w:val="005551AA"/>
    <w:rsid w:val="005552EA"/>
    <w:rsid w:val="0055555B"/>
    <w:rsid w:val="00555A7B"/>
    <w:rsid w:val="00555BD6"/>
    <w:rsid w:val="00555C48"/>
    <w:rsid w:val="00555DC7"/>
    <w:rsid w:val="00555E65"/>
    <w:rsid w:val="00555ECF"/>
    <w:rsid w:val="00556126"/>
    <w:rsid w:val="00556178"/>
    <w:rsid w:val="0055617B"/>
    <w:rsid w:val="0055621F"/>
    <w:rsid w:val="0055622E"/>
    <w:rsid w:val="0055632B"/>
    <w:rsid w:val="00556394"/>
    <w:rsid w:val="00556510"/>
    <w:rsid w:val="005565DC"/>
    <w:rsid w:val="00556AC1"/>
    <w:rsid w:val="00556B28"/>
    <w:rsid w:val="00556C49"/>
    <w:rsid w:val="00556DE6"/>
    <w:rsid w:val="00556ED5"/>
    <w:rsid w:val="00556F16"/>
    <w:rsid w:val="005571CE"/>
    <w:rsid w:val="00557324"/>
    <w:rsid w:val="00557528"/>
    <w:rsid w:val="00557762"/>
    <w:rsid w:val="005579A0"/>
    <w:rsid w:val="00557DE4"/>
    <w:rsid w:val="00557EEE"/>
    <w:rsid w:val="00557FB6"/>
    <w:rsid w:val="0056010A"/>
    <w:rsid w:val="00560317"/>
    <w:rsid w:val="005603D1"/>
    <w:rsid w:val="005603FF"/>
    <w:rsid w:val="005605BC"/>
    <w:rsid w:val="00560763"/>
    <w:rsid w:val="005608A9"/>
    <w:rsid w:val="005608E4"/>
    <w:rsid w:val="00560985"/>
    <w:rsid w:val="00560C43"/>
    <w:rsid w:val="00560D61"/>
    <w:rsid w:val="00560D82"/>
    <w:rsid w:val="00560E2D"/>
    <w:rsid w:val="00560FAB"/>
    <w:rsid w:val="00561384"/>
    <w:rsid w:val="005613CE"/>
    <w:rsid w:val="0056144C"/>
    <w:rsid w:val="00561507"/>
    <w:rsid w:val="00561681"/>
    <w:rsid w:val="00561816"/>
    <w:rsid w:val="005619FA"/>
    <w:rsid w:val="00561B37"/>
    <w:rsid w:val="00561FFD"/>
    <w:rsid w:val="00562046"/>
    <w:rsid w:val="00562185"/>
    <w:rsid w:val="00562594"/>
    <w:rsid w:val="0056296C"/>
    <w:rsid w:val="00562B01"/>
    <w:rsid w:val="00562BB6"/>
    <w:rsid w:val="00562DBA"/>
    <w:rsid w:val="00562E2A"/>
    <w:rsid w:val="0056304E"/>
    <w:rsid w:val="005630D9"/>
    <w:rsid w:val="00563578"/>
    <w:rsid w:val="00563595"/>
    <w:rsid w:val="005635BB"/>
    <w:rsid w:val="00563662"/>
    <w:rsid w:val="0056376C"/>
    <w:rsid w:val="00563ADE"/>
    <w:rsid w:val="00563C41"/>
    <w:rsid w:val="00563D54"/>
    <w:rsid w:val="00563E1F"/>
    <w:rsid w:val="00563E43"/>
    <w:rsid w:val="00563E4B"/>
    <w:rsid w:val="00563F27"/>
    <w:rsid w:val="00563FFA"/>
    <w:rsid w:val="005644CF"/>
    <w:rsid w:val="005647A2"/>
    <w:rsid w:val="005648BF"/>
    <w:rsid w:val="00564AA8"/>
    <w:rsid w:val="00564AF3"/>
    <w:rsid w:val="00564B5F"/>
    <w:rsid w:val="00564D8D"/>
    <w:rsid w:val="0056505B"/>
    <w:rsid w:val="005650D4"/>
    <w:rsid w:val="005653CB"/>
    <w:rsid w:val="0056561A"/>
    <w:rsid w:val="00565776"/>
    <w:rsid w:val="00565824"/>
    <w:rsid w:val="00565A18"/>
    <w:rsid w:val="00565B90"/>
    <w:rsid w:val="00565BA9"/>
    <w:rsid w:val="005663CD"/>
    <w:rsid w:val="00566849"/>
    <w:rsid w:val="005669B8"/>
    <w:rsid w:val="0056741F"/>
    <w:rsid w:val="005674CB"/>
    <w:rsid w:val="0056750A"/>
    <w:rsid w:val="00567B8C"/>
    <w:rsid w:val="00567C35"/>
    <w:rsid w:val="00567CBF"/>
    <w:rsid w:val="00567CC3"/>
    <w:rsid w:val="00567D14"/>
    <w:rsid w:val="00570054"/>
    <w:rsid w:val="005701CB"/>
    <w:rsid w:val="005704E5"/>
    <w:rsid w:val="0057052B"/>
    <w:rsid w:val="00570687"/>
    <w:rsid w:val="005706CF"/>
    <w:rsid w:val="005709D6"/>
    <w:rsid w:val="00570C56"/>
    <w:rsid w:val="00570F04"/>
    <w:rsid w:val="005710B1"/>
    <w:rsid w:val="00571381"/>
    <w:rsid w:val="00571439"/>
    <w:rsid w:val="005715A9"/>
    <w:rsid w:val="00571697"/>
    <w:rsid w:val="005719B4"/>
    <w:rsid w:val="005719E8"/>
    <w:rsid w:val="00571A24"/>
    <w:rsid w:val="00571A3F"/>
    <w:rsid w:val="00571BE6"/>
    <w:rsid w:val="00571C0E"/>
    <w:rsid w:val="00571C28"/>
    <w:rsid w:val="00571FA8"/>
    <w:rsid w:val="00572027"/>
    <w:rsid w:val="005721E4"/>
    <w:rsid w:val="00572255"/>
    <w:rsid w:val="00572299"/>
    <w:rsid w:val="005722DD"/>
    <w:rsid w:val="00572480"/>
    <w:rsid w:val="0057253B"/>
    <w:rsid w:val="005727F1"/>
    <w:rsid w:val="0057282C"/>
    <w:rsid w:val="005728B4"/>
    <w:rsid w:val="00572AAB"/>
    <w:rsid w:val="00572AB0"/>
    <w:rsid w:val="00572AFB"/>
    <w:rsid w:val="00572BC5"/>
    <w:rsid w:val="00572D4C"/>
    <w:rsid w:val="00572DB3"/>
    <w:rsid w:val="00572E3A"/>
    <w:rsid w:val="00572EEC"/>
    <w:rsid w:val="00572F3E"/>
    <w:rsid w:val="0057302C"/>
    <w:rsid w:val="00573067"/>
    <w:rsid w:val="005730D7"/>
    <w:rsid w:val="005732A6"/>
    <w:rsid w:val="00573775"/>
    <w:rsid w:val="00573A5C"/>
    <w:rsid w:val="00573ACE"/>
    <w:rsid w:val="00573B33"/>
    <w:rsid w:val="005745A2"/>
    <w:rsid w:val="00574781"/>
    <w:rsid w:val="0057486A"/>
    <w:rsid w:val="00574884"/>
    <w:rsid w:val="00574AD5"/>
    <w:rsid w:val="00574C8B"/>
    <w:rsid w:val="00574CF6"/>
    <w:rsid w:val="00574D19"/>
    <w:rsid w:val="0057504F"/>
    <w:rsid w:val="0057510D"/>
    <w:rsid w:val="0057540E"/>
    <w:rsid w:val="005756A4"/>
    <w:rsid w:val="00575C24"/>
    <w:rsid w:val="00575C47"/>
    <w:rsid w:val="00575CD8"/>
    <w:rsid w:val="00575EBF"/>
    <w:rsid w:val="00575F99"/>
    <w:rsid w:val="00576010"/>
    <w:rsid w:val="0057617A"/>
    <w:rsid w:val="005761AA"/>
    <w:rsid w:val="005762CE"/>
    <w:rsid w:val="005763E9"/>
    <w:rsid w:val="0057653E"/>
    <w:rsid w:val="00576921"/>
    <w:rsid w:val="0057692E"/>
    <w:rsid w:val="005769CB"/>
    <w:rsid w:val="00576C13"/>
    <w:rsid w:val="005771A6"/>
    <w:rsid w:val="005771AB"/>
    <w:rsid w:val="005772E7"/>
    <w:rsid w:val="0057737E"/>
    <w:rsid w:val="005774AE"/>
    <w:rsid w:val="005775B8"/>
    <w:rsid w:val="0057769F"/>
    <w:rsid w:val="00577746"/>
    <w:rsid w:val="00577792"/>
    <w:rsid w:val="005777E7"/>
    <w:rsid w:val="005778B9"/>
    <w:rsid w:val="005779BA"/>
    <w:rsid w:val="00577BDD"/>
    <w:rsid w:val="00577D00"/>
    <w:rsid w:val="00577E8B"/>
    <w:rsid w:val="00580168"/>
    <w:rsid w:val="00580378"/>
    <w:rsid w:val="00580419"/>
    <w:rsid w:val="005805C1"/>
    <w:rsid w:val="00580B4B"/>
    <w:rsid w:val="00580D06"/>
    <w:rsid w:val="00580E14"/>
    <w:rsid w:val="00580F8E"/>
    <w:rsid w:val="005812D7"/>
    <w:rsid w:val="005813E5"/>
    <w:rsid w:val="0058143C"/>
    <w:rsid w:val="00581470"/>
    <w:rsid w:val="00581516"/>
    <w:rsid w:val="00581770"/>
    <w:rsid w:val="00581E96"/>
    <w:rsid w:val="00581EAE"/>
    <w:rsid w:val="00581ECB"/>
    <w:rsid w:val="00581ECE"/>
    <w:rsid w:val="00581FBB"/>
    <w:rsid w:val="00582247"/>
    <w:rsid w:val="0058224E"/>
    <w:rsid w:val="00582525"/>
    <w:rsid w:val="005825CA"/>
    <w:rsid w:val="005826BB"/>
    <w:rsid w:val="00582789"/>
    <w:rsid w:val="005829AE"/>
    <w:rsid w:val="00582C6E"/>
    <w:rsid w:val="00582D3B"/>
    <w:rsid w:val="00582E71"/>
    <w:rsid w:val="00582EB3"/>
    <w:rsid w:val="00582EEA"/>
    <w:rsid w:val="00583127"/>
    <w:rsid w:val="0058328E"/>
    <w:rsid w:val="0058349C"/>
    <w:rsid w:val="0058369E"/>
    <w:rsid w:val="00583861"/>
    <w:rsid w:val="00583A17"/>
    <w:rsid w:val="00583A1C"/>
    <w:rsid w:val="00583A20"/>
    <w:rsid w:val="00583B31"/>
    <w:rsid w:val="00583C5A"/>
    <w:rsid w:val="00583C62"/>
    <w:rsid w:val="00583CA1"/>
    <w:rsid w:val="00583D02"/>
    <w:rsid w:val="00583DAC"/>
    <w:rsid w:val="00583DBC"/>
    <w:rsid w:val="00583DBD"/>
    <w:rsid w:val="00583E9D"/>
    <w:rsid w:val="005840AC"/>
    <w:rsid w:val="00584260"/>
    <w:rsid w:val="0058428A"/>
    <w:rsid w:val="005842EA"/>
    <w:rsid w:val="005843FD"/>
    <w:rsid w:val="0058485A"/>
    <w:rsid w:val="00584919"/>
    <w:rsid w:val="00584965"/>
    <w:rsid w:val="00584CE4"/>
    <w:rsid w:val="00584D72"/>
    <w:rsid w:val="00584EF5"/>
    <w:rsid w:val="00584F4F"/>
    <w:rsid w:val="00585046"/>
    <w:rsid w:val="0058517C"/>
    <w:rsid w:val="005851DF"/>
    <w:rsid w:val="005851FC"/>
    <w:rsid w:val="005853C5"/>
    <w:rsid w:val="0058551D"/>
    <w:rsid w:val="005855DC"/>
    <w:rsid w:val="00585AC8"/>
    <w:rsid w:val="00585B5B"/>
    <w:rsid w:val="00585BA0"/>
    <w:rsid w:val="005860D5"/>
    <w:rsid w:val="005861C6"/>
    <w:rsid w:val="005865AA"/>
    <w:rsid w:val="00586759"/>
    <w:rsid w:val="0058675A"/>
    <w:rsid w:val="0058679A"/>
    <w:rsid w:val="0058679C"/>
    <w:rsid w:val="005868D5"/>
    <w:rsid w:val="005868FA"/>
    <w:rsid w:val="0058691A"/>
    <w:rsid w:val="00586950"/>
    <w:rsid w:val="00586994"/>
    <w:rsid w:val="00586CC9"/>
    <w:rsid w:val="00586D51"/>
    <w:rsid w:val="00586EE8"/>
    <w:rsid w:val="00586F08"/>
    <w:rsid w:val="00587173"/>
    <w:rsid w:val="00587196"/>
    <w:rsid w:val="005871B5"/>
    <w:rsid w:val="005874C3"/>
    <w:rsid w:val="005879B8"/>
    <w:rsid w:val="00587B23"/>
    <w:rsid w:val="00587B3D"/>
    <w:rsid w:val="00587C14"/>
    <w:rsid w:val="00587C98"/>
    <w:rsid w:val="00587D1C"/>
    <w:rsid w:val="00587E91"/>
    <w:rsid w:val="00590054"/>
    <w:rsid w:val="005900BC"/>
    <w:rsid w:val="0059022B"/>
    <w:rsid w:val="0059025F"/>
    <w:rsid w:val="005902DD"/>
    <w:rsid w:val="0059038A"/>
    <w:rsid w:val="00590427"/>
    <w:rsid w:val="00590736"/>
    <w:rsid w:val="00590746"/>
    <w:rsid w:val="005907AF"/>
    <w:rsid w:val="00590B48"/>
    <w:rsid w:val="00590CFF"/>
    <w:rsid w:val="00590E85"/>
    <w:rsid w:val="00590F43"/>
    <w:rsid w:val="00590F4D"/>
    <w:rsid w:val="00590F53"/>
    <w:rsid w:val="00591052"/>
    <w:rsid w:val="005910A9"/>
    <w:rsid w:val="0059112E"/>
    <w:rsid w:val="0059140B"/>
    <w:rsid w:val="00591649"/>
    <w:rsid w:val="00591810"/>
    <w:rsid w:val="00591927"/>
    <w:rsid w:val="00591940"/>
    <w:rsid w:val="0059198F"/>
    <w:rsid w:val="00591AAB"/>
    <w:rsid w:val="00591BD0"/>
    <w:rsid w:val="00591E92"/>
    <w:rsid w:val="00592075"/>
    <w:rsid w:val="00592720"/>
    <w:rsid w:val="005927F6"/>
    <w:rsid w:val="00592829"/>
    <w:rsid w:val="00592A15"/>
    <w:rsid w:val="00592A79"/>
    <w:rsid w:val="00592AF0"/>
    <w:rsid w:val="00592C69"/>
    <w:rsid w:val="00592E74"/>
    <w:rsid w:val="00593103"/>
    <w:rsid w:val="00593138"/>
    <w:rsid w:val="00593451"/>
    <w:rsid w:val="005935BF"/>
    <w:rsid w:val="005935E0"/>
    <w:rsid w:val="005937C9"/>
    <w:rsid w:val="00593A88"/>
    <w:rsid w:val="00593A8A"/>
    <w:rsid w:val="00593B04"/>
    <w:rsid w:val="00593D3F"/>
    <w:rsid w:val="00593DAC"/>
    <w:rsid w:val="00593DBF"/>
    <w:rsid w:val="00593E45"/>
    <w:rsid w:val="0059438B"/>
    <w:rsid w:val="00594409"/>
    <w:rsid w:val="0059459D"/>
    <w:rsid w:val="00594788"/>
    <w:rsid w:val="00594919"/>
    <w:rsid w:val="00594A14"/>
    <w:rsid w:val="00594DF6"/>
    <w:rsid w:val="00594E29"/>
    <w:rsid w:val="00595175"/>
    <w:rsid w:val="00595375"/>
    <w:rsid w:val="00595498"/>
    <w:rsid w:val="005954C2"/>
    <w:rsid w:val="00595783"/>
    <w:rsid w:val="0059595B"/>
    <w:rsid w:val="00595A7E"/>
    <w:rsid w:val="00595AE0"/>
    <w:rsid w:val="00595AF7"/>
    <w:rsid w:val="00595EEF"/>
    <w:rsid w:val="00596004"/>
    <w:rsid w:val="00596076"/>
    <w:rsid w:val="00596335"/>
    <w:rsid w:val="0059644A"/>
    <w:rsid w:val="0059657A"/>
    <w:rsid w:val="00596635"/>
    <w:rsid w:val="00596F92"/>
    <w:rsid w:val="00596FFE"/>
    <w:rsid w:val="005971C8"/>
    <w:rsid w:val="00597355"/>
    <w:rsid w:val="005974DA"/>
    <w:rsid w:val="00597902"/>
    <w:rsid w:val="00597A9E"/>
    <w:rsid w:val="00597ADE"/>
    <w:rsid w:val="00597B87"/>
    <w:rsid w:val="00597C85"/>
    <w:rsid w:val="00597D9F"/>
    <w:rsid w:val="005A029C"/>
    <w:rsid w:val="005A02C1"/>
    <w:rsid w:val="005A0655"/>
    <w:rsid w:val="005A078D"/>
    <w:rsid w:val="005A0814"/>
    <w:rsid w:val="005A0854"/>
    <w:rsid w:val="005A0941"/>
    <w:rsid w:val="005A0967"/>
    <w:rsid w:val="005A0C8F"/>
    <w:rsid w:val="005A0D20"/>
    <w:rsid w:val="005A0D55"/>
    <w:rsid w:val="005A0E1C"/>
    <w:rsid w:val="005A0E85"/>
    <w:rsid w:val="005A10B5"/>
    <w:rsid w:val="005A1163"/>
    <w:rsid w:val="005A12BB"/>
    <w:rsid w:val="005A130D"/>
    <w:rsid w:val="005A141F"/>
    <w:rsid w:val="005A1566"/>
    <w:rsid w:val="005A1832"/>
    <w:rsid w:val="005A18F8"/>
    <w:rsid w:val="005A1970"/>
    <w:rsid w:val="005A1990"/>
    <w:rsid w:val="005A19DA"/>
    <w:rsid w:val="005A1A04"/>
    <w:rsid w:val="005A1A9C"/>
    <w:rsid w:val="005A1B95"/>
    <w:rsid w:val="005A1C02"/>
    <w:rsid w:val="005A1C87"/>
    <w:rsid w:val="005A1CD7"/>
    <w:rsid w:val="005A2026"/>
    <w:rsid w:val="005A20A7"/>
    <w:rsid w:val="005A20E2"/>
    <w:rsid w:val="005A2101"/>
    <w:rsid w:val="005A2444"/>
    <w:rsid w:val="005A2661"/>
    <w:rsid w:val="005A273C"/>
    <w:rsid w:val="005A28BC"/>
    <w:rsid w:val="005A28D9"/>
    <w:rsid w:val="005A293A"/>
    <w:rsid w:val="005A29EB"/>
    <w:rsid w:val="005A2AA7"/>
    <w:rsid w:val="005A2B47"/>
    <w:rsid w:val="005A3262"/>
    <w:rsid w:val="005A35DF"/>
    <w:rsid w:val="005A3B84"/>
    <w:rsid w:val="005A3D7C"/>
    <w:rsid w:val="005A3E2A"/>
    <w:rsid w:val="005A3F4D"/>
    <w:rsid w:val="005A3F67"/>
    <w:rsid w:val="005A4076"/>
    <w:rsid w:val="005A45D6"/>
    <w:rsid w:val="005A4659"/>
    <w:rsid w:val="005A46EA"/>
    <w:rsid w:val="005A4878"/>
    <w:rsid w:val="005A48D8"/>
    <w:rsid w:val="005A4AE0"/>
    <w:rsid w:val="005A4B25"/>
    <w:rsid w:val="005A4F4B"/>
    <w:rsid w:val="005A4FBB"/>
    <w:rsid w:val="005A520D"/>
    <w:rsid w:val="005A5424"/>
    <w:rsid w:val="005A552D"/>
    <w:rsid w:val="005A5615"/>
    <w:rsid w:val="005A578D"/>
    <w:rsid w:val="005A58EC"/>
    <w:rsid w:val="005A5933"/>
    <w:rsid w:val="005A595C"/>
    <w:rsid w:val="005A5C64"/>
    <w:rsid w:val="005A5CC6"/>
    <w:rsid w:val="005A5DE9"/>
    <w:rsid w:val="005A61B3"/>
    <w:rsid w:val="005A622F"/>
    <w:rsid w:val="005A629F"/>
    <w:rsid w:val="005A647F"/>
    <w:rsid w:val="005A680F"/>
    <w:rsid w:val="005A6983"/>
    <w:rsid w:val="005A69B8"/>
    <w:rsid w:val="005A6E5B"/>
    <w:rsid w:val="005A6FEA"/>
    <w:rsid w:val="005A74B7"/>
    <w:rsid w:val="005A7614"/>
    <w:rsid w:val="005A784C"/>
    <w:rsid w:val="005A7B1D"/>
    <w:rsid w:val="005A7C11"/>
    <w:rsid w:val="005A7E26"/>
    <w:rsid w:val="005A7E36"/>
    <w:rsid w:val="005B000E"/>
    <w:rsid w:val="005B0037"/>
    <w:rsid w:val="005B0846"/>
    <w:rsid w:val="005B09E5"/>
    <w:rsid w:val="005B0A89"/>
    <w:rsid w:val="005B0F34"/>
    <w:rsid w:val="005B1028"/>
    <w:rsid w:val="005B1381"/>
    <w:rsid w:val="005B18F5"/>
    <w:rsid w:val="005B19EB"/>
    <w:rsid w:val="005B1A3E"/>
    <w:rsid w:val="005B1ABC"/>
    <w:rsid w:val="005B1B7C"/>
    <w:rsid w:val="005B1F15"/>
    <w:rsid w:val="005B213D"/>
    <w:rsid w:val="005B217F"/>
    <w:rsid w:val="005B2393"/>
    <w:rsid w:val="005B27DC"/>
    <w:rsid w:val="005B27DE"/>
    <w:rsid w:val="005B2A1B"/>
    <w:rsid w:val="005B2CB0"/>
    <w:rsid w:val="005B2F69"/>
    <w:rsid w:val="005B2FB8"/>
    <w:rsid w:val="005B3007"/>
    <w:rsid w:val="005B3089"/>
    <w:rsid w:val="005B31ED"/>
    <w:rsid w:val="005B37C0"/>
    <w:rsid w:val="005B37D4"/>
    <w:rsid w:val="005B38E3"/>
    <w:rsid w:val="005B3A3E"/>
    <w:rsid w:val="005B3A87"/>
    <w:rsid w:val="005B3C32"/>
    <w:rsid w:val="005B3C46"/>
    <w:rsid w:val="005B3EA1"/>
    <w:rsid w:val="005B3F47"/>
    <w:rsid w:val="005B41F7"/>
    <w:rsid w:val="005B4361"/>
    <w:rsid w:val="005B448A"/>
    <w:rsid w:val="005B469A"/>
    <w:rsid w:val="005B46D5"/>
    <w:rsid w:val="005B49F3"/>
    <w:rsid w:val="005B4D87"/>
    <w:rsid w:val="005B4E70"/>
    <w:rsid w:val="005B4FB9"/>
    <w:rsid w:val="005B4FC1"/>
    <w:rsid w:val="005B4FD4"/>
    <w:rsid w:val="005B5016"/>
    <w:rsid w:val="005B55A9"/>
    <w:rsid w:val="005B5B48"/>
    <w:rsid w:val="005B5D5D"/>
    <w:rsid w:val="005B605F"/>
    <w:rsid w:val="005B6077"/>
    <w:rsid w:val="005B62DB"/>
    <w:rsid w:val="005B64A0"/>
    <w:rsid w:val="005B64A9"/>
    <w:rsid w:val="005B6560"/>
    <w:rsid w:val="005B65D7"/>
    <w:rsid w:val="005B664B"/>
    <w:rsid w:val="005B72FD"/>
    <w:rsid w:val="005B7523"/>
    <w:rsid w:val="005B77DE"/>
    <w:rsid w:val="005B77F9"/>
    <w:rsid w:val="005B7892"/>
    <w:rsid w:val="005B7909"/>
    <w:rsid w:val="005B7A42"/>
    <w:rsid w:val="005B7A88"/>
    <w:rsid w:val="005B7B66"/>
    <w:rsid w:val="005B7BE6"/>
    <w:rsid w:val="005C0103"/>
    <w:rsid w:val="005C01CC"/>
    <w:rsid w:val="005C029C"/>
    <w:rsid w:val="005C0345"/>
    <w:rsid w:val="005C03AB"/>
    <w:rsid w:val="005C0526"/>
    <w:rsid w:val="005C05D4"/>
    <w:rsid w:val="005C0617"/>
    <w:rsid w:val="005C0644"/>
    <w:rsid w:val="005C076E"/>
    <w:rsid w:val="005C07EE"/>
    <w:rsid w:val="005C0923"/>
    <w:rsid w:val="005C0C27"/>
    <w:rsid w:val="005C0D92"/>
    <w:rsid w:val="005C0E07"/>
    <w:rsid w:val="005C0ED3"/>
    <w:rsid w:val="005C15D1"/>
    <w:rsid w:val="005C1B24"/>
    <w:rsid w:val="005C1B75"/>
    <w:rsid w:val="005C1BCE"/>
    <w:rsid w:val="005C1C05"/>
    <w:rsid w:val="005C1EDE"/>
    <w:rsid w:val="005C2153"/>
    <w:rsid w:val="005C2170"/>
    <w:rsid w:val="005C2227"/>
    <w:rsid w:val="005C2383"/>
    <w:rsid w:val="005C23DD"/>
    <w:rsid w:val="005C26B8"/>
    <w:rsid w:val="005C275B"/>
    <w:rsid w:val="005C2795"/>
    <w:rsid w:val="005C27AA"/>
    <w:rsid w:val="005C2869"/>
    <w:rsid w:val="005C2969"/>
    <w:rsid w:val="005C2A8E"/>
    <w:rsid w:val="005C2BEA"/>
    <w:rsid w:val="005C2C67"/>
    <w:rsid w:val="005C2CA9"/>
    <w:rsid w:val="005C2EAD"/>
    <w:rsid w:val="005C2F3A"/>
    <w:rsid w:val="005C3057"/>
    <w:rsid w:val="005C3097"/>
    <w:rsid w:val="005C3361"/>
    <w:rsid w:val="005C3442"/>
    <w:rsid w:val="005C348D"/>
    <w:rsid w:val="005C35AC"/>
    <w:rsid w:val="005C3659"/>
    <w:rsid w:val="005C36B6"/>
    <w:rsid w:val="005C3C19"/>
    <w:rsid w:val="005C3D8A"/>
    <w:rsid w:val="005C40B0"/>
    <w:rsid w:val="005C43B8"/>
    <w:rsid w:val="005C44F6"/>
    <w:rsid w:val="005C4728"/>
    <w:rsid w:val="005C4745"/>
    <w:rsid w:val="005C4CC3"/>
    <w:rsid w:val="005C4CF2"/>
    <w:rsid w:val="005C4CFB"/>
    <w:rsid w:val="005C4E10"/>
    <w:rsid w:val="005C4E89"/>
    <w:rsid w:val="005C4F8D"/>
    <w:rsid w:val="005C5051"/>
    <w:rsid w:val="005C55F7"/>
    <w:rsid w:val="005C572D"/>
    <w:rsid w:val="005C57FB"/>
    <w:rsid w:val="005C5892"/>
    <w:rsid w:val="005C5978"/>
    <w:rsid w:val="005C59C6"/>
    <w:rsid w:val="005C5A73"/>
    <w:rsid w:val="005C5B2F"/>
    <w:rsid w:val="005C5E6C"/>
    <w:rsid w:val="005C6081"/>
    <w:rsid w:val="005C622C"/>
    <w:rsid w:val="005C63B2"/>
    <w:rsid w:val="005C651D"/>
    <w:rsid w:val="005C6A0D"/>
    <w:rsid w:val="005C6C2F"/>
    <w:rsid w:val="005C6ECE"/>
    <w:rsid w:val="005C6F07"/>
    <w:rsid w:val="005C6F30"/>
    <w:rsid w:val="005C6FBA"/>
    <w:rsid w:val="005C7084"/>
    <w:rsid w:val="005C71D6"/>
    <w:rsid w:val="005C7207"/>
    <w:rsid w:val="005C73E0"/>
    <w:rsid w:val="005C7605"/>
    <w:rsid w:val="005C779F"/>
    <w:rsid w:val="005C77DE"/>
    <w:rsid w:val="005C77F1"/>
    <w:rsid w:val="005C7B5A"/>
    <w:rsid w:val="005C7F03"/>
    <w:rsid w:val="005D0030"/>
    <w:rsid w:val="005D0034"/>
    <w:rsid w:val="005D016A"/>
    <w:rsid w:val="005D035F"/>
    <w:rsid w:val="005D0468"/>
    <w:rsid w:val="005D04BB"/>
    <w:rsid w:val="005D083A"/>
    <w:rsid w:val="005D09C8"/>
    <w:rsid w:val="005D0A0D"/>
    <w:rsid w:val="005D0A4C"/>
    <w:rsid w:val="005D0A55"/>
    <w:rsid w:val="005D0AE9"/>
    <w:rsid w:val="005D0B25"/>
    <w:rsid w:val="005D0BE6"/>
    <w:rsid w:val="005D0C16"/>
    <w:rsid w:val="005D0CC9"/>
    <w:rsid w:val="005D0D11"/>
    <w:rsid w:val="005D0F4A"/>
    <w:rsid w:val="005D1131"/>
    <w:rsid w:val="005D1342"/>
    <w:rsid w:val="005D1AF0"/>
    <w:rsid w:val="005D1B11"/>
    <w:rsid w:val="005D1BAF"/>
    <w:rsid w:val="005D1C21"/>
    <w:rsid w:val="005D1E21"/>
    <w:rsid w:val="005D1E8A"/>
    <w:rsid w:val="005D21CB"/>
    <w:rsid w:val="005D2259"/>
    <w:rsid w:val="005D242A"/>
    <w:rsid w:val="005D2463"/>
    <w:rsid w:val="005D26E2"/>
    <w:rsid w:val="005D296C"/>
    <w:rsid w:val="005D2971"/>
    <w:rsid w:val="005D29AC"/>
    <w:rsid w:val="005D29DB"/>
    <w:rsid w:val="005D2A3A"/>
    <w:rsid w:val="005D2BC0"/>
    <w:rsid w:val="005D2FC1"/>
    <w:rsid w:val="005D30FA"/>
    <w:rsid w:val="005D34D1"/>
    <w:rsid w:val="005D34DC"/>
    <w:rsid w:val="005D35F2"/>
    <w:rsid w:val="005D373A"/>
    <w:rsid w:val="005D3832"/>
    <w:rsid w:val="005D3914"/>
    <w:rsid w:val="005D39B1"/>
    <w:rsid w:val="005D3A4F"/>
    <w:rsid w:val="005D3B08"/>
    <w:rsid w:val="005D3BC9"/>
    <w:rsid w:val="005D3C0A"/>
    <w:rsid w:val="005D3C8E"/>
    <w:rsid w:val="005D3D18"/>
    <w:rsid w:val="005D43E4"/>
    <w:rsid w:val="005D43F7"/>
    <w:rsid w:val="005D4413"/>
    <w:rsid w:val="005D4588"/>
    <w:rsid w:val="005D4599"/>
    <w:rsid w:val="005D46F9"/>
    <w:rsid w:val="005D4831"/>
    <w:rsid w:val="005D488C"/>
    <w:rsid w:val="005D4A1F"/>
    <w:rsid w:val="005D4C4B"/>
    <w:rsid w:val="005D4CA7"/>
    <w:rsid w:val="005D4D3E"/>
    <w:rsid w:val="005D51FF"/>
    <w:rsid w:val="005D521E"/>
    <w:rsid w:val="005D5309"/>
    <w:rsid w:val="005D537B"/>
    <w:rsid w:val="005D54FF"/>
    <w:rsid w:val="005D5902"/>
    <w:rsid w:val="005D5972"/>
    <w:rsid w:val="005D5986"/>
    <w:rsid w:val="005D5A04"/>
    <w:rsid w:val="005D5AE0"/>
    <w:rsid w:val="005D5B0A"/>
    <w:rsid w:val="005D5CE3"/>
    <w:rsid w:val="005D5E44"/>
    <w:rsid w:val="005D6287"/>
    <w:rsid w:val="005D62B8"/>
    <w:rsid w:val="005D633B"/>
    <w:rsid w:val="005D66A8"/>
    <w:rsid w:val="005D68CA"/>
    <w:rsid w:val="005D68CC"/>
    <w:rsid w:val="005D6B38"/>
    <w:rsid w:val="005D6D1E"/>
    <w:rsid w:val="005D6D7E"/>
    <w:rsid w:val="005D6EC5"/>
    <w:rsid w:val="005D6F5E"/>
    <w:rsid w:val="005D713D"/>
    <w:rsid w:val="005D7249"/>
    <w:rsid w:val="005D7288"/>
    <w:rsid w:val="005D733F"/>
    <w:rsid w:val="005D7750"/>
    <w:rsid w:val="005D775F"/>
    <w:rsid w:val="005D7780"/>
    <w:rsid w:val="005D77BF"/>
    <w:rsid w:val="005D78B6"/>
    <w:rsid w:val="005D78CA"/>
    <w:rsid w:val="005D78FA"/>
    <w:rsid w:val="005D7AD7"/>
    <w:rsid w:val="005D7BB4"/>
    <w:rsid w:val="005E00E7"/>
    <w:rsid w:val="005E03F5"/>
    <w:rsid w:val="005E04DC"/>
    <w:rsid w:val="005E0565"/>
    <w:rsid w:val="005E056A"/>
    <w:rsid w:val="005E06BB"/>
    <w:rsid w:val="005E08B6"/>
    <w:rsid w:val="005E0930"/>
    <w:rsid w:val="005E0C06"/>
    <w:rsid w:val="005E0C4D"/>
    <w:rsid w:val="005E0EAD"/>
    <w:rsid w:val="005E100F"/>
    <w:rsid w:val="005E10A3"/>
    <w:rsid w:val="005E119E"/>
    <w:rsid w:val="005E133E"/>
    <w:rsid w:val="005E136A"/>
    <w:rsid w:val="005E1707"/>
    <w:rsid w:val="005E1771"/>
    <w:rsid w:val="005E177C"/>
    <w:rsid w:val="005E19A2"/>
    <w:rsid w:val="005E1C1A"/>
    <w:rsid w:val="005E1EEC"/>
    <w:rsid w:val="005E1F35"/>
    <w:rsid w:val="005E23BC"/>
    <w:rsid w:val="005E24D0"/>
    <w:rsid w:val="005E24D4"/>
    <w:rsid w:val="005E2763"/>
    <w:rsid w:val="005E2B45"/>
    <w:rsid w:val="005E3129"/>
    <w:rsid w:val="005E3240"/>
    <w:rsid w:val="005E3249"/>
    <w:rsid w:val="005E3757"/>
    <w:rsid w:val="005E3988"/>
    <w:rsid w:val="005E39D6"/>
    <w:rsid w:val="005E3A27"/>
    <w:rsid w:val="005E4227"/>
    <w:rsid w:val="005E4313"/>
    <w:rsid w:val="005E46B3"/>
    <w:rsid w:val="005E47FD"/>
    <w:rsid w:val="005E4986"/>
    <w:rsid w:val="005E4A7D"/>
    <w:rsid w:val="005E4BC7"/>
    <w:rsid w:val="005E4D50"/>
    <w:rsid w:val="005E4DE4"/>
    <w:rsid w:val="005E4DF0"/>
    <w:rsid w:val="005E501B"/>
    <w:rsid w:val="005E5064"/>
    <w:rsid w:val="005E513D"/>
    <w:rsid w:val="005E536C"/>
    <w:rsid w:val="005E53B9"/>
    <w:rsid w:val="005E5435"/>
    <w:rsid w:val="005E54D5"/>
    <w:rsid w:val="005E5A6C"/>
    <w:rsid w:val="005E5C09"/>
    <w:rsid w:val="005E6190"/>
    <w:rsid w:val="005E625C"/>
    <w:rsid w:val="005E6266"/>
    <w:rsid w:val="005E6299"/>
    <w:rsid w:val="005E63DB"/>
    <w:rsid w:val="005E646B"/>
    <w:rsid w:val="005E65FC"/>
    <w:rsid w:val="005E66B7"/>
    <w:rsid w:val="005E671D"/>
    <w:rsid w:val="005E69A0"/>
    <w:rsid w:val="005E6A0D"/>
    <w:rsid w:val="005E6A7A"/>
    <w:rsid w:val="005E6B2C"/>
    <w:rsid w:val="005E6BC3"/>
    <w:rsid w:val="005E6D4C"/>
    <w:rsid w:val="005E6D8C"/>
    <w:rsid w:val="005E7571"/>
    <w:rsid w:val="005E763F"/>
    <w:rsid w:val="005E7701"/>
    <w:rsid w:val="005E7865"/>
    <w:rsid w:val="005E7932"/>
    <w:rsid w:val="005E79BB"/>
    <w:rsid w:val="005E7A0B"/>
    <w:rsid w:val="005E7A9A"/>
    <w:rsid w:val="005E7D0A"/>
    <w:rsid w:val="005E7D8C"/>
    <w:rsid w:val="005E7E7F"/>
    <w:rsid w:val="005E7F7F"/>
    <w:rsid w:val="005E7FC1"/>
    <w:rsid w:val="005F013F"/>
    <w:rsid w:val="005F0281"/>
    <w:rsid w:val="005F02F2"/>
    <w:rsid w:val="005F059F"/>
    <w:rsid w:val="005F0657"/>
    <w:rsid w:val="005F0685"/>
    <w:rsid w:val="005F06CC"/>
    <w:rsid w:val="005F0858"/>
    <w:rsid w:val="005F0993"/>
    <w:rsid w:val="005F0AF5"/>
    <w:rsid w:val="005F0BA5"/>
    <w:rsid w:val="005F0E69"/>
    <w:rsid w:val="005F0F38"/>
    <w:rsid w:val="005F15B8"/>
    <w:rsid w:val="005F1834"/>
    <w:rsid w:val="005F1A73"/>
    <w:rsid w:val="005F1B97"/>
    <w:rsid w:val="005F1C3F"/>
    <w:rsid w:val="005F1D53"/>
    <w:rsid w:val="005F1E39"/>
    <w:rsid w:val="005F1E90"/>
    <w:rsid w:val="005F1EF3"/>
    <w:rsid w:val="005F20FA"/>
    <w:rsid w:val="005F265D"/>
    <w:rsid w:val="005F26B0"/>
    <w:rsid w:val="005F2A04"/>
    <w:rsid w:val="005F2A8A"/>
    <w:rsid w:val="005F2C75"/>
    <w:rsid w:val="005F3320"/>
    <w:rsid w:val="005F3443"/>
    <w:rsid w:val="005F3554"/>
    <w:rsid w:val="005F359F"/>
    <w:rsid w:val="005F39D5"/>
    <w:rsid w:val="005F3AC7"/>
    <w:rsid w:val="005F3AF2"/>
    <w:rsid w:val="005F3D1A"/>
    <w:rsid w:val="005F3D74"/>
    <w:rsid w:val="005F416D"/>
    <w:rsid w:val="005F4171"/>
    <w:rsid w:val="005F42D8"/>
    <w:rsid w:val="005F43B7"/>
    <w:rsid w:val="005F44F9"/>
    <w:rsid w:val="005F44FB"/>
    <w:rsid w:val="005F468B"/>
    <w:rsid w:val="005F4741"/>
    <w:rsid w:val="005F47C7"/>
    <w:rsid w:val="005F4875"/>
    <w:rsid w:val="005F4935"/>
    <w:rsid w:val="005F4A1A"/>
    <w:rsid w:val="005F4C48"/>
    <w:rsid w:val="005F4CA7"/>
    <w:rsid w:val="005F4DBA"/>
    <w:rsid w:val="005F5020"/>
    <w:rsid w:val="005F507D"/>
    <w:rsid w:val="005F50A8"/>
    <w:rsid w:val="005F529A"/>
    <w:rsid w:val="005F53D0"/>
    <w:rsid w:val="005F55E0"/>
    <w:rsid w:val="005F5BA1"/>
    <w:rsid w:val="005F5E53"/>
    <w:rsid w:val="005F660F"/>
    <w:rsid w:val="005F66B1"/>
    <w:rsid w:val="005F67CB"/>
    <w:rsid w:val="005F67F5"/>
    <w:rsid w:val="005F684A"/>
    <w:rsid w:val="005F6A27"/>
    <w:rsid w:val="005F6B18"/>
    <w:rsid w:val="005F6C60"/>
    <w:rsid w:val="005F6D23"/>
    <w:rsid w:val="005F6DB1"/>
    <w:rsid w:val="005F6EF8"/>
    <w:rsid w:val="005F6F4D"/>
    <w:rsid w:val="005F6F91"/>
    <w:rsid w:val="005F6FF0"/>
    <w:rsid w:val="005F7029"/>
    <w:rsid w:val="005F7043"/>
    <w:rsid w:val="005F7315"/>
    <w:rsid w:val="005F74BC"/>
    <w:rsid w:val="005F7568"/>
    <w:rsid w:val="005F7594"/>
    <w:rsid w:val="005F7634"/>
    <w:rsid w:val="005F7647"/>
    <w:rsid w:val="005F775C"/>
    <w:rsid w:val="005F79AC"/>
    <w:rsid w:val="005F7A13"/>
    <w:rsid w:val="005F7C6B"/>
    <w:rsid w:val="005F7F08"/>
    <w:rsid w:val="005F7FF4"/>
    <w:rsid w:val="006003F5"/>
    <w:rsid w:val="00600651"/>
    <w:rsid w:val="006006B0"/>
    <w:rsid w:val="00600A75"/>
    <w:rsid w:val="00600AE4"/>
    <w:rsid w:val="00600AFC"/>
    <w:rsid w:val="00600EA4"/>
    <w:rsid w:val="00600F23"/>
    <w:rsid w:val="006012B0"/>
    <w:rsid w:val="00601517"/>
    <w:rsid w:val="00601633"/>
    <w:rsid w:val="006016AA"/>
    <w:rsid w:val="00601710"/>
    <w:rsid w:val="006017A9"/>
    <w:rsid w:val="00601A2B"/>
    <w:rsid w:val="00601A86"/>
    <w:rsid w:val="00601C64"/>
    <w:rsid w:val="00601D81"/>
    <w:rsid w:val="00601D99"/>
    <w:rsid w:val="00601E78"/>
    <w:rsid w:val="00601E9D"/>
    <w:rsid w:val="00601F1B"/>
    <w:rsid w:val="006020A0"/>
    <w:rsid w:val="0060213D"/>
    <w:rsid w:val="00602305"/>
    <w:rsid w:val="00602673"/>
    <w:rsid w:val="00602D6A"/>
    <w:rsid w:val="00602F5B"/>
    <w:rsid w:val="0060303B"/>
    <w:rsid w:val="0060303C"/>
    <w:rsid w:val="006030B9"/>
    <w:rsid w:val="006031AF"/>
    <w:rsid w:val="00603228"/>
    <w:rsid w:val="006034EF"/>
    <w:rsid w:val="006035EE"/>
    <w:rsid w:val="00603713"/>
    <w:rsid w:val="00603720"/>
    <w:rsid w:val="006038B4"/>
    <w:rsid w:val="006039FD"/>
    <w:rsid w:val="00603BB5"/>
    <w:rsid w:val="00603E22"/>
    <w:rsid w:val="00603FDF"/>
    <w:rsid w:val="006045F9"/>
    <w:rsid w:val="00604736"/>
    <w:rsid w:val="006049A0"/>
    <w:rsid w:val="00604A33"/>
    <w:rsid w:val="00604A85"/>
    <w:rsid w:val="00604C2F"/>
    <w:rsid w:val="00604E02"/>
    <w:rsid w:val="00604F9B"/>
    <w:rsid w:val="0060527B"/>
    <w:rsid w:val="006055C5"/>
    <w:rsid w:val="0060581C"/>
    <w:rsid w:val="00605932"/>
    <w:rsid w:val="00605966"/>
    <w:rsid w:val="00605C12"/>
    <w:rsid w:val="00605C3A"/>
    <w:rsid w:val="00605C87"/>
    <w:rsid w:val="00605CDE"/>
    <w:rsid w:val="00605F88"/>
    <w:rsid w:val="00605FBD"/>
    <w:rsid w:val="00606037"/>
    <w:rsid w:val="0060604B"/>
    <w:rsid w:val="00606149"/>
    <w:rsid w:val="006064B6"/>
    <w:rsid w:val="00606580"/>
    <w:rsid w:val="0060659A"/>
    <w:rsid w:val="006066BB"/>
    <w:rsid w:val="00606A13"/>
    <w:rsid w:val="00606C85"/>
    <w:rsid w:val="00606D1A"/>
    <w:rsid w:val="00606DE2"/>
    <w:rsid w:val="00606FE7"/>
    <w:rsid w:val="00607008"/>
    <w:rsid w:val="0060725C"/>
    <w:rsid w:val="00607442"/>
    <w:rsid w:val="0060759F"/>
    <w:rsid w:val="006078B9"/>
    <w:rsid w:val="006079C1"/>
    <w:rsid w:val="00607BF1"/>
    <w:rsid w:val="00607CCB"/>
    <w:rsid w:val="00607D90"/>
    <w:rsid w:val="00607E91"/>
    <w:rsid w:val="006100C5"/>
    <w:rsid w:val="00610191"/>
    <w:rsid w:val="0061025F"/>
    <w:rsid w:val="006102E5"/>
    <w:rsid w:val="006107DC"/>
    <w:rsid w:val="0061080E"/>
    <w:rsid w:val="00610C74"/>
    <w:rsid w:val="00610D83"/>
    <w:rsid w:val="00611243"/>
    <w:rsid w:val="006112D2"/>
    <w:rsid w:val="00611415"/>
    <w:rsid w:val="006115B9"/>
    <w:rsid w:val="00611622"/>
    <w:rsid w:val="006118A6"/>
    <w:rsid w:val="006118B8"/>
    <w:rsid w:val="00611904"/>
    <w:rsid w:val="006119FB"/>
    <w:rsid w:val="00611DE9"/>
    <w:rsid w:val="00611DF8"/>
    <w:rsid w:val="00611F60"/>
    <w:rsid w:val="00612347"/>
    <w:rsid w:val="00612361"/>
    <w:rsid w:val="006125E7"/>
    <w:rsid w:val="006126E8"/>
    <w:rsid w:val="0061282D"/>
    <w:rsid w:val="00612A26"/>
    <w:rsid w:val="00612BB2"/>
    <w:rsid w:val="00612CFD"/>
    <w:rsid w:val="00612D2F"/>
    <w:rsid w:val="00612D38"/>
    <w:rsid w:val="00612E42"/>
    <w:rsid w:val="00612FB8"/>
    <w:rsid w:val="00613109"/>
    <w:rsid w:val="00613263"/>
    <w:rsid w:val="0061348C"/>
    <w:rsid w:val="006134F9"/>
    <w:rsid w:val="006135EB"/>
    <w:rsid w:val="00613653"/>
    <w:rsid w:val="0061372C"/>
    <w:rsid w:val="006139D3"/>
    <w:rsid w:val="006139D6"/>
    <w:rsid w:val="00613A6B"/>
    <w:rsid w:val="00613AA3"/>
    <w:rsid w:val="00613B18"/>
    <w:rsid w:val="00613B2B"/>
    <w:rsid w:val="00613BB9"/>
    <w:rsid w:val="00613DBE"/>
    <w:rsid w:val="00613DC9"/>
    <w:rsid w:val="00613EF2"/>
    <w:rsid w:val="00613FC0"/>
    <w:rsid w:val="006141CE"/>
    <w:rsid w:val="0061424F"/>
    <w:rsid w:val="006142D0"/>
    <w:rsid w:val="0061457A"/>
    <w:rsid w:val="0061457C"/>
    <w:rsid w:val="006146C0"/>
    <w:rsid w:val="00614803"/>
    <w:rsid w:val="00614A7B"/>
    <w:rsid w:val="0061501B"/>
    <w:rsid w:val="006150B9"/>
    <w:rsid w:val="00615403"/>
    <w:rsid w:val="0061548F"/>
    <w:rsid w:val="006155E2"/>
    <w:rsid w:val="00615A09"/>
    <w:rsid w:val="00615D2B"/>
    <w:rsid w:val="00615E6F"/>
    <w:rsid w:val="00615FC4"/>
    <w:rsid w:val="006160F2"/>
    <w:rsid w:val="00616335"/>
    <w:rsid w:val="006163AE"/>
    <w:rsid w:val="00616412"/>
    <w:rsid w:val="00616535"/>
    <w:rsid w:val="00616828"/>
    <w:rsid w:val="00616A73"/>
    <w:rsid w:val="00616D5A"/>
    <w:rsid w:val="00616D7F"/>
    <w:rsid w:val="00616EB4"/>
    <w:rsid w:val="00616F09"/>
    <w:rsid w:val="006171EF"/>
    <w:rsid w:val="006174A7"/>
    <w:rsid w:val="006176EA"/>
    <w:rsid w:val="00617785"/>
    <w:rsid w:val="00617CCB"/>
    <w:rsid w:val="00617D7A"/>
    <w:rsid w:val="00617DB6"/>
    <w:rsid w:val="00617E0C"/>
    <w:rsid w:val="00617EB5"/>
    <w:rsid w:val="00617EB7"/>
    <w:rsid w:val="00617EEE"/>
    <w:rsid w:val="006200B2"/>
    <w:rsid w:val="00620148"/>
    <w:rsid w:val="00620410"/>
    <w:rsid w:val="0062046E"/>
    <w:rsid w:val="006204A5"/>
    <w:rsid w:val="0062057D"/>
    <w:rsid w:val="00620A03"/>
    <w:rsid w:val="00620A2B"/>
    <w:rsid w:val="00620BD1"/>
    <w:rsid w:val="00620D2D"/>
    <w:rsid w:val="0062119B"/>
    <w:rsid w:val="00621341"/>
    <w:rsid w:val="00621352"/>
    <w:rsid w:val="006214E9"/>
    <w:rsid w:val="00621661"/>
    <w:rsid w:val="0062180E"/>
    <w:rsid w:val="00621A6A"/>
    <w:rsid w:val="00621B0D"/>
    <w:rsid w:val="00621F7C"/>
    <w:rsid w:val="0062218A"/>
    <w:rsid w:val="00622236"/>
    <w:rsid w:val="006222F0"/>
    <w:rsid w:val="006223AF"/>
    <w:rsid w:val="006223CB"/>
    <w:rsid w:val="0062280A"/>
    <w:rsid w:val="00622898"/>
    <w:rsid w:val="006228F5"/>
    <w:rsid w:val="00622982"/>
    <w:rsid w:val="00622A1A"/>
    <w:rsid w:val="00622AB7"/>
    <w:rsid w:val="00622B05"/>
    <w:rsid w:val="00622B77"/>
    <w:rsid w:val="00622E08"/>
    <w:rsid w:val="00623020"/>
    <w:rsid w:val="00623202"/>
    <w:rsid w:val="00623232"/>
    <w:rsid w:val="006232EC"/>
    <w:rsid w:val="00623673"/>
    <w:rsid w:val="00623770"/>
    <w:rsid w:val="006239A3"/>
    <w:rsid w:val="006239CD"/>
    <w:rsid w:val="00623C5A"/>
    <w:rsid w:val="00623CA0"/>
    <w:rsid w:val="00623D81"/>
    <w:rsid w:val="006240C0"/>
    <w:rsid w:val="006241F0"/>
    <w:rsid w:val="00624378"/>
    <w:rsid w:val="0062445C"/>
    <w:rsid w:val="0062446B"/>
    <w:rsid w:val="00624503"/>
    <w:rsid w:val="0062457C"/>
    <w:rsid w:val="00624716"/>
    <w:rsid w:val="00624722"/>
    <w:rsid w:val="0062480B"/>
    <w:rsid w:val="00624928"/>
    <w:rsid w:val="00624B3A"/>
    <w:rsid w:val="00624CFD"/>
    <w:rsid w:val="00624EF5"/>
    <w:rsid w:val="00624F4C"/>
    <w:rsid w:val="00625091"/>
    <w:rsid w:val="006251DB"/>
    <w:rsid w:val="00625218"/>
    <w:rsid w:val="006253CA"/>
    <w:rsid w:val="006253CD"/>
    <w:rsid w:val="006253EC"/>
    <w:rsid w:val="0062554C"/>
    <w:rsid w:val="006257DF"/>
    <w:rsid w:val="00625940"/>
    <w:rsid w:val="00625B77"/>
    <w:rsid w:val="00625B7D"/>
    <w:rsid w:val="00625CD6"/>
    <w:rsid w:val="00625D0A"/>
    <w:rsid w:val="00625D21"/>
    <w:rsid w:val="006260DC"/>
    <w:rsid w:val="00626239"/>
    <w:rsid w:val="006263F7"/>
    <w:rsid w:val="0062660A"/>
    <w:rsid w:val="006268B0"/>
    <w:rsid w:val="00626912"/>
    <w:rsid w:val="00626938"/>
    <w:rsid w:val="00626E62"/>
    <w:rsid w:val="00626F99"/>
    <w:rsid w:val="006273A3"/>
    <w:rsid w:val="006274D0"/>
    <w:rsid w:val="0062763A"/>
    <w:rsid w:val="00627A38"/>
    <w:rsid w:val="00627BAA"/>
    <w:rsid w:val="00627D75"/>
    <w:rsid w:val="00627E07"/>
    <w:rsid w:val="00627EBB"/>
    <w:rsid w:val="00630696"/>
    <w:rsid w:val="0063075F"/>
    <w:rsid w:val="00630847"/>
    <w:rsid w:val="00630C51"/>
    <w:rsid w:val="00630D04"/>
    <w:rsid w:val="00630FA8"/>
    <w:rsid w:val="00631309"/>
    <w:rsid w:val="00631354"/>
    <w:rsid w:val="00631402"/>
    <w:rsid w:val="00631421"/>
    <w:rsid w:val="00631679"/>
    <w:rsid w:val="00631768"/>
    <w:rsid w:val="00631A21"/>
    <w:rsid w:val="00631BEF"/>
    <w:rsid w:val="00631BFA"/>
    <w:rsid w:val="00631DC3"/>
    <w:rsid w:val="00631E86"/>
    <w:rsid w:val="00631EE1"/>
    <w:rsid w:val="00631F9D"/>
    <w:rsid w:val="00631FAE"/>
    <w:rsid w:val="006320C8"/>
    <w:rsid w:val="006321E3"/>
    <w:rsid w:val="0063232E"/>
    <w:rsid w:val="006325AF"/>
    <w:rsid w:val="00632737"/>
    <w:rsid w:val="0063285E"/>
    <w:rsid w:val="00632927"/>
    <w:rsid w:val="00632A18"/>
    <w:rsid w:val="00632D9F"/>
    <w:rsid w:val="00632DA7"/>
    <w:rsid w:val="00632FE6"/>
    <w:rsid w:val="006331BE"/>
    <w:rsid w:val="006332CB"/>
    <w:rsid w:val="006332DB"/>
    <w:rsid w:val="0063375C"/>
    <w:rsid w:val="006338C9"/>
    <w:rsid w:val="00633944"/>
    <w:rsid w:val="00633A4D"/>
    <w:rsid w:val="00633AF1"/>
    <w:rsid w:val="00633B3C"/>
    <w:rsid w:val="00633B79"/>
    <w:rsid w:val="00633D7C"/>
    <w:rsid w:val="00633DD9"/>
    <w:rsid w:val="00633E90"/>
    <w:rsid w:val="00633FDB"/>
    <w:rsid w:val="00634114"/>
    <w:rsid w:val="0063412E"/>
    <w:rsid w:val="0063433D"/>
    <w:rsid w:val="00634458"/>
    <w:rsid w:val="00634492"/>
    <w:rsid w:val="0063458C"/>
    <w:rsid w:val="00634611"/>
    <w:rsid w:val="00634963"/>
    <w:rsid w:val="006349B9"/>
    <w:rsid w:val="00634B85"/>
    <w:rsid w:val="00634E16"/>
    <w:rsid w:val="00635029"/>
    <w:rsid w:val="0063506E"/>
    <w:rsid w:val="006350D7"/>
    <w:rsid w:val="006351C2"/>
    <w:rsid w:val="00635250"/>
    <w:rsid w:val="0063549F"/>
    <w:rsid w:val="006355F0"/>
    <w:rsid w:val="006356EC"/>
    <w:rsid w:val="00635715"/>
    <w:rsid w:val="00635777"/>
    <w:rsid w:val="00635788"/>
    <w:rsid w:val="00635883"/>
    <w:rsid w:val="0063594B"/>
    <w:rsid w:val="00635B37"/>
    <w:rsid w:val="00635CDC"/>
    <w:rsid w:val="00635DA1"/>
    <w:rsid w:val="00635E10"/>
    <w:rsid w:val="00635EC0"/>
    <w:rsid w:val="00635F09"/>
    <w:rsid w:val="00636181"/>
    <w:rsid w:val="0063628E"/>
    <w:rsid w:val="00636436"/>
    <w:rsid w:val="006365B2"/>
    <w:rsid w:val="006366BD"/>
    <w:rsid w:val="00636798"/>
    <w:rsid w:val="0063688F"/>
    <w:rsid w:val="00636AF9"/>
    <w:rsid w:val="00636BAA"/>
    <w:rsid w:val="00636CED"/>
    <w:rsid w:val="00636E0C"/>
    <w:rsid w:val="00636E9F"/>
    <w:rsid w:val="006370EF"/>
    <w:rsid w:val="0063741A"/>
    <w:rsid w:val="0063742D"/>
    <w:rsid w:val="00637507"/>
    <w:rsid w:val="00637639"/>
    <w:rsid w:val="0063763D"/>
    <w:rsid w:val="0063765A"/>
    <w:rsid w:val="006377F0"/>
    <w:rsid w:val="00637934"/>
    <w:rsid w:val="00637C86"/>
    <w:rsid w:val="00637E5F"/>
    <w:rsid w:val="00637FA3"/>
    <w:rsid w:val="00640143"/>
    <w:rsid w:val="00640175"/>
    <w:rsid w:val="00640445"/>
    <w:rsid w:val="006405BC"/>
    <w:rsid w:val="00640836"/>
    <w:rsid w:val="006409A1"/>
    <w:rsid w:val="006409EA"/>
    <w:rsid w:val="00640C07"/>
    <w:rsid w:val="00640C08"/>
    <w:rsid w:val="00640E26"/>
    <w:rsid w:val="006410DC"/>
    <w:rsid w:val="00641374"/>
    <w:rsid w:val="006414E3"/>
    <w:rsid w:val="00641852"/>
    <w:rsid w:val="006418C7"/>
    <w:rsid w:val="00641980"/>
    <w:rsid w:val="00641AC4"/>
    <w:rsid w:val="00641AE3"/>
    <w:rsid w:val="00641DB8"/>
    <w:rsid w:val="00641E3E"/>
    <w:rsid w:val="00641E4B"/>
    <w:rsid w:val="00641F3B"/>
    <w:rsid w:val="00641FC5"/>
    <w:rsid w:val="00641FE0"/>
    <w:rsid w:val="0064212F"/>
    <w:rsid w:val="0064228B"/>
    <w:rsid w:val="00642340"/>
    <w:rsid w:val="00642553"/>
    <w:rsid w:val="0064264C"/>
    <w:rsid w:val="006426AE"/>
    <w:rsid w:val="00642861"/>
    <w:rsid w:val="006428A5"/>
    <w:rsid w:val="006428D7"/>
    <w:rsid w:val="00642954"/>
    <w:rsid w:val="00642CF6"/>
    <w:rsid w:val="00642D36"/>
    <w:rsid w:val="00642D76"/>
    <w:rsid w:val="00642FB5"/>
    <w:rsid w:val="00643148"/>
    <w:rsid w:val="006432E9"/>
    <w:rsid w:val="0064338C"/>
    <w:rsid w:val="0064344D"/>
    <w:rsid w:val="00643464"/>
    <w:rsid w:val="0064368A"/>
    <w:rsid w:val="00643735"/>
    <w:rsid w:val="00643824"/>
    <w:rsid w:val="006439B8"/>
    <w:rsid w:val="00643A49"/>
    <w:rsid w:val="00643A5E"/>
    <w:rsid w:val="00643E26"/>
    <w:rsid w:val="00643E66"/>
    <w:rsid w:val="00644024"/>
    <w:rsid w:val="00644169"/>
    <w:rsid w:val="00644292"/>
    <w:rsid w:val="006443A1"/>
    <w:rsid w:val="006444C5"/>
    <w:rsid w:val="00644820"/>
    <w:rsid w:val="006449E4"/>
    <w:rsid w:val="00644A6B"/>
    <w:rsid w:val="00644B1F"/>
    <w:rsid w:val="00644F05"/>
    <w:rsid w:val="006450C4"/>
    <w:rsid w:val="00645200"/>
    <w:rsid w:val="00645209"/>
    <w:rsid w:val="00645215"/>
    <w:rsid w:val="006452A5"/>
    <w:rsid w:val="00645393"/>
    <w:rsid w:val="006455E5"/>
    <w:rsid w:val="0064575B"/>
    <w:rsid w:val="00645843"/>
    <w:rsid w:val="00645B30"/>
    <w:rsid w:val="00645C6F"/>
    <w:rsid w:val="00645CAF"/>
    <w:rsid w:val="00645E38"/>
    <w:rsid w:val="00645F3D"/>
    <w:rsid w:val="00646126"/>
    <w:rsid w:val="006462FF"/>
    <w:rsid w:val="0064631D"/>
    <w:rsid w:val="0064658A"/>
    <w:rsid w:val="0064662E"/>
    <w:rsid w:val="00646663"/>
    <w:rsid w:val="0064699A"/>
    <w:rsid w:val="00646AAD"/>
    <w:rsid w:val="00646C50"/>
    <w:rsid w:val="00646D4E"/>
    <w:rsid w:val="00646E29"/>
    <w:rsid w:val="00646E68"/>
    <w:rsid w:val="006470D6"/>
    <w:rsid w:val="006474CD"/>
    <w:rsid w:val="006475E7"/>
    <w:rsid w:val="0064766B"/>
    <w:rsid w:val="00647779"/>
    <w:rsid w:val="006477A1"/>
    <w:rsid w:val="006477AE"/>
    <w:rsid w:val="006478DA"/>
    <w:rsid w:val="0064790D"/>
    <w:rsid w:val="00647954"/>
    <w:rsid w:val="0064798C"/>
    <w:rsid w:val="00647C76"/>
    <w:rsid w:val="00650017"/>
    <w:rsid w:val="006501E4"/>
    <w:rsid w:val="0065021F"/>
    <w:rsid w:val="0065022B"/>
    <w:rsid w:val="006503BF"/>
    <w:rsid w:val="006503DA"/>
    <w:rsid w:val="006503E6"/>
    <w:rsid w:val="00650767"/>
    <w:rsid w:val="006508E9"/>
    <w:rsid w:val="00650B9B"/>
    <w:rsid w:val="00650CCE"/>
    <w:rsid w:val="00650D18"/>
    <w:rsid w:val="00650DD9"/>
    <w:rsid w:val="00650EB6"/>
    <w:rsid w:val="00650FE1"/>
    <w:rsid w:val="00650FEC"/>
    <w:rsid w:val="00651072"/>
    <w:rsid w:val="00651406"/>
    <w:rsid w:val="00651498"/>
    <w:rsid w:val="0065193A"/>
    <w:rsid w:val="00651B19"/>
    <w:rsid w:val="00651E10"/>
    <w:rsid w:val="00651E27"/>
    <w:rsid w:val="00651E43"/>
    <w:rsid w:val="00651FA6"/>
    <w:rsid w:val="00652072"/>
    <w:rsid w:val="00652116"/>
    <w:rsid w:val="006521BE"/>
    <w:rsid w:val="006522C9"/>
    <w:rsid w:val="006523F8"/>
    <w:rsid w:val="00652446"/>
    <w:rsid w:val="0065269C"/>
    <w:rsid w:val="006526E6"/>
    <w:rsid w:val="0065296E"/>
    <w:rsid w:val="00652AE8"/>
    <w:rsid w:val="00652B65"/>
    <w:rsid w:val="00652D42"/>
    <w:rsid w:val="00652D4C"/>
    <w:rsid w:val="00652F09"/>
    <w:rsid w:val="00652F2C"/>
    <w:rsid w:val="00652F6B"/>
    <w:rsid w:val="006533A0"/>
    <w:rsid w:val="00653422"/>
    <w:rsid w:val="006534C6"/>
    <w:rsid w:val="006536A9"/>
    <w:rsid w:val="0065370C"/>
    <w:rsid w:val="0065380D"/>
    <w:rsid w:val="006538C5"/>
    <w:rsid w:val="00653A2F"/>
    <w:rsid w:val="00653AD5"/>
    <w:rsid w:val="00653BD6"/>
    <w:rsid w:val="00653F26"/>
    <w:rsid w:val="00653F67"/>
    <w:rsid w:val="00653FD4"/>
    <w:rsid w:val="006543AD"/>
    <w:rsid w:val="006543E1"/>
    <w:rsid w:val="0065440E"/>
    <w:rsid w:val="0065440F"/>
    <w:rsid w:val="006546D5"/>
    <w:rsid w:val="00654724"/>
    <w:rsid w:val="006549EB"/>
    <w:rsid w:val="00654C1D"/>
    <w:rsid w:val="00654CB6"/>
    <w:rsid w:val="00654CFF"/>
    <w:rsid w:val="00654D91"/>
    <w:rsid w:val="00654EDA"/>
    <w:rsid w:val="00654F16"/>
    <w:rsid w:val="00654F5C"/>
    <w:rsid w:val="00654F89"/>
    <w:rsid w:val="00654F92"/>
    <w:rsid w:val="00655084"/>
    <w:rsid w:val="0065524C"/>
    <w:rsid w:val="0065528B"/>
    <w:rsid w:val="00655448"/>
    <w:rsid w:val="006556CB"/>
    <w:rsid w:val="00655793"/>
    <w:rsid w:val="006558F7"/>
    <w:rsid w:val="00655A12"/>
    <w:rsid w:val="00655B62"/>
    <w:rsid w:val="00655BB2"/>
    <w:rsid w:val="00655C55"/>
    <w:rsid w:val="00655D52"/>
    <w:rsid w:val="00655E06"/>
    <w:rsid w:val="0065600C"/>
    <w:rsid w:val="006560F3"/>
    <w:rsid w:val="00656152"/>
    <w:rsid w:val="00656219"/>
    <w:rsid w:val="0065634F"/>
    <w:rsid w:val="00656391"/>
    <w:rsid w:val="00656395"/>
    <w:rsid w:val="00656495"/>
    <w:rsid w:val="00656674"/>
    <w:rsid w:val="006566E0"/>
    <w:rsid w:val="00656721"/>
    <w:rsid w:val="00656817"/>
    <w:rsid w:val="0065683C"/>
    <w:rsid w:val="006568BC"/>
    <w:rsid w:val="00656A19"/>
    <w:rsid w:val="00656EB3"/>
    <w:rsid w:val="006571B6"/>
    <w:rsid w:val="006571D1"/>
    <w:rsid w:val="006576AE"/>
    <w:rsid w:val="00657930"/>
    <w:rsid w:val="00657B8A"/>
    <w:rsid w:val="00657C40"/>
    <w:rsid w:val="00657DAC"/>
    <w:rsid w:val="00657E03"/>
    <w:rsid w:val="00657E28"/>
    <w:rsid w:val="00660170"/>
    <w:rsid w:val="00660267"/>
    <w:rsid w:val="0066039C"/>
    <w:rsid w:val="006603C2"/>
    <w:rsid w:val="00660493"/>
    <w:rsid w:val="0066070D"/>
    <w:rsid w:val="00660A0D"/>
    <w:rsid w:val="00660B27"/>
    <w:rsid w:val="00660B5F"/>
    <w:rsid w:val="00660BB6"/>
    <w:rsid w:val="00660CFD"/>
    <w:rsid w:val="00660E82"/>
    <w:rsid w:val="00660F1D"/>
    <w:rsid w:val="00660F2C"/>
    <w:rsid w:val="00661158"/>
    <w:rsid w:val="006612A9"/>
    <w:rsid w:val="00661556"/>
    <w:rsid w:val="006615FD"/>
    <w:rsid w:val="00661618"/>
    <w:rsid w:val="00661665"/>
    <w:rsid w:val="00661691"/>
    <w:rsid w:val="00661E9A"/>
    <w:rsid w:val="00661FC5"/>
    <w:rsid w:val="00661FEE"/>
    <w:rsid w:val="00662034"/>
    <w:rsid w:val="00662201"/>
    <w:rsid w:val="00662412"/>
    <w:rsid w:val="0066245F"/>
    <w:rsid w:val="006624ED"/>
    <w:rsid w:val="00662559"/>
    <w:rsid w:val="00662643"/>
    <w:rsid w:val="00662692"/>
    <w:rsid w:val="006628A4"/>
    <w:rsid w:val="006629F0"/>
    <w:rsid w:val="00662A7D"/>
    <w:rsid w:val="00662BC6"/>
    <w:rsid w:val="00662C64"/>
    <w:rsid w:val="00662D5F"/>
    <w:rsid w:val="00662EBC"/>
    <w:rsid w:val="00662F1B"/>
    <w:rsid w:val="00662F34"/>
    <w:rsid w:val="00662F67"/>
    <w:rsid w:val="0066307A"/>
    <w:rsid w:val="00663110"/>
    <w:rsid w:val="006631FA"/>
    <w:rsid w:val="00663436"/>
    <w:rsid w:val="00663688"/>
    <w:rsid w:val="00663806"/>
    <w:rsid w:val="0066382A"/>
    <w:rsid w:val="00663ABD"/>
    <w:rsid w:val="00663C51"/>
    <w:rsid w:val="00663EA3"/>
    <w:rsid w:val="00663FC0"/>
    <w:rsid w:val="00664038"/>
    <w:rsid w:val="0066408A"/>
    <w:rsid w:val="006641B5"/>
    <w:rsid w:val="006641D4"/>
    <w:rsid w:val="006642B7"/>
    <w:rsid w:val="006643AD"/>
    <w:rsid w:val="0066451E"/>
    <w:rsid w:val="0066451F"/>
    <w:rsid w:val="006646AA"/>
    <w:rsid w:val="0066483E"/>
    <w:rsid w:val="0066498C"/>
    <w:rsid w:val="00664AE9"/>
    <w:rsid w:val="00664B2B"/>
    <w:rsid w:val="00664BD1"/>
    <w:rsid w:val="00664C1C"/>
    <w:rsid w:val="0066519F"/>
    <w:rsid w:val="00665663"/>
    <w:rsid w:val="006657FC"/>
    <w:rsid w:val="006659FF"/>
    <w:rsid w:val="00665A9F"/>
    <w:rsid w:val="00665B05"/>
    <w:rsid w:val="00665BAB"/>
    <w:rsid w:val="00665C70"/>
    <w:rsid w:val="00665D03"/>
    <w:rsid w:val="0066621A"/>
    <w:rsid w:val="0066634A"/>
    <w:rsid w:val="00666566"/>
    <w:rsid w:val="0066676B"/>
    <w:rsid w:val="00666983"/>
    <w:rsid w:val="00666C92"/>
    <w:rsid w:val="00666F72"/>
    <w:rsid w:val="00667022"/>
    <w:rsid w:val="00667083"/>
    <w:rsid w:val="00667123"/>
    <w:rsid w:val="0066737E"/>
    <w:rsid w:val="0066747E"/>
    <w:rsid w:val="00667560"/>
    <w:rsid w:val="00667A39"/>
    <w:rsid w:val="00667C64"/>
    <w:rsid w:val="00667E8F"/>
    <w:rsid w:val="00667ECB"/>
    <w:rsid w:val="0067002E"/>
    <w:rsid w:val="006701E2"/>
    <w:rsid w:val="00670325"/>
    <w:rsid w:val="00670688"/>
    <w:rsid w:val="0067077C"/>
    <w:rsid w:val="00670934"/>
    <w:rsid w:val="0067114F"/>
    <w:rsid w:val="006714E7"/>
    <w:rsid w:val="0067153A"/>
    <w:rsid w:val="00671785"/>
    <w:rsid w:val="0067180C"/>
    <w:rsid w:val="00671876"/>
    <w:rsid w:val="0067191A"/>
    <w:rsid w:val="00671BAC"/>
    <w:rsid w:val="00671C07"/>
    <w:rsid w:val="00671D46"/>
    <w:rsid w:val="00671FCA"/>
    <w:rsid w:val="00672091"/>
    <w:rsid w:val="00672282"/>
    <w:rsid w:val="00672330"/>
    <w:rsid w:val="00672522"/>
    <w:rsid w:val="006725ED"/>
    <w:rsid w:val="00672743"/>
    <w:rsid w:val="00672745"/>
    <w:rsid w:val="00672833"/>
    <w:rsid w:val="006728AB"/>
    <w:rsid w:val="00672956"/>
    <w:rsid w:val="00672A92"/>
    <w:rsid w:val="00672D3B"/>
    <w:rsid w:val="00672E60"/>
    <w:rsid w:val="00672E8E"/>
    <w:rsid w:val="0067307F"/>
    <w:rsid w:val="006731C7"/>
    <w:rsid w:val="00673275"/>
    <w:rsid w:val="006733EE"/>
    <w:rsid w:val="006733FD"/>
    <w:rsid w:val="00673419"/>
    <w:rsid w:val="0067353C"/>
    <w:rsid w:val="006735A4"/>
    <w:rsid w:val="0067363B"/>
    <w:rsid w:val="00673702"/>
    <w:rsid w:val="006739ED"/>
    <w:rsid w:val="00673EB7"/>
    <w:rsid w:val="00673F78"/>
    <w:rsid w:val="00674002"/>
    <w:rsid w:val="0067406B"/>
    <w:rsid w:val="006743D8"/>
    <w:rsid w:val="00674416"/>
    <w:rsid w:val="006744E6"/>
    <w:rsid w:val="006745A5"/>
    <w:rsid w:val="0067467A"/>
    <w:rsid w:val="006747C8"/>
    <w:rsid w:val="00674872"/>
    <w:rsid w:val="00674882"/>
    <w:rsid w:val="00674BA5"/>
    <w:rsid w:val="00674C3A"/>
    <w:rsid w:val="00674D3C"/>
    <w:rsid w:val="00674D68"/>
    <w:rsid w:val="00674EC8"/>
    <w:rsid w:val="00675375"/>
    <w:rsid w:val="006754FB"/>
    <w:rsid w:val="006757C4"/>
    <w:rsid w:val="00675958"/>
    <w:rsid w:val="0067599A"/>
    <w:rsid w:val="00675C4B"/>
    <w:rsid w:val="00675CA8"/>
    <w:rsid w:val="00675D5D"/>
    <w:rsid w:val="00675E43"/>
    <w:rsid w:val="00675ECF"/>
    <w:rsid w:val="00675F6C"/>
    <w:rsid w:val="00675FDF"/>
    <w:rsid w:val="0067609F"/>
    <w:rsid w:val="00676158"/>
    <w:rsid w:val="006761AF"/>
    <w:rsid w:val="00676272"/>
    <w:rsid w:val="006762ED"/>
    <w:rsid w:val="006764C0"/>
    <w:rsid w:val="0067650B"/>
    <w:rsid w:val="006765F1"/>
    <w:rsid w:val="0067664E"/>
    <w:rsid w:val="006766E5"/>
    <w:rsid w:val="0067687D"/>
    <w:rsid w:val="006769E8"/>
    <w:rsid w:val="00676BB5"/>
    <w:rsid w:val="00676C55"/>
    <w:rsid w:val="00676D6A"/>
    <w:rsid w:val="00676FE7"/>
    <w:rsid w:val="006771CC"/>
    <w:rsid w:val="00677249"/>
    <w:rsid w:val="0067740E"/>
    <w:rsid w:val="0067753E"/>
    <w:rsid w:val="0067775C"/>
    <w:rsid w:val="00677C3B"/>
    <w:rsid w:val="00677DA0"/>
    <w:rsid w:val="00677E79"/>
    <w:rsid w:val="00677F01"/>
    <w:rsid w:val="00677F4E"/>
    <w:rsid w:val="0068007B"/>
    <w:rsid w:val="00680094"/>
    <w:rsid w:val="00680105"/>
    <w:rsid w:val="00680125"/>
    <w:rsid w:val="0068035A"/>
    <w:rsid w:val="00680399"/>
    <w:rsid w:val="00680444"/>
    <w:rsid w:val="00680476"/>
    <w:rsid w:val="0068090A"/>
    <w:rsid w:val="006809E6"/>
    <w:rsid w:val="00680BEE"/>
    <w:rsid w:val="00680C16"/>
    <w:rsid w:val="00680F2F"/>
    <w:rsid w:val="00681070"/>
    <w:rsid w:val="0068112F"/>
    <w:rsid w:val="0068136A"/>
    <w:rsid w:val="0068159B"/>
    <w:rsid w:val="006816EF"/>
    <w:rsid w:val="00681706"/>
    <w:rsid w:val="00681728"/>
    <w:rsid w:val="00681770"/>
    <w:rsid w:val="0068184C"/>
    <w:rsid w:val="00681852"/>
    <w:rsid w:val="00681C04"/>
    <w:rsid w:val="00681D03"/>
    <w:rsid w:val="00681D31"/>
    <w:rsid w:val="00681EFA"/>
    <w:rsid w:val="0068201A"/>
    <w:rsid w:val="006820DC"/>
    <w:rsid w:val="006820E6"/>
    <w:rsid w:val="006822DD"/>
    <w:rsid w:val="00682599"/>
    <w:rsid w:val="0068265E"/>
    <w:rsid w:val="00682736"/>
    <w:rsid w:val="00682929"/>
    <w:rsid w:val="006829BB"/>
    <w:rsid w:val="00682A15"/>
    <w:rsid w:val="00682C32"/>
    <w:rsid w:val="00682CE2"/>
    <w:rsid w:val="00682E62"/>
    <w:rsid w:val="00682EC2"/>
    <w:rsid w:val="00682F00"/>
    <w:rsid w:val="00683130"/>
    <w:rsid w:val="00683541"/>
    <w:rsid w:val="006835E5"/>
    <w:rsid w:val="00683A9D"/>
    <w:rsid w:val="00683CC4"/>
    <w:rsid w:val="00683D7E"/>
    <w:rsid w:val="00683E7F"/>
    <w:rsid w:val="00683FD2"/>
    <w:rsid w:val="0068407F"/>
    <w:rsid w:val="006840E2"/>
    <w:rsid w:val="006840F3"/>
    <w:rsid w:val="0068415E"/>
    <w:rsid w:val="00684213"/>
    <w:rsid w:val="00684341"/>
    <w:rsid w:val="0068464E"/>
    <w:rsid w:val="00684A45"/>
    <w:rsid w:val="00684BC2"/>
    <w:rsid w:val="00684BEA"/>
    <w:rsid w:val="00684D27"/>
    <w:rsid w:val="0068542F"/>
    <w:rsid w:val="0068574E"/>
    <w:rsid w:val="006857FD"/>
    <w:rsid w:val="0068583A"/>
    <w:rsid w:val="00685A67"/>
    <w:rsid w:val="00685B32"/>
    <w:rsid w:val="00685C32"/>
    <w:rsid w:val="00685D6E"/>
    <w:rsid w:val="00685F82"/>
    <w:rsid w:val="00686323"/>
    <w:rsid w:val="00686451"/>
    <w:rsid w:val="006866AE"/>
    <w:rsid w:val="006866B1"/>
    <w:rsid w:val="0068682D"/>
    <w:rsid w:val="0068725C"/>
    <w:rsid w:val="00687691"/>
    <w:rsid w:val="006876FF"/>
    <w:rsid w:val="006879ED"/>
    <w:rsid w:val="00687B0D"/>
    <w:rsid w:val="00687C1B"/>
    <w:rsid w:val="00687CF9"/>
    <w:rsid w:val="00687F08"/>
    <w:rsid w:val="00690008"/>
    <w:rsid w:val="00690258"/>
    <w:rsid w:val="00690310"/>
    <w:rsid w:val="00690343"/>
    <w:rsid w:val="006906AA"/>
    <w:rsid w:val="00690720"/>
    <w:rsid w:val="00690DC6"/>
    <w:rsid w:val="00690DEA"/>
    <w:rsid w:val="00690F16"/>
    <w:rsid w:val="00691170"/>
    <w:rsid w:val="006912DF"/>
    <w:rsid w:val="00691510"/>
    <w:rsid w:val="00691535"/>
    <w:rsid w:val="00691664"/>
    <w:rsid w:val="006919CF"/>
    <w:rsid w:val="006919F5"/>
    <w:rsid w:val="00691AC7"/>
    <w:rsid w:val="00691E52"/>
    <w:rsid w:val="00691F2C"/>
    <w:rsid w:val="00692012"/>
    <w:rsid w:val="006922AB"/>
    <w:rsid w:val="006922D1"/>
    <w:rsid w:val="0069230A"/>
    <w:rsid w:val="0069239E"/>
    <w:rsid w:val="0069243A"/>
    <w:rsid w:val="006924FB"/>
    <w:rsid w:val="0069251B"/>
    <w:rsid w:val="006925C7"/>
    <w:rsid w:val="006926F7"/>
    <w:rsid w:val="00692A64"/>
    <w:rsid w:val="00692EE3"/>
    <w:rsid w:val="00692EF8"/>
    <w:rsid w:val="00692FBC"/>
    <w:rsid w:val="00693427"/>
    <w:rsid w:val="0069348C"/>
    <w:rsid w:val="0069356E"/>
    <w:rsid w:val="006935CE"/>
    <w:rsid w:val="00693931"/>
    <w:rsid w:val="00693B9E"/>
    <w:rsid w:val="00693BC9"/>
    <w:rsid w:val="00693CF1"/>
    <w:rsid w:val="00693E51"/>
    <w:rsid w:val="00693F3A"/>
    <w:rsid w:val="00694078"/>
    <w:rsid w:val="006940E4"/>
    <w:rsid w:val="00694145"/>
    <w:rsid w:val="0069437D"/>
    <w:rsid w:val="0069462F"/>
    <w:rsid w:val="006948D9"/>
    <w:rsid w:val="00694A4F"/>
    <w:rsid w:val="00694AEA"/>
    <w:rsid w:val="00694E44"/>
    <w:rsid w:val="00695026"/>
    <w:rsid w:val="00695071"/>
    <w:rsid w:val="0069515B"/>
    <w:rsid w:val="00695277"/>
    <w:rsid w:val="00695663"/>
    <w:rsid w:val="00695788"/>
    <w:rsid w:val="006959A2"/>
    <w:rsid w:val="00695B75"/>
    <w:rsid w:val="00695E13"/>
    <w:rsid w:val="00695F55"/>
    <w:rsid w:val="00695F5B"/>
    <w:rsid w:val="00695FA6"/>
    <w:rsid w:val="00696059"/>
    <w:rsid w:val="006961F9"/>
    <w:rsid w:val="00696214"/>
    <w:rsid w:val="006962E9"/>
    <w:rsid w:val="00696317"/>
    <w:rsid w:val="00696362"/>
    <w:rsid w:val="0069636E"/>
    <w:rsid w:val="006964A9"/>
    <w:rsid w:val="006964DC"/>
    <w:rsid w:val="006964FF"/>
    <w:rsid w:val="0069670B"/>
    <w:rsid w:val="00696722"/>
    <w:rsid w:val="00696A66"/>
    <w:rsid w:val="00696BB9"/>
    <w:rsid w:val="00696BE5"/>
    <w:rsid w:val="00696C14"/>
    <w:rsid w:val="00696CDC"/>
    <w:rsid w:val="00696E24"/>
    <w:rsid w:val="00696F85"/>
    <w:rsid w:val="006970EE"/>
    <w:rsid w:val="00697142"/>
    <w:rsid w:val="006971AF"/>
    <w:rsid w:val="006974E2"/>
    <w:rsid w:val="006975FA"/>
    <w:rsid w:val="00697662"/>
    <w:rsid w:val="006976FC"/>
    <w:rsid w:val="00697773"/>
    <w:rsid w:val="00697804"/>
    <w:rsid w:val="00697868"/>
    <w:rsid w:val="006978B0"/>
    <w:rsid w:val="006979AF"/>
    <w:rsid w:val="006979BF"/>
    <w:rsid w:val="00697A3D"/>
    <w:rsid w:val="00697A85"/>
    <w:rsid w:val="00697AC1"/>
    <w:rsid w:val="00697AE8"/>
    <w:rsid w:val="00697FB1"/>
    <w:rsid w:val="006A0049"/>
    <w:rsid w:val="006A00ED"/>
    <w:rsid w:val="006A0188"/>
    <w:rsid w:val="006A0345"/>
    <w:rsid w:val="006A03B5"/>
    <w:rsid w:val="006A0464"/>
    <w:rsid w:val="006A04AC"/>
    <w:rsid w:val="006A0902"/>
    <w:rsid w:val="006A09D9"/>
    <w:rsid w:val="006A0A66"/>
    <w:rsid w:val="006A0B2F"/>
    <w:rsid w:val="006A0B57"/>
    <w:rsid w:val="006A0C31"/>
    <w:rsid w:val="006A0D6F"/>
    <w:rsid w:val="006A0E6E"/>
    <w:rsid w:val="006A13D9"/>
    <w:rsid w:val="006A148A"/>
    <w:rsid w:val="006A19F6"/>
    <w:rsid w:val="006A1C2B"/>
    <w:rsid w:val="006A1E49"/>
    <w:rsid w:val="006A1F87"/>
    <w:rsid w:val="006A201E"/>
    <w:rsid w:val="006A22F0"/>
    <w:rsid w:val="006A240F"/>
    <w:rsid w:val="006A2447"/>
    <w:rsid w:val="006A24B6"/>
    <w:rsid w:val="006A29C0"/>
    <w:rsid w:val="006A2A46"/>
    <w:rsid w:val="006A2B2B"/>
    <w:rsid w:val="006A2C48"/>
    <w:rsid w:val="006A2C83"/>
    <w:rsid w:val="006A2D9A"/>
    <w:rsid w:val="006A2E2E"/>
    <w:rsid w:val="006A2F91"/>
    <w:rsid w:val="006A311D"/>
    <w:rsid w:val="006A3144"/>
    <w:rsid w:val="006A3202"/>
    <w:rsid w:val="006A32C3"/>
    <w:rsid w:val="006A33AD"/>
    <w:rsid w:val="006A35D7"/>
    <w:rsid w:val="006A3635"/>
    <w:rsid w:val="006A3A90"/>
    <w:rsid w:val="006A3D8A"/>
    <w:rsid w:val="006A3E04"/>
    <w:rsid w:val="006A3EA4"/>
    <w:rsid w:val="006A3EE4"/>
    <w:rsid w:val="006A4568"/>
    <w:rsid w:val="006A4605"/>
    <w:rsid w:val="006A4718"/>
    <w:rsid w:val="006A492D"/>
    <w:rsid w:val="006A4BE8"/>
    <w:rsid w:val="006A4CB6"/>
    <w:rsid w:val="006A4D65"/>
    <w:rsid w:val="006A4FAC"/>
    <w:rsid w:val="006A5025"/>
    <w:rsid w:val="006A504C"/>
    <w:rsid w:val="006A5054"/>
    <w:rsid w:val="006A52E6"/>
    <w:rsid w:val="006A537C"/>
    <w:rsid w:val="006A5387"/>
    <w:rsid w:val="006A5541"/>
    <w:rsid w:val="006A554E"/>
    <w:rsid w:val="006A55CB"/>
    <w:rsid w:val="006A5693"/>
    <w:rsid w:val="006A5836"/>
    <w:rsid w:val="006A5E0A"/>
    <w:rsid w:val="006A5E13"/>
    <w:rsid w:val="006A5FB9"/>
    <w:rsid w:val="006A5FE3"/>
    <w:rsid w:val="006A638A"/>
    <w:rsid w:val="006A6540"/>
    <w:rsid w:val="006A67ED"/>
    <w:rsid w:val="006A6853"/>
    <w:rsid w:val="006A6934"/>
    <w:rsid w:val="006A6A4D"/>
    <w:rsid w:val="006A6AD5"/>
    <w:rsid w:val="006A6B01"/>
    <w:rsid w:val="006A6F93"/>
    <w:rsid w:val="006A70A5"/>
    <w:rsid w:val="006A7132"/>
    <w:rsid w:val="006A719D"/>
    <w:rsid w:val="006A7382"/>
    <w:rsid w:val="006A7406"/>
    <w:rsid w:val="006A7457"/>
    <w:rsid w:val="006A75A7"/>
    <w:rsid w:val="006A7792"/>
    <w:rsid w:val="006A78A3"/>
    <w:rsid w:val="006A7B7C"/>
    <w:rsid w:val="006A7C84"/>
    <w:rsid w:val="006A7CA3"/>
    <w:rsid w:val="006A7DB4"/>
    <w:rsid w:val="006A7FA5"/>
    <w:rsid w:val="006B0065"/>
    <w:rsid w:val="006B0066"/>
    <w:rsid w:val="006B014C"/>
    <w:rsid w:val="006B059C"/>
    <w:rsid w:val="006B05B8"/>
    <w:rsid w:val="006B05C0"/>
    <w:rsid w:val="006B05D8"/>
    <w:rsid w:val="006B091B"/>
    <w:rsid w:val="006B094D"/>
    <w:rsid w:val="006B0A27"/>
    <w:rsid w:val="006B0A34"/>
    <w:rsid w:val="006B0A82"/>
    <w:rsid w:val="006B0BBE"/>
    <w:rsid w:val="006B0CA7"/>
    <w:rsid w:val="006B0CFD"/>
    <w:rsid w:val="006B108F"/>
    <w:rsid w:val="006B10D3"/>
    <w:rsid w:val="006B1171"/>
    <w:rsid w:val="006B1197"/>
    <w:rsid w:val="006B11A9"/>
    <w:rsid w:val="006B1307"/>
    <w:rsid w:val="006B135B"/>
    <w:rsid w:val="006B14F0"/>
    <w:rsid w:val="006B15E1"/>
    <w:rsid w:val="006B1856"/>
    <w:rsid w:val="006B194E"/>
    <w:rsid w:val="006B195D"/>
    <w:rsid w:val="006B1C72"/>
    <w:rsid w:val="006B1C98"/>
    <w:rsid w:val="006B1ECD"/>
    <w:rsid w:val="006B2014"/>
    <w:rsid w:val="006B21C3"/>
    <w:rsid w:val="006B23A5"/>
    <w:rsid w:val="006B23A9"/>
    <w:rsid w:val="006B24EF"/>
    <w:rsid w:val="006B2530"/>
    <w:rsid w:val="006B2638"/>
    <w:rsid w:val="006B2704"/>
    <w:rsid w:val="006B2B04"/>
    <w:rsid w:val="006B2B59"/>
    <w:rsid w:val="006B2BB0"/>
    <w:rsid w:val="006B2C76"/>
    <w:rsid w:val="006B2D84"/>
    <w:rsid w:val="006B2F02"/>
    <w:rsid w:val="006B2F83"/>
    <w:rsid w:val="006B3195"/>
    <w:rsid w:val="006B33AA"/>
    <w:rsid w:val="006B34BD"/>
    <w:rsid w:val="006B3533"/>
    <w:rsid w:val="006B3677"/>
    <w:rsid w:val="006B36FB"/>
    <w:rsid w:val="006B375A"/>
    <w:rsid w:val="006B3771"/>
    <w:rsid w:val="006B3831"/>
    <w:rsid w:val="006B38DC"/>
    <w:rsid w:val="006B38F5"/>
    <w:rsid w:val="006B3A77"/>
    <w:rsid w:val="006B40AF"/>
    <w:rsid w:val="006B40E0"/>
    <w:rsid w:val="006B417C"/>
    <w:rsid w:val="006B42F9"/>
    <w:rsid w:val="006B451A"/>
    <w:rsid w:val="006B46C9"/>
    <w:rsid w:val="006B495F"/>
    <w:rsid w:val="006B4A65"/>
    <w:rsid w:val="006B4AB0"/>
    <w:rsid w:val="006B4BC3"/>
    <w:rsid w:val="006B4ED8"/>
    <w:rsid w:val="006B4F36"/>
    <w:rsid w:val="006B514E"/>
    <w:rsid w:val="006B5172"/>
    <w:rsid w:val="006B51EB"/>
    <w:rsid w:val="006B534F"/>
    <w:rsid w:val="006B5564"/>
    <w:rsid w:val="006B5647"/>
    <w:rsid w:val="006B59BC"/>
    <w:rsid w:val="006B5C2A"/>
    <w:rsid w:val="006B5EE8"/>
    <w:rsid w:val="006B5F93"/>
    <w:rsid w:val="006B5F95"/>
    <w:rsid w:val="006B604E"/>
    <w:rsid w:val="006B634E"/>
    <w:rsid w:val="006B6376"/>
    <w:rsid w:val="006B63FE"/>
    <w:rsid w:val="006B6457"/>
    <w:rsid w:val="006B6578"/>
    <w:rsid w:val="006B65C6"/>
    <w:rsid w:val="006B6602"/>
    <w:rsid w:val="006B6611"/>
    <w:rsid w:val="006B6692"/>
    <w:rsid w:val="006B6739"/>
    <w:rsid w:val="006B68CA"/>
    <w:rsid w:val="006B693B"/>
    <w:rsid w:val="006B6945"/>
    <w:rsid w:val="006B694E"/>
    <w:rsid w:val="006B6E98"/>
    <w:rsid w:val="006B6EB9"/>
    <w:rsid w:val="006B6EF1"/>
    <w:rsid w:val="006B6F21"/>
    <w:rsid w:val="006B70E3"/>
    <w:rsid w:val="006B7150"/>
    <w:rsid w:val="006B71C5"/>
    <w:rsid w:val="006B72AB"/>
    <w:rsid w:val="006B72CA"/>
    <w:rsid w:val="006B74DC"/>
    <w:rsid w:val="006B7506"/>
    <w:rsid w:val="006B7842"/>
    <w:rsid w:val="006B78D9"/>
    <w:rsid w:val="006B7972"/>
    <w:rsid w:val="006B7994"/>
    <w:rsid w:val="006B79D7"/>
    <w:rsid w:val="006B7B82"/>
    <w:rsid w:val="006B7F0F"/>
    <w:rsid w:val="006C006B"/>
    <w:rsid w:val="006C00E8"/>
    <w:rsid w:val="006C0261"/>
    <w:rsid w:val="006C02B3"/>
    <w:rsid w:val="006C0300"/>
    <w:rsid w:val="006C0374"/>
    <w:rsid w:val="006C03DA"/>
    <w:rsid w:val="006C0603"/>
    <w:rsid w:val="006C0644"/>
    <w:rsid w:val="006C0657"/>
    <w:rsid w:val="006C0753"/>
    <w:rsid w:val="006C0B0B"/>
    <w:rsid w:val="006C0B4F"/>
    <w:rsid w:val="006C0FCC"/>
    <w:rsid w:val="006C1089"/>
    <w:rsid w:val="006C12C3"/>
    <w:rsid w:val="006C1366"/>
    <w:rsid w:val="006C1419"/>
    <w:rsid w:val="006C144E"/>
    <w:rsid w:val="006C14C5"/>
    <w:rsid w:val="006C1666"/>
    <w:rsid w:val="006C1728"/>
    <w:rsid w:val="006C18F6"/>
    <w:rsid w:val="006C1920"/>
    <w:rsid w:val="006C19C7"/>
    <w:rsid w:val="006C1A5E"/>
    <w:rsid w:val="006C1B8E"/>
    <w:rsid w:val="006C1C30"/>
    <w:rsid w:val="006C1DD5"/>
    <w:rsid w:val="006C204C"/>
    <w:rsid w:val="006C20CA"/>
    <w:rsid w:val="006C2570"/>
    <w:rsid w:val="006C2785"/>
    <w:rsid w:val="006C29BD"/>
    <w:rsid w:val="006C29DC"/>
    <w:rsid w:val="006C2A18"/>
    <w:rsid w:val="006C2A70"/>
    <w:rsid w:val="006C2CE0"/>
    <w:rsid w:val="006C2F66"/>
    <w:rsid w:val="006C2FA2"/>
    <w:rsid w:val="006C31F1"/>
    <w:rsid w:val="006C3385"/>
    <w:rsid w:val="006C37E3"/>
    <w:rsid w:val="006C389B"/>
    <w:rsid w:val="006C3982"/>
    <w:rsid w:val="006C39F0"/>
    <w:rsid w:val="006C3B2E"/>
    <w:rsid w:val="006C3D4B"/>
    <w:rsid w:val="006C3D66"/>
    <w:rsid w:val="006C3EEF"/>
    <w:rsid w:val="006C3F62"/>
    <w:rsid w:val="006C4142"/>
    <w:rsid w:val="006C41BD"/>
    <w:rsid w:val="006C41E4"/>
    <w:rsid w:val="006C420F"/>
    <w:rsid w:val="006C438A"/>
    <w:rsid w:val="006C447B"/>
    <w:rsid w:val="006C44F1"/>
    <w:rsid w:val="006C45DB"/>
    <w:rsid w:val="006C4814"/>
    <w:rsid w:val="006C4832"/>
    <w:rsid w:val="006C48F9"/>
    <w:rsid w:val="006C49C9"/>
    <w:rsid w:val="006C49D6"/>
    <w:rsid w:val="006C4A15"/>
    <w:rsid w:val="006C4A45"/>
    <w:rsid w:val="006C4A8C"/>
    <w:rsid w:val="006C4D15"/>
    <w:rsid w:val="006C4D63"/>
    <w:rsid w:val="006C4D9B"/>
    <w:rsid w:val="006C4DD3"/>
    <w:rsid w:val="006C541D"/>
    <w:rsid w:val="006C5707"/>
    <w:rsid w:val="006C59C4"/>
    <w:rsid w:val="006C59E6"/>
    <w:rsid w:val="006C5A59"/>
    <w:rsid w:val="006C5A80"/>
    <w:rsid w:val="006C5A8B"/>
    <w:rsid w:val="006C5B31"/>
    <w:rsid w:val="006C5B9C"/>
    <w:rsid w:val="006C5D5A"/>
    <w:rsid w:val="006C5DF8"/>
    <w:rsid w:val="006C5E48"/>
    <w:rsid w:val="006C5FB6"/>
    <w:rsid w:val="006C614E"/>
    <w:rsid w:val="006C6160"/>
    <w:rsid w:val="006C6178"/>
    <w:rsid w:val="006C6348"/>
    <w:rsid w:val="006C6380"/>
    <w:rsid w:val="006C63C3"/>
    <w:rsid w:val="006C63DF"/>
    <w:rsid w:val="006C63F3"/>
    <w:rsid w:val="006C6414"/>
    <w:rsid w:val="006C66F5"/>
    <w:rsid w:val="006C678A"/>
    <w:rsid w:val="006C6846"/>
    <w:rsid w:val="006C68F4"/>
    <w:rsid w:val="006C6A79"/>
    <w:rsid w:val="006C6AEE"/>
    <w:rsid w:val="006C6E15"/>
    <w:rsid w:val="006C74AA"/>
    <w:rsid w:val="006C74C6"/>
    <w:rsid w:val="006C74E8"/>
    <w:rsid w:val="006C768A"/>
    <w:rsid w:val="006C7714"/>
    <w:rsid w:val="006C778A"/>
    <w:rsid w:val="006C7819"/>
    <w:rsid w:val="006C789B"/>
    <w:rsid w:val="006C7C3B"/>
    <w:rsid w:val="006C7C92"/>
    <w:rsid w:val="006C7E26"/>
    <w:rsid w:val="006C7E4B"/>
    <w:rsid w:val="006C7EFA"/>
    <w:rsid w:val="006C7F6A"/>
    <w:rsid w:val="006D03B2"/>
    <w:rsid w:val="006D0486"/>
    <w:rsid w:val="006D051A"/>
    <w:rsid w:val="006D07B4"/>
    <w:rsid w:val="006D0C95"/>
    <w:rsid w:val="006D0C98"/>
    <w:rsid w:val="006D0D60"/>
    <w:rsid w:val="006D0EBD"/>
    <w:rsid w:val="006D129A"/>
    <w:rsid w:val="006D198B"/>
    <w:rsid w:val="006D1AA6"/>
    <w:rsid w:val="006D1AE7"/>
    <w:rsid w:val="006D1E56"/>
    <w:rsid w:val="006D1E8E"/>
    <w:rsid w:val="006D1ECD"/>
    <w:rsid w:val="006D2018"/>
    <w:rsid w:val="006D2063"/>
    <w:rsid w:val="006D21F6"/>
    <w:rsid w:val="006D2323"/>
    <w:rsid w:val="006D254D"/>
    <w:rsid w:val="006D25E4"/>
    <w:rsid w:val="006D26C9"/>
    <w:rsid w:val="006D28D0"/>
    <w:rsid w:val="006D2952"/>
    <w:rsid w:val="006D2C16"/>
    <w:rsid w:val="006D2C1A"/>
    <w:rsid w:val="006D3037"/>
    <w:rsid w:val="006D3041"/>
    <w:rsid w:val="006D3232"/>
    <w:rsid w:val="006D3288"/>
    <w:rsid w:val="006D34B0"/>
    <w:rsid w:val="006D34E1"/>
    <w:rsid w:val="006D3590"/>
    <w:rsid w:val="006D38B2"/>
    <w:rsid w:val="006D38C8"/>
    <w:rsid w:val="006D3ACE"/>
    <w:rsid w:val="006D3B30"/>
    <w:rsid w:val="006D3B6A"/>
    <w:rsid w:val="006D40C1"/>
    <w:rsid w:val="006D40E8"/>
    <w:rsid w:val="006D44AE"/>
    <w:rsid w:val="006D44CD"/>
    <w:rsid w:val="006D4580"/>
    <w:rsid w:val="006D4614"/>
    <w:rsid w:val="006D46D0"/>
    <w:rsid w:val="006D4706"/>
    <w:rsid w:val="006D47F2"/>
    <w:rsid w:val="006D4A86"/>
    <w:rsid w:val="006D4E3A"/>
    <w:rsid w:val="006D4F83"/>
    <w:rsid w:val="006D507B"/>
    <w:rsid w:val="006D5371"/>
    <w:rsid w:val="006D53DE"/>
    <w:rsid w:val="006D57CD"/>
    <w:rsid w:val="006D588B"/>
    <w:rsid w:val="006D5B17"/>
    <w:rsid w:val="006D5C30"/>
    <w:rsid w:val="006D5FA7"/>
    <w:rsid w:val="006D601A"/>
    <w:rsid w:val="006D6129"/>
    <w:rsid w:val="006D6284"/>
    <w:rsid w:val="006D64C4"/>
    <w:rsid w:val="006D65A2"/>
    <w:rsid w:val="006D6616"/>
    <w:rsid w:val="006D696F"/>
    <w:rsid w:val="006D6975"/>
    <w:rsid w:val="006D6E66"/>
    <w:rsid w:val="006D6E80"/>
    <w:rsid w:val="006D7040"/>
    <w:rsid w:val="006D734A"/>
    <w:rsid w:val="006D7759"/>
    <w:rsid w:val="006D785D"/>
    <w:rsid w:val="006D78EA"/>
    <w:rsid w:val="006D7959"/>
    <w:rsid w:val="006D7B12"/>
    <w:rsid w:val="006D7B72"/>
    <w:rsid w:val="006D7BA6"/>
    <w:rsid w:val="006D7BF2"/>
    <w:rsid w:val="006D7C4C"/>
    <w:rsid w:val="006D7D64"/>
    <w:rsid w:val="006E0665"/>
    <w:rsid w:val="006E075A"/>
    <w:rsid w:val="006E0830"/>
    <w:rsid w:val="006E0BDC"/>
    <w:rsid w:val="006E0C15"/>
    <w:rsid w:val="006E0D60"/>
    <w:rsid w:val="006E0DC0"/>
    <w:rsid w:val="006E0DF4"/>
    <w:rsid w:val="006E0F45"/>
    <w:rsid w:val="006E0F66"/>
    <w:rsid w:val="006E0F90"/>
    <w:rsid w:val="006E11C7"/>
    <w:rsid w:val="006E12B7"/>
    <w:rsid w:val="006E12D3"/>
    <w:rsid w:val="006E164B"/>
    <w:rsid w:val="006E173A"/>
    <w:rsid w:val="006E1919"/>
    <w:rsid w:val="006E1AD7"/>
    <w:rsid w:val="006E1B2E"/>
    <w:rsid w:val="006E1B54"/>
    <w:rsid w:val="006E1BC0"/>
    <w:rsid w:val="006E1C85"/>
    <w:rsid w:val="006E1DC5"/>
    <w:rsid w:val="006E2193"/>
    <w:rsid w:val="006E23C2"/>
    <w:rsid w:val="006E23E2"/>
    <w:rsid w:val="006E2445"/>
    <w:rsid w:val="006E25D9"/>
    <w:rsid w:val="006E2616"/>
    <w:rsid w:val="006E27CB"/>
    <w:rsid w:val="006E2969"/>
    <w:rsid w:val="006E2A9A"/>
    <w:rsid w:val="006E2BF5"/>
    <w:rsid w:val="006E2CB6"/>
    <w:rsid w:val="006E2ED6"/>
    <w:rsid w:val="006E2F9F"/>
    <w:rsid w:val="006E3606"/>
    <w:rsid w:val="006E366B"/>
    <w:rsid w:val="006E386B"/>
    <w:rsid w:val="006E3B08"/>
    <w:rsid w:val="006E3B17"/>
    <w:rsid w:val="006E3BDF"/>
    <w:rsid w:val="006E3FED"/>
    <w:rsid w:val="006E4012"/>
    <w:rsid w:val="006E4453"/>
    <w:rsid w:val="006E446C"/>
    <w:rsid w:val="006E44B9"/>
    <w:rsid w:val="006E451D"/>
    <w:rsid w:val="006E45B5"/>
    <w:rsid w:val="006E465A"/>
    <w:rsid w:val="006E46F2"/>
    <w:rsid w:val="006E4A0C"/>
    <w:rsid w:val="006E4B7F"/>
    <w:rsid w:val="006E4C31"/>
    <w:rsid w:val="006E4E0A"/>
    <w:rsid w:val="006E4F02"/>
    <w:rsid w:val="006E50CC"/>
    <w:rsid w:val="006E50EB"/>
    <w:rsid w:val="006E5204"/>
    <w:rsid w:val="006E524F"/>
    <w:rsid w:val="006E526B"/>
    <w:rsid w:val="006E5352"/>
    <w:rsid w:val="006E54C6"/>
    <w:rsid w:val="006E54F6"/>
    <w:rsid w:val="006E565A"/>
    <w:rsid w:val="006E567D"/>
    <w:rsid w:val="006E591F"/>
    <w:rsid w:val="006E5A89"/>
    <w:rsid w:val="006E5D7E"/>
    <w:rsid w:val="006E5E6D"/>
    <w:rsid w:val="006E5ED7"/>
    <w:rsid w:val="006E5F02"/>
    <w:rsid w:val="006E664D"/>
    <w:rsid w:val="006E6696"/>
    <w:rsid w:val="006E6934"/>
    <w:rsid w:val="006E6937"/>
    <w:rsid w:val="006E6A17"/>
    <w:rsid w:val="006E6D8F"/>
    <w:rsid w:val="006E6E39"/>
    <w:rsid w:val="006E7194"/>
    <w:rsid w:val="006E740E"/>
    <w:rsid w:val="006E7456"/>
    <w:rsid w:val="006E7478"/>
    <w:rsid w:val="006E76C2"/>
    <w:rsid w:val="006E7701"/>
    <w:rsid w:val="006E77F0"/>
    <w:rsid w:val="006E7ABB"/>
    <w:rsid w:val="006E7CC2"/>
    <w:rsid w:val="006E7D1A"/>
    <w:rsid w:val="006E7DF8"/>
    <w:rsid w:val="006E7F9E"/>
    <w:rsid w:val="006E7FBB"/>
    <w:rsid w:val="006E7FD5"/>
    <w:rsid w:val="006F00E1"/>
    <w:rsid w:val="006F0176"/>
    <w:rsid w:val="006F02D4"/>
    <w:rsid w:val="006F02FD"/>
    <w:rsid w:val="006F03C2"/>
    <w:rsid w:val="006F03CA"/>
    <w:rsid w:val="006F049D"/>
    <w:rsid w:val="006F078D"/>
    <w:rsid w:val="006F08CC"/>
    <w:rsid w:val="006F0E61"/>
    <w:rsid w:val="006F0F50"/>
    <w:rsid w:val="006F1004"/>
    <w:rsid w:val="006F1022"/>
    <w:rsid w:val="006F10B4"/>
    <w:rsid w:val="006F1294"/>
    <w:rsid w:val="006F1396"/>
    <w:rsid w:val="006F1522"/>
    <w:rsid w:val="006F19D1"/>
    <w:rsid w:val="006F1C04"/>
    <w:rsid w:val="006F1C1B"/>
    <w:rsid w:val="006F1D4C"/>
    <w:rsid w:val="006F20C9"/>
    <w:rsid w:val="006F2103"/>
    <w:rsid w:val="006F25B9"/>
    <w:rsid w:val="006F261A"/>
    <w:rsid w:val="006F2A2C"/>
    <w:rsid w:val="006F2B2B"/>
    <w:rsid w:val="006F2B71"/>
    <w:rsid w:val="006F2B9C"/>
    <w:rsid w:val="006F2D4B"/>
    <w:rsid w:val="006F2DB5"/>
    <w:rsid w:val="006F2E12"/>
    <w:rsid w:val="006F2EA5"/>
    <w:rsid w:val="006F2F18"/>
    <w:rsid w:val="006F32CE"/>
    <w:rsid w:val="006F3744"/>
    <w:rsid w:val="006F3996"/>
    <w:rsid w:val="006F39AF"/>
    <w:rsid w:val="006F3AF3"/>
    <w:rsid w:val="006F3D02"/>
    <w:rsid w:val="006F3D80"/>
    <w:rsid w:val="006F3D91"/>
    <w:rsid w:val="006F3E6B"/>
    <w:rsid w:val="006F3F86"/>
    <w:rsid w:val="006F3FE6"/>
    <w:rsid w:val="006F4292"/>
    <w:rsid w:val="006F454C"/>
    <w:rsid w:val="006F4565"/>
    <w:rsid w:val="006F4576"/>
    <w:rsid w:val="006F464C"/>
    <w:rsid w:val="006F46A4"/>
    <w:rsid w:val="006F474A"/>
    <w:rsid w:val="006F4870"/>
    <w:rsid w:val="006F49BE"/>
    <w:rsid w:val="006F49CA"/>
    <w:rsid w:val="006F4B67"/>
    <w:rsid w:val="006F4BCF"/>
    <w:rsid w:val="006F4F74"/>
    <w:rsid w:val="006F542F"/>
    <w:rsid w:val="006F5593"/>
    <w:rsid w:val="006F5720"/>
    <w:rsid w:val="006F588E"/>
    <w:rsid w:val="006F5F68"/>
    <w:rsid w:val="006F5FA6"/>
    <w:rsid w:val="006F601D"/>
    <w:rsid w:val="006F607C"/>
    <w:rsid w:val="006F6151"/>
    <w:rsid w:val="006F63C0"/>
    <w:rsid w:val="006F63F2"/>
    <w:rsid w:val="006F649D"/>
    <w:rsid w:val="006F6602"/>
    <w:rsid w:val="006F6757"/>
    <w:rsid w:val="006F69DA"/>
    <w:rsid w:val="006F6D2B"/>
    <w:rsid w:val="006F6FD8"/>
    <w:rsid w:val="006F7007"/>
    <w:rsid w:val="006F71F2"/>
    <w:rsid w:val="006F79A0"/>
    <w:rsid w:val="006F7A3A"/>
    <w:rsid w:val="006F7A42"/>
    <w:rsid w:val="006F7CEA"/>
    <w:rsid w:val="006F7D53"/>
    <w:rsid w:val="007000FA"/>
    <w:rsid w:val="007003C0"/>
    <w:rsid w:val="007003F2"/>
    <w:rsid w:val="007004B3"/>
    <w:rsid w:val="00700A16"/>
    <w:rsid w:val="00700A29"/>
    <w:rsid w:val="00700AAF"/>
    <w:rsid w:val="00700BD9"/>
    <w:rsid w:val="00700BF9"/>
    <w:rsid w:val="00700D3D"/>
    <w:rsid w:val="00700EAB"/>
    <w:rsid w:val="0070109F"/>
    <w:rsid w:val="007011BC"/>
    <w:rsid w:val="00701303"/>
    <w:rsid w:val="007015E1"/>
    <w:rsid w:val="007017E9"/>
    <w:rsid w:val="0070187B"/>
    <w:rsid w:val="0070204A"/>
    <w:rsid w:val="0070212E"/>
    <w:rsid w:val="007021B7"/>
    <w:rsid w:val="007022C7"/>
    <w:rsid w:val="00702555"/>
    <w:rsid w:val="007027C7"/>
    <w:rsid w:val="0070280E"/>
    <w:rsid w:val="00702885"/>
    <w:rsid w:val="007028FF"/>
    <w:rsid w:val="00702992"/>
    <w:rsid w:val="007029A8"/>
    <w:rsid w:val="00702C1D"/>
    <w:rsid w:val="00702F95"/>
    <w:rsid w:val="007031D8"/>
    <w:rsid w:val="00703283"/>
    <w:rsid w:val="007033AF"/>
    <w:rsid w:val="00703511"/>
    <w:rsid w:val="0070364B"/>
    <w:rsid w:val="007036B2"/>
    <w:rsid w:val="007036E5"/>
    <w:rsid w:val="00703908"/>
    <w:rsid w:val="00703A6B"/>
    <w:rsid w:val="00703EAE"/>
    <w:rsid w:val="00704315"/>
    <w:rsid w:val="00704414"/>
    <w:rsid w:val="0070455B"/>
    <w:rsid w:val="00704729"/>
    <w:rsid w:val="007048FF"/>
    <w:rsid w:val="00704910"/>
    <w:rsid w:val="00704B3D"/>
    <w:rsid w:val="00705086"/>
    <w:rsid w:val="007051A9"/>
    <w:rsid w:val="007053E9"/>
    <w:rsid w:val="00705453"/>
    <w:rsid w:val="00705489"/>
    <w:rsid w:val="0070562F"/>
    <w:rsid w:val="0070569B"/>
    <w:rsid w:val="007057C4"/>
    <w:rsid w:val="00705804"/>
    <w:rsid w:val="00705C93"/>
    <w:rsid w:val="00705F25"/>
    <w:rsid w:val="00706169"/>
    <w:rsid w:val="00706224"/>
    <w:rsid w:val="0070645F"/>
    <w:rsid w:val="00706547"/>
    <w:rsid w:val="007065A7"/>
    <w:rsid w:val="007068F1"/>
    <w:rsid w:val="00706A85"/>
    <w:rsid w:val="00706AB6"/>
    <w:rsid w:val="00706AE5"/>
    <w:rsid w:val="00706BA6"/>
    <w:rsid w:val="00706DBD"/>
    <w:rsid w:val="00706F57"/>
    <w:rsid w:val="00706FC1"/>
    <w:rsid w:val="0070717D"/>
    <w:rsid w:val="0070719E"/>
    <w:rsid w:val="00707254"/>
    <w:rsid w:val="00707484"/>
    <w:rsid w:val="00707546"/>
    <w:rsid w:val="0070777A"/>
    <w:rsid w:val="007078BA"/>
    <w:rsid w:val="00707A8E"/>
    <w:rsid w:val="00707BA8"/>
    <w:rsid w:val="00707C1F"/>
    <w:rsid w:val="00707C93"/>
    <w:rsid w:val="00707EA6"/>
    <w:rsid w:val="00710088"/>
    <w:rsid w:val="0071012B"/>
    <w:rsid w:val="00710416"/>
    <w:rsid w:val="0071063E"/>
    <w:rsid w:val="007106C3"/>
    <w:rsid w:val="00710769"/>
    <w:rsid w:val="0071089C"/>
    <w:rsid w:val="00710A4B"/>
    <w:rsid w:val="00710A7D"/>
    <w:rsid w:val="00710AB5"/>
    <w:rsid w:val="00710D72"/>
    <w:rsid w:val="00710DB5"/>
    <w:rsid w:val="00710E7A"/>
    <w:rsid w:val="00710ED7"/>
    <w:rsid w:val="00710F67"/>
    <w:rsid w:val="00711002"/>
    <w:rsid w:val="0071127D"/>
    <w:rsid w:val="007112D8"/>
    <w:rsid w:val="007113A3"/>
    <w:rsid w:val="007113B3"/>
    <w:rsid w:val="0071143F"/>
    <w:rsid w:val="007114CE"/>
    <w:rsid w:val="00711759"/>
    <w:rsid w:val="007118AD"/>
    <w:rsid w:val="00711938"/>
    <w:rsid w:val="00711956"/>
    <w:rsid w:val="00711C37"/>
    <w:rsid w:val="00711C3B"/>
    <w:rsid w:val="00711D5E"/>
    <w:rsid w:val="00711DD7"/>
    <w:rsid w:val="00711EBA"/>
    <w:rsid w:val="00711EFB"/>
    <w:rsid w:val="007122BA"/>
    <w:rsid w:val="0071232F"/>
    <w:rsid w:val="0071235D"/>
    <w:rsid w:val="00712665"/>
    <w:rsid w:val="0071282A"/>
    <w:rsid w:val="00712889"/>
    <w:rsid w:val="00712A58"/>
    <w:rsid w:val="00712B59"/>
    <w:rsid w:val="00712CFF"/>
    <w:rsid w:val="00712EA2"/>
    <w:rsid w:val="00712FAE"/>
    <w:rsid w:val="0071311E"/>
    <w:rsid w:val="00713208"/>
    <w:rsid w:val="007132FE"/>
    <w:rsid w:val="007133D1"/>
    <w:rsid w:val="007136AA"/>
    <w:rsid w:val="007138C6"/>
    <w:rsid w:val="0071399D"/>
    <w:rsid w:val="007139A2"/>
    <w:rsid w:val="007139EF"/>
    <w:rsid w:val="00713A6C"/>
    <w:rsid w:val="00713B48"/>
    <w:rsid w:val="00713C89"/>
    <w:rsid w:val="00713D09"/>
    <w:rsid w:val="00713E7B"/>
    <w:rsid w:val="00713EA1"/>
    <w:rsid w:val="00713EFD"/>
    <w:rsid w:val="00713F16"/>
    <w:rsid w:val="00713FDE"/>
    <w:rsid w:val="00714382"/>
    <w:rsid w:val="00714594"/>
    <w:rsid w:val="007145A8"/>
    <w:rsid w:val="00714642"/>
    <w:rsid w:val="00714746"/>
    <w:rsid w:val="007147FA"/>
    <w:rsid w:val="0071490F"/>
    <w:rsid w:val="00714A00"/>
    <w:rsid w:val="00714CD5"/>
    <w:rsid w:val="00714D4B"/>
    <w:rsid w:val="00714DAC"/>
    <w:rsid w:val="00714E2C"/>
    <w:rsid w:val="00714F0C"/>
    <w:rsid w:val="00714F6F"/>
    <w:rsid w:val="00715160"/>
    <w:rsid w:val="007153AC"/>
    <w:rsid w:val="0071563F"/>
    <w:rsid w:val="007157F9"/>
    <w:rsid w:val="00715A49"/>
    <w:rsid w:val="00715B6A"/>
    <w:rsid w:val="00715C68"/>
    <w:rsid w:val="00715D52"/>
    <w:rsid w:val="00716141"/>
    <w:rsid w:val="00716574"/>
    <w:rsid w:val="00716867"/>
    <w:rsid w:val="00716949"/>
    <w:rsid w:val="00716AC1"/>
    <w:rsid w:val="00716BE2"/>
    <w:rsid w:val="00716DB9"/>
    <w:rsid w:val="00716DE8"/>
    <w:rsid w:val="00716F5B"/>
    <w:rsid w:val="00716FD1"/>
    <w:rsid w:val="0071702E"/>
    <w:rsid w:val="00717052"/>
    <w:rsid w:val="00717078"/>
    <w:rsid w:val="007170DB"/>
    <w:rsid w:val="007171D4"/>
    <w:rsid w:val="00717220"/>
    <w:rsid w:val="00717272"/>
    <w:rsid w:val="00717518"/>
    <w:rsid w:val="0071765D"/>
    <w:rsid w:val="00717710"/>
    <w:rsid w:val="0071779F"/>
    <w:rsid w:val="007177B4"/>
    <w:rsid w:val="00717854"/>
    <w:rsid w:val="00717AAC"/>
    <w:rsid w:val="00717BE0"/>
    <w:rsid w:val="00717D2B"/>
    <w:rsid w:val="00717F66"/>
    <w:rsid w:val="007202AE"/>
    <w:rsid w:val="007203C2"/>
    <w:rsid w:val="0072067C"/>
    <w:rsid w:val="00720796"/>
    <w:rsid w:val="00720A0C"/>
    <w:rsid w:val="00720A8F"/>
    <w:rsid w:val="00720CB3"/>
    <w:rsid w:val="00720D17"/>
    <w:rsid w:val="00720D30"/>
    <w:rsid w:val="00720EAB"/>
    <w:rsid w:val="00720F1E"/>
    <w:rsid w:val="0072100F"/>
    <w:rsid w:val="00721014"/>
    <w:rsid w:val="00721086"/>
    <w:rsid w:val="00721214"/>
    <w:rsid w:val="00721217"/>
    <w:rsid w:val="00721295"/>
    <w:rsid w:val="0072132B"/>
    <w:rsid w:val="00721397"/>
    <w:rsid w:val="007213F9"/>
    <w:rsid w:val="00721472"/>
    <w:rsid w:val="00721478"/>
    <w:rsid w:val="00721484"/>
    <w:rsid w:val="0072160E"/>
    <w:rsid w:val="00721799"/>
    <w:rsid w:val="007218E8"/>
    <w:rsid w:val="007218EF"/>
    <w:rsid w:val="00721AD7"/>
    <w:rsid w:val="00721B14"/>
    <w:rsid w:val="00721BDB"/>
    <w:rsid w:val="00721CB4"/>
    <w:rsid w:val="00721CE3"/>
    <w:rsid w:val="00721E87"/>
    <w:rsid w:val="00721F57"/>
    <w:rsid w:val="00722028"/>
    <w:rsid w:val="00722058"/>
    <w:rsid w:val="007220CB"/>
    <w:rsid w:val="00722202"/>
    <w:rsid w:val="007224D9"/>
    <w:rsid w:val="007225FE"/>
    <w:rsid w:val="00722AFA"/>
    <w:rsid w:val="00722B34"/>
    <w:rsid w:val="00722E50"/>
    <w:rsid w:val="00722F10"/>
    <w:rsid w:val="00723214"/>
    <w:rsid w:val="007232A5"/>
    <w:rsid w:val="007234B3"/>
    <w:rsid w:val="00723538"/>
    <w:rsid w:val="00723641"/>
    <w:rsid w:val="00723717"/>
    <w:rsid w:val="00723984"/>
    <w:rsid w:val="00723D26"/>
    <w:rsid w:val="00723D4F"/>
    <w:rsid w:val="00723EF8"/>
    <w:rsid w:val="00724027"/>
    <w:rsid w:val="00724107"/>
    <w:rsid w:val="00724303"/>
    <w:rsid w:val="00724347"/>
    <w:rsid w:val="00724540"/>
    <w:rsid w:val="00724565"/>
    <w:rsid w:val="00724652"/>
    <w:rsid w:val="00724802"/>
    <w:rsid w:val="00724816"/>
    <w:rsid w:val="0072491A"/>
    <w:rsid w:val="0072495A"/>
    <w:rsid w:val="007249AE"/>
    <w:rsid w:val="00724A66"/>
    <w:rsid w:val="00724D6A"/>
    <w:rsid w:val="00724D92"/>
    <w:rsid w:val="00724FA3"/>
    <w:rsid w:val="00725110"/>
    <w:rsid w:val="007254BF"/>
    <w:rsid w:val="0072559A"/>
    <w:rsid w:val="0072586A"/>
    <w:rsid w:val="00725871"/>
    <w:rsid w:val="00725B6B"/>
    <w:rsid w:val="00725B96"/>
    <w:rsid w:val="00726028"/>
    <w:rsid w:val="00726040"/>
    <w:rsid w:val="007260F4"/>
    <w:rsid w:val="0072613A"/>
    <w:rsid w:val="0072623A"/>
    <w:rsid w:val="0072652B"/>
    <w:rsid w:val="0072652D"/>
    <w:rsid w:val="007266CE"/>
    <w:rsid w:val="0072676A"/>
    <w:rsid w:val="00726859"/>
    <w:rsid w:val="00726BAF"/>
    <w:rsid w:val="00726C5E"/>
    <w:rsid w:val="00726CEF"/>
    <w:rsid w:val="00726FD3"/>
    <w:rsid w:val="00726FFD"/>
    <w:rsid w:val="00727127"/>
    <w:rsid w:val="00727270"/>
    <w:rsid w:val="0072748E"/>
    <w:rsid w:val="00727511"/>
    <w:rsid w:val="0072754F"/>
    <w:rsid w:val="00727690"/>
    <w:rsid w:val="007277AF"/>
    <w:rsid w:val="0072797F"/>
    <w:rsid w:val="007279B3"/>
    <w:rsid w:val="00727BA3"/>
    <w:rsid w:val="00727D33"/>
    <w:rsid w:val="00727DFE"/>
    <w:rsid w:val="00727FDD"/>
    <w:rsid w:val="00727FF9"/>
    <w:rsid w:val="0073000C"/>
    <w:rsid w:val="0073012B"/>
    <w:rsid w:val="0073015E"/>
    <w:rsid w:val="00730266"/>
    <w:rsid w:val="00730291"/>
    <w:rsid w:val="007304F6"/>
    <w:rsid w:val="00730504"/>
    <w:rsid w:val="0073059E"/>
    <w:rsid w:val="007305BD"/>
    <w:rsid w:val="007305CA"/>
    <w:rsid w:val="007306A1"/>
    <w:rsid w:val="00730841"/>
    <w:rsid w:val="00730872"/>
    <w:rsid w:val="00730928"/>
    <w:rsid w:val="00730B29"/>
    <w:rsid w:val="00730B9D"/>
    <w:rsid w:val="00730BFD"/>
    <w:rsid w:val="00730DE7"/>
    <w:rsid w:val="007314ED"/>
    <w:rsid w:val="00731524"/>
    <w:rsid w:val="00731700"/>
    <w:rsid w:val="00731754"/>
    <w:rsid w:val="00731956"/>
    <w:rsid w:val="00731AFC"/>
    <w:rsid w:val="00731D2C"/>
    <w:rsid w:val="00731D2F"/>
    <w:rsid w:val="00731DA6"/>
    <w:rsid w:val="00731FEC"/>
    <w:rsid w:val="00732067"/>
    <w:rsid w:val="0073216B"/>
    <w:rsid w:val="0073217A"/>
    <w:rsid w:val="0073217E"/>
    <w:rsid w:val="007321EC"/>
    <w:rsid w:val="007322C1"/>
    <w:rsid w:val="007324C2"/>
    <w:rsid w:val="00732707"/>
    <w:rsid w:val="00732770"/>
    <w:rsid w:val="00732B2E"/>
    <w:rsid w:val="00732E57"/>
    <w:rsid w:val="007332D1"/>
    <w:rsid w:val="007333E4"/>
    <w:rsid w:val="00733AC8"/>
    <w:rsid w:val="00733B7C"/>
    <w:rsid w:val="00733BE6"/>
    <w:rsid w:val="00733CAE"/>
    <w:rsid w:val="00733CD3"/>
    <w:rsid w:val="00733D70"/>
    <w:rsid w:val="00734049"/>
    <w:rsid w:val="0073404D"/>
    <w:rsid w:val="00734286"/>
    <w:rsid w:val="007342A2"/>
    <w:rsid w:val="007342B4"/>
    <w:rsid w:val="007342FE"/>
    <w:rsid w:val="0073435F"/>
    <w:rsid w:val="00734421"/>
    <w:rsid w:val="007346CD"/>
    <w:rsid w:val="00734717"/>
    <w:rsid w:val="007347C8"/>
    <w:rsid w:val="00734D0C"/>
    <w:rsid w:val="00734E16"/>
    <w:rsid w:val="00734E56"/>
    <w:rsid w:val="00734FB3"/>
    <w:rsid w:val="00735115"/>
    <w:rsid w:val="00735353"/>
    <w:rsid w:val="007353D9"/>
    <w:rsid w:val="007355E1"/>
    <w:rsid w:val="00735856"/>
    <w:rsid w:val="007359FF"/>
    <w:rsid w:val="00735DEB"/>
    <w:rsid w:val="00735FCE"/>
    <w:rsid w:val="0073629E"/>
    <w:rsid w:val="007363D2"/>
    <w:rsid w:val="007363DA"/>
    <w:rsid w:val="007363E7"/>
    <w:rsid w:val="0073647A"/>
    <w:rsid w:val="007364DD"/>
    <w:rsid w:val="007366D4"/>
    <w:rsid w:val="00736AC9"/>
    <w:rsid w:val="00736ADF"/>
    <w:rsid w:val="00736E80"/>
    <w:rsid w:val="00737050"/>
    <w:rsid w:val="007370A0"/>
    <w:rsid w:val="007370C7"/>
    <w:rsid w:val="00737102"/>
    <w:rsid w:val="007376A5"/>
    <w:rsid w:val="00737701"/>
    <w:rsid w:val="00737A80"/>
    <w:rsid w:val="00737AEC"/>
    <w:rsid w:val="00737B49"/>
    <w:rsid w:val="00737C3E"/>
    <w:rsid w:val="007400B6"/>
    <w:rsid w:val="0074026C"/>
    <w:rsid w:val="007404A6"/>
    <w:rsid w:val="007404EB"/>
    <w:rsid w:val="00740973"/>
    <w:rsid w:val="00740A25"/>
    <w:rsid w:val="00740B4D"/>
    <w:rsid w:val="00740B9D"/>
    <w:rsid w:val="00740C7E"/>
    <w:rsid w:val="00740D4B"/>
    <w:rsid w:val="00740D59"/>
    <w:rsid w:val="00740EE2"/>
    <w:rsid w:val="00741216"/>
    <w:rsid w:val="00741283"/>
    <w:rsid w:val="0074132D"/>
    <w:rsid w:val="00741375"/>
    <w:rsid w:val="007413D0"/>
    <w:rsid w:val="00741401"/>
    <w:rsid w:val="0074143A"/>
    <w:rsid w:val="0074150C"/>
    <w:rsid w:val="00741701"/>
    <w:rsid w:val="00741A60"/>
    <w:rsid w:val="00741C95"/>
    <w:rsid w:val="00741D38"/>
    <w:rsid w:val="00742234"/>
    <w:rsid w:val="007423BD"/>
    <w:rsid w:val="0074243F"/>
    <w:rsid w:val="00742644"/>
    <w:rsid w:val="0074267D"/>
    <w:rsid w:val="007427E3"/>
    <w:rsid w:val="007429F0"/>
    <w:rsid w:val="00742AA2"/>
    <w:rsid w:val="00742C37"/>
    <w:rsid w:val="00742C5C"/>
    <w:rsid w:val="00742EB7"/>
    <w:rsid w:val="00743086"/>
    <w:rsid w:val="00743093"/>
    <w:rsid w:val="00743231"/>
    <w:rsid w:val="00743489"/>
    <w:rsid w:val="007434DB"/>
    <w:rsid w:val="00743681"/>
    <w:rsid w:val="0074375E"/>
    <w:rsid w:val="00743775"/>
    <w:rsid w:val="007438EC"/>
    <w:rsid w:val="007439EB"/>
    <w:rsid w:val="00743F22"/>
    <w:rsid w:val="00743FC8"/>
    <w:rsid w:val="0074408D"/>
    <w:rsid w:val="00744580"/>
    <w:rsid w:val="0074466C"/>
    <w:rsid w:val="0074478E"/>
    <w:rsid w:val="00744945"/>
    <w:rsid w:val="00744993"/>
    <w:rsid w:val="00744AA6"/>
    <w:rsid w:val="00744E7C"/>
    <w:rsid w:val="007451F0"/>
    <w:rsid w:val="007452C8"/>
    <w:rsid w:val="00745361"/>
    <w:rsid w:val="007454A8"/>
    <w:rsid w:val="007454E9"/>
    <w:rsid w:val="007455D4"/>
    <w:rsid w:val="007456DA"/>
    <w:rsid w:val="007457B5"/>
    <w:rsid w:val="0074586C"/>
    <w:rsid w:val="00745B74"/>
    <w:rsid w:val="00745D9F"/>
    <w:rsid w:val="00745DBC"/>
    <w:rsid w:val="0074618E"/>
    <w:rsid w:val="007461ED"/>
    <w:rsid w:val="00746413"/>
    <w:rsid w:val="0074670D"/>
    <w:rsid w:val="007467CD"/>
    <w:rsid w:val="00746815"/>
    <w:rsid w:val="007469BB"/>
    <w:rsid w:val="00746E9D"/>
    <w:rsid w:val="00746F7E"/>
    <w:rsid w:val="0074714E"/>
    <w:rsid w:val="0074737D"/>
    <w:rsid w:val="00747395"/>
    <w:rsid w:val="007473A1"/>
    <w:rsid w:val="007473AB"/>
    <w:rsid w:val="00747557"/>
    <w:rsid w:val="00747570"/>
    <w:rsid w:val="0074757F"/>
    <w:rsid w:val="007477CE"/>
    <w:rsid w:val="0074791E"/>
    <w:rsid w:val="00747999"/>
    <w:rsid w:val="00747AE0"/>
    <w:rsid w:val="00747AE3"/>
    <w:rsid w:val="00747B9E"/>
    <w:rsid w:val="00747E13"/>
    <w:rsid w:val="00747E69"/>
    <w:rsid w:val="00747ECD"/>
    <w:rsid w:val="007503E4"/>
    <w:rsid w:val="00750411"/>
    <w:rsid w:val="007506AA"/>
    <w:rsid w:val="007506F3"/>
    <w:rsid w:val="00750E99"/>
    <w:rsid w:val="00750F4A"/>
    <w:rsid w:val="00750FBE"/>
    <w:rsid w:val="007511C6"/>
    <w:rsid w:val="00751259"/>
    <w:rsid w:val="007513D7"/>
    <w:rsid w:val="0075152C"/>
    <w:rsid w:val="0075166D"/>
    <w:rsid w:val="00751789"/>
    <w:rsid w:val="007517D6"/>
    <w:rsid w:val="00751967"/>
    <w:rsid w:val="00751A40"/>
    <w:rsid w:val="00751AA2"/>
    <w:rsid w:val="00751AE1"/>
    <w:rsid w:val="00751AE9"/>
    <w:rsid w:val="00751D12"/>
    <w:rsid w:val="00751F07"/>
    <w:rsid w:val="00751F0F"/>
    <w:rsid w:val="00751F48"/>
    <w:rsid w:val="0075208A"/>
    <w:rsid w:val="007522FA"/>
    <w:rsid w:val="00752300"/>
    <w:rsid w:val="007523F8"/>
    <w:rsid w:val="00752423"/>
    <w:rsid w:val="0075254E"/>
    <w:rsid w:val="00752556"/>
    <w:rsid w:val="0075284A"/>
    <w:rsid w:val="00752B35"/>
    <w:rsid w:val="00752B55"/>
    <w:rsid w:val="00752C95"/>
    <w:rsid w:val="00752CE4"/>
    <w:rsid w:val="0075322F"/>
    <w:rsid w:val="00753430"/>
    <w:rsid w:val="0075344B"/>
    <w:rsid w:val="0075356A"/>
    <w:rsid w:val="007536ED"/>
    <w:rsid w:val="00753878"/>
    <w:rsid w:val="007539C8"/>
    <w:rsid w:val="00753BB0"/>
    <w:rsid w:val="00753D63"/>
    <w:rsid w:val="00753D6B"/>
    <w:rsid w:val="00753DA7"/>
    <w:rsid w:val="00753DD1"/>
    <w:rsid w:val="00753DE0"/>
    <w:rsid w:val="00753E09"/>
    <w:rsid w:val="00753F1A"/>
    <w:rsid w:val="00754158"/>
    <w:rsid w:val="007543A3"/>
    <w:rsid w:val="007544AF"/>
    <w:rsid w:val="007545AC"/>
    <w:rsid w:val="00754804"/>
    <w:rsid w:val="00754B0A"/>
    <w:rsid w:val="00754E8C"/>
    <w:rsid w:val="00754F42"/>
    <w:rsid w:val="00754F8D"/>
    <w:rsid w:val="0075508C"/>
    <w:rsid w:val="0075508E"/>
    <w:rsid w:val="0075516A"/>
    <w:rsid w:val="00755376"/>
    <w:rsid w:val="007554D0"/>
    <w:rsid w:val="007555DA"/>
    <w:rsid w:val="00755639"/>
    <w:rsid w:val="0075568F"/>
    <w:rsid w:val="007558A9"/>
    <w:rsid w:val="007558E7"/>
    <w:rsid w:val="007559FB"/>
    <w:rsid w:val="00755CC4"/>
    <w:rsid w:val="00755D1C"/>
    <w:rsid w:val="00755D46"/>
    <w:rsid w:val="00755E69"/>
    <w:rsid w:val="007562EB"/>
    <w:rsid w:val="007565D3"/>
    <w:rsid w:val="0075660B"/>
    <w:rsid w:val="00756889"/>
    <w:rsid w:val="00756AA7"/>
    <w:rsid w:val="00756CBE"/>
    <w:rsid w:val="00756F37"/>
    <w:rsid w:val="007570BE"/>
    <w:rsid w:val="007574CC"/>
    <w:rsid w:val="0075758F"/>
    <w:rsid w:val="00757660"/>
    <w:rsid w:val="00757691"/>
    <w:rsid w:val="00757721"/>
    <w:rsid w:val="00757766"/>
    <w:rsid w:val="00757C0A"/>
    <w:rsid w:val="00757C54"/>
    <w:rsid w:val="00757ED8"/>
    <w:rsid w:val="00757F8A"/>
    <w:rsid w:val="00760124"/>
    <w:rsid w:val="00760213"/>
    <w:rsid w:val="007603AF"/>
    <w:rsid w:val="007604A4"/>
    <w:rsid w:val="0076079B"/>
    <w:rsid w:val="007607E4"/>
    <w:rsid w:val="007607FA"/>
    <w:rsid w:val="007608E1"/>
    <w:rsid w:val="00760945"/>
    <w:rsid w:val="00760A9F"/>
    <w:rsid w:val="00760C13"/>
    <w:rsid w:val="00760C44"/>
    <w:rsid w:val="00760C45"/>
    <w:rsid w:val="00760CCD"/>
    <w:rsid w:val="00760CE9"/>
    <w:rsid w:val="00760FD0"/>
    <w:rsid w:val="00761065"/>
    <w:rsid w:val="0076108F"/>
    <w:rsid w:val="00761233"/>
    <w:rsid w:val="0076127D"/>
    <w:rsid w:val="007613A9"/>
    <w:rsid w:val="0076170A"/>
    <w:rsid w:val="007618BA"/>
    <w:rsid w:val="0076199B"/>
    <w:rsid w:val="00761E74"/>
    <w:rsid w:val="00761FFA"/>
    <w:rsid w:val="00762048"/>
    <w:rsid w:val="00762087"/>
    <w:rsid w:val="007622AC"/>
    <w:rsid w:val="0076235A"/>
    <w:rsid w:val="007624AA"/>
    <w:rsid w:val="007626EA"/>
    <w:rsid w:val="007628AF"/>
    <w:rsid w:val="007629E2"/>
    <w:rsid w:val="00762A5D"/>
    <w:rsid w:val="00762B7F"/>
    <w:rsid w:val="00762E2E"/>
    <w:rsid w:val="00762E88"/>
    <w:rsid w:val="00762E98"/>
    <w:rsid w:val="0076316C"/>
    <w:rsid w:val="00763194"/>
    <w:rsid w:val="007632CE"/>
    <w:rsid w:val="00763573"/>
    <w:rsid w:val="00763693"/>
    <w:rsid w:val="00763886"/>
    <w:rsid w:val="00763D03"/>
    <w:rsid w:val="007642E5"/>
    <w:rsid w:val="00764654"/>
    <w:rsid w:val="007647AA"/>
    <w:rsid w:val="007647AE"/>
    <w:rsid w:val="00764856"/>
    <w:rsid w:val="007648A9"/>
    <w:rsid w:val="00764AF6"/>
    <w:rsid w:val="00764B55"/>
    <w:rsid w:val="00764BE9"/>
    <w:rsid w:val="0076529A"/>
    <w:rsid w:val="007656E5"/>
    <w:rsid w:val="00765A11"/>
    <w:rsid w:val="00765B02"/>
    <w:rsid w:val="00765B56"/>
    <w:rsid w:val="00765B5A"/>
    <w:rsid w:val="00765D29"/>
    <w:rsid w:val="00765ED1"/>
    <w:rsid w:val="00765EFD"/>
    <w:rsid w:val="0076613F"/>
    <w:rsid w:val="007662DB"/>
    <w:rsid w:val="0076650C"/>
    <w:rsid w:val="007665D2"/>
    <w:rsid w:val="00766854"/>
    <w:rsid w:val="00766BBB"/>
    <w:rsid w:val="00766BC2"/>
    <w:rsid w:val="00766D70"/>
    <w:rsid w:val="00766E1B"/>
    <w:rsid w:val="00766E87"/>
    <w:rsid w:val="00766F04"/>
    <w:rsid w:val="00766F13"/>
    <w:rsid w:val="00767017"/>
    <w:rsid w:val="007671C4"/>
    <w:rsid w:val="00767376"/>
    <w:rsid w:val="0076737E"/>
    <w:rsid w:val="00767608"/>
    <w:rsid w:val="00767719"/>
    <w:rsid w:val="0076776C"/>
    <w:rsid w:val="007677C6"/>
    <w:rsid w:val="0076781E"/>
    <w:rsid w:val="007678AD"/>
    <w:rsid w:val="00767941"/>
    <w:rsid w:val="0076798F"/>
    <w:rsid w:val="00767B1F"/>
    <w:rsid w:val="00767BA1"/>
    <w:rsid w:val="00767BA8"/>
    <w:rsid w:val="00767DA9"/>
    <w:rsid w:val="00767E62"/>
    <w:rsid w:val="00767F5E"/>
    <w:rsid w:val="00767FA3"/>
    <w:rsid w:val="0077001B"/>
    <w:rsid w:val="00770379"/>
    <w:rsid w:val="00770587"/>
    <w:rsid w:val="00770920"/>
    <w:rsid w:val="00770E40"/>
    <w:rsid w:val="007710D0"/>
    <w:rsid w:val="0077140C"/>
    <w:rsid w:val="00771602"/>
    <w:rsid w:val="007716FF"/>
    <w:rsid w:val="00771899"/>
    <w:rsid w:val="00771A48"/>
    <w:rsid w:val="00771CD9"/>
    <w:rsid w:val="00771E0B"/>
    <w:rsid w:val="00771E24"/>
    <w:rsid w:val="00771E8F"/>
    <w:rsid w:val="00771EF4"/>
    <w:rsid w:val="0077211E"/>
    <w:rsid w:val="00772308"/>
    <w:rsid w:val="00772333"/>
    <w:rsid w:val="0077234F"/>
    <w:rsid w:val="007723CC"/>
    <w:rsid w:val="007725F1"/>
    <w:rsid w:val="00772648"/>
    <w:rsid w:val="00772728"/>
    <w:rsid w:val="007729ED"/>
    <w:rsid w:val="00772A6F"/>
    <w:rsid w:val="00772C39"/>
    <w:rsid w:val="00772CAF"/>
    <w:rsid w:val="00772D31"/>
    <w:rsid w:val="00772FD2"/>
    <w:rsid w:val="00773255"/>
    <w:rsid w:val="007732FF"/>
    <w:rsid w:val="0077363C"/>
    <w:rsid w:val="00773AA8"/>
    <w:rsid w:val="00773AF7"/>
    <w:rsid w:val="00773B58"/>
    <w:rsid w:val="00773E41"/>
    <w:rsid w:val="00773F73"/>
    <w:rsid w:val="00774165"/>
    <w:rsid w:val="007744B7"/>
    <w:rsid w:val="007746C5"/>
    <w:rsid w:val="0077470F"/>
    <w:rsid w:val="00774A2F"/>
    <w:rsid w:val="00774C35"/>
    <w:rsid w:val="00774C84"/>
    <w:rsid w:val="00774F22"/>
    <w:rsid w:val="0077507C"/>
    <w:rsid w:val="00775090"/>
    <w:rsid w:val="00775377"/>
    <w:rsid w:val="00775930"/>
    <w:rsid w:val="00775BC2"/>
    <w:rsid w:val="00775C49"/>
    <w:rsid w:val="00775C6C"/>
    <w:rsid w:val="00775C82"/>
    <w:rsid w:val="00775DF7"/>
    <w:rsid w:val="00775F1C"/>
    <w:rsid w:val="00775FF0"/>
    <w:rsid w:val="00776115"/>
    <w:rsid w:val="007761AE"/>
    <w:rsid w:val="0077643C"/>
    <w:rsid w:val="0077673D"/>
    <w:rsid w:val="00776786"/>
    <w:rsid w:val="00776992"/>
    <w:rsid w:val="00776999"/>
    <w:rsid w:val="007769BA"/>
    <w:rsid w:val="00776AC6"/>
    <w:rsid w:val="00776C79"/>
    <w:rsid w:val="00776E9A"/>
    <w:rsid w:val="0077716C"/>
    <w:rsid w:val="007771E1"/>
    <w:rsid w:val="007773E0"/>
    <w:rsid w:val="00777431"/>
    <w:rsid w:val="00777506"/>
    <w:rsid w:val="007776CB"/>
    <w:rsid w:val="007776EC"/>
    <w:rsid w:val="00777958"/>
    <w:rsid w:val="00777C22"/>
    <w:rsid w:val="00777C23"/>
    <w:rsid w:val="00777D63"/>
    <w:rsid w:val="00777E71"/>
    <w:rsid w:val="00777F78"/>
    <w:rsid w:val="0078007E"/>
    <w:rsid w:val="0078008F"/>
    <w:rsid w:val="00780295"/>
    <w:rsid w:val="007802EF"/>
    <w:rsid w:val="0078049A"/>
    <w:rsid w:val="0078051B"/>
    <w:rsid w:val="00780525"/>
    <w:rsid w:val="0078091B"/>
    <w:rsid w:val="00780BFF"/>
    <w:rsid w:val="00780E5A"/>
    <w:rsid w:val="0078107D"/>
    <w:rsid w:val="0078113F"/>
    <w:rsid w:val="0078115E"/>
    <w:rsid w:val="00781220"/>
    <w:rsid w:val="00781244"/>
    <w:rsid w:val="00781360"/>
    <w:rsid w:val="00781448"/>
    <w:rsid w:val="0078145A"/>
    <w:rsid w:val="00781679"/>
    <w:rsid w:val="00781AEF"/>
    <w:rsid w:val="00781CF7"/>
    <w:rsid w:val="00781E3D"/>
    <w:rsid w:val="00781E5B"/>
    <w:rsid w:val="00782037"/>
    <w:rsid w:val="00782153"/>
    <w:rsid w:val="00782166"/>
    <w:rsid w:val="007822B4"/>
    <w:rsid w:val="00782ACB"/>
    <w:rsid w:val="00782EEE"/>
    <w:rsid w:val="00782F16"/>
    <w:rsid w:val="00782F18"/>
    <w:rsid w:val="007830A6"/>
    <w:rsid w:val="00783163"/>
    <w:rsid w:val="007832C6"/>
    <w:rsid w:val="007832F9"/>
    <w:rsid w:val="00783425"/>
    <w:rsid w:val="0078360E"/>
    <w:rsid w:val="00783D56"/>
    <w:rsid w:val="00783F45"/>
    <w:rsid w:val="00784348"/>
    <w:rsid w:val="00784455"/>
    <w:rsid w:val="0078447E"/>
    <w:rsid w:val="00784945"/>
    <w:rsid w:val="00784B78"/>
    <w:rsid w:val="00784EFE"/>
    <w:rsid w:val="00784FD0"/>
    <w:rsid w:val="007852E8"/>
    <w:rsid w:val="00785421"/>
    <w:rsid w:val="00785626"/>
    <w:rsid w:val="007858CE"/>
    <w:rsid w:val="00785A71"/>
    <w:rsid w:val="00785AF4"/>
    <w:rsid w:val="00785B88"/>
    <w:rsid w:val="00785C81"/>
    <w:rsid w:val="00785E8B"/>
    <w:rsid w:val="00786089"/>
    <w:rsid w:val="007863E4"/>
    <w:rsid w:val="0078661B"/>
    <w:rsid w:val="0078682C"/>
    <w:rsid w:val="00786840"/>
    <w:rsid w:val="00786996"/>
    <w:rsid w:val="00786A12"/>
    <w:rsid w:val="00786A9B"/>
    <w:rsid w:val="00786CE1"/>
    <w:rsid w:val="0078727C"/>
    <w:rsid w:val="00787386"/>
    <w:rsid w:val="00787422"/>
    <w:rsid w:val="007875B2"/>
    <w:rsid w:val="0078775C"/>
    <w:rsid w:val="0078788A"/>
    <w:rsid w:val="00787BD0"/>
    <w:rsid w:val="00787C05"/>
    <w:rsid w:val="00787CE8"/>
    <w:rsid w:val="00787D6F"/>
    <w:rsid w:val="00787F99"/>
    <w:rsid w:val="007904BF"/>
    <w:rsid w:val="00790574"/>
    <w:rsid w:val="007905D0"/>
    <w:rsid w:val="00790647"/>
    <w:rsid w:val="00790687"/>
    <w:rsid w:val="00790A5C"/>
    <w:rsid w:val="00790B86"/>
    <w:rsid w:val="00790D56"/>
    <w:rsid w:val="00790D5E"/>
    <w:rsid w:val="00790EE8"/>
    <w:rsid w:val="00791034"/>
    <w:rsid w:val="00791173"/>
    <w:rsid w:val="007911FD"/>
    <w:rsid w:val="0079126E"/>
    <w:rsid w:val="007912A3"/>
    <w:rsid w:val="00791371"/>
    <w:rsid w:val="007913AE"/>
    <w:rsid w:val="00791447"/>
    <w:rsid w:val="00791718"/>
    <w:rsid w:val="00791791"/>
    <w:rsid w:val="007917B4"/>
    <w:rsid w:val="0079180E"/>
    <w:rsid w:val="0079195F"/>
    <w:rsid w:val="00791B9B"/>
    <w:rsid w:val="00791BC3"/>
    <w:rsid w:val="00791C6C"/>
    <w:rsid w:val="00791C85"/>
    <w:rsid w:val="00791D15"/>
    <w:rsid w:val="007920D4"/>
    <w:rsid w:val="007920D5"/>
    <w:rsid w:val="00792772"/>
    <w:rsid w:val="0079291B"/>
    <w:rsid w:val="00792A74"/>
    <w:rsid w:val="00792B41"/>
    <w:rsid w:val="00792BEF"/>
    <w:rsid w:val="00792C54"/>
    <w:rsid w:val="00792C98"/>
    <w:rsid w:val="00792FFD"/>
    <w:rsid w:val="00793020"/>
    <w:rsid w:val="0079302C"/>
    <w:rsid w:val="0079303F"/>
    <w:rsid w:val="0079349D"/>
    <w:rsid w:val="007935EE"/>
    <w:rsid w:val="0079369D"/>
    <w:rsid w:val="00793812"/>
    <w:rsid w:val="007938BB"/>
    <w:rsid w:val="007939B5"/>
    <w:rsid w:val="00793AEA"/>
    <w:rsid w:val="00793AFD"/>
    <w:rsid w:val="0079440E"/>
    <w:rsid w:val="0079462D"/>
    <w:rsid w:val="00794770"/>
    <w:rsid w:val="00794EC7"/>
    <w:rsid w:val="00794F25"/>
    <w:rsid w:val="00795099"/>
    <w:rsid w:val="00795131"/>
    <w:rsid w:val="00795208"/>
    <w:rsid w:val="007953C9"/>
    <w:rsid w:val="0079541B"/>
    <w:rsid w:val="007954F7"/>
    <w:rsid w:val="00795542"/>
    <w:rsid w:val="00795730"/>
    <w:rsid w:val="0079573D"/>
    <w:rsid w:val="00795B2A"/>
    <w:rsid w:val="00795B5E"/>
    <w:rsid w:val="00795D51"/>
    <w:rsid w:val="00795E77"/>
    <w:rsid w:val="00796134"/>
    <w:rsid w:val="00796373"/>
    <w:rsid w:val="007963B8"/>
    <w:rsid w:val="00796462"/>
    <w:rsid w:val="007964FD"/>
    <w:rsid w:val="00796613"/>
    <w:rsid w:val="0079663C"/>
    <w:rsid w:val="00796643"/>
    <w:rsid w:val="007966F5"/>
    <w:rsid w:val="00796B91"/>
    <w:rsid w:val="00796C3A"/>
    <w:rsid w:val="00796D32"/>
    <w:rsid w:val="00796E0D"/>
    <w:rsid w:val="00796E28"/>
    <w:rsid w:val="00796E2D"/>
    <w:rsid w:val="00796EFC"/>
    <w:rsid w:val="00797219"/>
    <w:rsid w:val="00797336"/>
    <w:rsid w:val="00797679"/>
    <w:rsid w:val="00797772"/>
    <w:rsid w:val="007977C8"/>
    <w:rsid w:val="00797BB1"/>
    <w:rsid w:val="00797E3B"/>
    <w:rsid w:val="007A0338"/>
    <w:rsid w:val="007A0354"/>
    <w:rsid w:val="007A0494"/>
    <w:rsid w:val="007A0549"/>
    <w:rsid w:val="007A0716"/>
    <w:rsid w:val="007A0733"/>
    <w:rsid w:val="007A0909"/>
    <w:rsid w:val="007A0952"/>
    <w:rsid w:val="007A10A1"/>
    <w:rsid w:val="007A1140"/>
    <w:rsid w:val="007A1217"/>
    <w:rsid w:val="007A140E"/>
    <w:rsid w:val="007A1496"/>
    <w:rsid w:val="007A1595"/>
    <w:rsid w:val="007A16C6"/>
    <w:rsid w:val="007A16ED"/>
    <w:rsid w:val="007A1788"/>
    <w:rsid w:val="007A1ECD"/>
    <w:rsid w:val="007A1F6F"/>
    <w:rsid w:val="007A24C1"/>
    <w:rsid w:val="007A26D7"/>
    <w:rsid w:val="007A2949"/>
    <w:rsid w:val="007A29CD"/>
    <w:rsid w:val="007A2B4D"/>
    <w:rsid w:val="007A2D38"/>
    <w:rsid w:val="007A2F6C"/>
    <w:rsid w:val="007A3035"/>
    <w:rsid w:val="007A3602"/>
    <w:rsid w:val="007A36A2"/>
    <w:rsid w:val="007A384A"/>
    <w:rsid w:val="007A384C"/>
    <w:rsid w:val="007A39EC"/>
    <w:rsid w:val="007A3A75"/>
    <w:rsid w:val="007A3D84"/>
    <w:rsid w:val="007A3E15"/>
    <w:rsid w:val="007A3F03"/>
    <w:rsid w:val="007A41E7"/>
    <w:rsid w:val="007A4325"/>
    <w:rsid w:val="007A43A3"/>
    <w:rsid w:val="007A43B8"/>
    <w:rsid w:val="007A456D"/>
    <w:rsid w:val="007A4675"/>
    <w:rsid w:val="007A4AB1"/>
    <w:rsid w:val="007A4B18"/>
    <w:rsid w:val="007A4D14"/>
    <w:rsid w:val="007A4F91"/>
    <w:rsid w:val="007A501C"/>
    <w:rsid w:val="007A50E0"/>
    <w:rsid w:val="007A53B1"/>
    <w:rsid w:val="007A5500"/>
    <w:rsid w:val="007A5585"/>
    <w:rsid w:val="007A55D2"/>
    <w:rsid w:val="007A571E"/>
    <w:rsid w:val="007A5956"/>
    <w:rsid w:val="007A5BD1"/>
    <w:rsid w:val="007A5CBC"/>
    <w:rsid w:val="007A5EF5"/>
    <w:rsid w:val="007A6054"/>
    <w:rsid w:val="007A61EE"/>
    <w:rsid w:val="007A6283"/>
    <w:rsid w:val="007A63AE"/>
    <w:rsid w:val="007A63B8"/>
    <w:rsid w:val="007A6426"/>
    <w:rsid w:val="007A690E"/>
    <w:rsid w:val="007A6A4C"/>
    <w:rsid w:val="007A6B04"/>
    <w:rsid w:val="007A6B47"/>
    <w:rsid w:val="007A6C0F"/>
    <w:rsid w:val="007A6CA5"/>
    <w:rsid w:val="007A6DF8"/>
    <w:rsid w:val="007A6F8E"/>
    <w:rsid w:val="007A7026"/>
    <w:rsid w:val="007A70C4"/>
    <w:rsid w:val="007A71FE"/>
    <w:rsid w:val="007A74BA"/>
    <w:rsid w:val="007A7582"/>
    <w:rsid w:val="007A7750"/>
    <w:rsid w:val="007A78E4"/>
    <w:rsid w:val="007A7DB0"/>
    <w:rsid w:val="007B01C6"/>
    <w:rsid w:val="007B034B"/>
    <w:rsid w:val="007B05B5"/>
    <w:rsid w:val="007B07BE"/>
    <w:rsid w:val="007B0A46"/>
    <w:rsid w:val="007B0C0B"/>
    <w:rsid w:val="007B0DB2"/>
    <w:rsid w:val="007B0E96"/>
    <w:rsid w:val="007B0FE5"/>
    <w:rsid w:val="007B10EF"/>
    <w:rsid w:val="007B1108"/>
    <w:rsid w:val="007B1281"/>
    <w:rsid w:val="007B1289"/>
    <w:rsid w:val="007B12CE"/>
    <w:rsid w:val="007B13A6"/>
    <w:rsid w:val="007B144C"/>
    <w:rsid w:val="007B1972"/>
    <w:rsid w:val="007B1A93"/>
    <w:rsid w:val="007B1C19"/>
    <w:rsid w:val="007B1EA6"/>
    <w:rsid w:val="007B1EF9"/>
    <w:rsid w:val="007B1FF3"/>
    <w:rsid w:val="007B2047"/>
    <w:rsid w:val="007B2203"/>
    <w:rsid w:val="007B2246"/>
    <w:rsid w:val="007B22DE"/>
    <w:rsid w:val="007B2362"/>
    <w:rsid w:val="007B238B"/>
    <w:rsid w:val="007B23E8"/>
    <w:rsid w:val="007B25DA"/>
    <w:rsid w:val="007B25E7"/>
    <w:rsid w:val="007B29DE"/>
    <w:rsid w:val="007B2A5E"/>
    <w:rsid w:val="007B2FCE"/>
    <w:rsid w:val="007B307A"/>
    <w:rsid w:val="007B30F4"/>
    <w:rsid w:val="007B3106"/>
    <w:rsid w:val="007B32D0"/>
    <w:rsid w:val="007B32E6"/>
    <w:rsid w:val="007B3347"/>
    <w:rsid w:val="007B344B"/>
    <w:rsid w:val="007B3577"/>
    <w:rsid w:val="007B387E"/>
    <w:rsid w:val="007B38F4"/>
    <w:rsid w:val="007B3B92"/>
    <w:rsid w:val="007B3C8E"/>
    <w:rsid w:val="007B3D45"/>
    <w:rsid w:val="007B3DD6"/>
    <w:rsid w:val="007B3E3A"/>
    <w:rsid w:val="007B4100"/>
    <w:rsid w:val="007B4299"/>
    <w:rsid w:val="007B43A0"/>
    <w:rsid w:val="007B44A3"/>
    <w:rsid w:val="007B44A9"/>
    <w:rsid w:val="007B45A4"/>
    <w:rsid w:val="007B489E"/>
    <w:rsid w:val="007B4BCD"/>
    <w:rsid w:val="007B4F31"/>
    <w:rsid w:val="007B5055"/>
    <w:rsid w:val="007B53C9"/>
    <w:rsid w:val="007B5514"/>
    <w:rsid w:val="007B55A4"/>
    <w:rsid w:val="007B55F1"/>
    <w:rsid w:val="007B5645"/>
    <w:rsid w:val="007B56DA"/>
    <w:rsid w:val="007B59A5"/>
    <w:rsid w:val="007B5D82"/>
    <w:rsid w:val="007B5F34"/>
    <w:rsid w:val="007B63BA"/>
    <w:rsid w:val="007B63E9"/>
    <w:rsid w:val="007B65CF"/>
    <w:rsid w:val="007B66CD"/>
    <w:rsid w:val="007B6752"/>
    <w:rsid w:val="007B67B9"/>
    <w:rsid w:val="007B6A84"/>
    <w:rsid w:val="007B6B70"/>
    <w:rsid w:val="007B6BAB"/>
    <w:rsid w:val="007B6EEB"/>
    <w:rsid w:val="007B7211"/>
    <w:rsid w:val="007B7255"/>
    <w:rsid w:val="007B7269"/>
    <w:rsid w:val="007B73A8"/>
    <w:rsid w:val="007B7408"/>
    <w:rsid w:val="007B742A"/>
    <w:rsid w:val="007B744E"/>
    <w:rsid w:val="007B75F1"/>
    <w:rsid w:val="007B7633"/>
    <w:rsid w:val="007B789E"/>
    <w:rsid w:val="007B78CD"/>
    <w:rsid w:val="007B799A"/>
    <w:rsid w:val="007B7BE0"/>
    <w:rsid w:val="007B7E6D"/>
    <w:rsid w:val="007B7F48"/>
    <w:rsid w:val="007C01CB"/>
    <w:rsid w:val="007C01FC"/>
    <w:rsid w:val="007C02ED"/>
    <w:rsid w:val="007C0472"/>
    <w:rsid w:val="007C06D2"/>
    <w:rsid w:val="007C080B"/>
    <w:rsid w:val="007C087A"/>
    <w:rsid w:val="007C0960"/>
    <w:rsid w:val="007C0C42"/>
    <w:rsid w:val="007C0D72"/>
    <w:rsid w:val="007C1296"/>
    <w:rsid w:val="007C1330"/>
    <w:rsid w:val="007C14F6"/>
    <w:rsid w:val="007C191E"/>
    <w:rsid w:val="007C19B9"/>
    <w:rsid w:val="007C1C96"/>
    <w:rsid w:val="007C1E8C"/>
    <w:rsid w:val="007C2279"/>
    <w:rsid w:val="007C22DA"/>
    <w:rsid w:val="007C2348"/>
    <w:rsid w:val="007C23BF"/>
    <w:rsid w:val="007C27B2"/>
    <w:rsid w:val="007C2968"/>
    <w:rsid w:val="007C29AB"/>
    <w:rsid w:val="007C2DC5"/>
    <w:rsid w:val="007C3383"/>
    <w:rsid w:val="007C3AE8"/>
    <w:rsid w:val="007C3C56"/>
    <w:rsid w:val="007C3CE7"/>
    <w:rsid w:val="007C3CEF"/>
    <w:rsid w:val="007C3D72"/>
    <w:rsid w:val="007C3E3B"/>
    <w:rsid w:val="007C3F50"/>
    <w:rsid w:val="007C4085"/>
    <w:rsid w:val="007C444F"/>
    <w:rsid w:val="007C4560"/>
    <w:rsid w:val="007C46CD"/>
    <w:rsid w:val="007C4941"/>
    <w:rsid w:val="007C4A66"/>
    <w:rsid w:val="007C4E4E"/>
    <w:rsid w:val="007C4FD7"/>
    <w:rsid w:val="007C503A"/>
    <w:rsid w:val="007C509C"/>
    <w:rsid w:val="007C52F1"/>
    <w:rsid w:val="007C548F"/>
    <w:rsid w:val="007C56E9"/>
    <w:rsid w:val="007C595C"/>
    <w:rsid w:val="007C5B6E"/>
    <w:rsid w:val="007C60E8"/>
    <w:rsid w:val="007C6293"/>
    <w:rsid w:val="007C63AC"/>
    <w:rsid w:val="007C64E5"/>
    <w:rsid w:val="007C65E9"/>
    <w:rsid w:val="007C66EA"/>
    <w:rsid w:val="007C6758"/>
    <w:rsid w:val="007C6A0E"/>
    <w:rsid w:val="007C6DBC"/>
    <w:rsid w:val="007C6DC4"/>
    <w:rsid w:val="007C6EDE"/>
    <w:rsid w:val="007C6FE7"/>
    <w:rsid w:val="007C74DE"/>
    <w:rsid w:val="007C7FE3"/>
    <w:rsid w:val="007D0019"/>
    <w:rsid w:val="007D035E"/>
    <w:rsid w:val="007D06C0"/>
    <w:rsid w:val="007D06FE"/>
    <w:rsid w:val="007D08CE"/>
    <w:rsid w:val="007D0B79"/>
    <w:rsid w:val="007D0E0C"/>
    <w:rsid w:val="007D1237"/>
    <w:rsid w:val="007D124E"/>
    <w:rsid w:val="007D12AF"/>
    <w:rsid w:val="007D165B"/>
    <w:rsid w:val="007D17C2"/>
    <w:rsid w:val="007D1C82"/>
    <w:rsid w:val="007D1DEB"/>
    <w:rsid w:val="007D1E88"/>
    <w:rsid w:val="007D1F54"/>
    <w:rsid w:val="007D1FB5"/>
    <w:rsid w:val="007D2014"/>
    <w:rsid w:val="007D202C"/>
    <w:rsid w:val="007D242C"/>
    <w:rsid w:val="007D29B2"/>
    <w:rsid w:val="007D29C7"/>
    <w:rsid w:val="007D2DBA"/>
    <w:rsid w:val="007D2E9B"/>
    <w:rsid w:val="007D35CD"/>
    <w:rsid w:val="007D35F0"/>
    <w:rsid w:val="007D35F4"/>
    <w:rsid w:val="007D3650"/>
    <w:rsid w:val="007D3703"/>
    <w:rsid w:val="007D374A"/>
    <w:rsid w:val="007D3888"/>
    <w:rsid w:val="007D38A9"/>
    <w:rsid w:val="007D3DB6"/>
    <w:rsid w:val="007D3E9D"/>
    <w:rsid w:val="007D3FA2"/>
    <w:rsid w:val="007D43AC"/>
    <w:rsid w:val="007D469E"/>
    <w:rsid w:val="007D46C1"/>
    <w:rsid w:val="007D46E2"/>
    <w:rsid w:val="007D47D2"/>
    <w:rsid w:val="007D4919"/>
    <w:rsid w:val="007D4A54"/>
    <w:rsid w:val="007D4B97"/>
    <w:rsid w:val="007D4C93"/>
    <w:rsid w:val="007D4EAC"/>
    <w:rsid w:val="007D5471"/>
    <w:rsid w:val="007D54EB"/>
    <w:rsid w:val="007D554F"/>
    <w:rsid w:val="007D5AE4"/>
    <w:rsid w:val="007D5B89"/>
    <w:rsid w:val="007D5BDB"/>
    <w:rsid w:val="007D5D52"/>
    <w:rsid w:val="007D5E1F"/>
    <w:rsid w:val="007D5E55"/>
    <w:rsid w:val="007D62EC"/>
    <w:rsid w:val="007D6342"/>
    <w:rsid w:val="007D659E"/>
    <w:rsid w:val="007D671F"/>
    <w:rsid w:val="007D6B5A"/>
    <w:rsid w:val="007D6C9D"/>
    <w:rsid w:val="007D6D47"/>
    <w:rsid w:val="007D6E00"/>
    <w:rsid w:val="007D6F0C"/>
    <w:rsid w:val="007D6F73"/>
    <w:rsid w:val="007D7079"/>
    <w:rsid w:val="007D7337"/>
    <w:rsid w:val="007D73FE"/>
    <w:rsid w:val="007D74AA"/>
    <w:rsid w:val="007D75DC"/>
    <w:rsid w:val="007D7ACA"/>
    <w:rsid w:val="007D7EF0"/>
    <w:rsid w:val="007E016C"/>
    <w:rsid w:val="007E0188"/>
    <w:rsid w:val="007E0295"/>
    <w:rsid w:val="007E0558"/>
    <w:rsid w:val="007E0585"/>
    <w:rsid w:val="007E05BE"/>
    <w:rsid w:val="007E0641"/>
    <w:rsid w:val="007E068E"/>
    <w:rsid w:val="007E06A0"/>
    <w:rsid w:val="007E0712"/>
    <w:rsid w:val="007E0799"/>
    <w:rsid w:val="007E0ADD"/>
    <w:rsid w:val="007E0CC6"/>
    <w:rsid w:val="007E1076"/>
    <w:rsid w:val="007E194A"/>
    <w:rsid w:val="007E1C41"/>
    <w:rsid w:val="007E1F7B"/>
    <w:rsid w:val="007E1F9C"/>
    <w:rsid w:val="007E208D"/>
    <w:rsid w:val="007E220E"/>
    <w:rsid w:val="007E2292"/>
    <w:rsid w:val="007E272F"/>
    <w:rsid w:val="007E28D9"/>
    <w:rsid w:val="007E2A22"/>
    <w:rsid w:val="007E2C49"/>
    <w:rsid w:val="007E2CE3"/>
    <w:rsid w:val="007E2D53"/>
    <w:rsid w:val="007E2ECF"/>
    <w:rsid w:val="007E3219"/>
    <w:rsid w:val="007E3281"/>
    <w:rsid w:val="007E33C0"/>
    <w:rsid w:val="007E34F9"/>
    <w:rsid w:val="007E3520"/>
    <w:rsid w:val="007E36E8"/>
    <w:rsid w:val="007E3800"/>
    <w:rsid w:val="007E38B4"/>
    <w:rsid w:val="007E399E"/>
    <w:rsid w:val="007E3C35"/>
    <w:rsid w:val="007E3C96"/>
    <w:rsid w:val="007E3DC0"/>
    <w:rsid w:val="007E3E2D"/>
    <w:rsid w:val="007E403F"/>
    <w:rsid w:val="007E429C"/>
    <w:rsid w:val="007E448D"/>
    <w:rsid w:val="007E44DE"/>
    <w:rsid w:val="007E4589"/>
    <w:rsid w:val="007E469B"/>
    <w:rsid w:val="007E476F"/>
    <w:rsid w:val="007E481D"/>
    <w:rsid w:val="007E484C"/>
    <w:rsid w:val="007E4D47"/>
    <w:rsid w:val="007E4EF4"/>
    <w:rsid w:val="007E4FDD"/>
    <w:rsid w:val="007E512D"/>
    <w:rsid w:val="007E5277"/>
    <w:rsid w:val="007E53C3"/>
    <w:rsid w:val="007E5993"/>
    <w:rsid w:val="007E5D10"/>
    <w:rsid w:val="007E5DCB"/>
    <w:rsid w:val="007E629B"/>
    <w:rsid w:val="007E62FE"/>
    <w:rsid w:val="007E652F"/>
    <w:rsid w:val="007E6978"/>
    <w:rsid w:val="007E697A"/>
    <w:rsid w:val="007E6A0A"/>
    <w:rsid w:val="007E6A81"/>
    <w:rsid w:val="007E6B70"/>
    <w:rsid w:val="007E6E59"/>
    <w:rsid w:val="007E6EDB"/>
    <w:rsid w:val="007E6F4C"/>
    <w:rsid w:val="007E6F53"/>
    <w:rsid w:val="007E74D6"/>
    <w:rsid w:val="007E7557"/>
    <w:rsid w:val="007E75C4"/>
    <w:rsid w:val="007E75E5"/>
    <w:rsid w:val="007E7820"/>
    <w:rsid w:val="007E7875"/>
    <w:rsid w:val="007E78B3"/>
    <w:rsid w:val="007E798E"/>
    <w:rsid w:val="007E79A6"/>
    <w:rsid w:val="007E7AC8"/>
    <w:rsid w:val="007E7BFF"/>
    <w:rsid w:val="007E7C50"/>
    <w:rsid w:val="007E7CC0"/>
    <w:rsid w:val="007E7CDE"/>
    <w:rsid w:val="007E7D37"/>
    <w:rsid w:val="007E7E7A"/>
    <w:rsid w:val="007E7F1D"/>
    <w:rsid w:val="007E7F8A"/>
    <w:rsid w:val="007E7FEE"/>
    <w:rsid w:val="007F0148"/>
    <w:rsid w:val="007F0253"/>
    <w:rsid w:val="007F0487"/>
    <w:rsid w:val="007F0591"/>
    <w:rsid w:val="007F0592"/>
    <w:rsid w:val="007F05B5"/>
    <w:rsid w:val="007F0610"/>
    <w:rsid w:val="007F061B"/>
    <w:rsid w:val="007F0801"/>
    <w:rsid w:val="007F0E18"/>
    <w:rsid w:val="007F1137"/>
    <w:rsid w:val="007F13B1"/>
    <w:rsid w:val="007F1497"/>
    <w:rsid w:val="007F1578"/>
    <w:rsid w:val="007F17E2"/>
    <w:rsid w:val="007F1825"/>
    <w:rsid w:val="007F183A"/>
    <w:rsid w:val="007F189E"/>
    <w:rsid w:val="007F1F0B"/>
    <w:rsid w:val="007F1F72"/>
    <w:rsid w:val="007F1FDA"/>
    <w:rsid w:val="007F2021"/>
    <w:rsid w:val="007F2069"/>
    <w:rsid w:val="007F2451"/>
    <w:rsid w:val="007F24C8"/>
    <w:rsid w:val="007F273F"/>
    <w:rsid w:val="007F2970"/>
    <w:rsid w:val="007F29CA"/>
    <w:rsid w:val="007F2A7F"/>
    <w:rsid w:val="007F2B45"/>
    <w:rsid w:val="007F2C26"/>
    <w:rsid w:val="007F2CD7"/>
    <w:rsid w:val="007F2D1C"/>
    <w:rsid w:val="007F2DC3"/>
    <w:rsid w:val="007F2E47"/>
    <w:rsid w:val="007F2E67"/>
    <w:rsid w:val="007F3052"/>
    <w:rsid w:val="007F30F2"/>
    <w:rsid w:val="007F3299"/>
    <w:rsid w:val="007F32D1"/>
    <w:rsid w:val="007F34C0"/>
    <w:rsid w:val="007F34CC"/>
    <w:rsid w:val="007F38DB"/>
    <w:rsid w:val="007F39D5"/>
    <w:rsid w:val="007F39E1"/>
    <w:rsid w:val="007F3A2C"/>
    <w:rsid w:val="007F3A2F"/>
    <w:rsid w:val="007F3B7A"/>
    <w:rsid w:val="007F3CED"/>
    <w:rsid w:val="007F3F31"/>
    <w:rsid w:val="007F3F68"/>
    <w:rsid w:val="007F4394"/>
    <w:rsid w:val="007F4909"/>
    <w:rsid w:val="007F49A0"/>
    <w:rsid w:val="007F4A2B"/>
    <w:rsid w:val="007F4AD5"/>
    <w:rsid w:val="007F4C1C"/>
    <w:rsid w:val="007F4C6F"/>
    <w:rsid w:val="007F4C97"/>
    <w:rsid w:val="007F4CC7"/>
    <w:rsid w:val="007F4D52"/>
    <w:rsid w:val="007F5127"/>
    <w:rsid w:val="007F5131"/>
    <w:rsid w:val="007F51DC"/>
    <w:rsid w:val="007F58C3"/>
    <w:rsid w:val="007F5BB7"/>
    <w:rsid w:val="007F5C7A"/>
    <w:rsid w:val="007F6146"/>
    <w:rsid w:val="007F6156"/>
    <w:rsid w:val="007F62CE"/>
    <w:rsid w:val="007F642B"/>
    <w:rsid w:val="007F642D"/>
    <w:rsid w:val="007F64CE"/>
    <w:rsid w:val="007F6A3B"/>
    <w:rsid w:val="007F6B24"/>
    <w:rsid w:val="007F6B43"/>
    <w:rsid w:val="007F6BE9"/>
    <w:rsid w:val="007F6DBB"/>
    <w:rsid w:val="007F6DF7"/>
    <w:rsid w:val="007F70EC"/>
    <w:rsid w:val="007F72C2"/>
    <w:rsid w:val="007F788A"/>
    <w:rsid w:val="007F78E3"/>
    <w:rsid w:val="007F7947"/>
    <w:rsid w:val="007F7992"/>
    <w:rsid w:val="007F79CC"/>
    <w:rsid w:val="007F79DE"/>
    <w:rsid w:val="007F7D92"/>
    <w:rsid w:val="007F7EB7"/>
    <w:rsid w:val="007F7F3E"/>
    <w:rsid w:val="0080007F"/>
    <w:rsid w:val="00800127"/>
    <w:rsid w:val="00800256"/>
    <w:rsid w:val="00800393"/>
    <w:rsid w:val="008003AA"/>
    <w:rsid w:val="0080089D"/>
    <w:rsid w:val="008008E4"/>
    <w:rsid w:val="00800995"/>
    <w:rsid w:val="008009A6"/>
    <w:rsid w:val="00800AC8"/>
    <w:rsid w:val="00800C92"/>
    <w:rsid w:val="00800D12"/>
    <w:rsid w:val="00800EAD"/>
    <w:rsid w:val="00800F04"/>
    <w:rsid w:val="00800F3E"/>
    <w:rsid w:val="008011FA"/>
    <w:rsid w:val="00801279"/>
    <w:rsid w:val="0080139C"/>
    <w:rsid w:val="008015F2"/>
    <w:rsid w:val="00801663"/>
    <w:rsid w:val="008016AA"/>
    <w:rsid w:val="0080194E"/>
    <w:rsid w:val="00801954"/>
    <w:rsid w:val="008019EF"/>
    <w:rsid w:val="00801D44"/>
    <w:rsid w:val="00801DDF"/>
    <w:rsid w:val="00802041"/>
    <w:rsid w:val="0080219C"/>
    <w:rsid w:val="0080260E"/>
    <w:rsid w:val="008028C7"/>
    <w:rsid w:val="008029E6"/>
    <w:rsid w:val="00802ADF"/>
    <w:rsid w:val="00802AFB"/>
    <w:rsid w:val="00802BF2"/>
    <w:rsid w:val="00802C2B"/>
    <w:rsid w:val="00802C3D"/>
    <w:rsid w:val="00802D60"/>
    <w:rsid w:val="00802D6A"/>
    <w:rsid w:val="00802DB7"/>
    <w:rsid w:val="00802F44"/>
    <w:rsid w:val="0080308E"/>
    <w:rsid w:val="008030ED"/>
    <w:rsid w:val="008031A6"/>
    <w:rsid w:val="008031ED"/>
    <w:rsid w:val="0080358A"/>
    <w:rsid w:val="0080358E"/>
    <w:rsid w:val="0080376F"/>
    <w:rsid w:val="00803A15"/>
    <w:rsid w:val="00803C95"/>
    <w:rsid w:val="00803DD6"/>
    <w:rsid w:val="00803E13"/>
    <w:rsid w:val="00803EA4"/>
    <w:rsid w:val="00803EB9"/>
    <w:rsid w:val="00803F1C"/>
    <w:rsid w:val="00803F89"/>
    <w:rsid w:val="00804032"/>
    <w:rsid w:val="00804069"/>
    <w:rsid w:val="00804433"/>
    <w:rsid w:val="008044E4"/>
    <w:rsid w:val="00804A4F"/>
    <w:rsid w:val="00804A55"/>
    <w:rsid w:val="00804B2C"/>
    <w:rsid w:val="00804C62"/>
    <w:rsid w:val="00804D68"/>
    <w:rsid w:val="00804D71"/>
    <w:rsid w:val="00804F36"/>
    <w:rsid w:val="00805045"/>
    <w:rsid w:val="0080506D"/>
    <w:rsid w:val="00805307"/>
    <w:rsid w:val="00805595"/>
    <w:rsid w:val="0080579C"/>
    <w:rsid w:val="00805855"/>
    <w:rsid w:val="00805C16"/>
    <w:rsid w:val="00805C1D"/>
    <w:rsid w:val="00805EAE"/>
    <w:rsid w:val="00805F2C"/>
    <w:rsid w:val="00805F45"/>
    <w:rsid w:val="00806035"/>
    <w:rsid w:val="00806594"/>
    <w:rsid w:val="00806680"/>
    <w:rsid w:val="0080673A"/>
    <w:rsid w:val="00806750"/>
    <w:rsid w:val="00806A53"/>
    <w:rsid w:val="00806B3B"/>
    <w:rsid w:val="00806C96"/>
    <w:rsid w:val="00806CAF"/>
    <w:rsid w:val="00806DAC"/>
    <w:rsid w:val="00806F48"/>
    <w:rsid w:val="008071D7"/>
    <w:rsid w:val="00807321"/>
    <w:rsid w:val="00807339"/>
    <w:rsid w:val="008073F3"/>
    <w:rsid w:val="00807C35"/>
    <w:rsid w:val="00807E71"/>
    <w:rsid w:val="00807FB1"/>
    <w:rsid w:val="008100D8"/>
    <w:rsid w:val="008102F0"/>
    <w:rsid w:val="008104C9"/>
    <w:rsid w:val="008106A3"/>
    <w:rsid w:val="00810767"/>
    <w:rsid w:val="00810824"/>
    <w:rsid w:val="00810C6B"/>
    <w:rsid w:val="00810D2B"/>
    <w:rsid w:val="00810DCE"/>
    <w:rsid w:val="00810F20"/>
    <w:rsid w:val="00810F62"/>
    <w:rsid w:val="00811042"/>
    <w:rsid w:val="0081106B"/>
    <w:rsid w:val="008112AF"/>
    <w:rsid w:val="008112B0"/>
    <w:rsid w:val="008112FB"/>
    <w:rsid w:val="00811763"/>
    <w:rsid w:val="00811796"/>
    <w:rsid w:val="008119A0"/>
    <w:rsid w:val="008119A5"/>
    <w:rsid w:val="008119BC"/>
    <w:rsid w:val="00811C85"/>
    <w:rsid w:val="00811DB6"/>
    <w:rsid w:val="00811FB7"/>
    <w:rsid w:val="008120DA"/>
    <w:rsid w:val="008120EF"/>
    <w:rsid w:val="0081221E"/>
    <w:rsid w:val="00812252"/>
    <w:rsid w:val="00812478"/>
    <w:rsid w:val="008127C4"/>
    <w:rsid w:val="00812A20"/>
    <w:rsid w:val="00812D00"/>
    <w:rsid w:val="00812EF2"/>
    <w:rsid w:val="0081305E"/>
    <w:rsid w:val="0081316E"/>
    <w:rsid w:val="00813177"/>
    <w:rsid w:val="008132DA"/>
    <w:rsid w:val="00813344"/>
    <w:rsid w:val="00813505"/>
    <w:rsid w:val="00813749"/>
    <w:rsid w:val="00813904"/>
    <w:rsid w:val="008139D6"/>
    <w:rsid w:val="00813C43"/>
    <w:rsid w:val="00813E3B"/>
    <w:rsid w:val="00813EAF"/>
    <w:rsid w:val="00813F80"/>
    <w:rsid w:val="0081412C"/>
    <w:rsid w:val="00814240"/>
    <w:rsid w:val="00814336"/>
    <w:rsid w:val="00814337"/>
    <w:rsid w:val="0081447E"/>
    <w:rsid w:val="0081458E"/>
    <w:rsid w:val="00814650"/>
    <w:rsid w:val="0081474A"/>
    <w:rsid w:val="0081498D"/>
    <w:rsid w:val="00814AAA"/>
    <w:rsid w:val="00814CBB"/>
    <w:rsid w:val="00814FF1"/>
    <w:rsid w:val="00815039"/>
    <w:rsid w:val="00815059"/>
    <w:rsid w:val="00815140"/>
    <w:rsid w:val="008153D6"/>
    <w:rsid w:val="008156CA"/>
    <w:rsid w:val="0081583B"/>
    <w:rsid w:val="00815AC0"/>
    <w:rsid w:val="00815AFF"/>
    <w:rsid w:val="00815B6A"/>
    <w:rsid w:val="00815B86"/>
    <w:rsid w:val="00815C12"/>
    <w:rsid w:val="00815C1F"/>
    <w:rsid w:val="00815D13"/>
    <w:rsid w:val="00815EBE"/>
    <w:rsid w:val="00816119"/>
    <w:rsid w:val="008161FB"/>
    <w:rsid w:val="008162DD"/>
    <w:rsid w:val="008162FE"/>
    <w:rsid w:val="00816317"/>
    <w:rsid w:val="00816553"/>
    <w:rsid w:val="008167E1"/>
    <w:rsid w:val="00816928"/>
    <w:rsid w:val="00816B0C"/>
    <w:rsid w:val="00816E37"/>
    <w:rsid w:val="00816EA2"/>
    <w:rsid w:val="008171B5"/>
    <w:rsid w:val="00817890"/>
    <w:rsid w:val="00817BCF"/>
    <w:rsid w:val="00817D4B"/>
    <w:rsid w:val="00817E57"/>
    <w:rsid w:val="00817EF8"/>
    <w:rsid w:val="008201C9"/>
    <w:rsid w:val="0082023C"/>
    <w:rsid w:val="0082025E"/>
    <w:rsid w:val="00820521"/>
    <w:rsid w:val="00820551"/>
    <w:rsid w:val="0082059B"/>
    <w:rsid w:val="0082071E"/>
    <w:rsid w:val="008207B5"/>
    <w:rsid w:val="00820806"/>
    <w:rsid w:val="00820A66"/>
    <w:rsid w:val="00820C05"/>
    <w:rsid w:val="00820C1B"/>
    <w:rsid w:val="00820DB7"/>
    <w:rsid w:val="00820E41"/>
    <w:rsid w:val="00820E69"/>
    <w:rsid w:val="0082111A"/>
    <w:rsid w:val="00821146"/>
    <w:rsid w:val="00821266"/>
    <w:rsid w:val="00821462"/>
    <w:rsid w:val="008217F1"/>
    <w:rsid w:val="00821A32"/>
    <w:rsid w:val="00821A69"/>
    <w:rsid w:val="00821A6A"/>
    <w:rsid w:val="00821BA3"/>
    <w:rsid w:val="00821BE6"/>
    <w:rsid w:val="00821C42"/>
    <w:rsid w:val="00821D64"/>
    <w:rsid w:val="008223D4"/>
    <w:rsid w:val="0082256C"/>
    <w:rsid w:val="008225CD"/>
    <w:rsid w:val="008229D3"/>
    <w:rsid w:val="00822A03"/>
    <w:rsid w:val="00822A8F"/>
    <w:rsid w:val="00823052"/>
    <w:rsid w:val="00823059"/>
    <w:rsid w:val="0082307B"/>
    <w:rsid w:val="00823113"/>
    <w:rsid w:val="0082321F"/>
    <w:rsid w:val="008232BA"/>
    <w:rsid w:val="008232FB"/>
    <w:rsid w:val="00823416"/>
    <w:rsid w:val="0082344C"/>
    <w:rsid w:val="008235CE"/>
    <w:rsid w:val="00823AFB"/>
    <w:rsid w:val="008243A3"/>
    <w:rsid w:val="0082454F"/>
    <w:rsid w:val="00824573"/>
    <w:rsid w:val="008245E3"/>
    <w:rsid w:val="0082464E"/>
    <w:rsid w:val="00824690"/>
    <w:rsid w:val="008247D9"/>
    <w:rsid w:val="008248C8"/>
    <w:rsid w:val="00824B0E"/>
    <w:rsid w:val="00824B55"/>
    <w:rsid w:val="00824C53"/>
    <w:rsid w:val="00824C85"/>
    <w:rsid w:val="00824DC9"/>
    <w:rsid w:val="00824F3C"/>
    <w:rsid w:val="00824FD1"/>
    <w:rsid w:val="008251A0"/>
    <w:rsid w:val="008251B2"/>
    <w:rsid w:val="00825349"/>
    <w:rsid w:val="00825575"/>
    <w:rsid w:val="008256E0"/>
    <w:rsid w:val="00825765"/>
    <w:rsid w:val="00825797"/>
    <w:rsid w:val="008258F3"/>
    <w:rsid w:val="0082595F"/>
    <w:rsid w:val="00825AF7"/>
    <w:rsid w:val="00825B03"/>
    <w:rsid w:val="00825B4D"/>
    <w:rsid w:val="00825D66"/>
    <w:rsid w:val="00825D77"/>
    <w:rsid w:val="00825D9C"/>
    <w:rsid w:val="00825DFA"/>
    <w:rsid w:val="00825E66"/>
    <w:rsid w:val="00826018"/>
    <w:rsid w:val="00826071"/>
    <w:rsid w:val="00826133"/>
    <w:rsid w:val="00826236"/>
    <w:rsid w:val="008262A7"/>
    <w:rsid w:val="0082631D"/>
    <w:rsid w:val="0082651E"/>
    <w:rsid w:val="00826590"/>
    <w:rsid w:val="00826714"/>
    <w:rsid w:val="00826777"/>
    <w:rsid w:val="00826797"/>
    <w:rsid w:val="008268AF"/>
    <w:rsid w:val="00826A97"/>
    <w:rsid w:val="00826BB6"/>
    <w:rsid w:val="00826D84"/>
    <w:rsid w:val="00826DB0"/>
    <w:rsid w:val="00826DE4"/>
    <w:rsid w:val="00826E0B"/>
    <w:rsid w:val="00826E32"/>
    <w:rsid w:val="00826EB5"/>
    <w:rsid w:val="00826F7C"/>
    <w:rsid w:val="00826FB4"/>
    <w:rsid w:val="00827065"/>
    <w:rsid w:val="0082719D"/>
    <w:rsid w:val="00827370"/>
    <w:rsid w:val="0082758F"/>
    <w:rsid w:val="0082777A"/>
    <w:rsid w:val="00827850"/>
    <w:rsid w:val="00827A05"/>
    <w:rsid w:val="00827AAF"/>
    <w:rsid w:val="00827B53"/>
    <w:rsid w:val="00827BED"/>
    <w:rsid w:val="00827F6A"/>
    <w:rsid w:val="008300E9"/>
    <w:rsid w:val="0083058A"/>
    <w:rsid w:val="008305BE"/>
    <w:rsid w:val="008307A5"/>
    <w:rsid w:val="0083085C"/>
    <w:rsid w:val="00830919"/>
    <w:rsid w:val="0083095D"/>
    <w:rsid w:val="008309A6"/>
    <w:rsid w:val="00830ACC"/>
    <w:rsid w:val="00830B7E"/>
    <w:rsid w:val="00830CC8"/>
    <w:rsid w:val="00830EC7"/>
    <w:rsid w:val="00830EF7"/>
    <w:rsid w:val="00831093"/>
    <w:rsid w:val="00831452"/>
    <w:rsid w:val="00831541"/>
    <w:rsid w:val="008316E0"/>
    <w:rsid w:val="0083172A"/>
    <w:rsid w:val="0083185F"/>
    <w:rsid w:val="008318FC"/>
    <w:rsid w:val="0083197E"/>
    <w:rsid w:val="00831BBA"/>
    <w:rsid w:val="00831CB7"/>
    <w:rsid w:val="00831D6B"/>
    <w:rsid w:val="00831E09"/>
    <w:rsid w:val="00831E11"/>
    <w:rsid w:val="008323BF"/>
    <w:rsid w:val="00832495"/>
    <w:rsid w:val="0083261C"/>
    <w:rsid w:val="00832918"/>
    <w:rsid w:val="00832A8B"/>
    <w:rsid w:val="00832B23"/>
    <w:rsid w:val="00832B98"/>
    <w:rsid w:val="00832BF5"/>
    <w:rsid w:val="00832E52"/>
    <w:rsid w:val="00832EC6"/>
    <w:rsid w:val="008333D2"/>
    <w:rsid w:val="008334D0"/>
    <w:rsid w:val="0083356C"/>
    <w:rsid w:val="00833602"/>
    <w:rsid w:val="00833D98"/>
    <w:rsid w:val="00833EEF"/>
    <w:rsid w:val="00833FDE"/>
    <w:rsid w:val="00834318"/>
    <w:rsid w:val="00834411"/>
    <w:rsid w:val="00834507"/>
    <w:rsid w:val="00834608"/>
    <w:rsid w:val="0083463A"/>
    <w:rsid w:val="00834687"/>
    <w:rsid w:val="00834859"/>
    <w:rsid w:val="008348EB"/>
    <w:rsid w:val="00834A55"/>
    <w:rsid w:val="00834A77"/>
    <w:rsid w:val="00834C3B"/>
    <w:rsid w:val="00834D20"/>
    <w:rsid w:val="00834DE2"/>
    <w:rsid w:val="00834E42"/>
    <w:rsid w:val="00834EC3"/>
    <w:rsid w:val="00834FB5"/>
    <w:rsid w:val="00835394"/>
    <w:rsid w:val="00835CFC"/>
    <w:rsid w:val="00835FB8"/>
    <w:rsid w:val="00835FC0"/>
    <w:rsid w:val="008360E4"/>
    <w:rsid w:val="008361DF"/>
    <w:rsid w:val="008361FC"/>
    <w:rsid w:val="00836315"/>
    <w:rsid w:val="00836484"/>
    <w:rsid w:val="0083653E"/>
    <w:rsid w:val="00836724"/>
    <w:rsid w:val="00836868"/>
    <w:rsid w:val="00836999"/>
    <w:rsid w:val="00836A1C"/>
    <w:rsid w:val="00836C25"/>
    <w:rsid w:val="00837138"/>
    <w:rsid w:val="00837241"/>
    <w:rsid w:val="008372BC"/>
    <w:rsid w:val="0083731E"/>
    <w:rsid w:val="00837345"/>
    <w:rsid w:val="008373A8"/>
    <w:rsid w:val="00837433"/>
    <w:rsid w:val="008374D6"/>
    <w:rsid w:val="00837541"/>
    <w:rsid w:val="00837572"/>
    <w:rsid w:val="0083758C"/>
    <w:rsid w:val="00837743"/>
    <w:rsid w:val="00837965"/>
    <w:rsid w:val="00837A8A"/>
    <w:rsid w:val="00837B51"/>
    <w:rsid w:val="00837BB8"/>
    <w:rsid w:val="00840277"/>
    <w:rsid w:val="00840453"/>
    <w:rsid w:val="00840617"/>
    <w:rsid w:val="00840698"/>
    <w:rsid w:val="00840763"/>
    <w:rsid w:val="00840796"/>
    <w:rsid w:val="008407CF"/>
    <w:rsid w:val="00840CC0"/>
    <w:rsid w:val="00840E78"/>
    <w:rsid w:val="00840EA3"/>
    <w:rsid w:val="00840FF1"/>
    <w:rsid w:val="00841007"/>
    <w:rsid w:val="00841187"/>
    <w:rsid w:val="008411E5"/>
    <w:rsid w:val="008412F6"/>
    <w:rsid w:val="008413BB"/>
    <w:rsid w:val="008418FA"/>
    <w:rsid w:val="00841959"/>
    <w:rsid w:val="00841A38"/>
    <w:rsid w:val="00841BFC"/>
    <w:rsid w:val="00841E40"/>
    <w:rsid w:val="00842016"/>
    <w:rsid w:val="00842095"/>
    <w:rsid w:val="008420EC"/>
    <w:rsid w:val="0084218E"/>
    <w:rsid w:val="00842385"/>
    <w:rsid w:val="008423DB"/>
    <w:rsid w:val="008424DA"/>
    <w:rsid w:val="00842561"/>
    <w:rsid w:val="008425A7"/>
    <w:rsid w:val="008427F3"/>
    <w:rsid w:val="0084282D"/>
    <w:rsid w:val="00842858"/>
    <w:rsid w:val="0084285D"/>
    <w:rsid w:val="00842DAF"/>
    <w:rsid w:val="00842DBB"/>
    <w:rsid w:val="00842DDB"/>
    <w:rsid w:val="00842ECC"/>
    <w:rsid w:val="00842F84"/>
    <w:rsid w:val="00843125"/>
    <w:rsid w:val="00843223"/>
    <w:rsid w:val="00843757"/>
    <w:rsid w:val="008439CB"/>
    <w:rsid w:val="00843B8B"/>
    <w:rsid w:val="00844213"/>
    <w:rsid w:val="00844292"/>
    <w:rsid w:val="008443F2"/>
    <w:rsid w:val="0084448F"/>
    <w:rsid w:val="00844620"/>
    <w:rsid w:val="008446CB"/>
    <w:rsid w:val="0084484E"/>
    <w:rsid w:val="008449BD"/>
    <w:rsid w:val="00844AF7"/>
    <w:rsid w:val="00844C13"/>
    <w:rsid w:val="008452CA"/>
    <w:rsid w:val="0084532F"/>
    <w:rsid w:val="008453F0"/>
    <w:rsid w:val="00845547"/>
    <w:rsid w:val="008456B6"/>
    <w:rsid w:val="0084585B"/>
    <w:rsid w:val="0084590F"/>
    <w:rsid w:val="00845A6E"/>
    <w:rsid w:val="00845B78"/>
    <w:rsid w:val="00845DF9"/>
    <w:rsid w:val="00845E81"/>
    <w:rsid w:val="0084605F"/>
    <w:rsid w:val="00846134"/>
    <w:rsid w:val="008461D2"/>
    <w:rsid w:val="0084640E"/>
    <w:rsid w:val="00846564"/>
    <w:rsid w:val="008465A4"/>
    <w:rsid w:val="008465C8"/>
    <w:rsid w:val="0084663A"/>
    <w:rsid w:val="008466DA"/>
    <w:rsid w:val="008467F3"/>
    <w:rsid w:val="008469C4"/>
    <w:rsid w:val="008469D8"/>
    <w:rsid w:val="00846BB4"/>
    <w:rsid w:val="00846C11"/>
    <w:rsid w:val="00846C1D"/>
    <w:rsid w:val="00846EE5"/>
    <w:rsid w:val="00846F39"/>
    <w:rsid w:val="0084707F"/>
    <w:rsid w:val="00847217"/>
    <w:rsid w:val="008472CA"/>
    <w:rsid w:val="00847371"/>
    <w:rsid w:val="008473CA"/>
    <w:rsid w:val="0084743E"/>
    <w:rsid w:val="00847453"/>
    <w:rsid w:val="0084745A"/>
    <w:rsid w:val="008474D5"/>
    <w:rsid w:val="0084755B"/>
    <w:rsid w:val="0084761F"/>
    <w:rsid w:val="008476BB"/>
    <w:rsid w:val="00847829"/>
    <w:rsid w:val="0084782B"/>
    <w:rsid w:val="008478D6"/>
    <w:rsid w:val="00847B04"/>
    <w:rsid w:val="00847BC5"/>
    <w:rsid w:val="00847D23"/>
    <w:rsid w:val="00847D88"/>
    <w:rsid w:val="00847F3D"/>
    <w:rsid w:val="00850098"/>
    <w:rsid w:val="00850294"/>
    <w:rsid w:val="008502CB"/>
    <w:rsid w:val="00850447"/>
    <w:rsid w:val="008506AB"/>
    <w:rsid w:val="00850844"/>
    <w:rsid w:val="008509FC"/>
    <w:rsid w:val="00850A18"/>
    <w:rsid w:val="00850B4F"/>
    <w:rsid w:val="00850B86"/>
    <w:rsid w:val="00850D8E"/>
    <w:rsid w:val="00850F95"/>
    <w:rsid w:val="00851126"/>
    <w:rsid w:val="00851141"/>
    <w:rsid w:val="00851242"/>
    <w:rsid w:val="0085134F"/>
    <w:rsid w:val="008514AA"/>
    <w:rsid w:val="008515EC"/>
    <w:rsid w:val="00851648"/>
    <w:rsid w:val="00851771"/>
    <w:rsid w:val="0085180F"/>
    <w:rsid w:val="00851937"/>
    <w:rsid w:val="00851AB7"/>
    <w:rsid w:val="00851C6B"/>
    <w:rsid w:val="00851C93"/>
    <w:rsid w:val="00851E44"/>
    <w:rsid w:val="00851EF8"/>
    <w:rsid w:val="00851F22"/>
    <w:rsid w:val="0085203F"/>
    <w:rsid w:val="00852094"/>
    <w:rsid w:val="0085226A"/>
    <w:rsid w:val="008522BC"/>
    <w:rsid w:val="0085246C"/>
    <w:rsid w:val="008524F5"/>
    <w:rsid w:val="008527F8"/>
    <w:rsid w:val="0085280A"/>
    <w:rsid w:val="008528AB"/>
    <w:rsid w:val="00852A75"/>
    <w:rsid w:val="00852F5B"/>
    <w:rsid w:val="00852F63"/>
    <w:rsid w:val="0085300B"/>
    <w:rsid w:val="008530AB"/>
    <w:rsid w:val="00853440"/>
    <w:rsid w:val="00853486"/>
    <w:rsid w:val="00853746"/>
    <w:rsid w:val="00853852"/>
    <w:rsid w:val="00853979"/>
    <w:rsid w:val="008539CB"/>
    <w:rsid w:val="008539DF"/>
    <w:rsid w:val="00853A31"/>
    <w:rsid w:val="00853C3F"/>
    <w:rsid w:val="00853EE6"/>
    <w:rsid w:val="00853FA9"/>
    <w:rsid w:val="008540E6"/>
    <w:rsid w:val="008545FE"/>
    <w:rsid w:val="008548B9"/>
    <w:rsid w:val="00854AA1"/>
    <w:rsid w:val="00854AE0"/>
    <w:rsid w:val="00854B86"/>
    <w:rsid w:val="00854BDD"/>
    <w:rsid w:val="00854F99"/>
    <w:rsid w:val="00855178"/>
    <w:rsid w:val="00855498"/>
    <w:rsid w:val="0085549F"/>
    <w:rsid w:val="00855500"/>
    <w:rsid w:val="008555B7"/>
    <w:rsid w:val="0085581B"/>
    <w:rsid w:val="00855B4B"/>
    <w:rsid w:val="00855D20"/>
    <w:rsid w:val="00855F48"/>
    <w:rsid w:val="0085625B"/>
    <w:rsid w:val="008562B4"/>
    <w:rsid w:val="008564A6"/>
    <w:rsid w:val="00856542"/>
    <w:rsid w:val="00856604"/>
    <w:rsid w:val="00856677"/>
    <w:rsid w:val="00856696"/>
    <w:rsid w:val="00856703"/>
    <w:rsid w:val="00856736"/>
    <w:rsid w:val="00856787"/>
    <w:rsid w:val="00856871"/>
    <w:rsid w:val="00856896"/>
    <w:rsid w:val="00856983"/>
    <w:rsid w:val="0085699D"/>
    <w:rsid w:val="00856A77"/>
    <w:rsid w:val="00856B1C"/>
    <w:rsid w:val="00856C35"/>
    <w:rsid w:val="00856C6A"/>
    <w:rsid w:val="00856DA7"/>
    <w:rsid w:val="00856E61"/>
    <w:rsid w:val="00857372"/>
    <w:rsid w:val="008573E8"/>
    <w:rsid w:val="008576EA"/>
    <w:rsid w:val="00857867"/>
    <w:rsid w:val="00857906"/>
    <w:rsid w:val="00857962"/>
    <w:rsid w:val="00857BEF"/>
    <w:rsid w:val="00857EC5"/>
    <w:rsid w:val="00860058"/>
    <w:rsid w:val="00860062"/>
    <w:rsid w:val="00860225"/>
    <w:rsid w:val="00860289"/>
    <w:rsid w:val="008602EA"/>
    <w:rsid w:val="00860429"/>
    <w:rsid w:val="008605FD"/>
    <w:rsid w:val="008606BA"/>
    <w:rsid w:val="00860A39"/>
    <w:rsid w:val="00860A7C"/>
    <w:rsid w:val="00860B88"/>
    <w:rsid w:val="00860CD8"/>
    <w:rsid w:val="00860E9C"/>
    <w:rsid w:val="00860FDB"/>
    <w:rsid w:val="008611B4"/>
    <w:rsid w:val="008613A4"/>
    <w:rsid w:val="00861413"/>
    <w:rsid w:val="00861806"/>
    <w:rsid w:val="008618CC"/>
    <w:rsid w:val="0086191F"/>
    <w:rsid w:val="00861968"/>
    <w:rsid w:val="00861B0D"/>
    <w:rsid w:val="00861C20"/>
    <w:rsid w:val="00861D59"/>
    <w:rsid w:val="00861D78"/>
    <w:rsid w:val="00862282"/>
    <w:rsid w:val="00862567"/>
    <w:rsid w:val="008625A4"/>
    <w:rsid w:val="008625F0"/>
    <w:rsid w:val="00862968"/>
    <w:rsid w:val="00862A01"/>
    <w:rsid w:val="00862A37"/>
    <w:rsid w:val="00862A59"/>
    <w:rsid w:val="00862B97"/>
    <w:rsid w:val="00862C0D"/>
    <w:rsid w:val="00862CDA"/>
    <w:rsid w:val="00862CDB"/>
    <w:rsid w:val="00862D4C"/>
    <w:rsid w:val="00862DF8"/>
    <w:rsid w:val="00862E0C"/>
    <w:rsid w:val="00862FFD"/>
    <w:rsid w:val="00863447"/>
    <w:rsid w:val="008637AB"/>
    <w:rsid w:val="008637C8"/>
    <w:rsid w:val="00863CDB"/>
    <w:rsid w:val="00863D21"/>
    <w:rsid w:val="00863D62"/>
    <w:rsid w:val="008640A0"/>
    <w:rsid w:val="00864193"/>
    <w:rsid w:val="0086441F"/>
    <w:rsid w:val="0086448C"/>
    <w:rsid w:val="00864498"/>
    <w:rsid w:val="0086454D"/>
    <w:rsid w:val="00864587"/>
    <w:rsid w:val="008648D0"/>
    <w:rsid w:val="0086491B"/>
    <w:rsid w:val="008649F2"/>
    <w:rsid w:val="00864AE2"/>
    <w:rsid w:val="00864BB5"/>
    <w:rsid w:val="00864EDC"/>
    <w:rsid w:val="00864F20"/>
    <w:rsid w:val="00864FC1"/>
    <w:rsid w:val="00865294"/>
    <w:rsid w:val="008653E9"/>
    <w:rsid w:val="00865422"/>
    <w:rsid w:val="00865464"/>
    <w:rsid w:val="00865497"/>
    <w:rsid w:val="008654C2"/>
    <w:rsid w:val="008658D1"/>
    <w:rsid w:val="00865A17"/>
    <w:rsid w:val="00865A8B"/>
    <w:rsid w:val="00865B85"/>
    <w:rsid w:val="00865BB1"/>
    <w:rsid w:val="00865E61"/>
    <w:rsid w:val="00865EFB"/>
    <w:rsid w:val="00865F89"/>
    <w:rsid w:val="00865F94"/>
    <w:rsid w:val="0086610D"/>
    <w:rsid w:val="00866137"/>
    <w:rsid w:val="0086677D"/>
    <w:rsid w:val="008667C9"/>
    <w:rsid w:val="0086691C"/>
    <w:rsid w:val="00866A62"/>
    <w:rsid w:val="00866B07"/>
    <w:rsid w:val="00866C15"/>
    <w:rsid w:val="00866DD2"/>
    <w:rsid w:val="00866E27"/>
    <w:rsid w:val="00866FB6"/>
    <w:rsid w:val="00867080"/>
    <w:rsid w:val="00867270"/>
    <w:rsid w:val="008672D6"/>
    <w:rsid w:val="008672F0"/>
    <w:rsid w:val="008673D3"/>
    <w:rsid w:val="00867504"/>
    <w:rsid w:val="008679F4"/>
    <w:rsid w:val="00867C98"/>
    <w:rsid w:val="00867CC2"/>
    <w:rsid w:val="00867CD8"/>
    <w:rsid w:val="0087012C"/>
    <w:rsid w:val="00870360"/>
    <w:rsid w:val="008703F3"/>
    <w:rsid w:val="008706C3"/>
    <w:rsid w:val="008707B5"/>
    <w:rsid w:val="008707CB"/>
    <w:rsid w:val="008708D5"/>
    <w:rsid w:val="00870A01"/>
    <w:rsid w:val="00870AEE"/>
    <w:rsid w:val="00870B3A"/>
    <w:rsid w:val="00870B8B"/>
    <w:rsid w:val="00870DB9"/>
    <w:rsid w:val="00870DE2"/>
    <w:rsid w:val="00870E1B"/>
    <w:rsid w:val="00870E31"/>
    <w:rsid w:val="00871085"/>
    <w:rsid w:val="008711A6"/>
    <w:rsid w:val="008711D7"/>
    <w:rsid w:val="0087146A"/>
    <w:rsid w:val="0087149D"/>
    <w:rsid w:val="00871505"/>
    <w:rsid w:val="008718BF"/>
    <w:rsid w:val="008718D6"/>
    <w:rsid w:val="008719A4"/>
    <w:rsid w:val="00871EF4"/>
    <w:rsid w:val="00871F30"/>
    <w:rsid w:val="008720A3"/>
    <w:rsid w:val="008720AE"/>
    <w:rsid w:val="0087211C"/>
    <w:rsid w:val="008721AE"/>
    <w:rsid w:val="0087221C"/>
    <w:rsid w:val="0087237F"/>
    <w:rsid w:val="00872490"/>
    <w:rsid w:val="00872682"/>
    <w:rsid w:val="008728D1"/>
    <w:rsid w:val="00872A4C"/>
    <w:rsid w:val="00872E81"/>
    <w:rsid w:val="0087318A"/>
    <w:rsid w:val="008732E6"/>
    <w:rsid w:val="00873320"/>
    <w:rsid w:val="00873365"/>
    <w:rsid w:val="00873656"/>
    <w:rsid w:val="00873A12"/>
    <w:rsid w:val="00873ACF"/>
    <w:rsid w:val="00873C0B"/>
    <w:rsid w:val="00873DA0"/>
    <w:rsid w:val="00873EA1"/>
    <w:rsid w:val="00873F63"/>
    <w:rsid w:val="0087415E"/>
    <w:rsid w:val="00874702"/>
    <w:rsid w:val="00874742"/>
    <w:rsid w:val="0087483C"/>
    <w:rsid w:val="008748E6"/>
    <w:rsid w:val="0087495D"/>
    <w:rsid w:val="00874B1F"/>
    <w:rsid w:val="00874B4B"/>
    <w:rsid w:val="00874D12"/>
    <w:rsid w:val="00874D5A"/>
    <w:rsid w:val="00874EA5"/>
    <w:rsid w:val="00875176"/>
    <w:rsid w:val="00875330"/>
    <w:rsid w:val="0087542A"/>
    <w:rsid w:val="0087544C"/>
    <w:rsid w:val="00875544"/>
    <w:rsid w:val="00875777"/>
    <w:rsid w:val="00875F42"/>
    <w:rsid w:val="00876335"/>
    <w:rsid w:val="00876665"/>
    <w:rsid w:val="00876A2B"/>
    <w:rsid w:val="00876AA7"/>
    <w:rsid w:val="00876D38"/>
    <w:rsid w:val="00876EA9"/>
    <w:rsid w:val="00876FC5"/>
    <w:rsid w:val="00877092"/>
    <w:rsid w:val="0087723F"/>
    <w:rsid w:val="0087730F"/>
    <w:rsid w:val="00877345"/>
    <w:rsid w:val="008774C6"/>
    <w:rsid w:val="008777A0"/>
    <w:rsid w:val="008777DE"/>
    <w:rsid w:val="0087780D"/>
    <w:rsid w:val="00877847"/>
    <w:rsid w:val="008778DC"/>
    <w:rsid w:val="008779FA"/>
    <w:rsid w:val="00877A9D"/>
    <w:rsid w:val="00877BD3"/>
    <w:rsid w:val="00877C03"/>
    <w:rsid w:val="00877C1F"/>
    <w:rsid w:val="00877C47"/>
    <w:rsid w:val="00877CEE"/>
    <w:rsid w:val="00877DC9"/>
    <w:rsid w:val="00877DEF"/>
    <w:rsid w:val="00877E7F"/>
    <w:rsid w:val="008804D4"/>
    <w:rsid w:val="008805FD"/>
    <w:rsid w:val="008806D9"/>
    <w:rsid w:val="0088073D"/>
    <w:rsid w:val="00880BDE"/>
    <w:rsid w:val="00880CBF"/>
    <w:rsid w:val="00880EDA"/>
    <w:rsid w:val="00880F1E"/>
    <w:rsid w:val="0088118C"/>
    <w:rsid w:val="008811D0"/>
    <w:rsid w:val="00881217"/>
    <w:rsid w:val="008812CE"/>
    <w:rsid w:val="008813B6"/>
    <w:rsid w:val="008814A0"/>
    <w:rsid w:val="008815EE"/>
    <w:rsid w:val="00881633"/>
    <w:rsid w:val="00881744"/>
    <w:rsid w:val="00881A81"/>
    <w:rsid w:val="00881B0B"/>
    <w:rsid w:val="00881B18"/>
    <w:rsid w:val="00881B1F"/>
    <w:rsid w:val="00881FAD"/>
    <w:rsid w:val="00881FE0"/>
    <w:rsid w:val="0088204D"/>
    <w:rsid w:val="00882270"/>
    <w:rsid w:val="008824F4"/>
    <w:rsid w:val="008826F4"/>
    <w:rsid w:val="00882A64"/>
    <w:rsid w:val="00882AC2"/>
    <w:rsid w:val="00882C7B"/>
    <w:rsid w:val="00882EDE"/>
    <w:rsid w:val="00882EF7"/>
    <w:rsid w:val="00882FBB"/>
    <w:rsid w:val="0088305D"/>
    <w:rsid w:val="0088319D"/>
    <w:rsid w:val="00883510"/>
    <w:rsid w:val="008836C1"/>
    <w:rsid w:val="00883854"/>
    <w:rsid w:val="00883A93"/>
    <w:rsid w:val="00883B6E"/>
    <w:rsid w:val="00883B70"/>
    <w:rsid w:val="00883BD6"/>
    <w:rsid w:val="00883C1C"/>
    <w:rsid w:val="00883E62"/>
    <w:rsid w:val="00883E85"/>
    <w:rsid w:val="008840BE"/>
    <w:rsid w:val="0088411F"/>
    <w:rsid w:val="008842D6"/>
    <w:rsid w:val="008843F4"/>
    <w:rsid w:val="00884779"/>
    <w:rsid w:val="00884838"/>
    <w:rsid w:val="008848B0"/>
    <w:rsid w:val="00884CC5"/>
    <w:rsid w:val="00884DCB"/>
    <w:rsid w:val="00884F9D"/>
    <w:rsid w:val="00885027"/>
    <w:rsid w:val="0088502F"/>
    <w:rsid w:val="00885468"/>
    <w:rsid w:val="0088549E"/>
    <w:rsid w:val="008856F7"/>
    <w:rsid w:val="00885717"/>
    <w:rsid w:val="008859A4"/>
    <w:rsid w:val="00885A81"/>
    <w:rsid w:val="00885C93"/>
    <w:rsid w:val="00886286"/>
    <w:rsid w:val="0088632A"/>
    <w:rsid w:val="008866CD"/>
    <w:rsid w:val="00886783"/>
    <w:rsid w:val="0088682C"/>
    <w:rsid w:val="0088690A"/>
    <w:rsid w:val="008869B3"/>
    <w:rsid w:val="00886A5E"/>
    <w:rsid w:val="00886DE8"/>
    <w:rsid w:val="00886E69"/>
    <w:rsid w:val="008870B3"/>
    <w:rsid w:val="00887219"/>
    <w:rsid w:val="0088735E"/>
    <w:rsid w:val="008873ED"/>
    <w:rsid w:val="0088746B"/>
    <w:rsid w:val="00887587"/>
    <w:rsid w:val="008876F4"/>
    <w:rsid w:val="00887894"/>
    <w:rsid w:val="00887976"/>
    <w:rsid w:val="00887B0A"/>
    <w:rsid w:val="00887BA8"/>
    <w:rsid w:val="00887C69"/>
    <w:rsid w:val="00887D80"/>
    <w:rsid w:val="00887F7E"/>
    <w:rsid w:val="0089060A"/>
    <w:rsid w:val="0089061E"/>
    <w:rsid w:val="008906F7"/>
    <w:rsid w:val="008907AE"/>
    <w:rsid w:val="00890C41"/>
    <w:rsid w:val="00890F9E"/>
    <w:rsid w:val="008911C7"/>
    <w:rsid w:val="008913D6"/>
    <w:rsid w:val="008914E7"/>
    <w:rsid w:val="00891982"/>
    <w:rsid w:val="00891D20"/>
    <w:rsid w:val="00891D3C"/>
    <w:rsid w:val="00891DAA"/>
    <w:rsid w:val="00892024"/>
    <w:rsid w:val="008922CD"/>
    <w:rsid w:val="008922DD"/>
    <w:rsid w:val="0089252C"/>
    <w:rsid w:val="008925A8"/>
    <w:rsid w:val="00892802"/>
    <w:rsid w:val="0089290D"/>
    <w:rsid w:val="00892AC3"/>
    <w:rsid w:val="00892C83"/>
    <w:rsid w:val="00892D03"/>
    <w:rsid w:val="00892DA5"/>
    <w:rsid w:val="00893095"/>
    <w:rsid w:val="008930F4"/>
    <w:rsid w:val="00893156"/>
    <w:rsid w:val="0089316D"/>
    <w:rsid w:val="008934E8"/>
    <w:rsid w:val="00893847"/>
    <w:rsid w:val="00893D84"/>
    <w:rsid w:val="00893E36"/>
    <w:rsid w:val="00893EAF"/>
    <w:rsid w:val="00894018"/>
    <w:rsid w:val="00894037"/>
    <w:rsid w:val="008941C3"/>
    <w:rsid w:val="008944FD"/>
    <w:rsid w:val="008945C1"/>
    <w:rsid w:val="008946D7"/>
    <w:rsid w:val="00894716"/>
    <w:rsid w:val="0089479F"/>
    <w:rsid w:val="00894822"/>
    <w:rsid w:val="00894BFA"/>
    <w:rsid w:val="00894C4B"/>
    <w:rsid w:val="00894E3F"/>
    <w:rsid w:val="00894F1A"/>
    <w:rsid w:val="00894F73"/>
    <w:rsid w:val="008950F4"/>
    <w:rsid w:val="008951B2"/>
    <w:rsid w:val="0089532C"/>
    <w:rsid w:val="00895335"/>
    <w:rsid w:val="00895469"/>
    <w:rsid w:val="00895521"/>
    <w:rsid w:val="008956C6"/>
    <w:rsid w:val="00895808"/>
    <w:rsid w:val="0089580A"/>
    <w:rsid w:val="0089581A"/>
    <w:rsid w:val="00895CA3"/>
    <w:rsid w:val="00895DBE"/>
    <w:rsid w:val="00895DC9"/>
    <w:rsid w:val="00895DD4"/>
    <w:rsid w:val="00895EF8"/>
    <w:rsid w:val="00895FCC"/>
    <w:rsid w:val="00896399"/>
    <w:rsid w:val="0089689B"/>
    <w:rsid w:val="00896932"/>
    <w:rsid w:val="00896C6F"/>
    <w:rsid w:val="0089702C"/>
    <w:rsid w:val="00897314"/>
    <w:rsid w:val="0089754E"/>
    <w:rsid w:val="008975CF"/>
    <w:rsid w:val="0089766C"/>
    <w:rsid w:val="008976EC"/>
    <w:rsid w:val="008977A2"/>
    <w:rsid w:val="008977FD"/>
    <w:rsid w:val="008978DE"/>
    <w:rsid w:val="00897C2A"/>
    <w:rsid w:val="00897C81"/>
    <w:rsid w:val="00897D4A"/>
    <w:rsid w:val="00897D4E"/>
    <w:rsid w:val="008A03D6"/>
    <w:rsid w:val="008A05BF"/>
    <w:rsid w:val="008A0635"/>
    <w:rsid w:val="008A0725"/>
    <w:rsid w:val="008A0781"/>
    <w:rsid w:val="008A08F6"/>
    <w:rsid w:val="008A091E"/>
    <w:rsid w:val="008A0B9C"/>
    <w:rsid w:val="008A0C53"/>
    <w:rsid w:val="008A0E6D"/>
    <w:rsid w:val="008A0F06"/>
    <w:rsid w:val="008A1070"/>
    <w:rsid w:val="008A1166"/>
    <w:rsid w:val="008A11F0"/>
    <w:rsid w:val="008A12C1"/>
    <w:rsid w:val="008A15B4"/>
    <w:rsid w:val="008A15C3"/>
    <w:rsid w:val="008A168F"/>
    <w:rsid w:val="008A173C"/>
    <w:rsid w:val="008A1812"/>
    <w:rsid w:val="008A19C1"/>
    <w:rsid w:val="008A19C7"/>
    <w:rsid w:val="008A1C50"/>
    <w:rsid w:val="008A1C82"/>
    <w:rsid w:val="008A1CCB"/>
    <w:rsid w:val="008A1CE2"/>
    <w:rsid w:val="008A1E6A"/>
    <w:rsid w:val="008A2003"/>
    <w:rsid w:val="008A2120"/>
    <w:rsid w:val="008A24EE"/>
    <w:rsid w:val="008A2643"/>
    <w:rsid w:val="008A26AB"/>
    <w:rsid w:val="008A2BF6"/>
    <w:rsid w:val="008A2C16"/>
    <w:rsid w:val="008A2E68"/>
    <w:rsid w:val="008A2E89"/>
    <w:rsid w:val="008A2F11"/>
    <w:rsid w:val="008A2FB7"/>
    <w:rsid w:val="008A3093"/>
    <w:rsid w:val="008A321F"/>
    <w:rsid w:val="008A32DC"/>
    <w:rsid w:val="008A3442"/>
    <w:rsid w:val="008A35B2"/>
    <w:rsid w:val="008A3651"/>
    <w:rsid w:val="008A379C"/>
    <w:rsid w:val="008A3941"/>
    <w:rsid w:val="008A39C1"/>
    <w:rsid w:val="008A3AB1"/>
    <w:rsid w:val="008A3B69"/>
    <w:rsid w:val="008A3DED"/>
    <w:rsid w:val="008A3F4C"/>
    <w:rsid w:val="008A3FF3"/>
    <w:rsid w:val="008A402A"/>
    <w:rsid w:val="008A45D0"/>
    <w:rsid w:val="008A4637"/>
    <w:rsid w:val="008A4758"/>
    <w:rsid w:val="008A47BC"/>
    <w:rsid w:val="008A4B9E"/>
    <w:rsid w:val="008A4BE2"/>
    <w:rsid w:val="008A4CE1"/>
    <w:rsid w:val="008A4D0D"/>
    <w:rsid w:val="008A4D78"/>
    <w:rsid w:val="008A4D9A"/>
    <w:rsid w:val="008A4DCD"/>
    <w:rsid w:val="008A4DF6"/>
    <w:rsid w:val="008A5216"/>
    <w:rsid w:val="008A5229"/>
    <w:rsid w:val="008A5290"/>
    <w:rsid w:val="008A54E1"/>
    <w:rsid w:val="008A5514"/>
    <w:rsid w:val="008A55EA"/>
    <w:rsid w:val="008A591B"/>
    <w:rsid w:val="008A5A93"/>
    <w:rsid w:val="008A5C17"/>
    <w:rsid w:val="008A606D"/>
    <w:rsid w:val="008A6202"/>
    <w:rsid w:val="008A658F"/>
    <w:rsid w:val="008A65BA"/>
    <w:rsid w:val="008A6745"/>
    <w:rsid w:val="008A67B2"/>
    <w:rsid w:val="008A68B0"/>
    <w:rsid w:val="008A6BDD"/>
    <w:rsid w:val="008A6DBA"/>
    <w:rsid w:val="008A7301"/>
    <w:rsid w:val="008A75E7"/>
    <w:rsid w:val="008A77A4"/>
    <w:rsid w:val="008A7876"/>
    <w:rsid w:val="008A7A03"/>
    <w:rsid w:val="008A7A4A"/>
    <w:rsid w:val="008A7B05"/>
    <w:rsid w:val="008A7B54"/>
    <w:rsid w:val="008A7BC4"/>
    <w:rsid w:val="008A7CA8"/>
    <w:rsid w:val="008A7F39"/>
    <w:rsid w:val="008B015B"/>
    <w:rsid w:val="008B0266"/>
    <w:rsid w:val="008B02DA"/>
    <w:rsid w:val="008B0517"/>
    <w:rsid w:val="008B0534"/>
    <w:rsid w:val="008B06D5"/>
    <w:rsid w:val="008B07A3"/>
    <w:rsid w:val="008B0A47"/>
    <w:rsid w:val="008B0BA2"/>
    <w:rsid w:val="008B0CAE"/>
    <w:rsid w:val="008B0DD5"/>
    <w:rsid w:val="008B10D9"/>
    <w:rsid w:val="008B124E"/>
    <w:rsid w:val="008B12BB"/>
    <w:rsid w:val="008B1495"/>
    <w:rsid w:val="008B1575"/>
    <w:rsid w:val="008B15AE"/>
    <w:rsid w:val="008B15E8"/>
    <w:rsid w:val="008B17C4"/>
    <w:rsid w:val="008B184C"/>
    <w:rsid w:val="008B1EB2"/>
    <w:rsid w:val="008B2042"/>
    <w:rsid w:val="008B205A"/>
    <w:rsid w:val="008B21F9"/>
    <w:rsid w:val="008B2344"/>
    <w:rsid w:val="008B2393"/>
    <w:rsid w:val="008B250D"/>
    <w:rsid w:val="008B2616"/>
    <w:rsid w:val="008B2712"/>
    <w:rsid w:val="008B2AFD"/>
    <w:rsid w:val="008B2CE5"/>
    <w:rsid w:val="008B2EDF"/>
    <w:rsid w:val="008B30CA"/>
    <w:rsid w:val="008B31DA"/>
    <w:rsid w:val="008B320B"/>
    <w:rsid w:val="008B3721"/>
    <w:rsid w:val="008B3760"/>
    <w:rsid w:val="008B37C7"/>
    <w:rsid w:val="008B3884"/>
    <w:rsid w:val="008B3979"/>
    <w:rsid w:val="008B39A2"/>
    <w:rsid w:val="008B39BE"/>
    <w:rsid w:val="008B3C2A"/>
    <w:rsid w:val="008B3C39"/>
    <w:rsid w:val="008B3D1C"/>
    <w:rsid w:val="008B3EA5"/>
    <w:rsid w:val="008B3EE4"/>
    <w:rsid w:val="008B3F23"/>
    <w:rsid w:val="008B3F50"/>
    <w:rsid w:val="008B4019"/>
    <w:rsid w:val="008B40B1"/>
    <w:rsid w:val="008B42FD"/>
    <w:rsid w:val="008B4356"/>
    <w:rsid w:val="008B4924"/>
    <w:rsid w:val="008B4A34"/>
    <w:rsid w:val="008B4C4C"/>
    <w:rsid w:val="008B4C82"/>
    <w:rsid w:val="008B4CFA"/>
    <w:rsid w:val="008B4E96"/>
    <w:rsid w:val="008B4E97"/>
    <w:rsid w:val="008B4F2B"/>
    <w:rsid w:val="008B4FDF"/>
    <w:rsid w:val="008B52F0"/>
    <w:rsid w:val="008B5392"/>
    <w:rsid w:val="008B58FC"/>
    <w:rsid w:val="008B5A4F"/>
    <w:rsid w:val="008B5BC2"/>
    <w:rsid w:val="008B5C77"/>
    <w:rsid w:val="008B5CF9"/>
    <w:rsid w:val="008B5D37"/>
    <w:rsid w:val="008B5F19"/>
    <w:rsid w:val="008B600E"/>
    <w:rsid w:val="008B6234"/>
    <w:rsid w:val="008B635B"/>
    <w:rsid w:val="008B63B9"/>
    <w:rsid w:val="008B651A"/>
    <w:rsid w:val="008B6542"/>
    <w:rsid w:val="008B6620"/>
    <w:rsid w:val="008B6818"/>
    <w:rsid w:val="008B6823"/>
    <w:rsid w:val="008B6836"/>
    <w:rsid w:val="008B69FE"/>
    <w:rsid w:val="008B6AA6"/>
    <w:rsid w:val="008B6B0E"/>
    <w:rsid w:val="008B6DD1"/>
    <w:rsid w:val="008B6E82"/>
    <w:rsid w:val="008B71CE"/>
    <w:rsid w:val="008B748D"/>
    <w:rsid w:val="008B74D1"/>
    <w:rsid w:val="008B7747"/>
    <w:rsid w:val="008B77BC"/>
    <w:rsid w:val="008B77D4"/>
    <w:rsid w:val="008B78F9"/>
    <w:rsid w:val="008B79A7"/>
    <w:rsid w:val="008B7BA9"/>
    <w:rsid w:val="008B7BC4"/>
    <w:rsid w:val="008B7EDE"/>
    <w:rsid w:val="008B7F1B"/>
    <w:rsid w:val="008C0196"/>
    <w:rsid w:val="008C04E9"/>
    <w:rsid w:val="008C04F2"/>
    <w:rsid w:val="008C05CC"/>
    <w:rsid w:val="008C06DC"/>
    <w:rsid w:val="008C0753"/>
    <w:rsid w:val="008C0764"/>
    <w:rsid w:val="008C077A"/>
    <w:rsid w:val="008C07B2"/>
    <w:rsid w:val="008C0813"/>
    <w:rsid w:val="008C098F"/>
    <w:rsid w:val="008C0E2B"/>
    <w:rsid w:val="008C0EA8"/>
    <w:rsid w:val="008C0FAE"/>
    <w:rsid w:val="008C1087"/>
    <w:rsid w:val="008C10B7"/>
    <w:rsid w:val="008C1334"/>
    <w:rsid w:val="008C14EC"/>
    <w:rsid w:val="008C15A6"/>
    <w:rsid w:val="008C17BF"/>
    <w:rsid w:val="008C17C2"/>
    <w:rsid w:val="008C1BC3"/>
    <w:rsid w:val="008C1D83"/>
    <w:rsid w:val="008C1FF0"/>
    <w:rsid w:val="008C2029"/>
    <w:rsid w:val="008C216E"/>
    <w:rsid w:val="008C218F"/>
    <w:rsid w:val="008C21AE"/>
    <w:rsid w:val="008C24C2"/>
    <w:rsid w:val="008C26D4"/>
    <w:rsid w:val="008C29A0"/>
    <w:rsid w:val="008C2B28"/>
    <w:rsid w:val="008C2BFC"/>
    <w:rsid w:val="008C2D9C"/>
    <w:rsid w:val="008C2DC3"/>
    <w:rsid w:val="008C2EB8"/>
    <w:rsid w:val="008C2EFA"/>
    <w:rsid w:val="008C2FB3"/>
    <w:rsid w:val="008C3132"/>
    <w:rsid w:val="008C3174"/>
    <w:rsid w:val="008C31CC"/>
    <w:rsid w:val="008C32D6"/>
    <w:rsid w:val="008C32E1"/>
    <w:rsid w:val="008C33F2"/>
    <w:rsid w:val="008C37C1"/>
    <w:rsid w:val="008C39AB"/>
    <w:rsid w:val="008C39F1"/>
    <w:rsid w:val="008C3BF8"/>
    <w:rsid w:val="008C3C61"/>
    <w:rsid w:val="008C3C9E"/>
    <w:rsid w:val="008C3D7E"/>
    <w:rsid w:val="008C3FEB"/>
    <w:rsid w:val="008C4181"/>
    <w:rsid w:val="008C41A5"/>
    <w:rsid w:val="008C422E"/>
    <w:rsid w:val="008C491E"/>
    <w:rsid w:val="008C49FC"/>
    <w:rsid w:val="008C4E21"/>
    <w:rsid w:val="008C4E58"/>
    <w:rsid w:val="008C4E91"/>
    <w:rsid w:val="008C4FE9"/>
    <w:rsid w:val="008C503C"/>
    <w:rsid w:val="008C51D5"/>
    <w:rsid w:val="008C51D7"/>
    <w:rsid w:val="008C5292"/>
    <w:rsid w:val="008C536C"/>
    <w:rsid w:val="008C537D"/>
    <w:rsid w:val="008C54A8"/>
    <w:rsid w:val="008C551A"/>
    <w:rsid w:val="008C5608"/>
    <w:rsid w:val="008C5724"/>
    <w:rsid w:val="008C591B"/>
    <w:rsid w:val="008C5B2D"/>
    <w:rsid w:val="008C5CB3"/>
    <w:rsid w:val="008C5D7D"/>
    <w:rsid w:val="008C6136"/>
    <w:rsid w:val="008C62DB"/>
    <w:rsid w:val="008C63A5"/>
    <w:rsid w:val="008C63AE"/>
    <w:rsid w:val="008C63F1"/>
    <w:rsid w:val="008C651E"/>
    <w:rsid w:val="008C6538"/>
    <w:rsid w:val="008C66F9"/>
    <w:rsid w:val="008C672B"/>
    <w:rsid w:val="008C6C14"/>
    <w:rsid w:val="008C6CD2"/>
    <w:rsid w:val="008C6F3D"/>
    <w:rsid w:val="008C6F65"/>
    <w:rsid w:val="008C70EE"/>
    <w:rsid w:val="008C7298"/>
    <w:rsid w:val="008C7337"/>
    <w:rsid w:val="008C7424"/>
    <w:rsid w:val="008C75D0"/>
    <w:rsid w:val="008C774F"/>
    <w:rsid w:val="008C7987"/>
    <w:rsid w:val="008C7A07"/>
    <w:rsid w:val="008C7A49"/>
    <w:rsid w:val="008C7B00"/>
    <w:rsid w:val="008C7B46"/>
    <w:rsid w:val="008C7B77"/>
    <w:rsid w:val="008C7B95"/>
    <w:rsid w:val="008C7D3F"/>
    <w:rsid w:val="008C7E70"/>
    <w:rsid w:val="008C7EB2"/>
    <w:rsid w:val="008C7F50"/>
    <w:rsid w:val="008C7FE8"/>
    <w:rsid w:val="008D0535"/>
    <w:rsid w:val="008D055A"/>
    <w:rsid w:val="008D05C8"/>
    <w:rsid w:val="008D06D0"/>
    <w:rsid w:val="008D0815"/>
    <w:rsid w:val="008D0CD6"/>
    <w:rsid w:val="008D109C"/>
    <w:rsid w:val="008D11D9"/>
    <w:rsid w:val="008D11F5"/>
    <w:rsid w:val="008D12B0"/>
    <w:rsid w:val="008D1596"/>
    <w:rsid w:val="008D15E4"/>
    <w:rsid w:val="008D1899"/>
    <w:rsid w:val="008D18B8"/>
    <w:rsid w:val="008D1C0C"/>
    <w:rsid w:val="008D20B9"/>
    <w:rsid w:val="008D2235"/>
    <w:rsid w:val="008D2275"/>
    <w:rsid w:val="008D22A7"/>
    <w:rsid w:val="008D22C9"/>
    <w:rsid w:val="008D2584"/>
    <w:rsid w:val="008D26DE"/>
    <w:rsid w:val="008D2808"/>
    <w:rsid w:val="008D28AD"/>
    <w:rsid w:val="008D2D13"/>
    <w:rsid w:val="008D2E09"/>
    <w:rsid w:val="008D2EA2"/>
    <w:rsid w:val="008D2F25"/>
    <w:rsid w:val="008D31AE"/>
    <w:rsid w:val="008D32DC"/>
    <w:rsid w:val="008D3743"/>
    <w:rsid w:val="008D3751"/>
    <w:rsid w:val="008D3B3A"/>
    <w:rsid w:val="008D3DB9"/>
    <w:rsid w:val="008D3E66"/>
    <w:rsid w:val="008D3E7D"/>
    <w:rsid w:val="008D3EC6"/>
    <w:rsid w:val="008D41E8"/>
    <w:rsid w:val="008D4204"/>
    <w:rsid w:val="008D421F"/>
    <w:rsid w:val="008D4248"/>
    <w:rsid w:val="008D43B9"/>
    <w:rsid w:val="008D44F2"/>
    <w:rsid w:val="008D4508"/>
    <w:rsid w:val="008D455C"/>
    <w:rsid w:val="008D467D"/>
    <w:rsid w:val="008D4973"/>
    <w:rsid w:val="008D4C3C"/>
    <w:rsid w:val="008D4C8C"/>
    <w:rsid w:val="008D4FC8"/>
    <w:rsid w:val="008D54C2"/>
    <w:rsid w:val="008D5545"/>
    <w:rsid w:val="008D58C6"/>
    <w:rsid w:val="008D59BE"/>
    <w:rsid w:val="008D59EF"/>
    <w:rsid w:val="008D5BAB"/>
    <w:rsid w:val="008D5BBC"/>
    <w:rsid w:val="008D5C2A"/>
    <w:rsid w:val="008D5FB9"/>
    <w:rsid w:val="008D608A"/>
    <w:rsid w:val="008D6787"/>
    <w:rsid w:val="008D67C0"/>
    <w:rsid w:val="008D6B5F"/>
    <w:rsid w:val="008D6C68"/>
    <w:rsid w:val="008D705E"/>
    <w:rsid w:val="008D70DB"/>
    <w:rsid w:val="008D7212"/>
    <w:rsid w:val="008D7526"/>
    <w:rsid w:val="008D76FB"/>
    <w:rsid w:val="008D7702"/>
    <w:rsid w:val="008D7739"/>
    <w:rsid w:val="008D78A4"/>
    <w:rsid w:val="008D79BD"/>
    <w:rsid w:val="008D79C3"/>
    <w:rsid w:val="008D79DE"/>
    <w:rsid w:val="008D7B56"/>
    <w:rsid w:val="008D7C6B"/>
    <w:rsid w:val="008D7D93"/>
    <w:rsid w:val="008D7E01"/>
    <w:rsid w:val="008E02A4"/>
    <w:rsid w:val="008E030B"/>
    <w:rsid w:val="008E0595"/>
    <w:rsid w:val="008E07C6"/>
    <w:rsid w:val="008E09AA"/>
    <w:rsid w:val="008E0A4F"/>
    <w:rsid w:val="008E0C6C"/>
    <w:rsid w:val="008E0CB8"/>
    <w:rsid w:val="008E0EA4"/>
    <w:rsid w:val="008E1222"/>
    <w:rsid w:val="008E1361"/>
    <w:rsid w:val="008E14D3"/>
    <w:rsid w:val="008E1874"/>
    <w:rsid w:val="008E1E96"/>
    <w:rsid w:val="008E1F0A"/>
    <w:rsid w:val="008E201A"/>
    <w:rsid w:val="008E20BF"/>
    <w:rsid w:val="008E2304"/>
    <w:rsid w:val="008E251D"/>
    <w:rsid w:val="008E25FD"/>
    <w:rsid w:val="008E26DF"/>
    <w:rsid w:val="008E294B"/>
    <w:rsid w:val="008E2B10"/>
    <w:rsid w:val="008E2B48"/>
    <w:rsid w:val="008E2B53"/>
    <w:rsid w:val="008E2CA0"/>
    <w:rsid w:val="008E2FCE"/>
    <w:rsid w:val="008E317F"/>
    <w:rsid w:val="008E3239"/>
    <w:rsid w:val="008E3265"/>
    <w:rsid w:val="008E328D"/>
    <w:rsid w:val="008E345B"/>
    <w:rsid w:val="008E35CE"/>
    <w:rsid w:val="008E36A9"/>
    <w:rsid w:val="008E382C"/>
    <w:rsid w:val="008E383B"/>
    <w:rsid w:val="008E3D16"/>
    <w:rsid w:val="008E3D3A"/>
    <w:rsid w:val="008E3E2F"/>
    <w:rsid w:val="008E3F23"/>
    <w:rsid w:val="008E4060"/>
    <w:rsid w:val="008E409E"/>
    <w:rsid w:val="008E42BF"/>
    <w:rsid w:val="008E43AE"/>
    <w:rsid w:val="008E4475"/>
    <w:rsid w:val="008E44D3"/>
    <w:rsid w:val="008E46FE"/>
    <w:rsid w:val="008E470B"/>
    <w:rsid w:val="008E477E"/>
    <w:rsid w:val="008E4836"/>
    <w:rsid w:val="008E4C6C"/>
    <w:rsid w:val="008E4E6B"/>
    <w:rsid w:val="008E504D"/>
    <w:rsid w:val="008E5158"/>
    <w:rsid w:val="008E5345"/>
    <w:rsid w:val="008E5880"/>
    <w:rsid w:val="008E5AA8"/>
    <w:rsid w:val="008E5B28"/>
    <w:rsid w:val="008E5BEA"/>
    <w:rsid w:val="008E5F8A"/>
    <w:rsid w:val="008E608A"/>
    <w:rsid w:val="008E60E2"/>
    <w:rsid w:val="008E6344"/>
    <w:rsid w:val="008E6591"/>
    <w:rsid w:val="008E6690"/>
    <w:rsid w:val="008E674A"/>
    <w:rsid w:val="008E674D"/>
    <w:rsid w:val="008E6AAD"/>
    <w:rsid w:val="008E6C47"/>
    <w:rsid w:val="008E6CED"/>
    <w:rsid w:val="008E6D6D"/>
    <w:rsid w:val="008E6FE4"/>
    <w:rsid w:val="008E7005"/>
    <w:rsid w:val="008E72F9"/>
    <w:rsid w:val="008E7324"/>
    <w:rsid w:val="008E7445"/>
    <w:rsid w:val="008E785F"/>
    <w:rsid w:val="008E78F9"/>
    <w:rsid w:val="008E791E"/>
    <w:rsid w:val="008E7A4D"/>
    <w:rsid w:val="008E7AB7"/>
    <w:rsid w:val="008F01A6"/>
    <w:rsid w:val="008F01AD"/>
    <w:rsid w:val="008F01BB"/>
    <w:rsid w:val="008F0463"/>
    <w:rsid w:val="008F13FE"/>
    <w:rsid w:val="008F1752"/>
    <w:rsid w:val="008F18A0"/>
    <w:rsid w:val="008F1D67"/>
    <w:rsid w:val="008F2329"/>
    <w:rsid w:val="008F240C"/>
    <w:rsid w:val="008F252F"/>
    <w:rsid w:val="008F253F"/>
    <w:rsid w:val="008F26D6"/>
    <w:rsid w:val="008F2704"/>
    <w:rsid w:val="008F2A73"/>
    <w:rsid w:val="008F2C1D"/>
    <w:rsid w:val="008F2F8B"/>
    <w:rsid w:val="008F3052"/>
    <w:rsid w:val="008F317E"/>
    <w:rsid w:val="008F318C"/>
    <w:rsid w:val="008F34B9"/>
    <w:rsid w:val="008F3587"/>
    <w:rsid w:val="008F37AA"/>
    <w:rsid w:val="008F380C"/>
    <w:rsid w:val="008F38CD"/>
    <w:rsid w:val="008F3E25"/>
    <w:rsid w:val="008F3E2F"/>
    <w:rsid w:val="008F3E87"/>
    <w:rsid w:val="008F3F2A"/>
    <w:rsid w:val="008F3F81"/>
    <w:rsid w:val="008F4029"/>
    <w:rsid w:val="008F4052"/>
    <w:rsid w:val="008F4056"/>
    <w:rsid w:val="008F4240"/>
    <w:rsid w:val="008F456C"/>
    <w:rsid w:val="008F45E1"/>
    <w:rsid w:val="008F46CD"/>
    <w:rsid w:val="008F4814"/>
    <w:rsid w:val="008F4A11"/>
    <w:rsid w:val="008F4AC1"/>
    <w:rsid w:val="008F4BB3"/>
    <w:rsid w:val="008F4C05"/>
    <w:rsid w:val="008F4C86"/>
    <w:rsid w:val="008F4D23"/>
    <w:rsid w:val="008F4E20"/>
    <w:rsid w:val="008F515B"/>
    <w:rsid w:val="008F5219"/>
    <w:rsid w:val="008F525E"/>
    <w:rsid w:val="008F56A6"/>
    <w:rsid w:val="008F56BD"/>
    <w:rsid w:val="008F5712"/>
    <w:rsid w:val="008F57AE"/>
    <w:rsid w:val="008F57D8"/>
    <w:rsid w:val="008F58C3"/>
    <w:rsid w:val="008F5934"/>
    <w:rsid w:val="008F5B51"/>
    <w:rsid w:val="008F5D93"/>
    <w:rsid w:val="008F5DB2"/>
    <w:rsid w:val="008F6087"/>
    <w:rsid w:val="008F60D6"/>
    <w:rsid w:val="008F61E7"/>
    <w:rsid w:val="008F62B1"/>
    <w:rsid w:val="008F69CF"/>
    <w:rsid w:val="008F6C59"/>
    <w:rsid w:val="008F6E3D"/>
    <w:rsid w:val="008F6E46"/>
    <w:rsid w:val="008F6E80"/>
    <w:rsid w:val="008F6E96"/>
    <w:rsid w:val="008F727C"/>
    <w:rsid w:val="008F76DC"/>
    <w:rsid w:val="008F776D"/>
    <w:rsid w:val="008F7880"/>
    <w:rsid w:val="008F795F"/>
    <w:rsid w:val="008F7988"/>
    <w:rsid w:val="008F7B40"/>
    <w:rsid w:val="008F7E40"/>
    <w:rsid w:val="008F7E53"/>
    <w:rsid w:val="00900168"/>
    <w:rsid w:val="00900189"/>
    <w:rsid w:val="00900764"/>
    <w:rsid w:val="00900A0E"/>
    <w:rsid w:val="00900A35"/>
    <w:rsid w:val="00900C0B"/>
    <w:rsid w:val="00900D30"/>
    <w:rsid w:val="00900EEA"/>
    <w:rsid w:val="009010A0"/>
    <w:rsid w:val="009010A7"/>
    <w:rsid w:val="009011FA"/>
    <w:rsid w:val="0090135F"/>
    <w:rsid w:val="00901526"/>
    <w:rsid w:val="00901555"/>
    <w:rsid w:val="0090167E"/>
    <w:rsid w:val="00901782"/>
    <w:rsid w:val="0090191D"/>
    <w:rsid w:val="00901B24"/>
    <w:rsid w:val="00901CAC"/>
    <w:rsid w:val="00901D06"/>
    <w:rsid w:val="00901F39"/>
    <w:rsid w:val="00901FA1"/>
    <w:rsid w:val="00902023"/>
    <w:rsid w:val="0090209D"/>
    <w:rsid w:val="009021D7"/>
    <w:rsid w:val="009022A4"/>
    <w:rsid w:val="0090236A"/>
    <w:rsid w:val="00902453"/>
    <w:rsid w:val="0090251F"/>
    <w:rsid w:val="00902525"/>
    <w:rsid w:val="00902674"/>
    <w:rsid w:val="00902760"/>
    <w:rsid w:val="009028C7"/>
    <w:rsid w:val="00902917"/>
    <w:rsid w:val="00902998"/>
    <w:rsid w:val="00902D1E"/>
    <w:rsid w:val="00902F82"/>
    <w:rsid w:val="00903049"/>
    <w:rsid w:val="00903466"/>
    <w:rsid w:val="009034D8"/>
    <w:rsid w:val="0090353F"/>
    <w:rsid w:val="0090354F"/>
    <w:rsid w:val="009035DA"/>
    <w:rsid w:val="0090374D"/>
    <w:rsid w:val="009039DB"/>
    <w:rsid w:val="009039FA"/>
    <w:rsid w:val="00903A64"/>
    <w:rsid w:val="00903EC9"/>
    <w:rsid w:val="00903F54"/>
    <w:rsid w:val="00904072"/>
    <w:rsid w:val="00904420"/>
    <w:rsid w:val="00904683"/>
    <w:rsid w:val="009046B6"/>
    <w:rsid w:val="0090472B"/>
    <w:rsid w:val="009048F9"/>
    <w:rsid w:val="0090494F"/>
    <w:rsid w:val="00904C6F"/>
    <w:rsid w:val="00904CF1"/>
    <w:rsid w:val="00904D31"/>
    <w:rsid w:val="00904E42"/>
    <w:rsid w:val="00904E80"/>
    <w:rsid w:val="00905073"/>
    <w:rsid w:val="00905232"/>
    <w:rsid w:val="009056FC"/>
    <w:rsid w:val="0090575A"/>
    <w:rsid w:val="009058CE"/>
    <w:rsid w:val="00905937"/>
    <w:rsid w:val="00905B79"/>
    <w:rsid w:val="00905BAF"/>
    <w:rsid w:val="009063E4"/>
    <w:rsid w:val="0090645E"/>
    <w:rsid w:val="009069B1"/>
    <w:rsid w:val="00906A8C"/>
    <w:rsid w:val="00906AFC"/>
    <w:rsid w:val="00906B5B"/>
    <w:rsid w:val="00906E62"/>
    <w:rsid w:val="00906E8F"/>
    <w:rsid w:val="00906EE7"/>
    <w:rsid w:val="00907043"/>
    <w:rsid w:val="009075BC"/>
    <w:rsid w:val="00907857"/>
    <w:rsid w:val="00907AFF"/>
    <w:rsid w:val="00907B16"/>
    <w:rsid w:val="00907BFE"/>
    <w:rsid w:val="00907C27"/>
    <w:rsid w:val="00907D62"/>
    <w:rsid w:val="00907DB8"/>
    <w:rsid w:val="00907FB0"/>
    <w:rsid w:val="00910289"/>
    <w:rsid w:val="00910464"/>
    <w:rsid w:val="00910614"/>
    <w:rsid w:val="009107EA"/>
    <w:rsid w:val="00910A51"/>
    <w:rsid w:val="00910B34"/>
    <w:rsid w:val="00910B3E"/>
    <w:rsid w:val="00910C42"/>
    <w:rsid w:val="00910E93"/>
    <w:rsid w:val="0091103B"/>
    <w:rsid w:val="0091121D"/>
    <w:rsid w:val="009112EC"/>
    <w:rsid w:val="0091136A"/>
    <w:rsid w:val="009113A9"/>
    <w:rsid w:val="009113C4"/>
    <w:rsid w:val="00911443"/>
    <w:rsid w:val="00911AF2"/>
    <w:rsid w:val="00911B32"/>
    <w:rsid w:val="00911C8B"/>
    <w:rsid w:val="00911DB1"/>
    <w:rsid w:val="00911DB6"/>
    <w:rsid w:val="00911E4B"/>
    <w:rsid w:val="00911E9D"/>
    <w:rsid w:val="00912313"/>
    <w:rsid w:val="00912341"/>
    <w:rsid w:val="0091274E"/>
    <w:rsid w:val="0091290C"/>
    <w:rsid w:val="00912BE6"/>
    <w:rsid w:val="00912BF9"/>
    <w:rsid w:val="00912CF0"/>
    <w:rsid w:val="00912CFE"/>
    <w:rsid w:val="00912F6F"/>
    <w:rsid w:val="009131C6"/>
    <w:rsid w:val="0091327B"/>
    <w:rsid w:val="0091331A"/>
    <w:rsid w:val="00913567"/>
    <w:rsid w:val="009135A6"/>
    <w:rsid w:val="00913608"/>
    <w:rsid w:val="00913609"/>
    <w:rsid w:val="009137AB"/>
    <w:rsid w:val="0091386D"/>
    <w:rsid w:val="00913970"/>
    <w:rsid w:val="009139D0"/>
    <w:rsid w:val="00913A20"/>
    <w:rsid w:val="00913A5D"/>
    <w:rsid w:val="00913F61"/>
    <w:rsid w:val="00913F7A"/>
    <w:rsid w:val="00913FD6"/>
    <w:rsid w:val="00914270"/>
    <w:rsid w:val="0091438C"/>
    <w:rsid w:val="009143DB"/>
    <w:rsid w:val="0091450D"/>
    <w:rsid w:val="009146AB"/>
    <w:rsid w:val="00914ACF"/>
    <w:rsid w:val="00914B9C"/>
    <w:rsid w:val="00914D3C"/>
    <w:rsid w:val="00914D4D"/>
    <w:rsid w:val="00914E92"/>
    <w:rsid w:val="00914F25"/>
    <w:rsid w:val="00914F3E"/>
    <w:rsid w:val="00915371"/>
    <w:rsid w:val="00915445"/>
    <w:rsid w:val="00915471"/>
    <w:rsid w:val="00915656"/>
    <w:rsid w:val="00915AED"/>
    <w:rsid w:val="00915CC7"/>
    <w:rsid w:val="00916005"/>
    <w:rsid w:val="0091619A"/>
    <w:rsid w:val="009162D0"/>
    <w:rsid w:val="009164F3"/>
    <w:rsid w:val="00916512"/>
    <w:rsid w:val="009165B9"/>
    <w:rsid w:val="0091667B"/>
    <w:rsid w:val="0091677E"/>
    <w:rsid w:val="00916948"/>
    <w:rsid w:val="00916985"/>
    <w:rsid w:val="00916D27"/>
    <w:rsid w:val="00916F69"/>
    <w:rsid w:val="009170FF"/>
    <w:rsid w:val="00917147"/>
    <w:rsid w:val="0091714C"/>
    <w:rsid w:val="0091719F"/>
    <w:rsid w:val="00917544"/>
    <w:rsid w:val="0091792E"/>
    <w:rsid w:val="00917C14"/>
    <w:rsid w:val="00917D9A"/>
    <w:rsid w:val="00917EE5"/>
    <w:rsid w:val="00917EF6"/>
    <w:rsid w:val="00917F7C"/>
    <w:rsid w:val="009200AB"/>
    <w:rsid w:val="009202D6"/>
    <w:rsid w:val="009205FA"/>
    <w:rsid w:val="009206B4"/>
    <w:rsid w:val="009207AA"/>
    <w:rsid w:val="009208F1"/>
    <w:rsid w:val="00920A05"/>
    <w:rsid w:val="00920B8C"/>
    <w:rsid w:val="00920BED"/>
    <w:rsid w:val="00920D24"/>
    <w:rsid w:val="00920DCD"/>
    <w:rsid w:val="0092106E"/>
    <w:rsid w:val="00921181"/>
    <w:rsid w:val="009211AC"/>
    <w:rsid w:val="009212AD"/>
    <w:rsid w:val="0092159F"/>
    <w:rsid w:val="00921B14"/>
    <w:rsid w:val="00921E5F"/>
    <w:rsid w:val="00921E88"/>
    <w:rsid w:val="00921FC3"/>
    <w:rsid w:val="009222E1"/>
    <w:rsid w:val="00922991"/>
    <w:rsid w:val="009229C2"/>
    <w:rsid w:val="00922FAE"/>
    <w:rsid w:val="00923047"/>
    <w:rsid w:val="009230F5"/>
    <w:rsid w:val="00923127"/>
    <w:rsid w:val="0092318E"/>
    <w:rsid w:val="0092320E"/>
    <w:rsid w:val="00923314"/>
    <w:rsid w:val="00923434"/>
    <w:rsid w:val="0092345E"/>
    <w:rsid w:val="009235DF"/>
    <w:rsid w:val="009237DC"/>
    <w:rsid w:val="00923933"/>
    <w:rsid w:val="00923A56"/>
    <w:rsid w:val="00923C9D"/>
    <w:rsid w:val="00923DBC"/>
    <w:rsid w:val="00923DC7"/>
    <w:rsid w:val="00924127"/>
    <w:rsid w:val="00924163"/>
    <w:rsid w:val="009241BA"/>
    <w:rsid w:val="009244FF"/>
    <w:rsid w:val="00924506"/>
    <w:rsid w:val="00924636"/>
    <w:rsid w:val="0092478B"/>
    <w:rsid w:val="00924878"/>
    <w:rsid w:val="0092487E"/>
    <w:rsid w:val="00924A69"/>
    <w:rsid w:val="00924AED"/>
    <w:rsid w:val="00924CB4"/>
    <w:rsid w:val="00924D60"/>
    <w:rsid w:val="00924DD7"/>
    <w:rsid w:val="009250AA"/>
    <w:rsid w:val="009250AD"/>
    <w:rsid w:val="00925251"/>
    <w:rsid w:val="00925447"/>
    <w:rsid w:val="00925814"/>
    <w:rsid w:val="009258F5"/>
    <w:rsid w:val="00925B37"/>
    <w:rsid w:val="00925C55"/>
    <w:rsid w:val="009260C7"/>
    <w:rsid w:val="00926112"/>
    <w:rsid w:val="00926200"/>
    <w:rsid w:val="009262D4"/>
    <w:rsid w:val="00926804"/>
    <w:rsid w:val="009268B3"/>
    <w:rsid w:val="0092694F"/>
    <w:rsid w:val="00926A79"/>
    <w:rsid w:val="00926E53"/>
    <w:rsid w:val="00926F6C"/>
    <w:rsid w:val="0092701F"/>
    <w:rsid w:val="00927503"/>
    <w:rsid w:val="00927545"/>
    <w:rsid w:val="00927616"/>
    <w:rsid w:val="00927798"/>
    <w:rsid w:val="009277AD"/>
    <w:rsid w:val="009277D9"/>
    <w:rsid w:val="00927949"/>
    <w:rsid w:val="0092796E"/>
    <w:rsid w:val="00927991"/>
    <w:rsid w:val="00927AD6"/>
    <w:rsid w:val="00927B62"/>
    <w:rsid w:val="00927C82"/>
    <w:rsid w:val="00927CA9"/>
    <w:rsid w:val="0093003B"/>
    <w:rsid w:val="00930085"/>
    <w:rsid w:val="009301EA"/>
    <w:rsid w:val="00930309"/>
    <w:rsid w:val="0093036D"/>
    <w:rsid w:val="009303BB"/>
    <w:rsid w:val="00930459"/>
    <w:rsid w:val="00930509"/>
    <w:rsid w:val="00930634"/>
    <w:rsid w:val="00930722"/>
    <w:rsid w:val="009307FB"/>
    <w:rsid w:val="0093081E"/>
    <w:rsid w:val="009308DB"/>
    <w:rsid w:val="00930ABF"/>
    <w:rsid w:val="00930C3F"/>
    <w:rsid w:val="00930C5A"/>
    <w:rsid w:val="00930D1C"/>
    <w:rsid w:val="00930E30"/>
    <w:rsid w:val="00930E98"/>
    <w:rsid w:val="00930F96"/>
    <w:rsid w:val="00931061"/>
    <w:rsid w:val="009310C5"/>
    <w:rsid w:val="0093112C"/>
    <w:rsid w:val="009312A5"/>
    <w:rsid w:val="009312F2"/>
    <w:rsid w:val="00931335"/>
    <w:rsid w:val="0093140C"/>
    <w:rsid w:val="0093153B"/>
    <w:rsid w:val="0093196F"/>
    <w:rsid w:val="00931981"/>
    <w:rsid w:val="00931F73"/>
    <w:rsid w:val="009320EB"/>
    <w:rsid w:val="0093212A"/>
    <w:rsid w:val="0093224D"/>
    <w:rsid w:val="00932372"/>
    <w:rsid w:val="00932518"/>
    <w:rsid w:val="00932551"/>
    <w:rsid w:val="00932552"/>
    <w:rsid w:val="009326AA"/>
    <w:rsid w:val="0093285A"/>
    <w:rsid w:val="00932C5C"/>
    <w:rsid w:val="00932EB2"/>
    <w:rsid w:val="0093315E"/>
    <w:rsid w:val="0093324F"/>
    <w:rsid w:val="00933264"/>
    <w:rsid w:val="0093332A"/>
    <w:rsid w:val="00933722"/>
    <w:rsid w:val="009337C3"/>
    <w:rsid w:val="009338DE"/>
    <w:rsid w:val="00933915"/>
    <w:rsid w:val="00933936"/>
    <w:rsid w:val="00933965"/>
    <w:rsid w:val="009339A2"/>
    <w:rsid w:val="009342EC"/>
    <w:rsid w:val="009344AC"/>
    <w:rsid w:val="009344C3"/>
    <w:rsid w:val="0093462F"/>
    <w:rsid w:val="00934819"/>
    <w:rsid w:val="00934A06"/>
    <w:rsid w:val="00934A8E"/>
    <w:rsid w:val="00934A93"/>
    <w:rsid w:val="00934BD3"/>
    <w:rsid w:val="00934FCE"/>
    <w:rsid w:val="00935087"/>
    <w:rsid w:val="009350EF"/>
    <w:rsid w:val="009352C6"/>
    <w:rsid w:val="00935495"/>
    <w:rsid w:val="00935AB8"/>
    <w:rsid w:val="00935C9D"/>
    <w:rsid w:val="00935CF6"/>
    <w:rsid w:val="00935EFF"/>
    <w:rsid w:val="00936250"/>
    <w:rsid w:val="0093651B"/>
    <w:rsid w:val="009367CF"/>
    <w:rsid w:val="009368E9"/>
    <w:rsid w:val="00936965"/>
    <w:rsid w:val="009369FE"/>
    <w:rsid w:val="00936BFA"/>
    <w:rsid w:val="00936C15"/>
    <w:rsid w:val="00936DF7"/>
    <w:rsid w:val="00936E44"/>
    <w:rsid w:val="00936FC5"/>
    <w:rsid w:val="00937030"/>
    <w:rsid w:val="009370E4"/>
    <w:rsid w:val="009370FD"/>
    <w:rsid w:val="0093716D"/>
    <w:rsid w:val="009371E4"/>
    <w:rsid w:val="009373E7"/>
    <w:rsid w:val="009374E9"/>
    <w:rsid w:val="0093786F"/>
    <w:rsid w:val="00937965"/>
    <w:rsid w:val="009379A9"/>
    <w:rsid w:val="00937A38"/>
    <w:rsid w:val="00937B8C"/>
    <w:rsid w:val="00937E95"/>
    <w:rsid w:val="0094005D"/>
    <w:rsid w:val="00940198"/>
    <w:rsid w:val="009402F8"/>
    <w:rsid w:val="009403DD"/>
    <w:rsid w:val="0094041E"/>
    <w:rsid w:val="009404CA"/>
    <w:rsid w:val="0094090C"/>
    <w:rsid w:val="00940944"/>
    <w:rsid w:val="009409C0"/>
    <w:rsid w:val="009410A8"/>
    <w:rsid w:val="0094111D"/>
    <w:rsid w:val="009411DD"/>
    <w:rsid w:val="00941383"/>
    <w:rsid w:val="00941985"/>
    <w:rsid w:val="00941ACA"/>
    <w:rsid w:val="00941B91"/>
    <w:rsid w:val="00941BB5"/>
    <w:rsid w:val="00941BC0"/>
    <w:rsid w:val="00941C74"/>
    <w:rsid w:val="00941D71"/>
    <w:rsid w:val="00941E19"/>
    <w:rsid w:val="00941FA2"/>
    <w:rsid w:val="009420F8"/>
    <w:rsid w:val="009424B0"/>
    <w:rsid w:val="009427CC"/>
    <w:rsid w:val="00942808"/>
    <w:rsid w:val="00942863"/>
    <w:rsid w:val="009428DE"/>
    <w:rsid w:val="009428E3"/>
    <w:rsid w:val="00942A26"/>
    <w:rsid w:val="00942A6E"/>
    <w:rsid w:val="00942A87"/>
    <w:rsid w:val="00942AAF"/>
    <w:rsid w:val="00942BDA"/>
    <w:rsid w:val="00942C5D"/>
    <w:rsid w:val="00942E80"/>
    <w:rsid w:val="00942E88"/>
    <w:rsid w:val="00942EBE"/>
    <w:rsid w:val="00942EE2"/>
    <w:rsid w:val="00942FAA"/>
    <w:rsid w:val="00943075"/>
    <w:rsid w:val="00943191"/>
    <w:rsid w:val="00943384"/>
    <w:rsid w:val="00943453"/>
    <w:rsid w:val="009434A0"/>
    <w:rsid w:val="00943612"/>
    <w:rsid w:val="00943643"/>
    <w:rsid w:val="00943895"/>
    <w:rsid w:val="00943A3D"/>
    <w:rsid w:val="00943B34"/>
    <w:rsid w:val="00943B36"/>
    <w:rsid w:val="00943B38"/>
    <w:rsid w:val="00943C17"/>
    <w:rsid w:val="00943C45"/>
    <w:rsid w:val="00943CB7"/>
    <w:rsid w:val="00943D2A"/>
    <w:rsid w:val="00943D76"/>
    <w:rsid w:val="00943EEB"/>
    <w:rsid w:val="00943F26"/>
    <w:rsid w:val="00943F8F"/>
    <w:rsid w:val="009440FC"/>
    <w:rsid w:val="009442A7"/>
    <w:rsid w:val="009443CE"/>
    <w:rsid w:val="009446DB"/>
    <w:rsid w:val="0094477E"/>
    <w:rsid w:val="009447F8"/>
    <w:rsid w:val="00944858"/>
    <w:rsid w:val="0094521C"/>
    <w:rsid w:val="0094525F"/>
    <w:rsid w:val="00945326"/>
    <w:rsid w:val="00945733"/>
    <w:rsid w:val="00945742"/>
    <w:rsid w:val="009458A3"/>
    <w:rsid w:val="00945957"/>
    <w:rsid w:val="00945FD4"/>
    <w:rsid w:val="009463E4"/>
    <w:rsid w:val="00946517"/>
    <w:rsid w:val="009467D5"/>
    <w:rsid w:val="009467EA"/>
    <w:rsid w:val="00946905"/>
    <w:rsid w:val="00946A08"/>
    <w:rsid w:val="00946AC9"/>
    <w:rsid w:val="00946B89"/>
    <w:rsid w:val="00946B91"/>
    <w:rsid w:val="00946CE1"/>
    <w:rsid w:val="00946DF5"/>
    <w:rsid w:val="00946F2E"/>
    <w:rsid w:val="00947036"/>
    <w:rsid w:val="009471A5"/>
    <w:rsid w:val="009471F1"/>
    <w:rsid w:val="009472B6"/>
    <w:rsid w:val="00947360"/>
    <w:rsid w:val="00947719"/>
    <w:rsid w:val="0094790A"/>
    <w:rsid w:val="00947A0E"/>
    <w:rsid w:val="00947EA0"/>
    <w:rsid w:val="0095007C"/>
    <w:rsid w:val="00950117"/>
    <w:rsid w:val="0095029F"/>
    <w:rsid w:val="00950432"/>
    <w:rsid w:val="009507DC"/>
    <w:rsid w:val="009508BB"/>
    <w:rsid w:val="00950A73"/>
    <w:rsid w:val="00950AF2"/>
    <w:rsid w:val="00950F05"/>
    <w:rsid w:val="00951231"/>
    <w:rsid w:val="009516AA"/>
    <w:rsid w:val="009517D0"/>
    <w:rsid w:val="00951894"/>
    <w:rsid w:val="00951990"/>
    <w:rsid w:val="00951D1B"/>
    <w:rsid w:val="00951F28"/>
    <w:rsid w:val="00951F6E"/>
    <w:rsid w:val="0095211D"/>
    <w:rsid w:val="0095219C"/>
    <w:rsid w:val="009521BF"/>
    <w:rsid w:val="00952379"/>
    <w:rsid w:val="0095243E"/>
    <w:rsid w:val="0095256D"/>
    <w:rsid w:val="009525A6"/>
    <w:rsid w:val="0095281B"/>
    <w:rsid w:val="00952912"/>
    <w:rsid w:val="00952B93"/>
    <w:rsid w:val="00952C84"/>
    <w:rsid w:val="00953115"/>
    <w:rsid w:val="009532C7"/>
    <w:rsid w:val="009532F6"/>
    <w:rsid w:val="00953301"/>
    <w:rsid w:val="009533F7"/>
    <w:rsid w:val="009535CE"/>
    <w:rsid w:val="0095385F"/>
    <w:rsid w:val="009539F0"/>
    <w:rsid w:val="00953A49"/>
    <w:rsid w:val="00953AE6"/>
    <w:rsid w:val="00953C43"/>
    <w:rsid w:val="00954237"/>
    <w:rsid w:val="009544AC"/>
    <w:rsid w:val="009544EB"/>
    <w:rsid w:val="00954589"/>
    <w:rsid w:val="009546E3"/>
    <w:rsid w:val="0095490A"/>
    <w:rsid w:val="009549ED"/>
    <w:rsid w:val="00954A1E"/>
    <w:rsid w:val="00954B3C"/>
    <w:rsid w:val="00954BE1"/>
    <w:rsid w:val="00954D9F"/>
    <w:rsid w:val="00954E09"/>
    <w:rsid w:val="00954F21"/>
    <w:rsid w:val="00954FB6"/>
    <w:rsid w:val="0095525E"/>
    <w:rsid w:val="00955646"/>
    <w:rsid w:val="00955931"/>
    <w:rsid w:val="0095593D"/>
    <w:rsid w:val="00955A93"/>
    <w:rsid w:val="00955B2C"/>
    <w:rsid w:val="00955F51"/>
    <w:rsid w:val="009564EA"/>
    <w:rsid w:val="00956544"/>
    <w:rsid w:val="00956803"/>
    <w:rsid w:val="0095696E"/>
    <w:rsid w:val="00956E3B"/>
    <w:rsid w:val="00956FB5"/>
    <w:rsid w:val="00957033"/>
    <w:rsid w:val="00957068"/>
    <w:rsid w:val="00957174"/>
    <w:rsid w:val="00957383"/>
    <w:rsid w:val="00957695"/>
    <w:rsid w:val="009576A7"/>
    <w:rsid w:val="009577F6"/>
    <w:rsid w:val="00957DC0"/>
    <w:rsid w:val="00957DD1"/>
    <w:rsid w:val="00957E87"/>
    <w:rsid w:val="00957EBC"/>
    <w:rsid w:val="00957ECF"/>
    <w:rsid w:val="00957F21"/>
    <w:rsid w:val="00960386"/>
    <w:rsid w:val="00960445"/>
    <w:rsid w:val="009609BE"/>
    <w:rsid w:val="009609C0"/>
    <w:rsid w:val="00960A07"/>
    <w:rsid w:val="00960BAA"/>
    <w:rsid w:val="00960D60"/>
    <w:rsid w:val="00960E9E"/>
    <w:rsid w:val="00960F8B"/>
    <w:rsid w:val="009611D6"/>
    <w:rsid w:val="00961669"/>
    <w:rsid w:val="00961876"/>
    <w:rsid w:val="009618F4"/>
    <w:rsid w:val="00961998"/>
    <w:rsid w:val="00962004"/>
    <w:rsid w:val="00962212"/>
    <w:rsid w:val="00962235"/>
    <w:rsid w:val="009622B2"/>
    <w:rsid w:val="009623A3"/>
    <w:rsid w:val="009625FE"/>
    <w:rsid w:val="00962839"/>
    <w:rsid w:val="00962946"/>
    <w:rsid w:val="00962AFA"/>
    <w:rsid w:val="00962CCC"/>
    <w:rsid w:val="00962DC3"/>
    <w:rsid w:val="00962E2F"/>
    <w:rsid w:val="00963309"/>
    <w:rsid w:val="009635EE"/>
    <w:rsid w:val="00963646"/>
    <w:rsid w:val="00963810"/>
    <w:rsid w:val="00963927"/>
    <w:rsid w:val="00963AEA"/>
    <w:rsid w:val="00963B2C"/>
    <w:rsid w:val="00963C13"/>
    <w:rsid w:val="00963C90"/>
    <w:rsid w:val="00963CC0"/>
    <w:rsid w:val="0096411B"/>
    <w:rsid w:val="00964329"/>
    <w:rsid w:val="0096439C"/>
    <w:rsid w:val="0096450B"/>
    <w:rsid w:val="0096452D"/>
    <w:rsid w:val="009648C9"/>
    <w:rsid w:val="009648D8"/>
    <w:rsid w:val="00964D24"/>
    <w:rsid w:val="009650E3"/>
    <w:rsid w:val="00965324"/>
    <w:rsid w:val="0096572A"/>
    <w:rsid w:val="00965743"/>
    <w:rsid w:val="009657BC"/>
    <w:rsid w:val="009657E4"/>
    <w:rsid w:val="00965C71"/>
    <w:rsid w:val="00965F37"/>
    <w:rsid w:val="0096657D"/>
    <w:rsid w:val="00966580"/>
    <w:rsid w:val="009665D5"/>
    <w:rsid w:val="009666CB"/>
    <w:rsid w:val="00966AD6"/>
    <w:rsid w:val="00966B58"/>
    <w:rsid w:val="00966BA1"/>
    <w:rsid w:val="00966BAA"/>
    <w:rsid w:val="00966DAA"/>
    <w:rsid w:val="00966F7A"/>
    <w:rsid w:val="00967308"/>
    <w:rsid w:val="009673A7"/>
    <w:rsid w:val="009673B7"/>
    <w:rsid w:val="009675E7"/>
    <w:rsid w:val="00967608"/>
    <w:rsid w:val="009678A5"/>
    <w:rsid w:val="00967B6E"/>
    <w:rsid w:val="00967D4A"/>
    <w:rsid w:val="00967E44"/>
    <w:rsid w:val="00967FBB"/>
    <w:rsid w:val="00967FF5"/>
    <w:rsid w:val="00970278"/>
    <w:rsid w:val="009702F3"/>
    <w:rsid w:val="0097065F"/>
    <w:rsid w:val="009708A4"/>
    <w:rsid w:val="00970A24"/>
    <w:rsid w:val="00970CC5"/>
    <w:rsid w:val="00970EDF"/>
    <w:rsid w:val="0097112E"/>
    <w:rsid w:val="009716B8"/>
    <w:rsid w:val="009717C9"/>
    <w:rsid w:val="009718FB"/>
    <w:rsid w:val="009719D4"/>
    <w:rsid w:val="00971B13"/>
    <w:rsid w:val="00971BB7"/>
    <w:rsid w:val="00971D2D"/>
    <w:rsid w:val="00972131"/>
    <w:rsid w:val="00972188"/>
    <w:rsid w:val="00972213"/>
    <w:rsid w:val="0097237C"/>
    <w:rsid w:val="0097252B"/>
    <w:rsid w:val="009725DE"/>
    <w:rsid w:val="009729BC"/>
    <w:rsid w:val="00972A58"/>
    <w:rsid w:val="00972EC3"/>
    <w:rsid w:val="00973176"/>
    <w:rsid w:val="009733C4"/>
    <w:rsid w:val="0097343F"/>
    <w:rsid w:val="0097353A"/>
    <w:rsid w:val="009737A6"/>
    <w:rsid w:val="00973855"/>
    <w:rsid w:val="009738A3"/>
    <w:rsid w:val="0097394D"/>
    <w:rsid w:val="009739CB"/>
    <w:rsid w:val="00973B80"/>
    <w:rsid w:val="00973DC8"/>
    <w:rsid w:val="00973E08"/>
    <w:rsid w:val="00973E35"/>
    <w:rsid w:val="00973EB1"/>
    <w:rsid w:val="00973EDC"/>
    <w:rsid w:val="009743C6"/>
    <w:rsid w:val="00974404"/>
    <w:rsid w:val="00974456"/>
    <w:rsid w:val="00974598"/>
    <w:rsid w:val="00974D33"/>
    <w:rsid w:val="00974D8B"/>
    <w:rsid w:val="00974DBC"/>
    <w:rsid w:val="00974E44"/>
    <w:rsid w:val="00974E80"/>
    <w:rsid w:val="00974E96"/>
    <w:rsid w:val="0097504B"/>
    <w:rsid w:val="00975079"/>
    <w:rsid w:val="009751E2"/>
    <w:rsid w:val="009751F4"/>
    <w:rsid w:val="0097520A"/>
    <w:rsid w:val="009754E3"/>
    <w:rsid w:val="009756F8"/>
    <w:rsid w:val="0097580F"/>
    <w:rsid w:val="00975837"/>
    <w:rsid w:val="00975876"/>
    <w:rsid w:val="0097599D"/>
    <w:rsid w:val="00975CAD"/>
    <w:rsid w:val="00975D8F"/>
    <w:rsid w:val="00975DB5"/>
    <w:rsid w:val="00975DC6"/>
    <w:rsid w:val="00975E1F"/>
    <w:rsid w:val="00975ECA"/>
    <w:rsid w:val="009761A1"/>
    <w:rsid w:val="009761CB"/>
    <w:rsid w:val="00976356"/>
    <w:rsid w:val="0097685E"/>
    <w:rsid w:val="00976967"/>
    <w:rsid w:val="00976B52"/>
    <w:rsid w:val="00976C3B"/>
    <w:rsid w:val="00976D0F"/>
    <w:rsid w:val="00976DB1"/>
    <w:rsid w:val="00976E60"/>
    <w:rsid w:val="00977231"/>
    <w:rsid w:val="00977357"/>
    <w:rsid w:val="009773BF"/>
    <w:rsid w:val="009773F1"/>
    <w:rsid w:val="0097749D"/>
    <w:rsid w:val="00977516"/>
    <w:rsid w:val="00977877"/>
    <w:rsid w:val="00977AF4"/>
    <w:rsid w:val="00977C58"/>
    <w:rsid w:val="00980208"/>
    <w:rsid w:val="0098037B"/>
    <w:rsid w:val="00980486"/>
    <w:rsid w:val="00980619"/>
    <w:rsid w:val="009806FA"/>
    <w:rsid w:val="009808AE"/>
    <w:rsid w:val="009808F8"/>
    <w:rsid w:val="00980A7A"/>
    <w:rsid w:val="00980AAB"/>
    <w:rsid w:val="00980AC6"/>
    <w:rsid w:val="00980B24"/>
    <w:rsid w:val="00980B5A"/>
    <w:rsid w:val="00980B9C"/>
    <w:rsid w:val="00980C0D"/>
    <w:rsid w:val="00980E07"/>
    <w:rsid w:val="0098102C"/>
    <w:rsid w:val="0098108C"/>
    <w:rsid w:val="009812E0"/>
    <w:rsid w:val="0098159D"/>
    <w:rsid w:val="009815EB"/>
    <w:rsid w:val="009816BC"/>
    <w:rsid w:val="00981A30"/>
    <w:rsid w:val="00981B25"/>
    <w:rsid w:val="00981B84"/>
    <w:rsid w:val="00981C92"/>
    <w:rsid w:val="00981EA9"/>
    <w:rsid w:val="00981EEF"/>
    <w:rsid w:val="009820C6"/>
    <w:rsid w:val="00982122"/>
    <w:rsid w:val="00982334"/>
    <w:rsid w:val="00982426"/>
    <w:rsid w:val="009825C6"/>
    <w:rsid w:val="00982788"/>
    <w:rsid w:val="009827BF"/>
    <w:rsid w:val="0098290B"/>
    <w:rsid w:val="00982C7A"/>
    <w:rsid w:val="00982EE8"/>
    <w:rsid w:val="00982FA0"/>
    <w:rsid w:val="00983376"/>
    <w:rsid w:val="009833AF"/>
    <w:rsid w:val="009833E6"/>
    <w:rsid w:val="009834DA"/>
    <w:rsid w:val="009834E3"/>
    <w:rsid w:val="009836A9"/>
    <w:rsid w:val="009837C2"/>
    <w:rsid w:val="00983A1A"/>
    <w:rsid w:val="00983B27"/>
    <w:rsid w:val="00983CB8"/>
    <w:rsid w:val="00983ECC"/>
    <w:rsid w:val="00983EE8"/>
    <w:rsid w:val="00984226"/>
    <w:rsid w:val="009842F9"/>
    <w:rsid w:val="00984406"/>
    <w:rsid w:val="0098477B"/>
    <w:rsid w:val="00984785"/>
    <w:rsid w:val="009847E7"/>
    <w:rsid w:val="009849C1"/>
    <w:rsid w:val="00984CA3"/>
    <w:rsid w:val="00984EBE"/>
    <w:rsid w:val="00984EEB"/>
    <w:rsid w:val="00984FB8"/>
    <w:rsid w:val="00985108"/>
    <w:rsid w:val="0098532D"/>
    <w:rsid w:val="009853D9"/>
    <w:rsid w:val="00985509"/>
    <w:rsid w:val="009856B4"/>
    <w:rsid w:val="009856E2"/>
    <w:rsid w:val="009856FB"/>
    <w:rsid w:val="009857B6"/>
    <w:rsid w:val="00985A47"/>
    <w:rsid w:val="00985A95"/>
    <w:rsid w:val="00985B08"/>
    <w:rsid w:val="00985C28"/>
    <w:rsid w:val="00985DBF"/>
    <w:rsid w:val="00985FC9"/>
    <w:rsid w:val="0098609B"/>
    <w:rsid w:val="009861D7"/>
    <w:rsid w:val="0098647E"/>
    <w:rsid w:val="0098692E"/>
    <w:rsid w:val="00986AA6"/>
    <w:rsid w:val="00986C4E"/>
    <w:rsid w:val="00986D5D"/>
    <w:rsid w:val="00986E72"/>
    <w:rsid w:val="009873C2"/>
    <w:rsid w:val="009873F1"/>
    <w:rsid w:val="0098744A"/>
    <w:rsid w:val="0098772E"/>
    <w:rsid w:val="00987754"/>
    <w:rsid w:val="0098782C"/>
    <w:rsid w:val="009878F2"/>
    <w:rsid w:val="00987AB5"/>
    <w:rsid w:val="00987BB5"/>
    <w:rsid w:val="00987ED3"/>
    <w:rsid w:val="00987EEE"/>
    <w:rsid w:val="00987FB1"/>
    <w:rsid w:val="00987FBF"/>
    <w:rsid w:val="00987FD1"/>
    <w:rsid w:val="00990029"/>
    <w:rsid w:val="00990036"/>
    <w:rsid w:val="009900CD"/>
    <w:rsid w:val="00990221"/>
    <w:rsid w:val="009903C6"/>
    <w:rsid w:val="009903CD"/>
    <w:rsid w:val="009905B8"/>
    <w:rsid w:val="00990734"/>
    <w:rsid w:val="00990B85"/>
    <w:rsid w:val="00990D7C"/>
    <w:rsid w:val="00990F74"/>
    <w:rsid w:val="009914C9"/>
    <w:rsid w:val="009914F1"/>
    <w:rsid w:val="0099162B"/>
    <w:rsid w:val="00991923"/>
    <w:rsid w:val="009919DC"/>
    <w:rsid w:val="00991B71"/>
    <w:rsid w:val="00991B91"/>
    <w:rsid w:val="00991BD5"/>
    <w:rsid w:val="00991C06"/>
    <w:rsid w:val="00991EB2"/>
    <w:rsid w:val="00991FDB"/>
    <w:rsid w:val="00992251"/>
    <w:rsid w:val="00992283"/>
    <w:rsid w:val="009924B1"/>
    <w:rsid w:val="009926E6"/>
    <w:rsid w:val="00992829"/>
    <w:rsid w:val="009928BD"/>
    <w:rsid w:val="009929C7"/>
    <w:rsid w:val="00992A28"/>
    <w:rsid w:val="00992B43"/>
    <w:rsid w:val="00992BCF"/>
    <w:rsid w:val="00992BE9"/>
    <w:rsid w:val="00992DDA"/>
    <w:rsid w:val="00992E19"/>
    <w:rsid w:val="00992F20"/>
    <w:rsid w:val="00992FBE"/>
    <w:rsid w:val="0099301B"/>
    <w:rsid w:val="00993819"/>
    <w:rsid w:val="00993913"/>
    <w:rsid w:val="009939A3"/>
    <w:rsid w:val="009939D0"/>
    <w:rsid w:val="00993CAD"/>
    <w:rsid w:val="00993EDF"/>
    <w:rsid w:val="0099448B"/>
    <w:rsid w:val="009944F3"/>
    <w:rsid w:val="0099450D"/>
    <w:rsid w:val="009946DD"/>
    <w:rsid w:val="0099479A"/>
    <w:rsid w:val="009948CD"/>
    <w:rsid w:val="00994DFE"/>
    <w:rsid w:val="00994F4F"/>
    <w:rsid w:val="0099513F"/>
    <w:rsid w:val="00995227"/>
    <w:rsid w:val="009954A5"/>
    <w:rsid w:val="0099561F"/>
    <w:rsid w:val="0099568A"/>
    <w:rsid w:val="0099595C"/>
    <w:rsid w:val="009959FB"/>
    <w:rsid w:val="00995A94"/>
    <w:rsid w:val="00995E6C"/>
    <w:rsid w:val="00995EF3"/>
    <w:rsid w:val="00996072"/>
    <w:rsid w:val="0099612E"/>
    <w:rsid w:val="009967AA"/>
    <w:rsid w:val="009968D5"/>
    <w:rsid w:val="00996A55"/>
    <w:rsid w:val="00996B7C"/>
    <w:rsid w:val="00996BD0"/>
    <w:rsid w:val="00996BE1"/>
    <w:rsid w:val="00996F10"/>
    <w:rsid w:val="0099723F"/>
    <w:rsid w:val="009972E7"/>
    <w:rsid w:val="0099739D"/>
    <w:rsid w:val="00997504"/>
    <w:rsid w:val="0099767F"/>
    <w:rsid w:val="009976D9"/>
    <w:rsid w:val="009976FF"/>
    <w:rsid w:val="009977A4"/>
    <w:rsid w:val="009979D2"/>
    <w:rsid w:val="00997F86"/>
    <w:rsid w:val="009A0055"/>
    <w:rsid w:val="009A014A"/>
    <w:rsid w:val="009A018D"/>
    <w:rsid w:val="009A0363"/>
    <w:rsid w:val="009A052E"/>
    <w:rsid w:val="009A0571"/>
    <w:rsid w:val="009A058D"/>
    <w:rsid w:val="009A05C1"/>
    <w:rsid w:val="009A0615"/>
    <w:rsid w:val="009A07B7"/>
    <w:rsid w:val="009A0A01"/>
    <w:rsid w:val="009A0ABF"/>
    <w:rsid w:val="009A0E5A"/>
    <w:rsid w:val="009A10AF"/>
    <w:rsid w:val="009A112B"/>
    <w:rsid w:val="009A11A3"/>
    <w:rsid w:val="009A125E"/>
    <w:rsid w:val="009A129F"/>
    <w:rsid w:val="009A1362"/>
    <w:rsid w:val="009A141E"/>
    <w:rsid w:val="009A1430"/>
    <w:rsid w:val="009A1454"/>
    <w:rsid w:val="009A147A"/>
    <w:rsid w:val="009A15C7"/>
    <w:rsid w:val="009A1961"/>
    <w:rsid w:val="009A1B42"/>
    <w:rsid w:val="009A1BB1"/>
    <w:rsid w:val="009A1C37"/>
    <w:rsid w:val="009A1D1B"/>
    <w:rsid w:val="009A245A"/>
    <w:rsid w:val="009A252C"/>
    <w:rsid w:val="009A2765"/>
    <w:rsid w:val="009A28B7"/>
    <w:rsid w:val="009A2999"/>
    <w:rsid w:val="009A2AAB"/>
    <w:rsid w:val="009A2DDC"/>
    <w:rsid w:val="009A2E00"/>
    <w:rsid w:val="009A2E11"/>
    <w:rsid w:val="009A2EF2"/>
    <w:rsid w:val="009A301E"/>
    <w:rsid w:val="009A303E"/>
    <w:rsid w:val="009A316B"/>
    <w:rsid w:val="009A3176"/>
    <w:rsid w:val="009A319E"/>
    <w:rsid w:val="009A3253"/>
    <w:rsid w:val="009A3928"/>
    <w:rsid w:val="009A3BDA"/>
    <w:rsid w:val="009A3CB0"/>
    <w:rsid w:val="009A3DA1"/>
    <w:rsid w:val="009A3ED6"/>
    <w:rsid w:val="009A4244"/>
    <w:rsid w:val="009A42D0"/>
    <w:rsid w:val="009A4343"/>
    <w:rsid w:val="009A43F3"/>
    <w:rsid w:val="009A4441"/>
    <w:rsid w:val="009A4508"/>
    <w:rsid w:val="009A45D6"/>
    <w:rsid w:val="009A46D4"/>
    <w:rsid w:val="009A470C"/>
    <w:rsid w:val="009A4A30"/>
    <w:rsid w:val="009A4F94"/>
    <w:rsid w:val="009A502F"/>
    <w:rsid w:val="009A52BD"/>
    <w:rsid w:val="009A543B"/>
    <w:rsid w:val="009A57FE"/>
    <w:rsid w:val="009A58A1"/>
    <w:rsid w:val="009A5A1E"/>
    <w:rsid w:val="009A5A5D"/>
    <w:rsid w:val="009A5B9A"/>
    <w:rsid w:val="009A5BDD"/>
    <w:rsid w:val="009A609D"/>
    <w:rsid w:val="009A60C1"/>
    <w:rsid w:val="009A60DF"/>
    <w:rsid w:val="009A612D"/>
    <w:rsid w:val="009A614D"/>
    <w:rsid w:val="009A6269"/>
    <w:rsid w:val="009A6464"/>
    <w:rsid w:val="009A6587"/>
    <w:rsid w:val="009A67E4"/>
    <w:rsid w:val="009A6863"/>
    <w:rsid w:val="009A6A84"/>
    <w:rsid w:val="009A6BC3"/>
    <w:rsid w:val="009A6C22"/>
    <w:rsid w:val="009A6E33"/>
    <w:rsid w:val="009A6E9B"/>
    <w:rsid w:val="009A6EA9"/>
    <w:rsid w:val="009A6F04"/>
    <w:rsid w:val="009A7537"/>
    <w:rsid w:val="009A76C6"/>
    <w:rsid w:val="009A784E"/>
    <w:rsid w:val="009A7864"/>
    <w:rsid w:val="009A7871"/>
    <w:rsid w:val="009A788B"/>
    <w:rsid w:val="009A7B5C"/>
    <w:rsid w:val="009A7CCC"/>
    <w:rsid w:val="009A7F77"/>
    <w:rsid w:val="009B0084"/>
    <w:rsid w:val="009B0290"/>
    <w:rsid w:val="009B0295"/>
    <w:rsid w:val="009B045A"/>
    <w:rsid w:val="009B046E"/>
    <w:rsid w:val="009B0491"/>
    <w:rsid w:val="009B04F7"/>
    <w:rsid w:val="009B053B"/>
    <w:rsid w:val="009B08C1"/>
    <w:rsid w:val="009B090E"/>
    <w:rsid w:val="009B0A47"/>
    <w:rsid w:val="009B0AE3"/>
    <w:rsid w:val="009B0CA4"/>
    <w:rsid w:val="009B0F3C"/>
    <w:rsid w:val="009B12F6"/>
    <w:rsid w:val="009B1387"/>
    <w:rsid w:val="009B182B"/>
    <w:rsid w:val="009B1848"/>
    <w:rsid w:val="009B1AC0"/>
    <w:rsid w:val="009B1AF7"/>
    <w:rsid w:val="009B1B1D"/>
    <w:rsid w:val="009B1D2E"/>
    <w:rsid w:val="009B1E42"/>
    <w:rsid w:val="009B1EDC"/>
    <w:rsid w:val="009B224A"/>
    <w:rsid w:val="009B26C4"/>
    <w:rsid w:val="009B2946"/>
    <w:rsid w:val="009B2E38"/>
    <w:rsid w:val="009B2F27"/>
    <w:rsid w:val="009B30FE"/>
    <w:rsid w:val="009B3267"/>
    <w:rsid w:val="009B333E"/>
    <w:rsid w:val="009B3364"/>
    <w:rsid w:val="009B3438"/>
    <w:rsid w:val="009B37F1"/>
    <w:rsid w:val="009B3866"/>
    <w:rsid w:val="009B38C4"/>
    <w:rsid w:val="009B3B45"/>
    <w:rsid w:val="009B3BEA"/>
    <w:rsid w:val="009B3E09"/>
    <w:rsid w:val="009B44AC"/>
    <w:rsid w:val="009B4592"/>
    <w:rsid w:val="009B473E"/>
    <w:rsid w:val="009B491F"/>
    <w:rsid w:val="009B4B93"/>
    <w:rsid w:val="009B4BB7"/>
    <w:rsid w:val="009B4CE6"/>
    <w:rsid w:val="009B4D4A"/>
    <w:rsid w:val="009B4DBA"/>
    <w:rsid w:val="009B4FAA"/>
    <w:rsid w:val="009B540C"/>
    <w:rsid w:val="009B54FF"/>
    <w:rsid w:val="009B55B8"/>
    <w:rsid w:val="009B566F"/>
    <w:rsid w:val="009B5729"/>
    <w:rsid w:val="009B57C1"/>
    <w:rsid w:val="009B59FD"/>
    <w:rsid w:val="009B5B84"/>
    <w:rsid w:val="009B5D4B"/>
    <w:rsid w:val="009B5E21"/>
    <w:rsid w:val="009B5F2F"/>
    <w:rsid w:val="009B5F81"/>
    <w:rsid w:val="009B6021"/>
    <w:rsid w:val="009B6060"/>
    <w:rsid w:val="009B60D0"/>
    <w:rsid w:val="009B62C0"/>
    <w:rsid w:val="009B634D"/>
    <w:rsid w:val="009B6418"/>
    <w:rsid w:val="009B66B6"/>
    <w:rsid w:val="009B67F9"/>
    <w:rsid w:val="009B68E9"/>
    <w:rsid w:val="009B68EA"/>
    <w:rsid w:val="009B69C9"/>
    <w:rsid w:val="009B6C63"/>
    <w:rsid w:val="009B6E92"/>
    <w:rsid w:val="009B6ED3"/>
    <w:rsid w:val="009B6ED5"/>
    <w:rsid w:val="009B705B"/>
    <w:rsid w:val="009B708D"/>
    <w:rsid w:val="009B7193"/>
    <w:rsid w:val="009B71CA"/>
    <w:rsid w:val="009B72DB"/>
    <w:rsid w:val="009B730C"/>
    <w:rsid w:val="009B73DF"/>
    <w:rsid w:val="009B7403"/>
    <w:rsid w:val="009B758E"/>
    <w:rsid w:val="009B7739"/>
    <w:rsid w:val="009B7833"/>
    <w:rsid w:val="009B791C"/>
    <w:rsid w:val="009B791F"/>
    <w:rsid w:val="009B793F"/>
    <w:rsid w:val="009B7975"/>
    <w:rsid w:val="009B79A8"/>
    <w:rsid w:val="009B7AAE"/>
    <w:rsid w:val="009B7AC6"/>
    <w:rsid w:val="009B7CED"/>
    <w:rsid w:val="009B7D6E"/>
    <w:rsid w:val="009B7D92"/>
    <w:rsid w:val="009B7FCF"/>
    <w:rsid w:val="009B7FEF"/>
    <w:rsid w:val="009B7FF8"/>
    <w:rsid w:val="009C00DC"/>
    <w:rsid w:val="009C0344"/>
    <w:rsid w:val="009C037D"/>
    <w:rsid w:val="009C040E"/>
    <w:rsid w:val="009C0644"/>
    <w:rsid w:val="009C07E7"/>
    <w:rsid w:val="009C0C60"/>
    <w:rsid w:val="009C0C67"/>
    <w:rsid w:val="009C0D29"/>
    <w:rsid w:val="009C0D71"/>
    <w:rsid w:val="009C0E20"/>
    <w:rsid w:val="009C0E57"/>
    <w:rsid w:val="009C0FE9"/>
    <w:rsid w:val="009C11A1"/>
    <w:rsid w:val="009C1220"/>
    <w:rsid w:val="009C1453"/>
    <w:rsid w:val="009C16CA"/>
    <w:rsid w:val="009C1858"/>
    <w:rsid w:val="009C19CC"/>
    <w:rsid w:val="009C1A4D"/>
    <w:rsid w:val="009C1B62"/>
    <w:rsid w:val="009C1D9F"/>
    <w:rsid w:val="009C1FAC"/>
    <w:rsid w:val="009C1FE6"/>
    <w:rsid w:val="009C229C"/>
    <w:rsid w:val="009C247E"/>
    <w:rsid w:val="009C25C2"/>
    <w:rsid w:val="009C2657"/>
    <w:rsid w:val="009C26D3"/>
    <w:rsid w:val="009C2791"/>
    <w:rsid w:val="009C2827"/>
    <w:rsid w:val="009C29C9"/>
    <w:rsid w:val="009C29F6"/>
    <w:rsid w:val="009C2A4F"/>
    <w:rsid w:val="009C2A82"/>
    <w:rsid w:val="009C2E77"/>
    <w:rsid w:val="009C2ED9"/>
    <w:rsid w:val="009C2F44"/>
    <w:rsid w:val="009C32FE"/>
    <w:rsid w:val="009C3422"/>
    <w:rsid w:val="009C34E5"/>
    <w:rsid w:val="009C3682"/>
    <w:rsid w:val="009C3998"/>
    <w:rsid w:val="009C39F2"/>
    <w:rsid w:val="009C3B82"/>
    <w:rsid w:val="009C3BE4"/>
    <w:rsid w:val="009C3BF5"/>
    <w:rsid w:val="009C3D4B"/>
    <w:rsid w:val="009C3D85"/>
    <w:rsid w:val="009C3E2E"/>
    <w:rsid w:val="009C3E6C"/>
    <w:rsid w:val="009C3EC4"/>
    <w:rsid w:val="009C3EEF"/>
    <w:rsid w:val="009C4352"/>
    <w:rsid w:val="009C43A3"/>
    <w:rsid w:val="009C43B1"/>
    <w:rsid w:val="009C449C"/>
    <w:rsid w:val="009C44D7"/>
    <w:rsid w:val="009C4628"/>
    <w:rsid w:val="009C4773"/>
    <w:rsid w:val="009C47C5"/>
    <w:rsid w:val="009C492D"/>
    <w:rsid w:val="009C49F0"/>
    <w:rsid w:val="009C49F3"/>
    <w:rsid w:val="009C4B1B"/>
    <w:rsid w:val="009C4B24"/>
    <w:rsid w:val="009C4B7C"/>
    <w:rsid w:val="009C4C63"/>
    <w:rsid w:val="009C4C6E"/>
    <w:rsid w:val="009C4CFC"/>
    <w:rsid w:val="009C4D85"/>
    <w:rsid w:val="009C4EA4"/>
    <w:rsid w:val="009C4FC1"/>
    <w:rsid w:val="009C5070"/>
    <w:rsid w:val="009C50AC"/>
    <w:rsid w:val="009C5515"/>
    <w:rsid w:val="009C5819"/>
    <w:rsid w:val="009C5872"/>
    <w:rsid w:val="009C5976"/>
    <w:rsid w:val="009C5A67"/>
    <w:rsid w:val="009C5E48"/>
    <w:rsid w:val="009C5EDB"/>
    <w:rsid w:val="009C6190"/>
    <w:rsid w:val="009C61C5"/>
    <w:rsid w:val="009C61F1"/>
    <w:rsid w:val="009C6431"/>
    <w:rsid w:val="009C64EE"/>
    <w:rsid w:val="009C651A"/>
    <w:rsid w:val="009C6702"/>
    <w:rsid w:val="009C692C"/>
    <w:rsid w:val="009C6A24"/>
    <w:rsid w:val="009C6A33"/>
    <w:rsid w:val="009C6BCB"/>
    <w:rsid w:val="009C6DBD"/>
    <w:rsid w:val="009C6E1E"/>
    <w:rsid w:val="009C6E71"/>
    <w:rsid w:val="009C7093"/>
    <w:rsid w:val="009C7477"/>
    <w:rsid w:val="009C77B7"/>
    <w:rsid w:val="009C795C"/>
    <w:rsid w:val="009C7A16"/>
    <w:rsid w:val="009C7D1C"/>
    <w:rsid w:val="009C7EA7"/>
    <w:rsid w:val="009C7EBD"/>
    <w:rsid w:val="009D00B1"/>
    <w:rsid w:val="009D0118"/>
    <w:rsid w:val="009D01ED"/>
    <w:rsid w:val="009D01FB"/>
    <w:rsid w:val="009D028D"/>
    <w:rsid w:val="009D02EB"/>
    <w:rsid w:val="009D0368"/>
    <w:rsid w:val="009D0395"/>
    <w:rsid w:val="009D03FB"/>
    <w:rsid w:val="009D065C"/>
    <w:rsid w:val="009D0721"/>
    <w:rsid w:val="009D0836"/>
    <w:rsid w:val="009D086C"/>
    <w:rsid w:val="009D0974"/>
    <w:rsid w:val="009D09BF"/>
    <w:rsid w:val="009D0A08"/>
    <w:rsid w:val="009D0BE6"/>
    <w:rsid w:val="009D0C8E"/>
    <w:rsid w:val="009D0FAD"/>
    <w:rsid w:val="009D1532"/>
    <w:rsid w:val="009D160A"/>
    <w:rsid w:val="009D1C68"/>
    <w:rsid w:val="009D1FF0"/>
    <w:rsid w:val="009D2041"/>
    <w:rsid w:val="009D2094"/>
    <w:rsid w:val="009D2113"/>
    <w:rsid w:val="009D22BD"/>
    <w:rsid w:val="009D22FF"/>
    <w:rsid w:val="009D2341"/>
    <w:rsid w:val="009D247C"/>
    <w:rsid w:val="009D272B"/>
    <w:rsid w:val="009D2B5B"/>
    <w:rsid w:val="009D2B80"/>
    <w:rsid w:val="009D2E0E"/>
    <w:rsid w:val="009D2EA7"/>
    <w:rsid w:val="009D2EB6"/>
    <w:rsid w:val="009D2EC7"/>
    <w:rsid w:val="009D3069"/>
    <w:rsid w:val="009D309F"/>
    <w:rsid w:val="009D3209"/>
    <w:rsid w:val="009D32A1"/>
    <w:rsid w:val="009D34D9"/>
    <w:rsid w:val="009D3597"/>
    <w:rsid w:val="009D3669"/>
    <w:rsid w:val="009D37DF"/>
    <w:rsid w:val="009D3809"/>
    <w:rsid w:val="009D3846"/>
    <w:rsid w:val="009D3A48"/>
    <w:rsid w:val="009D3A79"/>
    <w:rsid w:val="009D3BDD"/>
    <w:rsid w:val="009D3D5E"/>
    <w:rsid w:val="009D3F8E"/>
    <w:rsid w:val="009D4036"/>
    <w:rsid w:val="009D4177"/>
    <w:rsid w:val="009D433C"/>
    <w:rsid w:val="009D44A5"/>
    <w:rsid w:val="009D4619"/>
    <w:rsid w:val="009D4747"/>
    <w:rsid w:val="009D4A28"/>
    <w:rsid w:val="009D4BD9"/>
    <w:rsid w:val="009D4CB0"/>
    <w:rsid w:val="009D4E51"/>
    <w:rsid w:val="009D5260"/>
    <w:rsid w:val="009D52E9"/>
    <w:rsid w:val="009D53AA"/>
    <w:rsid w:val="009D54DD"/>
    <w:rsid w:val="009D56B4"/>
    <w:rsid w:val="009D5854"/>
    <w:rsid w:val="009D5875"/>
    <w:rsid w:val="009D59AC"/>
    <w:rsid w:val="009D5C31"/>
    <w:rsid w:val="009D5F1C"/>
    <w:rsid w:val="009D6031"/>
    <w:rsid w:val="009D610D"/>
    <w:rsid w:val="009D6195"/>
    <w:rsid w:val="009D6246"/>
    <w:rsid w:val="009D62A2"/>
    <w:rsid w:val="009D668D"/>
    <w:rsid w:val="009D673E"/>
    <w:rsid w:val="009D6911"/>
    <w:rsid w:val="009D693D"/>
    <w:rsid w:val="009D6E58"/>
    <w:rsid w:val="009D6F4B"/>
    <w:rsid w:val="009D6FFC"/>
    <w:rsid w:val="009D701F"/>
    <w:rsid w:val="009D7086"/>
    <w:rsid w:val="009D724C"/>
    <w:rsid w:val="009D7383"/>
    <w:rsid w:val="009D738C"/>
    <w:rsid w:val="009D73CF"/>
    <w:rsid w:val="009D74A7"/>
    <w:rsid w:val="009D74DD"/>
    <w:rsid w:val="009D7734"/>
    <w:rsid w:val="009D7888"/>
    <w:rsid w:val="009D7970"/>
    <w:rsid w:val="009D7A66"/>
    <w:rsid w:val="009D7B14"/>
    <w:rsid w:val="009D7D11"/>
    <w:rsid w:val="009E007D"/>
    <w:rsid w:val="009E036D"/>
    <w:rsid w:val="009E03D6"/>
    <w:rsid w:val="009E05BF"/>
    <w:rsid w:val="009E0675"/>
    <w:rsid w:val="009E086E"/>
    <w:rsid w:val="009E0C7B"/>
    <w:rsid w:val="009E0D5E"/>
    <w:rsid w:val="009E112E"/>
    <w:rsid w:val="009E1337"/>
    <w:rsid w:val="009E136E"/>
    <w:rsid w:val="009E151A"/>
    <w:rsid w:val="009E188F"/>
    <w:rsid w:val="009E1939"/>
    <w:rsid w:val="009E1A25"/>
    <w:rsid w:val="009E1C7A"/>
    <w:rsid w:val="009E1E90"/>
    <w:rsid w:val="009E2235"/>
    <w:rsid w:val="009E225A"/>
    <w:rsid w:val="009E2429"/>
    <w:rsid w:val="009E2505"/>
    <w:rsid w:val="009E253E"/>
    <w:rsid w:val="009E25E1"/>
    <w:rsid w:val="009E25FF"/>
    <w:rsid w:val="009E28E8"/>
    <w:rsid w:val="009E2A0E"/>
    <w:rsid w:val="009E2BDA"/>
    <w:rsid w:val="009E2D4E"/>
    <w:rsid w:val="009E2E5A"/>
    <w:rsid w:val="009E3113"/>
    <w:rsid w:val="009E311A"/>
    <w:rsid w:val="009E3163"/>
    <w:rsid w:val="009E3738"/>
    <w:rsid w:val="009E3B12"/>
    <w:rsid w:val="009E3BCD"/>
    <w:rsid w:val="009E3C40"/>
    <w:rsid w:val="009E3FE2"/>
    <w:rsid w:val="009E41D6"/>
    <w:rsid w:val="009E4216"/>
    <w:rsid w:val="009E4249"/>
    <w:rsid w:val="009E42E7"/>
    <w:rsid w:val="009E44FE"/>
    <w:rsid w:val="009E4756"/>
    <w:rsid w:val="009E477C"/>
    <w:rsid w:val="009E47E8"/>
    <w:rsid w:val="009E4D69"/>
    <w:rsid w:val="009E4DC5"/>
    <w:rsid w:val="009E4E2F"/>
    <w:rsid w:val="009E4F47"/>
    <w:rsid w:val="009E5007"/>
    <w:rsid w:val="009E5205"/>
    <w:rsid w:val="009E523D"/>
    <w:rsid w:val="009E5309"/>
    <w:rsid w:val="009E53BC"/>
    <w:rsid w:val="009E5438"/>
    <w:rsid w:val="009E5478"/>
    <w:rsid w:val="009E5485"/>
    <w:rsid w:val="009E5689"/>
    <w:rsid w:val="009E57B8"/>
    <w:rsid w:val="009E5801"/>
    <w:rsid w:val="009E5806"/>
    <w:rsid w:val="009E58BD"/>
    <w:rsid w:val="009E5AAC"/>
    <w:rsid w:val="009E5ACB"/>
    <w:rsid w:val="009E5F76"/>
    <w:rsid w:val="009E6051"/>
    <w:rsid w:val="009E6400"/>
    <w:rsid w:val="009E64E1"/>
    <w:rsid w:val="009E66B7"/>
    <w:rsid w:val="009E66C4"/>
    <w:rsid w:val="009E677E"/>
    <w:rsid w:val="009E67AC"/>
    <w:rsid w:val="009E6978"/>
    <w:rsid w:val="009E6D47"/>
    <w:rsid w:val="009E6D8D"/>
    <w:rsid w:val="009E6DE9"/>
    <w:rsid w:val="009E6EF2"/>
    <w:rsid w:val="009E6FCA"/>
    <w:rsid w:val="009E701D"/>
    <w:rsid w:val="009E7095"/>
    <w:rsid w:val="009E71DA"/>
    <w:rsid w:val="009E740E"/>
    <w:rsid w:val="009E7649"/>
    <w:rsid w:val="009E77CC"/>
    <w:rsid w:val="009E783B"/>
    <w:rsid w:val="009E7853"/>
    <w:rsid w:val="009E7951"/>
    <w:rsid w:val="009E7B49"/>
    <w:rsid w:val="009E7E9D"/>
    <w:rsid w:val="009F035D"/>
    <w:rsid w:val="009F0393"/>
    <w:rsid w:val="009F072F"/>
    <w:rsid w:val="009F0818"/>
    <w:rsid w:val="009F0845"/>
    <w:rsid w:val="009F0B26"/>
    <w:rsid w:val="009F121B"/>
    <w:rsid w:val="009F133E"/>
    <w:rsid w:val="009F162A"/>
    <w:rsid w:val="009F170F"/>
    <w:rsid w:val="009F178B"/>
    <w:rsid w:val="009F17A8"/>
    <w:rsid w:val="009F1A6A"/>
    <w:rsid w:val="009F1C41"/>
    <w:rsid w:val="009F1E26"/>
    <w:rsid w:val="009F202E"/>
    <w:rsid w:val="009F20C3"/>
    <w:rsid w:val="009F2264"/>
    <w:rsid w:val="009F2602"/>
    <w:rsid w:val="009F2835"/>
    <w:rsid w:val="009F286D"/>
    <w:rsid w:val="009F28D9"/>
    <w:rsid w:val="009F2CB6"/>
    <w:rsid w:val="009F3366"/>
    <w:rsid w:val="009F34EB"/>
    <w:rsid w:val="009F3520"/>
    <w:rsid w:val="009F35B3"/>
    <w:rsid w:val="009F365D"/>
    <w:rsid w:val="009F3666"/>
    <w:rsid w:val="009F37D3"/>
    <w:rsid w:val="009F392A"/>
    <w:rsid w:val="009F39A9"/>
    <w:rsid w:val="009F39C0"/>
    <w:rsid w:val="009F3B81"/>
    <w:rsid w:val="009F3DAE"/>
    <w:rsid w:val="009F3F1A"/>
    <w:rsid w:val="009F4049"/>
    <w:rsid w:val="009F40D9"/>
    <w:rsid w:val="009F411C"/>
    <w:rsid w:val="009F4162"/>
    <w:rsid w:val="009F41A1"/>
    <w:rsid w:val="009F437D"/>
    <w:rsid w:val="009F47A2"/>
    <w:rsid w:val="009F47F7"/>
    <w:rsid w:val="009F49DA"/>
    <w:rsid w:val="009F4C84"/>
    <w:rsid w:val="009F4D3E"/>
    <w:rsid w:val="009F4E2C"/>
    <w:rsid w:val="009F5115"/>
    <w:rsid w:val="009F5413"/>
    <w:rsid w:val="009F549F"/>
    <w:rsid w:val="009F5672"/>
    <w:rsid w:val="009F587A"/>
    <w:rsid w:val="009F5937"/>
    <w:rsid w:val="009F593F"/>
    <w:rsid w:val="009F5BA5"/>
    <w:rsid w:val="009F5CE6"/>
    <w:rsid w:val="009F5DE2"/>
    <w:rsid w:val="009F5F98"/>
    <w:rsid w:val="009F603D"/>
    <w:rsid w:val="009F610C"/>
    <w:rsid w:val="009F629A"/>
    <w:rsid w:val="009F6473"/>
    <w:rsid w:val="009F666C"/>
    <w:rsid w:val="009F673C"/>
    <w:rsid w:val="009F674E"/>
    <w:rsid w:val="009F67C0"/>
    <w:rsid w:val="009F6A01"/>
    <w:rsid w:val="009F6BFE"/>
    <w:rsid w:val="009F6F88"/>
    <w:rsid w:val="009F7271"/>
    <w:rsid w:val="009F734D"/>
    <w:rsid w:val="009F743F"/>
    <w:rsid w:val="009F7707"/>
    <w:rsid w:val="009F77FB"/>
    <w:rsid w:val="009F7816"/>
    <w:rsid w:val="009F7837"/>
    <w:rsid w:val="009F7994"/>
    <w:rsid w:val="009F7AD9"/>
    <w:rsid w:val="009F7BAE"/>
    <w:rsid w:val="009F7F7E"/>
    <w:rsid w:val="00A000A7"/>
    <w:rsid w:val="00A000B1"/>
    <w:rsid w:val="00A001D8"/>
    <w:rsid w:val="00A00209"/>
    <w:rsid w:val="00A00234"/>
    <w:rsid w:val="00A00323"/>
    <w:rsid w:val="00A003EA"/>
    <w:rsid w:val="00A00416"/>
    <w:rsid w:val="00A007FC"/>
    <w:rsid w:val="00A00A15"/>
    <w:rsid w:val="00A00A7D"/>
    <w:rsid w:val="00A00B1C"/>
    <w:rsid w:val="00A00C93"/>
    <w:rsid w:val="00A00D26"/>
    <w:rsid w:val="00A00F8F"/>
    <w:rsid w:val="00A0120D"/>
    <w:rsid w:val="00A013A9"/>
    <w:rsid w:val="00A01643"/>
    <w:rsid w:val="00A017D5"/>
    <w:rsid w:val="00A01825"/>
    <w:rsid w:val="00A01FC6"/>
    <w:rsid w:val="00A022BF"/>
    <w:rsid w:val="00A022DC"/>
    <w:rsid w:val="00A024E9"/>
    <w:rsid w:val="00A0283F"/>
    <w:rsid w:val="00A02914"/>
    <w:rsid w:val="00A02938"/>
    <w:rsid w:val="00A02BAD"/>
    <w:rsid w:val="00A02C04"/>
    <w:rsid w:val="00A02D87"/>
    <w:rsid w:val="00A02E7A"/>
    <w:rsid w:val="00A02EF0"/>
    <w:rsid w:val="00A032DD"/>
    <w:rsid w:val="00A0332B"/>
    <w:rsid w:val="00A033C9"/>
    <w:rsid w:val="00A03748"/>
    <w:rsid w:val="00A038E2"/>
    <w:rsid w:val="00A03BAF"/>
    <w:rsid w:val="00A03CF8"/>
    <w:rsid w:val="00A03E6C"/>
    <w:rsid w:val="00A0406F"/>
    <w:rsid w:val="00A040B0"/>
    <w:rsid w:val="00A041E2"/>
    <w:rsid w:val="00A04439"/>
    <w:rsid w:val="00A0448B"/>
    <w:rsid w:val="00A046F2"/>
    <w:rsid w:val="00A04780"/>
    <w:rsid w:val="00A049A1"/>
    <w:rsid w:val="00A04B42"/>
    <w:rsid w:val="00A04D81"/>
    <w:rsid w:val="00A04ED2"/>
    <w:rsid w:val="00A05154"/>
    <w:rsid w:val="00A051AC"/>
    <w:rsid w:val="00A05259"/>
    <w:rsid w:val="00A0538A"/>
    <w:rsid w:val="00A0545E"/>
    <w:rsid w:val="00A0546B"/>
    <w:rsid w:val="00A054A7"/>
    <w:rsid w:val="00A05543"/>
    <w:rsid w:val="00A057A7"/>
    <w:rsid w:val="00A05939"/>
    <w:rsid w:val="00A059A5"/>
    <w:rsid w:val="00A05A8C"/>
    <w:rsid w:val="00A05A8E"/>
    <w:rsid w:val="00A05C7F"/>
    <w:rsid w:val="00A05DD8"/>
    <w:rsid w:val="00A05FD0"/>
    <w:rsid w:val="00A06169"/>
    <w:rsid w:val="00A06201"/>
    <w:rsid w:val="00A0636F"/>
    <w:rsid w:val="00A064B6"/>
    <w:rsid w:val="00A067A6"/>
    <w:rsid w:val="00A068AA"/>
    <w:rsid w:val="00A06A86"/>
    <w:rsid w:val="00A06C97"/>
    <w:rsid w:val="00A0730D"/>
    <w:rsid w:val="00A073C5"/>
    <w:rsid w:val="00A0755D"/>
    <w:rsid w:val="00A075C3"/>
    <w:rsid w:val="00A0760B"/>
    <w:rsid w:val="00A077FA"/>
    <w:rsid w:val="00A0785E"/>
    <w:rsid w:val="00A07A1F"/>
    <w:rsid w:val="00A07AC4"/>
    <w:rsid w:val="00A07B81"/>
    <w:rsid w:val="00A07C0B"/>
    <w:rsid w:val="00A07D31"/>
    <w:rsid w:val="00A07E76"/>
    <w:rsid w:val="00A07F31"/>
    <w:rsid w:val="00A1014C"/>
    <w:rsid w:val="00A101E9"/>
    <w:rsid w:val="00A10509"/>
    <w:rsid w:val="00A106E6"/>
    <w:rsid w:val="00A109EA"/>
    <w:rsid w:val="00A10E10"/>
    <w:rsid w:val="00A11369"/>
    <w:rsid w:val="00A11458"/>
    <w:rsid w:val="00A11495"/>
    <w:rsid w:val="00A11499"/>
    <w:rsid w:val="00A1162A"/>
    <w:rsid w:val="00A1170A"/>
    <w:rsid w:val="00A11A43"/>
    <w:rsid w:val="00A11ADD"/>
    <w:rsid w:val="00A1204E"/>
    <w:rsid w:val="00A123F4"/>
    <w:rsid w:val="00A124B2"/>
    <w:rsid w:val="00A12604"/>
    <w:rsid w:val="00A127D2"/>
    <w:rsid w:val="00A1286C"/>
    <w:rsid w:val="00A12906"/>
    <w:rsid w:val="00A12952"/>
    <w:rsid w:val="00A12AFC"/>
    <w:rsid w:val="00A12C07"/>
    <w:rsid w:val="00A12CD9"/>
    <w:rsid w:val="00A12D1C"/>
    <w:rsid w:val="00A12FE6"/>
    <w:rsid w:val="00A131E2"/>
    <w:rsid w:val="00A131F7"/>
    <w:rsid w:val="00A132DD"/>
    <w:rsid w:val="00A13308"/>
    <w:rsid w:val="00A133C3"/>
    <w:rsid w:val="00A136AF"/>
    <w:rsid w:val="00A13840"/>
    <w:rsid w:val="00A1399D"/>
    <w:rsid w:val="00A13A6B"/>
    <w:rsid w:val="00A13CF8"/>
    <w:rsid w:val="00A13D4F"/>
    <w:rsid w:val="00A13E5D"/>
    <w:rsid w:val="00A14032"/>
    <w:rsid w:val="00A14475"/>
    <w:rsid w:val="00A144A6"/>
    <w:rsid w:val="00A145BA"/>
    <w:rsid w:val="00A1474B"/>
    <w:rsid w:val="00A14C0C"/>
    <w:rsid w:val="00A14C12"/>
    <w:rsid w:val="00A14C3E"/>
    <w:rsid w:val="00A14E93"/>
    <w:rsid w:val="00A150BD"/>
    <w:rsid w:val="00A150FF"/>
    <w:rsid w:val="00A15156"/>
    <w:rsid w:val="00A1524D"/>
    <w:rsid w:val="00A15487"/>
    <w:rsid w:val="00A156D1"/>
    <w:rsid w:val="00A1599A"/>
    <w:rsid w:val="00A15B70"/>
    <w:rsid w:val="00A15C1E"/>
    <w:rsid w:val="00A15CB7"/>
    <w:rsid w:val="00A15D66"/>
    <w:rsid w:val="00A15DF1"/>
    <w:rsid w:val="00A16273"/>
    <w:rsid w:val="00A16292"/>
    <w:rsid w:val="00A162BA"/>
    <w:rsid w:val="00A163A7"/>
    <w:rsid w:val="00A16555"/>
    <w:rsid w:val="00A1660A"/>
    <w:rsid w:val="00A1660E"/>
    <w:rsid w:val="00A16714"/>
    <w:rsid w:val="00A1685E"/>
    <w:rsid w:val="00A16869"/>
    <w:rsid w:val="00A16B3A"/>
    <w:rsid w:val="00A16B8D"/>
    <w:rsid w:val="00A170A8"/>
    <w:rsid w:val="00A17109"/>
    <w:rsid w:val="00A1712A"/>
    <w:rsid w:val="00A17226"/>
    <w:rsid w:val="00A17345"/>
    <w:rsid w:val="00A17601"/>
    <w:rsid w:val="00A17686"/>
    <w:rsid w:val="00A179A7"/>
    <w:rsid w:val="00A179B8"/>
    <w:rsid w:val="00A17C2E"/>
    <w:rsid w:val="00A17D16"/>
    <w:rsid w:val="00A17FD7"/>
    <w:rsid w:val="00A2014A"/>
    <w:rsid w:val="00A201D7"/>
    <w:rsid w:val="00A201DE"/>
    <w:rsid w:val="00A2051B"/>
    <w:rsid w:val="00A20781"/>
    <w:rsid w:val="00A20786"/>
    <w:rsid w:val="00A20C76"/>
    <w:rsid w:val="00A20D9D"/>
    <w:rsid w:val="00A20E72"/>
    <w:rsid w:val="00A20EDD"/>
    <w:rsid w:val="00A2130E"/>
    <w:rsid w:val="00A213DC"/>
    <w:rsid w:val="00A217E0"/>
    <w:rsid w:val="00A218C6"/>
    <w:rsid w:val="00A218DA"/>
    <w:rsid w:val="00A21964"/>
    <w:rsid w:val="00A21997"/>
    <w:rsid w:val="00A21B7A"/>
    <w:rsid w:val="00A21BDE"/>
    <w:rsid w:val="00A21BFD"/>
    <w:rsid w:val="00A21C91"/>
    <w:rsid w:val="00A21DC9"/>
    <w:rsid w:val="00A21EB8"/>
    <w:rsid w:val="00A21FBE"/>
    <w:rsid w:val="00A21FEA"/>
    <w:rsid w:val="00A222CD"/>
    <w:rsid w:val="00A22A8C"/>
    <w:rsid w:val="00A22C4E"/>
    <w:rsid w:val="00A22CC9"/>
    <w:rsid w:val="00A22E57"/>
    <w:rsid w:val="00A22EB9"/>
    <w:rsid w:val="00A22F94"/>
    <w:rsid w:val="00A22F98"/>
    <w:rsid w:val="00A233CC"/>
    <w:rsid w:val="00A239AC"/>
    <w:rsid w:val="00A23B31"/>
    <w:rsid w:val="00A23BDB"/>
    <w:rsid w:val="00A24065"/>
    <w:rsid w:val="00A24077"/>
    <w:rsid w:val="00A24262"/>
    <w:rsid w:val="00A243D9"/>
    <w:rsid w:val="00A24617"/>
    <w:rsid w:val="00A24725"/>
    <w:rsid w:val="00A2477D"/>
    <w:rsid w:val="00A247A5"/>
    <w:rsid w:val="00A24886"/>
    <w:rsid w:val="00A24A75"/>
    <w:rsid w:val="00A24CF3"/>
    <w:rsid w:val="00A24E7A"/>
    <w:rsid w:val="00A24F6F"/>
    <w:rsid w:val="00A2503D"/>
    <w:rsid w:val="00A250FB"/>
    <w:rsid w:val="00A2540A"/>
    <w:rsid w:val="00A2541B"/>
    <w:rsid w:val="00A2571D"/>
    <w:rsid w:val="00A25743"/>
    <w:rsid w:val="00A25863"/>
    <w:rsid w:val="00A25909"/>
    <w:rsid w:val="00A259AD"/>
    <w:rsid w:val="00A25AAA"/>
    <w:rsid w:val="00A25AFA"/>
    <w:rsid w:val="00A25BC0"/>
    <w:rsid w:val="00A266A3"/>
    <w:rsid w:val="00A267E5"/>
    <w:rsid w:val="00A2688E"/>
    <w:rsid w:val="00A268EA"/>
    <w:rsid w:val="00A26940"/>
    <w:rsid w:val="00A26C5E"/>
    <w:rsid w:val="00A26D9C"/>
    <w:rsid w:val="00A27638"/>
    <w:rsid w:val="00A27A15"/>
    <w:rsid w:val="00A27CE8"/>
    <w:rsid w:val="00A27D04"/>
    <w:rsid w:val="00A27DC7"/>
    <w:rsid w:val="00A27EF0"/>
    <w:rsid w:val="00A27F62"/>
    <w:rsid w:val="00A27F7A"/>
    <w:rsid w:val="00A305A2"/>
    <w:rsid w:val="00A306C2"/>
    <w:rsid w:val="00A308C1"/>
    <w:rsid w:val="00A30A54"/>
    <w:rsid w:val="00A30D04"/>
    <w:rsid w:val="00A30D11"/>
    <w:rsid w:val="00A31165"/>
    <w:rsid w:val="00A31220"/>
    <w:rsid w:val="00A31359"/>
    <w:rsid w:val="00A3140A"/>
    <w:rsid w:val="00A31428"/>
    <w:rsid w:val="00A3154A"/>
    <w:rsid w:val="00A315B8"/>
    <w:rsid w:val="00A315DE"/>
    <w:rsid w:val="00A31729"/>
    <w:rsid w:val="00A3195C"/>
    <w:rsid w:val="00A31B2D"/>
    <w:rsid w:val="00A31DFC"/>
    <w:rsid w:val="00A31FFA"/>
    <w:rsid w:val="00A32060"/>
    <w:rsid w:val="00A320B0"/>
    <w:rsid w:val="00A320FD"/>
    <w:rsid w:val="00A32212"/>
    <w:rsid w:val="00A324A3"/>
    <w:rsid w:val="00A32687"/>
    <w:rsid w:val="00A3286F"/>
    <w:rsid w:val="00A32887"/>
    <w:rsid w:val="00A329BA"/>
    <w:rsid w:val="00A32AF6"/>
    <w:rsid w:val="00A32B46"/>
    <w:rsid w:val="00A32CC9"/>
    <w:rsid w:val="00A32D7E"/>
    <w:rsid w:val="00A32F3F"/>
    <w:rsid w:val="00A330C5"/>
    <w:rsid w:val="00A33200"/>
    <w:rsid w:val="00A332B9"/>
    <w:rsid w:val="00A332FE"/>
    <w:rsid w:val="00A33390"/>
    <w:rsid w:val="00A3344A"/>
    <w:rsid w:val="00A3347C"/>
    <w:rsid w:val="00A33683"/>
    <w:rsid w:val="00A33749"/>
    <w:rsid w:val="00A337C9"/>
    <w:rsid w:val="00A3381D"/>
    <w:rsid w:val="00A33868"/>
    <w:rsid w:val="00A33D9A"/>
    <w:rsid w:val="00A33DF3"/>
    <w:rsid w:val="00A34040"/>
    <w:rsid w:val="00A340B8"/>
    <w:rsid w:val="00A342F8"/>
    <w:rsid w:val="00A34A4B"/>
    <w:rsid w:val="00A34ACA"/>
    <w:rsid w:val="00A34ACF"/>
    <w:rsid w:val="00A34BE2"/>
    <w:rsid w:val="00A35488"/>
    <w:rsid w:val="00A354A7"/>
    <w:rsid w:val="00A35698"/>
    <w:rsid w:val="00A3574D"/>
    <w:rsid w:val="00A35899"/>
    <w:rsid w:val="00A35A4C"/>
    <w:rsid w:val="00A35DE7"/>
    <w:rsid w:val="00A35E11"/>
    <w:rsid w:val="00A35F1D"/>
    <w:rsid w:val="00A3613D"/>
    <w:rsid w:val="00A36154"/>
    <w:rsid w:val="00A361EE"/>
    <w:rsid w:val="00A366F1"/>
    <w:rsid w:val="00A36774"/>
    <w:rsid w:val="00A36791"/>
    <w:rsid w:val="00A36940"/>
    <w:rsid w:val="00A36AAD"/>
    <w:rsid w:val="00A36B39"/>
    <w:rsid w:val="00A36D46"/>
    <w:rsid w:val="00A36E61"/>
    <w:rsid w:val="00A36FED"/>
    <w:rsid w:val="00A3713B"/>
    <w:rsid w:val="00A37406"/>
    <w:rsid w:val="00A376E6"/>
    <w:rsid w:val="00A37729"/>
    <w:rsid w:val="00A3798C"/>
    <w:rsid w:val="00A37A74"/>
    <w:rsid w:val="00A37A7E"/>
    <w:rsid w:val="00A37C29"/>
    <w:rsid w:val="00A37CE5"/>
    <w:rsid w:val="00A37DF1"/>
    <w:rsid w:val="00A37E0B"/>
    <w:rsid w:val="00A37E7A"/>
    <w:rsid w:val="00A37FFA"/>
    <w:rsid w:val="00A400E6"/>
    <w:rsid w:val="00A402CB"/>
    <w:rsid w:val="00A4031D"/>
    <w:rsid w:val="00A40352"/>
    <w:rsid w:val="00A40799"/>
    <w:rsid w:val="00A409B1"/>
    <w:rsid w:val="00A40A76"/>
    <w:rsid w:val="00A40DD4"/>
    <w:rsid w:val="00A40FBB"/>
    <w:rsid w:val="00A410B6"/>
    <w:rsid w:val="00A412B3"/>
    <w:rsid w:val="00A41408"/>
    <w:rsid w:val="00A41658"/>
    <w:rsid w:val="00A41ED4"/>
    <w:rsid w:val="00A41EE1"/>
    <w:rsid w:val="00A42131"/>
    <w:rsid w:val="00A421F2"/>
    <w:rsid w:val="00A42245"/>
    <w:rsid w:val="00A42412"/>
    <w:rsid w:val="00A42689"/>
    <w:rsid w:val="00A429FA"/>
    <w:rsid w:val="00A42A74"/>
    <w:rsid w:val="00A42AEF"/>
    <w:rsid w:val="00A43159"/>
    <w:rsid w:val="00A43192"/>
    <w:rsid w:val="00A4322E"/>
    <w:rsid w:val="00A4342D"/>
    <w:rsid w:val="00A435AC"/>
    <w:rsid w:val="00A437A4"/>
    <w:rsid w:val="00A43A6C"/>
    <w:rsid w:val="00A43A92"/>
    <w:rsid w:val="00A43AA8"/>
    <w:rsid w:val="00A43B39"/>
    <w:rsid w:val="00A43E3E"/>
    <w:rsid w:val="00A43EC2"/>
    <w:rsid w:val="00A4418D"/>
    <w:rsid w:val="00A441CE"/>
    <w:rsid w:val="00A443A2"/>
    <w:rsid w:val="00A444FB"/>
    <w:rsid w:val="00A445D9"/>
    <w:rsid w:val="00A44688"/>
    <w:rsid w:val="00A4468A"/>
    <w:rsid w:val="00A446AB"/>
    <w:rsid w:val="00A447AD"/>
    <w:rsid w:val="00A44983"/>
    <w:rsid w:val="00A449E4"/>
    <w:rsid w:val="00A44A63"/>
    <w:rsid w:val="00A44A81"/>
    <w:rsid w:val="00A44CFE"/>
    <w:rsid w:val="00A44E71"/>
    <w:rsid w:val="00A44FEC"/>
    <w:rsid w:val="00A4533C"/>
    <w:rsid w:val="00A4559F"/>
    <w:rsid w:val="00A456EC"/>
    <w:rsid w:val="00A45738"/>
    <w:rsid w:val="00A459D2"/>
    <w:rsid w:val="00A45D15"/>
    <w:rsid w:val="00A45FF3"/>
    <w:rsid w:val="00A4619A"/>
    <w:rsid w:val="00A461E6"/>
    <w:rsid w:val="00A4628B"/>
    <w:rsid w:val="00A46371"/>
    <w:rsid w:val="00A464DD"/>
    <w:rsid w:val="00A465D5"/>
    <w:rsid w:val="00A46737"/>
    <w:rsid w:val="00A4693D"/>
    <w:rsid w:val="00A46B7D"/>
    <w:rsid w:val="00A46D08"/>
    <w:rsid w:val="00A46D3D"/>
    <w:rsid w:val="00A46DFC"/>
    <w:rsid w:val="00A46E7A"/>
    <w:rsid w:val="00A46F05"/>
    <w:rsid w:val="00A47005"/>
    <w:rsid w:val="00A47127"/>
    <w:rsid w:val="00A47196"/>
    <w:rsid w:val="00A4721C"/>
    <w:rsid w:val="00A47478"/>
    <w:rsid w:val="00A47637"/>
    <w:rsid w:val="00A47673"/>
    <w:rsid w:val="00A476A8"/>
    <w:rsid w:val="00A477FB"/>
    <w:rsid w:val="00A4794E"/>
    <w:rsid w:val="00A47A1D"/>
    <w:rsid w:val="00A47A5D"/>
    <w:rsid w:val="00A47B09"/>
    <w:rsid w:val="00A47B1C"/>
    <w:rsid w:val="00A47FAC"/>
    <w:rsid w:val="00A5025D"/>
    <w:rsid w:val="00A503CD"/>
    <w:rsid w:val="00A50462"/>
    <w:rsid w:val="00A506E4"/>
    <w:rsid w:val="00A5078B"/>
    <w:rsid w:val="00A507B4"/>
    <w:rsid w:val="00A50B31"/>
    <w:rsid w:val="00A50B4D"/>
    <w:rsid w:val="00A50B90"/>
    <w:rsid w:val="00A50E13"/>
    <w:rsid w:val="00A51403"/>
    <w:rsid w:val="00A51419"/>
    <w:rsid w:val="00A514D4"/>
    <w:rsid w:val="00A5187A"/>
    <w:rsid w:val="00A51D41"/>
    <w:rsid w:val="00A51FE3"/>
    <w:rsid w:val="00A52012"/>
    <w:rsid w:val="00A520FD"/>
    <w:rsid w:val="00A5211C"/>
    <w:rsid w:val="00A521FF"/>
    <w:rsid w:val="00A52694"/>
    <w:rsid w:val="00A52843"/>
    <w:rsid w:val="00A528EF"/>
    <w:rsid w:val="00A52942"/>
    <w:rsid w:val="00A52993"/>
    <w:rsid w:val="00A52FE3"/>
    <w:rsid w:val="00A531D1"/>
    <w:rsid w:val="00A534F2"/>
    <w:rsid w:val="00A53795"/>
    <w:rsid w:val="00A53AEF"/>
    <w:rsid w:val="00A53C0C"/>
    <w:rsid w:val="00A53D6F"/>
    <w:rsid w:val="00A53D7E"/>
    <w:rsid w:val="00A53EF2"/>
    <w:rsid w:val="00A54071"/>
    <w:rsid w:val="00A540A0"/>
    <w:rsid w:val="00A540EF"/>
    <w:rsid w:val="00A540FD"/>
    <w:rsid w:val="00A541CB"/>
    <w:rsid w:val="00A5420C"/>
    <w:rsid w:val="00A5443C"/>
    <w:rsid w:val="00A54560"/>
    <w:rsid w:val="00A54582"/>
    <w:rsid w:val="00A54635"/>
    <w:rsid w:val="00A54692"/>
    <w:rsid w:val="00A54756"/>
    <w:rsid w:val="00A54832"/>
    <w:rsid w:val="00A548ED"/>
    <w:rsid w:val="00A549A8"/>
    <w:rsid w:val="00A54CA1"/>
    <w:rsid w:val="00A54EEE"/>
    <w:rsid w:val="00A54EFA"/>
    <w:rsid w:val="00A5504A"/>
    <w:rsid w:val="00A5507C"/>
    <w:rsid w:val="00A55A18"/>
    <w:rsid w:val="00A55A93"/>
    <w:rsid w:val="00A55AC8"/>
    <w:rsid w:val="00A55C1F"/>
    <w:rsid w:val="00A55C3F"/>
    <w:rsid w:val="00A55D44"/>
    <w:rsid w:val="00A55EA6"/>
    <w:rsid w:val="00A55F09"/>
    <w:rsid w:val="00A55F57"/>
    <w:rsid w:val="00A55FC8"/>
    <w:rsid w:val="00A5600D"/>
    <w:rsid w:val="00A56019"/>
    <w:rsid w:val="00A560B5"/>
    <w:rsid w:val="00A56219"/>
    <w:rsid w:val="00A5623A"/>
    <w:rsid w:val="00A5623E"/>
    <w:rsid w:val="00A562EF"/>
    <w:rsid w:val="00A56567"/>
    <w:rsid w:val="00A566EB"/>
    <w:rsid w:val="00A5677A"/>
    <w:rsid w:val="00A568A0"/>
    <w:rsid w:val="00A568D3"/>
    <w:rsid w:val="00A56A20"/>
    <w:rsid w:val="00A56A71"/>
    <w:rsid w:val="00A56BF6"/>
    <w:rsid w:val="00A56CEB"/>
    <w:rsid w:val="00A56D83"/>
    <w:rsid w:val="00A56E16"/>
    <w:rsid w:val="00A56E4B"/>
    <w:rsid w:val="00A56FEF"/>
    <w:rsid w:val="00A5706B"/>
    <w:rsid w:val="00A5707E"/>
    <w:rsid w:val="00A571D4"/>
    <w:rsid w:val="00A57310"/>
    <w:rsid w:val="00A573CE"/>
    <w:rsid w:val="00A575E2"/>
    <w:rsid w:val="00A575F6"/>
    <w:rsid w:val="00A577D5"/>
    <w:rsid w:val="00A5795B"/>
    <w:rsid w:val="00A57990"/>
    <w:rsid w:val="00A57CA7"/>
    <w:rsid w:val="00A57DF4"/>
    <w:rsid w:val="00A601CE"/>
    <w:rsid w:val="00A602F7"/>
    <w:rsid w:val="00A606ED"/>
    <w:rsid w:val="00A607BE"/>
    <w:rsid w:val="00A608A3"/>
    <w:rsid w:val="00A60954"/>
    <w:rsid w:val="00A60A43"/>
    <w:rsid w:val="00A60DF2"/>
    <w:rsid w:val="00A60E78"/>
    <w:rsid w:val="00A60FB7"/>
    <w:rsid w:val="00A610D0"/>
    <w:rsid w:val="00A611EB"/>
    <w:rsid w:val="00A613C5"/>
    <w:rsid w:val="00A6151A"/>
    <w:rsid w:val="00A61558"/>
    <w:rsid w:val="00A615D0"/>
    <w:rsid w:val="00A615D9"/>
    <w:rsid w:val="00A615E9"/>
    <w:rsid w:val="00A61752"/>
    <w:rsid w:val="00A6197D"/>
    <w:rsid w:val="00A61A25"/>
    <w:rsid w:val="00A61AFA"/>
    <w:rsid w:val="00A61AFE"/>
    <w:rsid w:val="00A61D56"/>
    <w:rsid w:val="00A61E16"/>
    <w:rsid w:val="00A61EDC"/>
    <w:rsid w:val="00A61F27"/>
    <w:rsid w:val="00A62047"/>
    <w:rsid w:val="00A620F0"/>
    <w:rsid w:val="00A62149"/>
    <w:rsid w:val="00A6223E"/>
    <w:rsid w:val="00A622E7"/>
    <w:rsid w:val="00A62466"/>
    <w:rsid w:val="00A625F4"/>
    <w:rsid w:val="00A62705"/>
    <w:rsid w:val="00A6276C"/>
    <w:rsid w:val="00A62873"/>
    <w:rsid w:val="00A6288B"/>
    <w:rsid w:val="00A628DB"/>
    <w:rsid w:val="00A62BC8"/>
    <w:rsid w:val="00A62ED9"/>
    <w:rsid w:val="00A62F67"/>
    <w:rsid w:val="00A636CE"/>
    <w:rsid w:val="00A63740"/>
    <w:rsid w:val="00A638A2"/>
    <w:rsid w:val="00A6398C"/>
    <w:rsid w:val="00A639A3"/>
    <w:rsid w:val="00A63A61"/>
    <w:rsid w:val="00A63C56"/>
    <w:rsid w:val="00A63CB9"/>
    <w:rsid w:val="00A63CE2"/>
    <w:rsid w:val="00A63D36"/>
    <w:rsid w:val="00A63EA4"/>
    <w:rsid w:val="00A63FF0"/>
    <w:rsid w:val="00A64348"/>
    <w:rsid w:val="00A6488B"/>
    <w:rsid w:val="00A648E5"/>
    <w:rsid w:val="00A64A68"/>
    <w:rsid w:val="00A64AD5"/>
    <w:rsid w:val="00A64B5F"/>
    <w:rsid w:val="00A64B96"/>
    <w:rsid w:val="00A64C8F"/>
    <w:rsid w:val="00A64E61"/>
    <w:rsid w:val="00A64EAD"/>
    <w:rsid w:val="00A64F0D"/>
    <w:rsid w:val="00A650EF"/>
    <w:rsid w:val="00A65524"/>
    <w:rsid w:val="00A65947"/>
    <w:rsid w:val="00A659B1"/>
    <w:rsid w:val="00A65A34"/>
    <w:rsid w:val="00A65B5B"/>
    <w:rsid w:val="00A65B7B"/>
    <w:rsid w:val="00A65D4C"/>
    <w:rsid w:val="00A65E33"/>
    <w:rsid w:val="00A65E9D"/>
    <w:rsid w:val="00A65EB1"/>
    <w:rsid w:val="00A65F57"/>
    <w:rsid w:val="00A65FBE"/>
    <w:rsid w:val="00A66010"/>
    <w:rsid w:val="00A6614E"/>
    <w:rsid w:val="00A6615A"/>
    <w:rsid w:val="00A66211"/>
    <w:rsid w:val="00A662F6"/>
    <w:rsid w:val="00A6661A"/>
    <w:rsid w:val="00A66701"/>
    <w:rsid w:val="00A6671E"/>
    <w:rsid w:val="00A668C9"/>
    <w:rsid w:val="00A668FF"/>
    <w:rsid w:val="00A6690C"/>
    <w:rsid w:val="00A6695A"/>
    <w:rsid w:val="00A66A2D"/>
    <w:rsid w:val="00A66AC3"/>
    <w:rsid w:val="00A66AD2"/>
    <w:rsid w:val="00A66F94"/>
    <w:rsid w:val="00A67349"/>
    <w:rsid w:val="00A67551"/>
    <w:rsid w:val="00A677E2"/>
    <w:rsid w:val="00A677FA"/>
    <w:rsid w:val="00A67ABD"/>
    <w:rsid w:val="00A67AF5"/>
    <w:rsid w:val="00A67B37"/>
    <w:rsid w:val="00A67B73"/>
    <w:rsid w:val="00A701A2"/>
    <w:rsid w:val="00A70250"/>
    <w:rsid w:val="00A7028F"/>
    <w:rsid w:val="00A703FD"/>
    <w:rsid w:val="00A7052A"/>
    <w:rsid w:val="00A705EB"/>
    <w:rsid w:val="00A70663"/>
    <w:rsid w:val="00A70688"/>
    <w:rsid w:val="00A706C8"/>
    <w:rsid w:val="00A70B36"/>
    <w:rsid w:val="00A70C4D"/>
    <w:rsid w:val="00A70C5A"/>
    <w:rsid w:val="00A70D0F"/>
    <w:rsid w:val="00A70DCC"/>
    <w:rsid w:val="00A70FE3"/>
    <w:rsid w:val="00A710E9"/>
    <w:rsid w:val="00A71110"/>
    <w:rsid w:val="00A71268"/>
    <w:rsid w:val="00A719C6"/>
    <w:rsid w:val="00A71B6E"/>
    <w:rsid w:val="00A71BE6"/>
    <w:rsid w:val="00A71C1F"/>
    <w:rsid w:val="00A71C99"/>
    <w:rsid w:val="00A71F10"/>
    <w:rsid w:val="00A723F8"/>
    <w:rsid w:val="00A725A3"/>
    <w:rsid w:val="00A725C9"/>
    <w:rsid w:val="00A72768"/>
    <w:rsid w:val="00A727BD"/>
    <w:rsid w:val="00A7280E"/>
    <w:rsid w:val="00A7288D"/>
    <w:rsid w:val="00A728F4"/>
    <w:rsid w:val="00A72B07"/>
    <w:rsid w:val="00A72BFB"/>
    <w:rsid w:val="00A72C2E"/>
    <w:rsid w:val="00A7302D"/>
    <w:rsid w:val="00A73051"/>
    <w:rsid w:val="00A730E4"/>
    <w:rsid w:val="00A732BB"/>
    <w:rsid w:val="00A73338"/>
    <w:rsid w:val="00A73839"/>
    <w:rsid w:val="00A73ABF"/>
    <w:rsid w:val="00A73C2A"/>
    <w:rsid w:val="00A73E33"/>
    <w:rsid w:val="00A7428F"/>
    <w:rsid w:val="00A744E0"/>
    <w:rsid w:val="00A745D8"/>
    <w:rsid w:val="00A74865"/>
    <w:rsid w:val="00A748B3"/>
    <w:rsid w:val="00A74981"/>
    <w:rsid w:val="00A74ABE"/>
    <w:rsid w:val="00A74BB2"/>
    <w:rsid w:val="00A74D80"/>
    <w:rsid w:val="00A7502E"/>
    <w:rsid w:val="00A753BE"/>
    <w:rsid w:val="00A753F7"/>
    <w:rsid w:val="00A7550E"/>
    <w:rsid w:val="00A75520"/>
    <w:rsid w:val="00A75592"/>
    <w:rsid w:val="00A75865"/>
    <w:rsid w:val="00A75A00"/>
    <w:rsid w:val="00A75ACB"/>
    <w:rsid w:val="00A75D6F"/>
    <w:rsid w:val="00A75EB1"/>
    <w:rsid w:val="00A75FEC"/>
    <w:rsid w:val="00A761CA"/>
    <w:rsid w:val="00A76352"/>
    <w:rsid w:val="00A763C8"/>
    <w:rsid w:val="00A76B46"/>
    <w:rsid w:val="00A76B6A"/>
    <w:rsid w:val="00A76C2C"/>
    <w:rsid w:val="00A76FC2"/>
    <w:rsid w:val="00A77221"/>
    <w:rsid w:val="00A77249"/>
    <w:rsid w:val="00A772A0"/>
    <w:rsid w:val="00A77405"/>
    <w:rsid w:val="00A77509"/>
    <w:rsid w:val="00A775D5"/>
    <w:rsid w:val="00A776AB"/>
    <w:rsid w:val="00A77756"/>
    <w:rsid w:val="00A778B1"/>
    <w:rsid w:val="00A779CF"/>
    <w:rsid w:val="00A77A6D"/>
    <w:rsid w:val="00A77CC2"/>
    <w:rsid w:val="00A803F3"/>
    <w:rsid w:val="00A80421"/>
    <w:rsid w:val="00A80529"/>
    <w:rsid w:val="00A80864"/>
    <w:rsid w:val="00A80867"/>
    <w:rsid w:val="00A80A45"/>
    <w:rsid w:val="00A80ADD"/>
    <w:rsid w:val="00A817CA"/>
    <w:rsid w:val="00A819BC"/>
    <w:rsid w:val="00A819E5"/>
    <w:rsid w:val="00A81A98"/>
    <w:rsid w:val="00A81C96"/>
    <w:rsid w:val="00A820A6"/>
    <w:rsid w:val="00A82109"/>
    <w:rsid w:val="00A821F4"/>
    <w:rsid w:val="00A82202"/>
    <w:rsid w:val="00A82228"/>
    <w:rsid w:val="00A823EB"/>
    <w:rsid w:val="00A82448"/>
    <w:rsid w:val="00A8258E"/>
    <w:rsid w:val="00A82772"/>
    <w:rsid w:val="00A827FD"/>
    <w:rsid w:val="00A8288C"/>
    <w:rsid w:val="00A82966"/>
    <w:rsid w:val="00A830D9"/>
    <w:rsid w:val="00A8370A"/>
    <w:rsid w:val="00A837F6"/>
    <w:rsid w:val="00A8388E"/>
    <w:rsid w:val="00A83945"/>
    <w:rsid w:val="00A83DF5"/>
    <w:rsid w:val="00A83DFC"/>
    <w:rsid w:val="00A83E8A"/>
    <w:rsid w:val="00A84107"/>
    <w:rsid w:val="00A84170"/>
    <w:rsid w:val="00A843D5"/>
    <w:rsid w:val="00A84400"/>
    <w:rsid w:val="00A847FC"/>
    <w:rsid w:val="00A84AD3"/>
    <w:rsid w:val="00A84CC5"/>
    <w:rsid w:val="00A84CCF"/>
    <w:rsid w:val="00A84E84"/>
    <w:rsid w:val="00A84ED4"/>
    <w:rsid w:val="00A84EF7"/>
    <w:rsid w:val="00A84F48"/>
    <w:rsid w:val="00A8501C"/>
    <w:rsid w:val="00A851F9"/>
    <w:rsid w:val="00A85322"/>
    <w:rsid w:val="00A8549D"/>
    <w:rsid w:val="00A85504"/>
    <w:rsid w:val="00A8556A"/>
    <w:rsid w:val="00A8559A"/>
    <w:rsid w:val="00A85651"/>
    <w:rsid w:val="00A85661"/>
    <w:rsid w:val="00A8572B"/>
    <w:rsid w:val="00A85804"/>
    <w:rsid w:val="00A85A3F"/>
    <w:rsid w:val="00A85CA6"/>
    <w:rsid w:val="00A85EEB"/>
    <w:rsid w:val="00A86046"/>
    <w:rsid w:val="00A8608E"/>
    <w:rsid w:val="00A861D4"/>
    <w:rsid w:val="00A86285"/>
    <w:rsid w:val="00A862CE"/>
    <w:rsid w:val="00A8634D"/>
    <w:rsid w:val="00A86639"/>
    <w:rsid w:val="00A866A5"/>
    <w:rsid w:val="00A86AE2"/>
    <w:rsid w:val="00A86CD7"/>
    <w:rsid w:val="00A86D4E"/>
    <w:rsid w:val="00A87012"/>
    <w:rsid w:val="00A8738F"/>
    <w:rsid w:val="00A875B8"/>
    <w:rsid w:val="00A875C5"/>
    <w:rsid w:val="00A8769F"/>
    <w:rsid w:val="00A876DE"/>
    <w:rsid w:val="00A87A52"/>
    <w:rsid w:val="00A87C27"/>
    <w:rsid w:val="00A87E23"/>
    <w:rsid w:val="00A87E80"/>
    <w:rsid w:val="00A906B6"/>
    <w:rsid w:val="00A90718"/>
    <w:rsid w:val="00A90C31"/>
    <w:rsid w:val="00A90C6D"/>
    <w:rsid w:val="00A90E18"/>
    <w:rsid w:val="00A90E79"/>
    <w:rsid w:val="00A91079"/>
    <w:rsid w:val="00A91467"/>
    <w:rsid w:val="00A914A3"/>
    <w:rsid w:val="00A914F4"/>
    <w:rsid w:val="00A9170E"/>
    <w:rsid w:val="00A91AD2"/>
    <w:rsid w:val="00A91B6C"/>
    <w:rsid w:val="00A91FEE"/>
    <w:rsid w:val="00A921B7"/>
    <w:rsid w:val="00A92319"/>
    <w:rsid w:val="00A927F6"/>
    <w:rsid w:val="00A92836"/>
    <w:rsid w:val="00A931F8"/>
    <w:rsid w:val="00A9347D"/>
    <w:rsid w:val="00A936BA"/>
    <w:rsid w:val="00A93BDE"/>
    <w:rsid w:val="00A93D0F"/>
    <w:rsid w:val="00A93E38"/>
    <w:rsid w:val="00A93E47"/>
    <w:rsid w:val="00A93E4F"/>
    <w:rsid w:val="00A93E93"/>
    <w:rsid w:val="00A94164"/>
    <w:rsid w:val="00A94256"/>
    <w:rsid w:val="00A94422"/>
    <w:rsid w:val="00A944F3"/>
    <w:rsid w:val="00A9455C"/>
    <w:rsid w:val="00A945E1"/>
    <w:rsid w:val="00A945ED"/>
    <w:rsid w:val="00A946A8"/>
    <w:rsid w:val="00A946DC"/>
    <w:rsid w:val="00A947CE"/>
    <w:rsid w:val="00A94820"/>
    <w:rsid w:val="00A94DD3"/>
    <w:rsid w:val="00A94ECA"/>
    <w:rsid w:val="00A95067"/>
    <w:rsid w:val="00A9510F"/>
    <w:rsid w:val="00A95221"/>
    <w:rsid w:val="00A952EC"/>
    <w:rsid w:val="00A95343"/>
    <w:rsid w:val="00A955B5"/>
    <w:rsid w:val="00A95768"/>
    <w:rsid w:val="00A9590E"/>
    <w:rsid w:val="00A95966"/>
    <w:rsid w:val="00A959EF"/>
    <w:rsid w:val="00A95DBC"/>
    <w:rsid w:val="00A95FBB"/>
    <w:rsid w:val="00A96C57"/>
    <w:rsid w:val="00A96DEC"/>
    <w:rsid w:val="00A96E0A"/>
    <w:rsid w:val="00A9714D"/>
    <w:rsid w:val="00A97567"/>
    <w:rsid w:val="00A97588"/>
    <w:rsid w:val="00A9766F"/>
    <w:rsid w:val="00A9797C"/>
    <w:rsid w:val="00A97ABA"/>
    <w:rsid w:val="00A97B39"/>
    <w:rsid w:val="00A97BDF"/>
    <w:rsid w:val="00A97CC5"/>
    <w:rsid w:val="00A97EB2"/>
    <w:rsid w:val="00A97ECC"/>
    <w:rsid w:val="00AA029E"/>
    <w:rsid w:val="00AA0351"/>
    <w:rsid w:val="00AA03CE"/>
    <w:rsid w:val="00AA04F4"/>
    <w:rsid w:val="00AA04F9"/>
    <w:rsid w:val="00AA05F8"/>
    <w:rsid w:val="00AA0817"/>
    <w:rsid w:val="00AA0A54"/>
    <w:rsid w:val="00AA0DA0"/>
    <w:rsid w:val="00AA0E0C"/>
    <w:rsid w:val="00AA0E93"/>
    <w:rsid w:val="00AA0EE8"/>
    <w:rsid w:val="00AA1048"/>
    <w:rsid w:val="00AA1253"/>
    <w:rsid w:val="00AA14EC"/>
    <w:rsid w:val="00AA1530"/>
    <w:rsid w:val="00AA1618"/>
    <w:rsid w:val="00AA162D"/>
    <w:rsid w:val="00AA17C7"/>
    <w:rsid w:val="00AA1866"/>
    <w:rsid w:val="00AA1889"/>
    <w:rsid w:val="00AA1BE2"/>
    <w:rsid w:val="00AA1C1F"/>
    <w:rsid w:val="00AA1C9E"/>
    <w:rsid w:val="00AA1F67"/>
    <w:rsid w:val="00AA1FED"/>
    <w:rsid w:val="00AA204A"/>
    <w:rsid w:val="00AA2193"/>
    <w:rsid w:val="00AA2390"/>
    <w:rsid w:val="00AA254E"/>
    <w:rsid w:val="00AA26B9"/>
    <w:rsid w:val="00AA29A0"/>
    <w:rsid w:val="00AA2B2C"/>
    <w:rsid w:val="00AA2C00"/>
    <w:rsid w:val="00AA2F50"/>
    <w:rsid w:val="00AA3021"/>
    <w:rsid w:val="00AA30B6"/>
    <w:rsid w:val="00AA30EA"/>
    <w:rsid w:val="00AA3113"/>
    <w:rsid w:val="00AA3319"/>
    <w:rsid w:val="00AA349B"/>
    <w:rsid w:val="00AA34A5"/>
    <w:rsid w:val="00AA372D"/>
    <w:rsid w:val="00AA3732"/>
    <w:rsid w:val="00AA373A"/>
    <w:rsid w:val="00AA38D3"/>
    <w:rsid w:val="00AA396A"/>
    <w:rsid w:val="00AA3D27"/>
    <w:rsid w:val="00AA3D73"/>
    <w:rsid w:val="00AA4087"/>
    <w:rsid w:val="00AA411A"/>
    <w:rsid w:val="00AA4366"/>
    <w:rsid w:val="00AA46BF"/>
    <w:rsid w:val="00AA4BC4"/>
    <w:rsid w:val="00AA50D4"/>
    <w:rsid w:val="00AA5204"/>
    <w:rsid w:val="00AA5211"/>
    <w:rsid w:val="00AA5265"/>
    <w:rsid w:val="00AA546E"/>
    <w:rsid w:val="00AA5493"/>
    <w:rsid w:val="00AA54C3"/>
    <w:rsid w:val="00AA57DD"/>
    <w:rsid w:val="00AA5812"/>
    <w:rsid w:val="00AA5885"/>
    <w:rsid w:val="00AA5C05"/>
    <w:rsid w:val="00AA5D77"/>
    <w:rsid w:val="00AA5E1A"/>
    <w:rsid w:val="00AA6025"/>
    <w:rsid w:val="00AA60A0"/>
    <w:rsid w:val="00AA6276"/>
    <w:rsid w:val="00AA62A6"/>
    <w:rsid w:val="00AA6635"/>
    <w:rsid w:val="00AA6680"/>
    <w:rsid w:val="00AA6888"/>
    <w:rsid w:val="00AA6AE1"/>
    <w:rsid w:val="00AA6BB1"/>
    <w:rsid w:val="00AA6CD9"/>
    <w:rsid w:val="00AA6D4C"/>
    <w:rsid w:val="00AA6DCC"/>
    <w:rsid w:val="00AA6E05"/>
    <w:rsid w:val="00AA6F2F"/>
    <w:rsid w:val="00AA6F64"/>
    <w:rsid w:val="00AA70F2"/>
    <w:rsid w:val="00AA72CC"/>
    <w:rsid w:val="00AA72F6"/>
    <w:rsid w:val="00AA7635"/>
    <w:rsid w:val="00AA766B"/>
    <w:rsid w:val="00AA768A"/>
    <w:rsid w:val="00AA784E"/>
    <w:rsid w:val="00AA7E8C"/>
    <w:rsid w:val="00AA7F38"/>
    <w:rsid w:val="00AB0477"/>
    <w:rsid w:val="00AB061D"/>
    <w:rsid w:val="00AB06DA"/>
    <w:rsid w:val="00AB091A"/>
    <w:rsid w:val="00AB09B3"/>
    <w:rsid w:val="00AB0A43"/>
    <w:rsid w:val="00AB0E74"/>
    <w:rsid w:val="00AB0F7A"/>
    <w:rsid w:val="00AB11BE"/>
    <w:rsid w:val="00AB14CB"/>
    <w:rsid w:val="00AB15D7"/>
    <w:rsid w:val="00AB16EE"/>
    <w:rsid w:val="00AB1745"/>
    <w:rsid w:val="00AB176A"/>
    <w:rsid w:val="00AB183A"/>
    <w:rsid w:val="00AB1859"/>
    <w:rsid w:val="00AB19EA"/>
    <w:rsid w:val="00AB1CCD"/>
    <w:rsid w:val="00AB1D89"/>
    <w:rsid w:val="00AB1DC4"/>
    <w:rsid w:val="00AB1E22"/>
    <w:rsid w:val="00AB2089"/>
    <w:rsid w:val="00AB218B"/>
    <w:rsid w:val="00AB2276"/>
    <w:rsid w:val="00AB230A"/>
    <w:rsid w:val="00AB2481"/>
    <w:rsid w:val="00AB2519"/>
    <w:rsid w:val="00AB251F"/>
    <w:rsid w:val="00AB269E"/>
    <w:rsid w:val="00AB26E1"/>
    <w:rsid w:val="00AB278B"/>
    <w:rsid w:val="00AB27E6"/>
    <w:rsid w:val="00AB27F1"/>
    <w:rsid w:val="00AB2928"/>
    <w:rsid w:val="00AB2AC6"/>
    <w:rsid w:val="00AB2DFB"/>
    <w:rsid w:val="00AB2EF2"/>
    <w:rsid w:val="00AB2EF3"/>
    <w:rsid w:val="00AB31B9"/>
    <w:rsid w:val="00AB32BD"/>
    <w:rsid w:val="00AB33FC"/>
    <w:rsid w:val="00AB3436"/>
    <w:rsid w:val="00AB3610"/>
    <w:rsid w:val="00AB39F4"/>
    <w:rsid w:val="00AB3A1A"/>
    <w:rsid w:val="00AB3C68"/>
    <w:rsid w:val="00AB3C9E"/>
    <w:rsid w:val="00AB3E1D"/>
    <w:rsid w:val="00AB3EDE"/>
    <w:rsid w:val="00AB3F5E"/>
    <w:rsid w:val="00AB4034"/>
    <w:rsid w:val="00AB40CD"/>
    <w:rsid w:val="00AB4122"/>
    <w:rsid w:val="00AB41BA"/>
    <w:rsid w:val="00AB4317"/>
    <w:rsid w:val="00AB43A7"/>
    <w:rsid w:val="00AB43FD"/>
    <w:rsid w:val="00AB4651"/>
    <w:rsid w:val="00AB4656"/>
    <w:rsid w:val="00AB47CE"/>
    <w:rsid w:val="00AB495D"/>
    <w:rsid w:val="00AB4B34"/>
    <w:rsid w:val="00AB4B85"/>
    <w:rsid w:val="00AB4D1C"/>
    <w:rsid w:val="00AB4F7E"/>
    <w:rsid w:val="00AB50C8"/>
    <w:rsid w:val="00AB58EB"/>
    <w:rsid w:val="00AB5997"/>
    <w:rsid w:val="00AB5A84"/>
    <w:rsid w:val="00AB5BAA"/>
    <w:rsid w:val="00AB5D9E"/>
    <w:rsid w:val="00AB5E52"/>
    <w:rsid w:val="00AB5E96"/>
    <w:rsid w:val="00AB5E9F"/>
    <w:rsid w:val="00AB5FF6"/>
    <w:rsid w:val="00AB606C"/>
    <w:rsid w:val="00AB6431"/>
    <w:rsid w:val="00AB6461"/>
    <w:rsid w:val="00AB6716"/>
    <w:rsid w:val="00AB6971"/>
    <w:rsid w:val="00AB6989"/>
    <w:rsid w:val="00AB6B4F"/>
    <w:rsid w:val="00AB6CD9"/>
    <w:rsid w:val="00AB72B5"/>
    <w:rsid w:val="00AB748D"/>
    <w:rsid w:val="00AB74F1"/>
    <w:rsid w:val="00AB781C"/>
    <w:rsid w:val="00AB7838"/>
    <w:rsid w:val="00AB7C17"/>
    <w:rsid w:val="00AB7C57"/>
    <w:rsid w:val="00AB7D1F"/>
    <w:rsid w:val="00AB7E26"/>
    <w:rsid w:val="00AC006B"/>
    <w:rsid w:val="00AC0093"/>
    <w:rsid w:val="00AC00A6"/>
    <w:rsid w:val="00AC00B3"/>
    <w:rsid w:val="00AC01D9"/>
    <w:rsid w:val="00AC022B"/>
    <w:rsid w:val="00AC0335"/>
    <w:rsid w:val="00AC0442"/>
    <w:rsid w:val="00AC04ED"/>
    <w:rsid w:val="00AC0538"/>
    <w:rsid w:val="00AC0631"/>
    <w:rsid w:val="00AC06AE"/>
    <w:rsid w:val="00AC07C8"/>
    <w:rsid w:val="00AC07EF"/>
    <w:rsid w:val="00AC0C61"/>
    <w:rsid w:val="00AC0D39"/>
    <w:rsid w:val="00AC0EF3"/>
    <w:rsid w:val="00AC1152"/>
    <w:rsid w:val="00AC1255"/>
    <w:rsid w:val="00AC127D"/>
    <w:rsid w:val="00AC133B"/>
    <w:rsid w:val="00AC1343"/>
    <w:rsid w:val="00AC13C5"/>
    <w:rsid w:val="00AC1406"/>
    <w:rsid w:val="00AC1451"/>
    <w:rsid w:val="00AC19DA"/>
    <w:rsid w:val="00AC1B67"/>
    <w:rsid w:val="00AC1B7B"/>
    <w:rsid w:val="00AC1B92"/>
    <w:rsid w:val="00AC1C2D"/>
    <w:rsid w:val="00AC1DFA"/>
    <w:rsid w:val="00AC1EAE"/>
    <w:rsid w:val="00AC1FDD"/>
    <w:rsid w:val="00AC2448"/>
    <w:rsid w:val="00AC268A"/>
    <w:rsid w:val="00AC2E39"/>
    <w:rsid w:val="00AC2E7F"/>
    <w:rsid w:val="00AC2F3E"/>
    <w:rsid w:val="00AC3007"/>
    <w:rsid w:val="00AC32C2"/>
    <w:rsid w:val="00AC3361"/>
    <w:rsid w:val="00AC3798"/>
    <w:rsid w:val="00AC385E"/>
    <w:rsid w:val="00AC3A07"/>
    <w:rsid w:val="00AC3BB5"/>
    <w:rsid w:val="00AC3CB9"/>
    <w:rsid w:val="00AC3D2C"/>
    <w:rsid w:val="00AC4001"/>
    <w:rsid w:val="00AC41B8"/>
    <w:rsid w:val="00AC43D3"/>
    <w:rsid w:val="00AC4630"/>
    <w:rsid w:val="00AC4682"/>
    <w:rsid w:val="00AC46F6"/>
    <w:rsid w:val="00AC4CD2"/>
    <w:rsid w:val="00AC4D85"/>
    <w:rsid w:val="00AC4DDB"/>
    <w:rsid w:val="00AC4E94"/>
    <w:rsid w:val="00AC4ECE"/>
    <w:rsid w:val="00AC501E"/>
    <w:rsid w:val="00AC51F4"/>
    <w:rsid w:val="00AC5543"/>
    <w:rsid w:val="00AC5830"/>
    <w:rsid w:val="00AC58E3"/>
    <w:rsid w:val="00AC59A4"/>
    <w:rsid w:val="00AC5BC2"/>
    <w:rsid w:val="00AC5CAD"/>
    <w:rsid w:val="00AC5E1A"/>
    <w:rsid w:val="00AC6088"/>
    <w:rsid w:val="00AC61DD"/>
    <w:rsid w:val="00AC63F4"/>
    <w:rsid w:val="00AC64F1"/>
    <w:rsid w:val="00AC65F6"/>
    <w:rsid w:val="00AC6804"/>
    <w:rsid w:val="00AC684F"/>
    <w:rsid w:val="00AC6A58"/>
    <w:rsid w:val="00AC6C5E"/>
    <w:rsid w:val="00AC6E61"/>
    <w:rsid w:val="00AC70AD"/>
    <w:rsid w:val="00AC7103"/>
    <w:rsid w:val="00AC7152"/>
    <w:rsid w:val="00AC717A"/>
    <w:rsid w:val="00AC71D0"/>
    <w:rsid w:val="00AC73CD"/>
    <w:rsid w:val="00AC7578"/>
    <w:rsid w:val="00AC76EA"/>
    <w:rsid w:val="00AC7BA2"/>
    <w:rsid w:val="00AC7D19"/>
    <w:rsid w:val="00AC7EDC"/>
    <w:rsid w:val="00AC7EE1"/>
    <w:rsid w:val="00AC7FB9"/>
    <w:rsid w:val="00AD00F4"/>
    <w:rsid w:val="00AD01D8"/>
    <w:rsid w:val="00AD0256"/>
    <w:rsid w:val="00AD02FD"/>
    <w:rsid w:val="00AD0900"/>
    <w:rsid w:val="00AD0915"/>
    <w:rsid w:val="00AD0AE1"/>
    <w:rsid w:val="00AD0BD7"/>
    <w:rsid w:val="00AD101C"/>
    <w:rsid w:val="00AD112A"/>
    <w:rsid w:val="00AD11A6"/>
    <w:rsid w:val="00AD120C"/>
    <w:rsid w:val="00AD1446"/>
    <w:rsid w:val="00AD170F"/>
    <w:rsid w:val="00AD174A"/>
    <w:rsid w:val="00AD176D"/>
    <w:rsid w:val="00AD18D4"/>
    <w:rsid w:val="00AD1A38"/>
    <w:rsid w:val="00AD1BA7"/>
    <w:rsid w:val="00AD1C7C"/>
    <w:rsid w:val="00AD1E7C"/>
    <w:rsid w:val="00AD2017"/>
    <w:rsid w:val="00AD20A0"/>
    <w:rsid w:val="00AD2141"/>
    <w:rsid w:val="00AD21F3"/>
    <w:rsid w:val="00AD226B"/>
    <w:rsid w:val="00AD2378"/>
    <w:rsid w:val="00AD23CC"/>
    <w:rsid w:val="00AD273B"/>
    <w:rsid w:val="00AD284E"/>
    <w:rsid w:val="00AD28DC"/>
    <w:rsid w:val="00AD2905"/>
    <w:rsid w:val="00AD2A61"/>
    <w:rsid w:val="00AD2FBF"/>
    <w:rsid w:val="00AD300D"/>
    <w:rsid w:val="00AD3053"/>
    <w:rsid w:val="00AD30E3"/>
    <w:rsid w:val="00AD3315"/>
    <w:rsid w:val="00AD33B4"/>
    <w:rsid w:val="00AD3641"/>
    <w:rsid w:val="00AD3758"/>
    <w:rsid w:val="00AD3819"/>
    <w:rsid w:val="00AD396B"/>
    <w:rsid w:val="00AD3DB6"/>
    <w:rsid w:val="00AD3E2A"/>
    <w:rsid w:val="00AD3EE8"/>
    <w:rsid w:val="00AD4035"/>
    <w:rsid w:val="00AD432F"/>
    <w:rsid w:val="00AD4375"/>
    <w:rsid w:val="00AD4440"/>
    <w:rsid w:val="00AD460C"/>
    <w:rsid w:val="00AD4643"/>
    <w:rsid w:val="00AD4A79"/>
    <w:rsid w:val="00AD4BBF"/>
    <w:rsid w:val="00AD4CB8"/>
    <w:rsid w:val="00AD4D19"/>
    <w:rsid w:val="00AD4D69"/>
    <w:rsid w:val="00AD5146"/>
    <w:rsid w:val="00AD5272"/>
    <w:rsid w:val="00AD5339"/>
    <w:rsid w:val="00AD53ED"/>
    <w:rsid w:val="00AD5410"/>
    <w:rsid w:val="00AD5430"/>
    <w:rsid w:val="00AD5508"/>
    <w:rsid w:val="00AD56DE"/>
    <w:rsid w:val="00AD58A3"/>
    <w:rsid w:val="00AD5A95"/>
    <w:rsid w:val="00AD5B01"/>
    <w:rsid w:val="00AD5B5F"/>
    <w:rsid w:val="00AD5BD3"/>
    <w:rsid w:val="00AD5C08"/>
    <w:rsid w:val="00AD5C51"/>
    <w:rsid w:val="00AD5EA6"/>
    <w:rsid w:val="00AD62D8"/>
    <w:rsid w:val="00AD64B5"/>
    <w:rsid w:val="00AD64D4"/>
    <w:rsid w:val="00AD67D8"/>
    <w:rsid w:val="00AD682D"/>
    <w:rsid w:val="00AD690F"/>
    <w:rsid w:val="00AD6952"/>
    <w:rsid w:val="00AD6B35"/>
    <w:rsid w:val="00AD6BE2"/>
    <w:rsid w:val="00AD6C4D"/>
    <w:rsid w:val="00AD6F0B"/>
    <w:rsid w:val="00AD6FC1"/>
    <w:rsid w:val="00AD70DC"/>
    <w:rsid w:val="00AD71FD"/>
    <w:rsid w:val="00AD7202"/>
    <w:rsid w:val="00AD7359"/>
    <w:rsid w:val="00AD7726"/>
    <w:rsid w:val="00AD779C"/>
    <w:rsid w:val="00AD77B3"/>
    <w:rsid w:val="00AD782F"/>
    <w:rsid w:val="00AD7872"/>
    <w:rsid w:val="00AD7905"/>
    <w:rsid w:val="00AD7AAF"/>
    <w:rsid w:val="00AD7AFB"/>
    <w:rsid w:val="00AD7B13"/>
    <w:rsid w:val="00AD7B85"/>
    <w:rsid w:val="00AD7C70"/>
    <w:rsid w:val="00AD7CE3"/>
    <w:rsid w:val="00AD7EA9"/>
    <w:rsid w:val="00AE0002"/>
    <w:rsid w:val="00AE0058"/>
    <w:rsid w:val="00AE0149"/>
    <w:rsid w:val="00AE017B"/>
    <w:rsid w:val="00AE054C"/>
    <w:rsid w:val="00AE0B36"/>
    <w:rsid w:val="00AE0B5E"/>
    <w:rsid w:val="00AE0B86"/>
    <w:rsid w:val="00AE0E1E"/>
    <w:rsid w:val="00AE0E49"/>
    <w:rsid w:val="00AE0E6D"/>
    <w:rsid w:val="00AE0FEA"/>
    <w:rsid w:val="00AE1014"/>
    <w:rsid w:val="00AE12B4"/>
    <w:rsid w:val="00AE145E"/>
    <w:rsid w:val="00AE177E"/>
    <w:rsid w:val="00AE17A8"/>
    <w:rsid w:val="00AE18E0"/>
    <w:rsid w:val="00AE1B90"/>
    <w:rsid w:val="00AE1BEF"/>
    <w:rsid w:val="00AE1C47"/>
    <w:rsid w:val="00AE1E59"/>
    <w:rsid w:val="00AE1F01"/>
    <w:rsid w:val="00AE1F1E"/>
    <w:rsid w:val="00AE1F46"/>
    <w:rsid w:val="00AE21E3"/>
    <w:rsid w:val="00AE2382"/>
    <w:rsid w:val="00AE2489"/>
    <w:rsid w:val="00AE2654"/>
    <w:rsid w:val="00AE2655"/>
    <w:rsid w:val="00AE2707"/>
    <w:rsid w:val="00AE275E"/>
    <w:rsid w:val="00AE278E"/>
    <w:rsid w:val="00AE27E3"/>
    <w:rsid w:val="00AE290A"/>
    <w:rsid w:val="00AE2A66"/>
    <w:rsid w:val="00AE2DB1"/>
    <w:rsid w:val="00AE2FB1"/>
    <w:rsid w:val="00AE3096"/>
    <w:rsid w:val="00AE3133"/>
    <w:rsid w:val="00AE3339"/>
    <w:rsid w:val="00AE336D"/>
    <w:rsid w:val="00AE3494"/>
    <w:rsid w:val="00AE38B0"/>
    <w:rsid w:val="00AE38D3"/>
    <w:rsid w:val="00AE39C8"/>
    <w:rsid w:val="00AE3A0B"/>
    <w:rsid w:val="00AE3B1E"/>
    <w:rsid w:val="00AE3E3A"/>
    <w:rsid w:val="00AE3FE6"/>
    <w:rsid w:val="00AE433B"/>
    <w:rsid w:val="00AE43D3"/>
    <w:rsid w:val="00AE4565"/>
    <w:rsid w:val="00AE4570"/>
    <w:rsid w:val="00AE4643"/>
    <w:rsid w:val="00AE4776"/>
    <w:rsid w:val="00AE4783"/>
    <w:rsid w:val="00AE4946"/>
    <w:rsid w:val="00AE4D00"/>
    <w:rsid w:val="00AE4E10"/>
    <w:rsid w:val="00AE4EFC"/>
    <w:rsid w:val="00AE4F4D"/>
    <w:rsid w:val="00AE4F68"/>
    <w:rsid w:val="00AE5157"/>
    <w:rsid w:val="00AE524A"/>
    <w:rsid w:val="00AE52AF"/>
    <w:rsid w:val="00AE5307"/>
    <w:rsid w:val="00AE53F8"/>
    <w:rsid w:val="00AE54DA"/>
    <w:rsid w:val="00AE56CC"/>
    <w:rsid w:val="00AE57E5"/>
    <w:rsid w:val="00AE5866"/>
    <w:rsid w:val="00AE5A26"/>
    <w:rsid w:val="00AE5A60"/>
    <w:rsid w:val="00AE5A77"/>
    <w:rsid w:val="00AE5AC4"/>
    <w:rsid w:val="00AE5B0D"/>
    <w:rsid w:val="00AE5E8C"/>
    <w:rsid w:val="00AE5F64"/>
    <w:rsid w:val="00AE5F93"/>
    <w:rsid w:val="00AE610C"/>
    <w:rsid w:val="00AE6234"/>
    <w:rsid w:val="00AE62A7"/>
    <w:rsid w:val="00AE636C"/>
    <w:rsid w:val="00AE639C"/>
    <w:rsid w:val="00AE66D4"/>
    <w:rsid w:val="00AE68F9"/>
    <w:rsid w:val="00AE6940"/>
    <w:rsid w:val="00AE6B0A"/>
    <w:rsid w:val="00AE6BF2"/>
    <w:rsid w:val="00AE6D33"/>
    <w:rsid w:val="00AE6DF9"/>
    <w:rsid w:val="00AE6EB3"/>
    <w:rsid w:val="00AE7043"/>
    <w:rsid w:val="00AE71C9"/>
    <w:rsid w:val="00AE7505"/>
    <w:rsid w:val="00AE793A"/>
    <w:rsid w:val="00AE7BB4"/>
    <w:rsid w:val="00AE7D73"/>
    <w:rsid w:val="00AE7EE8"/>
    <w:rsid w:val="00AE7F56"/>
    <w:rsid w:val="00AF0157"/>
    <w:rsid w:val="00AF01F2"/>
    <w:rsid w:val="00AF049C"/>
    <w:rsid w:val="00AF0932"/>
    <w:rsid w:val="00AF0B11"/>
    <w:rsid w:val="00AF0B76"/>
    <w:rsid w:val="00AF0C4A"/>
    <w:rsid w:val="00AF0E60"/>
    <w:rsid w:val="00AF0F6C"/>
    <w:rsid w:val="00AF13D1"/>
    <w:rsid w:val="00AF143E"/>
    <w:rsid w:val="00AF14A9"/>
    <w:rsid w:val="00AF1654"/>
    <w:rsid w:val="00AF176E"/>
    <w:rsid w:val="00AF1876"/>
    <w:rsid w:val="00AF19D8"/>
    <w:rsid w:val="00AF1C26"/>
    <w:rsid w:val="00AF1C7B"/>
    <w:rsid w:val="00AF1C99"/>
    <w:rsid w:val="00AF1FB4"/>
    <w:rsid w:val="00AF21C9"/>
    <w:rsid w:val="00AF2374"/>
    <w:rsid w:val="00AF2413"/>
    <w:rsid w:val="00AF2426"/>
    <w:rsid w:val="00AF265C"/>
    <w:rsid w:val="00AF2724"/>
    <w:rsid w:val="00AF2730"/>
    <w:rsid w:val="00AF284B"/>
    <w:rsid w:val="00AF2860"/>
    <w:rsid w:val="00AF2928"/>
    <w:rsid w:val="00AF292E"/>
    <w:rsid w:val="00AF2A0E"/>
    <w:rsid w:val="00AF2A5B"/>
    <w:rsid w:val="00AF2D2F"/>
    <w:rsid w:val="00AF2DB7"/>
    <w:rsid w:val="00AF3047"/>
    <w:rsid w:val="00AF30B2"/>
    <w:rsid w:val="00AF31ED"/>
    <w:rsid w:val="00AF3253"/>
    <w:rsid w:val="00AF3315"/>
    <w:rsid w:val="00AF34A5"/>
    <w:rsid w:val="00AF34D2"/>
    <w:rsid w:val="00AF3706"/>
    <w:rsid w:val="00AF3786"/>
    <w:rsid w:val="00AF38C4"/>
    <w:rsid w:val="00AF3C37"/>
    <w:rsid w:val="00AF402B"/>
    <w:rsid w:val="00AF40C6"/>
    <w:rsid w:val="00AF4294"/>
    <w:rsid w:val="00AF4306"/>
    <w:rsid w:val="00AF43C0"/>
    <w:rsid w:val="00AF4445"/>
    <w:rsid w:val="00AF454B"/>
    <w:rsid w:val="00AF46F7"/>
    <w:rsid w:val="00AF48F8"/>
    <w:rsid w:val="00AF4AD1"/>
    <w:rsid w:val="00AF4B0F"/>
    <w:rsid w:val="00AF4B86"/>
    <w:rsid w:val="00AF4BAC"/>
    <w:rsid w:val="00AF4BBD"/>
    <w:rsid w:val="00AF4C37"/>
    <w:rsid w:val="00AF4C68"/>
    <w:rsid w:val="00AF4CFC"/>
    <w:rsid w:val="00AF4E24"/>
    <w:rsid w:val="00AF5117"/>
    <w:rsid w:val="00AF512E"/>
    <w:rsid w:val="00AF5130"/>
    <w:rsid w:val="00AF548B"/>
    <w:rsid w:val="00AF5570"/>
    <w:rsid w:val="00AF589D"/>
    <w:rsid w:val="00AF5903"/>
    <w:rsid w:val="00AF5913"/>
    <w:rsid w:val="00AF5924"/>
    <w:rsid w:val="00AF5C6F"/>
    <w:rsid w:val="00AF5D1D"/>
    <w:rsid w:val="00AF615D"/>
    <w:rsid w:val="00AF6799"/>
    <w:rsid w:val="00AF6829"/>
    <w:rsid w:val="00AF685C"/>
    <w:rsid w:val="00AF688C"/>
    <w:rsid w:val="00AF6946"/>
    <w:rsid w:val="00AF6A3F"/>
    <w:rsid w:val="00AF6BAD"/>
    <w:rsid w:val="00AF6BBF"/>
    <w:rsid w:val="00AF6C9D"/>
    <w:rsid w:val="00AF6CEB"/>
    <w:rsid w:val="00AF6D99"/>
    <w:rsid w:val="00AF70DF"/>
    <w:rsid w:val="00AF7236"/>
    <w:rsid w:val="00AF7294"/>
    <w:rsid w:val="00AF73F7"/>
    <w:rsid w:val="00AF7793"/>
    <w:rsid w:val="00AF784C"/>
    <w:rsid w:val="00AF790A"/>
    <w:rsid w:val="00AF7B6E"/>
    <w:rsid w:val="00AF7BAA"/>
    <w:rsid w:val="00AF7C8C"/>
    <w:rsid w:val="00AF7DB5"/>
    <w:rsid w:val="00AF7FBB"/>
    <w:rsid w:val="00B00095"/>
    <w:rsid w:val="00B000CE"/>
    <w:rsid w:val="00B003DE"/>
    <w:rsid w:val="00B00A4B"/>
    <w:rsid w:val="00B00CC9"/>
    <w:rsid w:val="00B00ECE"/>
    <w:rsid w:val="00B0127D"/>
    <w:rsid w:val="00B012BB"/>
    <w:rsid w:val="00B012BC"/>
    <w:rsid w:val="00B01306"/>
    <w:rsid w:val="00B014F9"/>
    <w:rsid w:val="00B0158A"/>
    <w:rsid w:val="00B0170F"/>
    <w:rsid w:val="00B01759"/>
    <w:rsid w:val="00B0179F"/>
    <w:rsid w:val="00B01806"/>
    <w:rsid w:val="00B01B05"/>
    <w:rsid w:val="00B01B7C"/>
    <w:rsid w:val="00B01BDB"/>
    <w:rsid w:val="00B01D02"/>
    <w:rsid w:val="00B01E5E"/>
    <w:rsid w:val="00B021C6"/>
    <w:rsid w:val="00B0238C"/>
    <w:rsid w:val="00B023E3"/>
    <w:rsid w:val="00B02473"/>
    <w:rsid w:val="00B025D0"/>
    <w:rsid w:val="00B0280C"/>
    <w:rsid w:val="00B02A82"/>
    <w:rsid w:val="00B03075"/>
    <w:rsid w:val="00B030B1"/>
    <w:rsid w:val="00B0317F"/>
    <w:rsid w:val="00B03286"/>
    <w:rsid w:val="00B03728"/>
    <w:rsid w:val="00B0385F"/>
    <w:rsid w:val="00B03BA4"/>
    <w:rsid w:val="00B03C91"/>
    <w:rsid w:val="00B03D0D"/>
    <w:rsid w:val="00B03DFE"/>
    <w:rsid w:val="00B03E89"/>
    <w:rsid w:val="00B03F9F"/>
    <w:rsid w:val="00B03FF5"/>
    <w:rsid w:val="00B04229"/>
    <w:rsid w:val="00B0434F"/>
    <w:rsid w:val="00B043C0"/>
    <w:rsid w:val="00B0467C"/>
    <w:rsid w:val="00B04703"/>
    <w:rsid w:val="00B04878"/>
    <w:rsid w:val="00B04902"/>
    <w:rsid w:val="00B04ACC"/>
    <w:rsid w:val="00B04CC4"/>
    <w:rsid w:val="00B04D05"/>
    <w:rsid w:val="00B0506E"/>
    <w:rsid w:val="00B05235"/>
    <w:rsid w:val="00B0533E"/>
    <w:rsid w:val="00B05743"/>
    <w:rsid w:val="00B05837"/>
    <w:rsid w:val="00B05BFE"/>
    <w:rsid w:val="00B05C1B"/>
    <w:rsid w:val="00B05C32"/>
    <w:rsid w:val="00B05D42"/>
    <w:rsid w:val="00B05DA6"/>
    <w:rsid w:val="00B05EC8"/>
    <w:rsid w:val="00B05F68"/>
    <w:rsid w:val="00B05FEF"/>
    <w:rsid w:val="00B06069"/>
    <w:rsid w:val="00B06091"/>
    <w:rsid w:val="00B060E3"/>
    <w:rsid w:val="00B06423"/>
    <w:rsid w:val="00B064AC"/>
    <w:rsid w:val="00B0662E"/>
    <w:rsid w:val="00B06A42"/>
    <w:rsid w:val="00B06B82"/>
    <w:rsid w:val="00B06BA1"/>
    <w:rsid w:val="00B06F7C"/>
    <w:rsid w:val="00B070B9"/>
    <w:rsid w:val="00B07161"/>
    <w:rsid w:val="00B072EA"/>
    <w:rsid w:val="00B073B8"/>
    <w:rsid w:val="00B0751F"/>
    <w:rsid w:val="00B07552"/>
    <w:rsid w:val="00B078AD"/>
    <w:rsid w:val="00B079A8"/>
    <w:rsid w:val="00B07B99"/>
    <w:rsid w:val="00B07BD5"/>
    <w:rsid w:val="00B07C44"/>
    <w:rsid w:val="00B07C56"/>
    <w:rsid w:val="00B07D30"/>
    <w:rsid w:val="00B07ED5"/>
    <w:rsid w:val="00B07F15"/>
    <w:rsid w:val="00B07FD0"/>
    <w:rsid w:val="00B10200"/>
    <w:rsid w:val="00B10539"/>
    <w:rsid w:val="00B105F8"/>
    <w:rsid w:val="00B10727"/>
    <w:rsid w:val="00B10789"/>
    <w:rsid w:val="00B10838"/>
    <w:rsid w:val="00B109FA"/>
    <w:rsid w:val="00B11014"/>
    <w:rsid w:val="00B11113"/>
    <w:rsid w:val="00B11549"/>
    <w:rsid w:val="00B11656"/>
    <w:rsid w:val="00B11823"/>
    <w:rsid w:val="00B11A03"/>
    <w:rsid w:val="00B11ADD"/>
    <w:rsid w:val="00B11D68"/>
    <w:rsid w:val="00B120A6"/>
    <w:rsid w:val="00B121BF"/>
    <w:rsid w:val="00B12256"/>
    <w:rsid w:val="00B12536"/>
    <w:rsid w:val="00B12537"/>
    <w:rsid w:val="00B12619"/>
    <w:rsid w:val="00B126E2"/>
    <w:rsid w:val="00B126EA"/>
    <w:rsid w:val="00B127DE"/>
    <w:rsid w:val="00B1285C"/>
    <w:rsid w:val="00B12BB1"/>
    <w:rsid w:val="00B12C6A"/>
    <w:rsid w:val="00B12EF6"/>
    <w:rsid w:val="00B12F4A"/>
    <w:rsid w:val="00B13075"/>
    <w:rsid w:val="00B13403"/>
    <w:rsid w:val="00B134F0"/>
    <w:rsid w:val="00B13548"/>
    <w:rsid w:val="00B135A9"/>
    <w:rsid w:val="00B139A5"/>
    <w:rsid w:val="00B13DE4"/>
    <w:rsid w:val="00B13E69"/>
    <w:rsid w:val="00B13F77"/>
    <w:rsid w:val="00B140A1"/>
    <w:rsid w:val="00B14126"/>
    <w:rsid w:val="00B1421B"/>
    <w:rsid w:val="00B1436D"/>
    <w:rsid w:val="00B14378"/>
    <w:rsid w:val="00B146D7"/>
    <w:rsid w:val="00B14CA0"/>
    <w:rsid w:val="00B14CE5"/>
    <w:rsid w:val="00B14E33"/>
    <w:rsid w:val="00B14F31"/>
    <w:rsid w:val="00B15038"/>
    <w:rsid w:val="00B15357"/>
    <w:rsid w:val="00B1538F"/>
    <w:rsid w:val="00B153B4"/>
    <w:rsid w:val="00B15428"/>
    <w:rsid w:val="00B158A1"/>
    <w:rsid w:val="00B15DFA"/>
    <w:rsid w:val="00B15E74"/>
    <w:rsid w:val="00B15F23"/>
    <w:rsid w:val="00B16255"/>
    <w:rsid w:val="00B162FA"/>
    <w:rsid w:val="00B16442"/>
    <w:rsid w:val="00B164EC"/>
    <w:rsid w:val="00B16872"/>
    <w:rsid w:val="00B16A7F"/>
    <w:rsid w:val="00B16AB3"/>
    <w:rsid w:val="00B16B73"/>
    <w:rsid w:val="00B16DB4"/>
    <w:rsid w:val="00B16E23"/>
    <w:rsid w:val="00B16F4B"/>
    <w:rsid w:val="00B16F9C"/>
    <w:rsid w:val="00B17089"/>
    <w:rsid w:val="00B1717C"/>
    <w:rsid w:val="00B1728D"/>
    <w:rsid w:val="00B17394"/>
    <w:rsid w:val="00B17788"/>
    <w:rsid w:val="00B17B33"/>
    <w:rsid w:val="00B17BE6"/>
    <w:rsid w:val="00B17D5A"/>
    <w:rsid w:val="00B17E30"/>
    <w:rsid w:val="00B17FD6"/>
    <w:rsid w:val="00B201FC"/>
    <w:rsid w:val="00B2055D"/>
    <w:rsid w:val="00B2061D"/>
    <w:rsid w:val="00B2069F"/>
    <w:rsid w:val="00B20951"/>
    <w:rsid w:val="00B20961"/>
    <w:rsid w:val="00B209DC"/>
    <w:rsid w:val="00B20D73"/>
    <w:rsid w:val="00B20E70"/>
    <w:rsid w:val="00B2106F"/>
    <w:rsid w:val="00B210FD"/>
    <w:rsid w:val="00B213ED"/>
    <w:rsid w:val="00B21440"/>
    <w:rsid w:val="00B2147B"/>
    <w:rsid w:val="00B21707"/>
    <w:rsid w:val="00B2179B"/>
    <w:rsid w:val="00B21910"/>
    <w:rsid w:val="00B21E2C"/>
    <w:rsid w:val="00B21E39"/>
    <w:rsid w:val="00B21F98"/>
    <w:rsid w:val="00B21FB4"/>
    <w:rsid w:val="00B221BD"/>
    <w:rsid w:val="00B22523"/>
    <w:rsid w:val="00B225AE"/>
    <w:rsid w:val="00B225B9"/>
    <w:rsid w:val="00B227CB"/>
    <w:rsid w:val="00B22C33"/>
    <w:rsid w:val="00B22D06"/>
    <w:rsid w:val="00B22F6A"/>
    <w:rsid w:val="00B2300F"/>
    <w:rsid w:val="00B23053"/>
    <w:rsid w:val="00B2308A"/>
    <w:rsid w:val="00B234CA"/>
    <w:rsid w:val="00B234D9"/>
    <w:rsid w:val="00B2357E"/>
    <w:rsid w:val="00B23851"/>
    <w:rsid w:val="00B2386F"/>
    <w:rsid w:val="00B238E5"/>
    <w:rsid w:val="00B23977"/>
    <w:rsid w:val="00B23B24"/>
    <w:rsid w:val="00B23BA4"/>
    <w:rsid w:val="00B23BE0"/>
    <w:rsid w:val="00B23DC5"/>
    <w:rsid w:val="00B23DC6"/>
    <w:rsid w:val="00B23FE9"/>
    <w:rsid w:val="00B24098"/>
    <w:rsid w:val="00B2410F"/>
    <w:rsid w:val="00B2428A"/>
    <w:rsid w:val="00B2429C"/>
    <w:rsid w:val="00B244E8"/>
    <w:rsid w:val="00B246B8"/>
    <w:rsid w:val="00B24957"/>
    <w:rsid w:val="00B24B35"/>
    <w:rsid w:val="00B24B8B"/>
    <w:rsid w:val="00B24C20"/>
    <w:rsid w:val="00B24EA8"/>
    <w:rsid w:val="00B250C2"/>
    <w:rsid w:val="00B25273"/>
    <w:rsid w:val="00B254C1"/>
    <w:rsid w:val="00B25534"/>
    <w:rsid w:val="00B2566C"/>
    <w:rsid w:val="00B256C7"/>
    <w:rsid w:val="00B259DC"/>
    <w:rsid w:val="00B25BFB"/>
    <w:rsid w:val="00B25CD1"/>
    <w:rsid w:val="00B2630F"/>
    <w:rsid w:val="00B263C2"/>
    <w:rsid w:val="00B266E4"/>
    <w:rsid w:val="00B267EA"/>
    <w:rsid w:val="00B2689B"/>
    <w:rsid w:val="00B26967"/>
    <w:rsid w:val="00B26978"/>
    <w:rsid w:val="00B26986"/>
    <w:rsid w:val="00B26988"/>
    <w:rsid w:val="00B26A87"/>
    <w:rsid w:val="00B26E2E"/>
    <w:rsid w:val="00B26E91"/>
    <w:rsid w:val="00B26EB2"/>
    <w:rsid w:val="00B2719F"/>
    <w:rsid w:val="00B271E1"/>
    <w:rsid w:val="00B274EA"/>
    <w:rsid w:val="00B2760A"/>
    <w:rsid w:val="00B2763B"/>
    <w:rsid w:val="00B276F9"/>
    <w:rsid w:val="00B27788"/>
    <w:rsid w:val="00B279FB"/>
    <w:rsid w:val="00B27AEA"/>
    <w:rsid w:val="00B27B22"/>
    <w:rsid w:val="00B27C4D"/>
    <w:rsid w:val="00B27D0F"/>
    <w:rsid w:val="00B27E20"/>
    <w:rsid w:val="00B3007A"/>
    <w:rsid w:val="00B3028C"/>
    <w:rsid w:val="00B3031B"/>
    <w:rsid w:val="00B304D0"/>
    <w:rsid w:val="00B30700"/>
    <w:rsid w:val="00B30738"/>
    <w:rsid w:val="00B30934"/>
    <w:rsid w:val="00B30B70"/>
    <w:rsid w:val="00B30C67"/>
    <w:rsid w:val="00B30CC5"/>
    <w:rsid w:val="00B30DF3"/>
    <w:rsid w:val="00B30FBB"/>
    <w:rsid w:val="00B31218"/>
    <w:rsid w:val="00B31234"/>
    <w:rsid w:val="00B312E1"/>
    <w:rsid w:val="00B31519"/>
    <w:rsid w:val="00B31B97"/>
    <w:rsid w:val="00B31DA0"/>
    <w:rsid w:val="00B31E0D"/>
    <w:rsid w:val="00B31E58"/>
    <w:rsid w:val="00B31EA9"/>
    <w:rsid w:val="00B31FF5"/>
    <w:rsid w:val="00B320BB"/>
    <w:rsid w:val="00B32214"/>
    <w:rsid w:val="00B32341"/>
    <w:rsid w:val="00B3242F"/>
    <w:rsid w:val="00B32637"/>
    <w:rsid w:val="00B326A2"/>
    <w:rsid w:val="00B3288C"/>
    <w:rsid w:val="00B32CB2"/>
    <w:rsid w:val="00B32CC0"/>
    <w:rsid w:val="00B32CD1"/>
    <w:rsid w:val="00B32D7C"/>
    <w:rsid w:val="00B32E2D"/>
    <w:rsid w:val="00B32F83"/>
    <w:rsid w:val="00B3312D"/>
    <w:rsid w:val="00B33387"/>
    <w:rsid w:val="00B33399"/>
    <w:rsid w:val="00B334D3"/>
    <w:rsid w:val="00B335D1"/>
    <w:rsid w:val="00B3360B"/>
    <w:rsid w:val="00B33757"/>
    <w:rsid w:val="00B33953"/>
    <w:rsid w:val="00B33C20"/>
    <w:rsid w:val="00B33DB0"/>
    <w:rsid w:val="00B33FBF"/>
    <w:rsid w:val="00B341ED"/>
    <w:rsid w:val="00B3423B"/>
    <w:rsid w:val="00B34366"/>
    <w:rsid w:val="00B3452D"/>
    <w:rsid w:val="00B347B9"/>
    <w:rsid w:val="00B347F9"/>
    <w:rsid w:val="00B348E5"/>
    <w:rsid w:val="00B34912"/>
    <w:rsid w:val="00B349EC"/>
    <w:rsid w:val="00B34A7D"/>
    <w:rsid w:val="00B34A8C"/>
    <w:rsid w:val="00B34F04"/>
    <w:rsid w:val="00B34F39"/>
    <w:rsid w:val="00B351BB"/>
    <w:rsid w:val="00B3522A"/>
    <w:rsid w:val="00B35261"/>
    <w:rsid w:val="00B352A8"/>
    <w:rsid w:val="00B352F8"/>
    <w:rsid w:val="00B354BF"/>
    <w:rsid w:val="00B35613"/>
    <w:rsid w:val="00B3561C"/>
    <w:rsid w:val="00B35627"/>
    <w:rsid w:val="00B3577D"/>
    <w:rsid w:val="00B3584E"/>
    <w:rsid w:val="00B358EA"/>
    <w:rsid w:val="00B35983"/>
    <w:rsid w:val="00B35B25"/>
    <w:rsid w:val="00B35E2B"/>
    <w:rsid w:val="00B362E1"/>
    <w:rsid w:val="00B36397"/>
    <w:rsid w:val="00B3643B"/>
    <w:rsid w:val="00B36681"/>
    <w:rsid w:val="00B36831"/>
    <w:rsid w:val="00B368F4"/>
    <w:rsid w:val="00B36908"/>
    <w:rsid w:val="00B3694A"/>
    <w:rsid w:val="00B36ADF"/>
    <w:rsid w:val="00B36D10"/>
    <w:rsid w:val="00B36DAD"/>
    <w:rsid w:val="00B36E0B"/>
    <w:rsid w:val="00B37071"/>
    <w:rsid w:val="00B370EF"/>
    <w:rsid w:val="00B3711A"/>
    <w:rsid w:val="00B378FF"/>
    <w:rsid w:val="00B379EC"/>
    <w:rsid w:val="00B37B42"/>
    <w:rsid w:val="00B37C79"/>
    <w:rsid w:val="00B37DDB"/>
    <w:rsid w:val="00B40104"/>
    <w:rsid w:val="00B4029E"/>
    <w:rsid w:val="00B40798"/>
    <w:rsid w:val="00B407A5"/>
    <w:rsid w:val="00B40853"/>
    <w:rsid w:val="00B40947"/>
    <w:rsid w:val="00B409DC"/>
    <w:rsid w:val="00B40AE8"/>
    <w:rsid w:val="00B40BBF"/>
    <w:rsid w:val="00B40DCC"/>
    <w:rsid w:val="00B40E95"/>
    <w:rsid w:val="00B40F2F"/>
    <w:rsid w:val="00B41119"/>
    <w:rsid w:val="00B412E0"/>
    <w:rsid w:val="00B4143C"/>
    <w:rsid w:val="00B417E4"/>
    <w:rsid w:val="00B418E7"/>
    <w:rsid w:val="00B41B38"/>
    <w:rsid w:val="00B41CF5"/>
    <w:rsid w:val="00B41CFE"/>
    <w:rsid w:val="00B41DF3"/>
    <w:rsid w:val="00B41F85"/>
    <w:rsid w:val="00B42103"/>
    <w:rsid w:val="00B421F0"/>
    <w:rsid w:val="00B42699"/>
    <w:rsid w:val="00B42728"/>
    <w:rsid w:val="00B427FA"/>
    <w:rsid w:val="00B429D0"/>
    <w:rsid w:val="00B429FE"/>
    <w:rsid w:val="00B42AD6"/>
    <w:rsid w:val="00B42F46"/>
    <w:rsid w:val="00B431FB"/>
    <w:rsid w:val="00B43487"/>
    <w:rsid w:val="00B4359D"/>
    <w:rsid w:val="00B43814"/>
    <w:rsid w:val="00B43E46"/>
    <w:rsid w:val="00B441A2"/>
    <w:rsid w:val="00B4445E"/>
    <w:rsid w:val="00B44576"/>
    <w:rsid w:val="00B446D8"/>
    <w:rsid w:val="00B44722"/>
    <w:rsid w:val="00B447A5"/>
    <w:rsid w:val="00B447E8"/>
    <w:rsid w:val="00B44800"/>
    <w:rsid w:val="00B44865"/>
    <w:rsid w:val="00B44930"/>
    <w:rsid w:val="00B44A02"/>
    <w:rsid w:val="00B44A0B"/>
    <w:rsid w:val="00B44AD1"/>
    <w:rsid w:val="00B44B9A"/>
    <w:rsid w:val="00B44C12"/>
    <w:rsid w:val="00B44F27"/>
    <w:rsid w:val="00B45127"/>
    <w:rsid w:val="00B454D5"/>
    <w:rsid w:val="00B45503"/>
    <w:rsid w:val="00B45511"/>
    <w:rsid w:val="00B456F0"/>
    <w:rsid w:val="00B457C7"/>
    <w:rsid w:val="00B457E3"/>
    <w:rsid w:val="00B45DC9"/>
    <w:rsid w:val="00B45EAD"/>
    <w:rsid w:val="00B45F02"/>
    <w:rsid w:val="00B45FFF"/>
    <w:rsid w:val="00B460B1"/>
    <w:rsid w:val="00B4639B"/>
    <w:rsid w:val="00B464AA"/>
    <w:rsid w:val="00B46602"/>
    <w:rsid w:val="00B4692B"/>
    <w:rsid w:val="00B4696B"/>
    <w:rsid w:val="00B469FE"/>
    <w:rsid w:val="00B4726E"/>
    <w:rsid w:val="00B47274"/>
    <w:rsid w:val="00B4752F"/>
    <w:rsid w:val="00B476C2"/>
    <w:rsid w:val="00B47BA6"/>
    <w:rsid w:val="00B47CBC"/>
    <w:rsid w:val="00B47F70"/>
    <w:rsid w:val="00B47F7B"/>
    <w:rsid w:val="00B50062"/>
    <w:rsid w:val="00B50098"/>
    <w:rsid w:val="00B500CC"/>
    <w:rsid w:val="00B501E1"/>
    <w:rsid w:val="00B50220"/>
    <w:rsid w:val="00B50462"/>
    <w:rsid w:val="00B50526"/>
    <w:rsid w:val="00B50558"/>
    <w:rsid w:val="00B5072A"/>
    <w:rsid w:val="00B50800"/>
    <w:rsid w:val="00B508CC"/>
    <w:rsid w:val="00B50A64"/>
    <w:rsid w:val="00B50AA7"/>
    <w:rsid w:val="00B50EAE"/>
    <w:rsid w:val="00B511EC"/>
    <w:rsid w:val="00B51394"/>
    <w:rsid w:val="00B513BC"/>
    <w:rsid w:val="00B51453"/>
    <w:rsid w:val="00B516DA"/>
    <w:rsid w:val="00B517C7"/>
    <w:rsid w:val="00B5190E"/>
    <w:rsid w:val="00B51C22"/>
    <w:rsid w:val="00B51C5C"/>
    <w:rsid w:val="00B51CC4"/>
    <w:rsid w:val="00B51DC4"/>
    <w:rsid w:val="00B51DF6"/>
    <w:rsid w:val="00B52149"/>
    <w:rsid w:val="00B522B7"/>
    <w:rsid w:val="00B52638"/>
    <w:rsid w:val="00B526A4"/>
    <w:rsid w:val="00B526F3"/>
    <w:rsid w:val="00B52A0C"/>
    <w:rsid w:val="00B52A38"/>
    <w:rsid w:val="00B52B8C"/>
    <w:rsid w:val="00B52CB9"/>
    <w:rsid w:val="00B52DF6"/>
    <w:rsid w:val="00B52EC1"/>
    <w:rsid w:val="00B530CC"/>
    <w:rsid w:val="00B5320D"/>
    <w:rsid w:val="00B534E4"/>
    <w:rsid w:val="00B53634"/>
    <w:rsid w:val="00B53850"/>
    <w:rsid w:val="00B539B6"/>
    <w:rsid w:val="00B53B19"/>
    <w:rsid w:val="00B53BE5"/>
    <w:rsid w:val="00B53D37"/>
    <w:rsid w:val="00B53D5E"/>
    <w:rsid w:val="00B53DAD"/>
    <w:rsid w:val="00B53F4C"/>
    <w:rsid w:val="00B5405A"/>
    <w:rsid w:val="00B54572"/>
    <w:rsid w:val="00B54CEC"/>
    <w:rsid w:val="00B54D7D"/>
    <w:rsid w:val="00B54E0A"/>
    <w:rsid w:val="00B54EBD"/>
    <w:rsid w:val="00B54F35"/>
    <w:rsid w:val="00B54FBE"/>
    <w:rsid w:val="00B5503E"/>
    <w:rsid w:val="00B550DD"/>
    <w:rsid w:val="00B55235"/>
    <w:rsid w:val="00B5571E"/>
    <w:rsid w:val="00B557CE"/>
    <w:rsid w:val="00B558E0"/>
    <w:rsid w:val="00B55A3B"/>
    <w:rsid w:val="00B55C2D"/>
    <w:rsid w:val="00B55D46"/>
    <w:rsid w:val="00B55D5D"/>
    <w:rsid w:val="00B5611E"/>
    <w:rsid w:val="00B5624F"/>
    <w:rsid w:val="00B5629B"/>
    <w:rsid w:val="00B56450"/>
    <w:rsid w:val="00B56655"/>
    <w:rsid w:val="00B56772"/>
    <w:rsid w:val="00B56857"/>
    <w:rsid w:val="00B5697A"/>
    <w:rsid w:val="00B56BF8"/>
    <w:rsid w:val="00B56D5C"/>
    <w:rsid w:val="00B56D7A"/>
    <w:rsid w:val="00B56E79"/>
    <w:rsid w:val="00B572C9"/>
    <w:rsid w:val="00B57382"/>
    <w:rsid w:val="00B5744F"/>
    <w:rsid w:val="00B57512"/>
    <w:rsid w:val="00B57583"/>
    <w:rsid w:val="00B57B6D"/>
    <w:rsid w:val="00B57D9A"/>
    <w:rsid w:val="00B57E7F"/>
    <w:rsid w:val="00B600B6"/>
    <w:rsid w:val="00B6022E"/>
    <w:rsid w:val="00B60290"/>
    <w:rsid w:val="00B603F3"/>
    <w:rsid w:val="00B6077C"/>
    <w:rsid w:val="00B607CF"/>
    <w:rsid w:val="00B609A9"/>
    <w:rsid w:val="00B60B0D"/>
    <w:rsid w:val="00B60B9C"/>
    <w:rsid w:val="00B60BDD"/>
    <w:rsid w:val="00B60CF8"/>
    <w:rsid w:val="00B6102E"/>
    <w:rsid w:val="00B6167C"/>
    <w:rsid w:val="00B617C5"/>
    <w:rsid w:val="00B61CD3"/>
    <w:rsid w:val="00B61D00"/>
    <w:rsid w:val="00B61D44"/>
    <w:rsid w:val="00B61F87"/>
    <w:rsid w:val="00B62144"/>
    <w:rsid w:val="00B621A3"/>
    <w:rsid w:val="00B6223E"/>
    <w:rsid w:val="00B62570"/>
    <w:rsid w:val="00B62655"/>
    <w:rsid w:val="00B629C6"/>
    <w:rsid w:val="00B62E4D"/>
    <w:rsid w:val="00B62E7E"/>
    <w:rsid w:val="00B62F86"/>
    <w:rsid w:val="00B63530"/>
    <w:rsid w:val="00B6358E"/>
    <w:rsid w:val="00B63711"/>
    <w:rsid w:val="00B63E23"/>
    <w:rsid w:val="00B63F22"/>
    <w:rsid w:val="00B63FB3"/>
    <w:rsid w:val="00B640A2"/>
    <w:rsid w:val="00B64528"/>
    <w:rsid w:val="00B645E1"/>
    <w:rsid w:val="00B6478A"/>
    <w:rsid w:val="00B649A3"/>
    <w:rsid w:val="00B64A3E"/>
    <w:rsid w:val="00B64D6B"/>
    <w:rsid w:val="00B64DF6"/>
    <w:rsid w:val="00B65071"/>
    <w:rsid w:val="00B650C8"/>
    <w:rsid w:val="00B6564D"/>
    <w:rsid w:val="00B6568D"/>
    <w:rsid w:val="00B656D4"/>
    <w:rsid w:val="00B6582A"/>
    <w:rsid w:val="00B65B7A"/>
    <w:rsid w:val="00B65C37"/>
    <w:rsid w:val="00B65D98"/>
    <w:rsid w:val="00B65D9A"/>
    <w:rsid w:val="00B65F2C"/>
    <w:rsid w:val="00B66073"/>
    <w:rsid w:val="00B66457"/>
    <w:rsid w:val="00B669E9"/>
    <w:rsid w:val="00B66B0B"/>
    <w:rsid w:val="00B66FBC"/>
    <w:rsid w:val="00B67070"/>
    <w:rsid w:val="00B67081"/>
    <w:rsid w:val="00B6727A"/>
    <w:rsid w:val="00B6736A"/>
    <w:rsid w:val="00B673BE"/>
    <w:rsid w:val="00B6741F"/>
    <w:rsid w:val="00B67558"/>
    <w:rsid w:val="00B675DE"/>
    <w:rsid w:val="00B67744"/>
    <w:rsid w:val="00B677BF"/>
    <w:rsid w:val="00B678AC"/>
    <w:rsid w:val="00B678E4"/>
    <w:rsid w:val="00B67901"/>
    <w:rsid w:val="00B67937"/>
    <w:rsid w:val="00B679D9"/>
    <w:rsid w:val="00B67C2A"/>
    <w:rsid w:val="00B67CAD"/>
    <w:rsid w:val="00B67D53"/>
    <w:rsid w:val="00B67D9A"/>
    <w:rsid w:val="00B70110"/>
    <w:rsid w:val="00B708CB"/>
    <w:rsid w:val="00B70923"/>
    <w:rsid w:val="00B70C42"/>
    <w:rsid w:val="00B70CB3"/>
    <w:rsid w:val="00B70E52"/>
    <w:rsid w:val="00B70ED5"/>
    <w:rsid w:val="00B70F34"/>
    <w:rsid w:val="00B70F80"/>
    <w:rsid w:val="00B7120C"/>
    <w:rsid w:val="00B71308"/>
    <w:rsid w:val="00B713CF"/>
    <w:rsid w:val="00B713F3"/>
    <w:rsid w:val="00B7152A"/>
    <w:rsid w:val="00B71657"/>
    <w:rsid w:val="00B716FC"/>
    <w:rsid w:val="00B71975"/>
    <w:rsid w:val="00B71AD0"/>
    <w:rsid w:val="00B71CB9"/>
    <w:rsid w:val="00B71CD1"/>
    <w:rsid w:val="00B71CE8"/>
    <w:rsid w:val="00B71E0B"/>
    <w:rsid w:val="00B720AD"/>
    <w:rsid w:val="00B72347"/>
    <w:rsid w:val="00B72349"/>
    <w:rsid w:val="00B723D6"/>
    <w:rsid w:val="00B725AB"/>
    <w:rsid w:val="00B725BD"/>
    <w:rsid w:val="00B7260B"/>
    <w:rsid w:val="00B7290A"/>
    <w:rsid w:val="00B72973"/>
    <w:rsid w:val="00B72B3F"/>
    <w:rsid w:val="00B72B87"/>
    <w:rsid w:val="00B72B96"/>
    <w:rsid w:val="00B72C66"/>
    <w:rsid w:val="00B72EBA"/>
    <w:rsid w:val="00B7333B"/>
    <w:rsid w:val="00B734F3"/>
    <w:rsid w:val="00B73706"/>
    <w:rsid w:val="00B739C2"/>
    <w:rsid w:val="00B73A0A"/>
    <w:rsid w:val="00B73D8C"/>
    <w:rsid w:val="00B7423F"/>
    <w:rsid w:val="00B742BD"/>
    <w:rsid w:val="00B74341"/>
    <w:rsid w:val="00B74595"/>
    <w:rsid w:val="00B74702"/>
    <w:rsid w:val="00B748BC"/>
    <w:rsid w:val="00B748E2"/>
    <w:rsid w:val="00B74994"/>
    <w:rsid w:val="00B7499F"/>
    <w:rsid w:val="00B74D6E"/>
    <w:rsid w:val="00B74E92"/>
    <w:rsid w:val="00B74F20"/>
    <w:rsid w:val="00B74FC8"/>
    <w:rsid w:val="00B750A8"/>
    <w:rsid w:val="00B750AE"/>
    <w:rsid w:val="00B75162"/>
    <w:rsid w:val="00B754E3"/>
    <w:rsid w:val="00B75561"/>
    <w:rsid w:val="00B756D7"/>
    <w:rsid w:val="00B75829"/>
    <w:rsid w:val="00B75C51"/>
    <w:rsid w:val="00B75CAD"/>
    <w:rsid w:val="00B75FEC"/>
    <w:rsid w:val="00B7604F"/>
    <w:rsid w:val="00B762A0"/>
    <w:rsid w:val="00B762FF"/>
    <w:rsid w:val="00B76604"/>
    <w:rsid w:val="00B76747"/>
    <w:rsid w:val="00B76852"/>
    <w:rsid w:val="00B76A82"/>
    <w:rsid w:val="00B76B63"/>
    <w:rsid w:val="00B76D6D"/>
    <w:rsid w:val="00B76E91"/>
    <w:rsid w:val="00B76F1E"/>
    <w:rsid w:val="00B771C6"/>
    <w:rsid w:val="00B775C9"/>
    <w:rsid w:val="00B7769D"/>
    <w:rsid w:val="00B77AB9"/>
    <w:rsid w:val="00B77ABE"/>
    <w:rsid w:val="00B77B17"/>
    <w:rsid w:val="00B77B65"/>
    <w:rsid w:val="00B77B88"/>
    <w:rsid w:val="00B77B8E"/>
    <w:rsid w:val="00B77E3E"/>
    <w:rsid w:val="00B77F58"/>
    <w:rsid w:val="00B77F63"/>
    <w:rsid w:val="00B800DC"/>
    <w:rsid w:val="00B800E5"/>
    <w:rsid w:val="00B8013E"/>
    <w:rsid w:val="00B80174"/>
    <w:rsid w:val="00B80479"/>
    <w:rsid w:val="00B80577"/>
    <w:rsid w:val="00B80851"/>
    <w:rsid w:val="00B80B75"/>
    <w:rsid w:val="00B80E5C"/>
    <w:rsid w:val="00B8101E"/>
    <w:rsid w:val="00B81031"/>
    <w:rsid w:val="00B8153C"/>
    <w:rsid w:val="00B816A5"/>
    <w:rsid w:val="00B81952"/>
    <w:rsid w:val="00B81A03"/>
    <w:rsid w:val="00B81AF0"/>
    <w:rsid w:val="00B81B95"/>
    <w:rsid w:val="00B81C52"/>
    <w:rsid w:val="00B81D53"/>
    <w:rsid w:val="00B81FF8"/>
    <w:rsid w:val="00B81FFE"/>
    <w:rsid w:val="00B8212B"/>
    <w:rsid w:val="00B822EC"/>
    <w:rsid w:val="00B823F5"/>
    <w:rsid w:val="00B82431"/>
    <w:rsid w:val="00B8244C"/>
    <w:rsid w:val="00B82578"/>
    <w:rsid w:val="00B82679"/>
    <w:rsid w:val="00B82882"/>
    <w:rsid w:val="00B82CF6"/>
    <w:rsid w:val="00B82D5E"/>
    <w:rsid w:val="00B82E86"/>
    <w:rsid w:val="00B82F19"/>
    <w:rsid w:val="00B82F51"/>
    <w:rsid w:val="00B8305B"/>
    <w:rsid w:val="00B830B5"/>
    <w:rsid w:val="00B833F8"/>
    <w:rsid w:val="00B83481"/>
    <w:rsid w:val="00B8358C"/>
    <w:rsid w:val="00B83759"/>
    <w:rsid w:val="00B83847"/>
    <w:rsid w:val="00B83897"/>
    <w:rsid w:val="00B83F34"/>
    <w:rsid w:val="00B83F43"/>
    <w:rsid w:val="00B84088"/>
    <w:rsid w:val="00B84148"/>
    <w:rsid w:val="00B841C8"/>
    <w:rsid w:val="00B84295"/>
    <w:rsid w:val="00B84296"/>
    <w:rsid w:val="00B8439F"/>
    <w:rsid w:val="00B84640"/>
    <w:rsid w:val="00B84755"/>
    <w:rsid w:val="00B847E3"/>
    <w:rsid w:val="00B84892"/>
    <w:rsid w:val="00B8490B"/>
    <w:rsid w:val="00B84BC7"/>
    <w:rsid w:val="00B84C45"/>
    <w:rsid w:val="00B84DE5"/>
    <w:rsid w:val="00B84F80"/>
    <w:rsid w:val="00B853FF"/>
    <w:rsid w:val="00B854B2"/>
    <w:rsid w:val="00B856BF"/>
    <w:rsid w:val="00B85704"/>
    <w:rsid w:val="00B85718"/>
    <w:rsid w:val="00B85928"/>
    <w:rsid w:val="00B859D5"/>
    <w:rsid w:val="00B859E9"/>
    <w:rsid w:val="00B85A9E"/>
    <w:rsid w:val="00B85AF3"/>
    <w:rsid w:val="00B86126"/>
    <w:rsid w:val="00B86168"/>
    <w:rsid w:val="00B861BE"/>
    <w:rsid w:val="00B864DA"/>
    <w:rsid w:val="00B86502"/>
    <w:rsid w:val="00B86546"/>
    <w:rsid w:val="00B866E3"/>
    <w:rsid w:val="00B86887"/>
    <w:rsid w:val="00B868B1"/>
    <w:rsid w:val="00B86A5C"/>
    <w:rsid w:val="00B86A92"/>
    <w:rsid w:val="00B86DBD"/>
    <w:rsid w:val="00B86EAF"/>
    <w:rsid w:val="00B86ED7"/>
    <w:rsid w:val="00B86F0B"/>
    <w:rsid w:val="00B87296"/>
    <w:rsid w:val="00B874C0"/>
    <w:rsid w:val="00B87567"/>
    <w:rsid w:val="00B875A6"/>
    <w:rsid w:val="00B877BC"/>
    <w:rsid w:val="00B877D1"/>
    <w:rsid w:val="00B87B78"/>
    <w:rsid w:val="00B87C1D"/>
    <w:rsid w:val="00B87D28"/>
    <w:rsid w:val="00B87DC8"/>
    <w:rsid w:val="00B87DF2"/>
    <w:rsid w:val="00B87DFF"/>
    <w:rsid w:val="00B87F27"/>
    <w:rsid w:val="00B87FA5"/>
    <w:rsid w:val="00B9001D"/>
    <w:rsid w:val="00B90063"/>
    <w:rsid w:val="00B90076"/>
    <w:rsid w:val="00B9068C"/>
    <w:rsid w:val="00B9077D"/>
    <w:rsid w:val="00B90C2F"/>
    <w:rsid w:val="00B90D45"/>
    <w:rsid w:val="00B90D81"/>
    <w:rsid w:val="00B9100E"/>
    <w:rsid w:val="00B910BF"/>
    <w:rsid w:val="00B912AD"/>
    <w:rsid w:val="00B912BA"/>
    <w:rsid w:val="00B913C9"/>
    <w:rsid w:val="00B914BE"/>
    <w:rsid w:val="00B91552"/>
    <w:rsid w:val="00B9163A"/>
    <w:rsid w:val="00B9179D"/>
    <w:rsid w:val="00B917A8"/>
    <w:rsid w:val="00B91CA1"/>
    <w:rsid w:val="00B91CBE"/>
    <w:rsid w:val="00B91DA4"/>
    <w:rsid w:val="00B91E51"/>
    <w:rsid w:val="00B91FBE"/>
    <w:rsid w:val="00B91FE2"/>
    <w:rsid w:val="00B920DF"/>
    <w:rsid w:val="00B92241"/>
    <w:rsid w:val="00B92371"/>
    <w:rsid w:val="00B924DF"/>
    <w:rsid w:val="00B925A0"/>
    <w:rsid w:val="00B9283F"/>
    <w:rsid w:val="00B92967"/>
    <w:rsid w:val="00B929A1"/>
    <w:rsid w:val="00B929CC"/>
    <w:rsid w:val="00B92EC7"/>
    <w:rsid w:val="00B92F5D"/>
    <w:rsid w:val="00B92F6B"/>
    <w:rsid w:val="00B92FAC"/>
    <w:rsid w:val="00B93377"/>
    <w:rsid w:val="00B9350A"/>
    <w:rsid w:val="00B935E7"/>
    <w:rsid w:val="00B9365E"/>
    <w:rsid w:val="00B93725"/>
    <w:rsid w:val="00B93C6D"/>
    <w:rsid w:val="00B93C8D"/>
    <w:rsid w:val="00B93E02"/>
    <w:rsid w:val="00B93F38"/>
    <w:rsid w:val="00B93FF1"/>
    <w:rsid w:val="00B94131"/>
    <w:rsid w:val="00B94191"/>
    <w:rsid w:val="00B941EA"/>
    <w:rsid w:val="00B945A8"/>
    <w:rsid w:val="00B9478B"/>
    <w:rsid w:val="00B9499F"/>
    <w:rsid w:val="00B94E48"/>
    <w:rsid w:val="00B9537D"/>
    <w:rsid w:val="00B954DB"/>
    <w:rsid w:val="00B9588B"/>
    <w:rsid w:val="00B95956"/>
    <w:rsid w:val="00B95B1B"/>
    <w:rsid w:val="00B95C98"/>
    <w:rsid w:val="00B95D28"/>
    <w:rsid w:val="00B95DE4"/>
    <w:rsid w:val="00B95DE9"/>
    <w:rsid w:val="00B95E2A"/>
    <w:rsid w:val="00B95F63"/>
    <w:rsid w:val="00B95FE2"/>
    <w:rsid w:val="00B960B4"/>
    <w:rsid w:val="00B960EE"/>
    <w:rsid w:val="00B9616B"/>
    <w:rsid w:val="00B962AD"/>
    <w:rsid w:val="00B964A3"/>
    <w:rsid w:val="00B9673B"/>
    <w:rsid w:val="00B96808"/>
    <w:rsid w:val="00B968B0"/>
    <w:rsid w:val="00B969FA"/>
    <w:rsid w:val="00B96A45"/>
    <w:rsid w:val="00B96A5D"/>
    <w:rsid w:val="00B96BD2"/>
    <w:rsid w:val="00B96C51"/>
    <w:rsid w:val="00B96C94"/>
    <w:rsid w:val="00B96CE2"/>
    <w:rsid w:val="00B96D48"/>
    <w:rsid w:val="00B96D87"/>
    <w:rsid w:val="00B96F3D"/>
    <w:rsid w:val="00B96F47"/>
    <w:rsid w:val="00B96F73"/>
    <w:rsid w:val="00B96FA1"/>
    <w:rsid w:val="00B9713E"/>
    <w:rsid w:val="00B97791"/>
    <w:rsid w:val="00B97819"/>
    <w:rsid w:val="00B9785C"/>
    <w:rsid w:val="00B97972"/>
    <w:rsid w:val="00B9799D"/>
    <w:rsid w:val="00B97DB3"/>
    <w:rsid w:val="00B97ED4"/>
    <w:rsid w:val="00B97F6A"/>
    <w:rsid w:val="00BA00E1"/>
    <w:rsid w:val="00BA0195"/>
    <w:rsid w:val="00BA0761"/>
    <w:rsid w:val="00BA0853"/>
    <w:rsid w:val="00BA09F0"/>
    <w:rsid w:val="00BA0A14"/>
    <w:rsid w:val="00BA0B44"/>
    <w:rsid w:val="00BA0BA0"/>
    <w:rsid w:val="00BA0C98"/>
    <w:rsid w:val="00BA0CF1"/>
    <w:rsid w:val="00BA0E1C"/>
    <w:rsid w:val="00BA0F14"/>
    <w:rsid w:val="00BA13A5"/>
    <w:rsid w:val="00BA17E5"/>
    <w:rsid w:val="00BA1D1D"/>
    <w:rsid w:val="00BA1DEA"/>
    <w:rsid w:val="00BA1FFA"/>
    <w:rsid w:val="00BA2059"/>
    <w:rsid w:val="00BA2227"/>
    <w:rsid w:val="00BA224F"/>
    <w:rsid w:val="00BA229A"/>
    <w:rsid w:val="00BA280E"/>
    <w:rsid w:val="00BA283C"/>
    <w:rsid w:val="00BA29B7"/>
    <w:rsid w:val="00BA2A91"/>
    <w:rsid w:val="00BA3077"/>
    <w:rsid w:val="00BA31DC"/>
    <w:rsid w:val="00BA33DF"/>
    <w:rsid w:val="00BA34A9"/>
    <w:rsid w:val="00BA34F3"/>
    <w:rsid w:val="00BA35C2"/>
    <w:rsid w:val="00BA37B8"/>
    <w:rsid w:val="00BA3994"/>
    <w:rsid w:val="00BA39E5"/>
    <w:rsid w:val="00BA3C6A"/>
    <w:rsid w:val="00BA3CD4"/>
    <w:rsid w:val="00BA3D81"/>
    <w:rsid w:val="00BA3F58"/>
    <w:rsid w:val="00BA4273"/>
    <w:rsid w:val="00BA4402"/>
    <w:rsid w:val="00BA442F"/>
    <w:rsid w:val="00BA447C"/>
    <w:rsid w:val="00BA44A0"/>
    <w:rsid w:val="00BA44B5"/>
    <w:rsid w:val="00BA47F1"/>
    <w:rsid w:val="00BA49FB"/>
    <w:rsid w:val="00BA4D92"/>
    <w:rsid w:val="00BA4EAA"/>
    <w:rsid w:val="00BA4FE3"/>
    <w:rsid w:val="00BA5097"/>
    <w:rsid w:val="00BA529A"/>
    <w:rsid w:val="00BA5465"/>
    <w:rsid w:val="00BA554A"/>
    <w:rsid w:val="00BA5A80"/>
    <w:rsid w:val="00BA5BDF"/>
    <w:rsid w:val="00BA5D5A"/>
    <w:rsid w:val="00BA5DFE"/>
    <w:rsid w:val="00BA5E07"/>
    <w:rsid w:val="00BA5E53"/>
    <w:rsid w:val="00BA608B"/>
    <w:rsid w:val="00BA61C0"/>
    <w:rsid w:val="00BA61D0"/>
    <w:rsid w:val="00BA6233"/>
    <w:rsid w:val="00BA62A7"/>
    <w:rsid w:val="00BA6429"/>
    <w:rsid w:val="00BA653F"/>
    <w:rsid w:val="00BA65D8"/>
    <w:rsid w:val="00BA687B"/>
    <w:rsid w:val="00BA68CF"/>
    <w:rsid w:val="00BA6B9D"/>
    <w:rsid w:val="00BA6D44"/>
    <w:rsid w:val="00BA6FC5"/>
    <w:rsid w:val="00BA701A"/>
    <w:rsid w:val="00BA7123"/>
    <w:rsid w:val="00BA71B9"/>
    <w:rsid w:val="00BA72B5"/>
    <w:rsid w:val="00BA7369"/>
    <w:rsid w:val="00BA7437"/>
    <w:rsid w:val="00BA7449"/>
    <w:rsid w:val="00BA74B7"/>
    <w:rsid w:val="00BA75EA"/>
    <w:rsid w:val="00BA7719"/>
    <w:rsid w:val="00BA78C4"/>
    <w:rsid w:val="00BA7AC0"/>
    <w:rsid w:val="00BA7E66"/>
    <w:rsid w:val="00BA7FBC"/>
    <w:rsid w:val="00BB0001"/>
    <w:rsid w:val="00BB05A1"/>
    <w:rsid w:val="00BB05EF"/>
    <w:rsid w:val="00BB068F"/>
    <w:rsid w:val="00BB0691"/>
    <w:rsid w:val="00BB0693"/>
    <w:rsid w:val="00BB0779"/>
    <w:rsid w:val="00BB07DE"/>
    <w:rsid w:val="00BB08CB"/>
    <w:rsid w:val="00BB08F5"/>
    <w:rsid w:val="00BB0962"/>
    <w:rsid w:val="00BB0985"/>
    <w:rsid w:val="00BB0AF0"/>
    <w:rsid w:val="00BB0B36"/>
    <w:rsid w:val="00BB0CC2"/>
    <w:rsid w:val="00BB0D2F"/>
    <w:rsid w:val="00BB0EB0"/>
    <w:rsid w:val="00BB1352"/>
    <w:rsid w:val="00BB138D"/>
    <w:rsid w:val="00BB13A0"/>
    <w:rsid w:val="00BB14AB"/>
    <w:rsid w:val="00BB171C"/>
    <w:rsid w:val="00BB1A97"/>
    <w:rsid w:val="00BB1BDA"/>
    <w:rsid w:val="00BB1CC4"/>
    <w:rsid w:val="00BB1D89"/>
    <w:rsid w:val="00BB1E6F"/>
    <w:rsid w:val="00BB1EF2"/>
    <w:rsid w:val="00BB1F6F"/>
    <w:rsid w:val="00BB2066"/>
    <w:rsid w:val="00BB22D5"/>
    <w:rsid w:val="00BB243F"/>
    <w:rsid w:val="00BB26C0"/>
    <w:rsid w:val="00BB27AB"/>
    <w:rsid w:val="00BB280D"/>
    <w:rsid w:val="00BB2865"/>
    <w:rsid w:val="00BB2B1A"/>
    <w:rsid w:val="00BB2E52"/>
    <w:rsid w:val="00BB319B"/>
    <w:rsid w:val="00BB32C9"/>
    <w:rsid w:val="00BB330F"/>
    <w:rsid w:val="00BB3439"/>
    <w:rsid w:val="00BB34DD"/>
    <w:rsid w:val="00BB34E1"/>
    <w:rsid w:val="00BB374B"/>
    <w:rsid w:val="00BB38D6"/>
    <w:rsid w:val="00BB39BB"/>
    <w:rsid w:val="00BB3FF1"/>
    <w:rsid w:val="00BB4057"/>
    <w:rsid w:val="00BB42D4"/>
    <w:rsid w:val="00BB4300"/>
    <w:rsid w:val="00BB4591"/>
    <w:rsid w:val="00BB45CF"/>
    <w:rsid w:val="00BB481B"/>
    <w:rsid w:val="00BB4909"/>
    <w:rsid w:val="00BB4B15"/>
    <w:rsid w:val="00BB4DA6"/>
    <w:rsid w:val="00BB4E23"/>
    <w:rsid w:val="00BB4F08"/>
    <w:rsid w:val="00BB50BA"/>
    <w:rsid w:val="00BB50EA"/>
    <w:rsid w:val="00BB5170"/>
    <w:rsid w:val="00BB51D2"/>
    <w:rsid w:val="00BB565C"/>
    <w:rsid w:val="00BB570F"/>
    <w:rsid w:val="00BB575F"/>
    <w:rsid w:val="00BB5797"/>
    <w:rsid w:val="00BB58D2"/>
    <w:rsid w:val="00BB59ED"/>
    <w:rsid w:val="00BB5B01"/>
    <w:rsid w:val="00BB5D70"/>
    <w:rsid w:val="00BB5DC3"/>
    <w:rsid w:val="00BB5F2D"/>
    <w:rsid w:val="00BB5F31"/>
    <w:rsid w:val="00BB6036"/>
    <w:rsid w:val="00BB605D"/>
    <w:rsid w:val="00BB60AA"/>
    <w:rsid w:val="00BB613B"/>
    <w:rsid w:val="00BB61C1"/>
    <w:rsid w:val="00BB629C"/>
    <w:rsid w:val="00BB63C6"/>
    <w:rsid w:val="00BB649A"/>
    <w:rsid w:val="00BB64C7"/>
    <w:rsid w:val="00BB6562"/>
    <w:rsid w:val="00BB66A1"/>
    <w:rsid w:val="00BB6732"/>
    <w:rsid w:val="00BB67E4"/>
    <w:rsid w:val="00BB6A9C"/>
    <w:rsid w:val="00BB6D65"/>
    <w:rsid w:val="00BB6E12"/>
    <w:rsid w:val="00BB70D6"/>
    <w:rsid w:val="00BB713C"/>
    <w:rsid w:val="00BB71D0"/>
    <w:rsid w:val="00BB7219"/>
    <w:rsid w:val="00BB7842"/>
    <w:rsid w:val="00BB7A41"/>
    <w:rsid w:val="00BB7B1D"/>
    <w:rsid w:val="00BB7C91"/>
    <w:rsid w:val="00BB7CA3"/>
    <w:rsid w:val="00BB7D15"/>
    <w:rsid w:val="00BB7DFD"/>
    <w:rsid w:val="00BB7FC2"/>
    <w:rsid w:val="00BC012B"/>
    <w:rsid w:val="00BC0187"/>
    <w:rsid w:val="00BC029B"/>
    <w:rsid w:val="00BC0486"/>
    <w:rsid w:val="00BC071F"/>
    <w:rsid w:val="00BC08AD"/>
    <w:rsid w:val="00BC08F7"/>
    <w:rsid w:val="00BC0BE9"/>
    <w:rsid w:val="00BC0DAA"/>
    <w:rsid w:val="00BC0F69"/>
    <w:rsid w:val="00BC1036"/>
    <w:rsid w:val="00BC10A0"/>
    <w:rsid w:val="00BC110C"/>
    <w:rsid w:val="00BC1152"/>
    <w:rsid w:val="00BC118E"/>
    <w:rsid w:val="00BC11A5"/>
    <w:rsid w:val="00BC11D0"/>
    <w:rsid w:val="00BC1226"/>
    <w:rsid w:val="00BC1851"/>
    <w:rsid w:val="00BC191F"/>
    <w:rsid w:val="00BC19BB"/>
    <w:rsid w:val="00BC19CA"/>
    <w:rsid w:val="00BC1A84"/>
    <w:rsid w:val="00BC1B1C"/>
    <w:rsid w:val="00BC1D5F"/>
    <w:rsid w:val="00BC1F8F"/>
    <w:rsid w:val="00BC21EE"/>
    <w:rsid w:val="00BC24F6"/>
    <w:rsid w:val="00BC24F8"/>
    <w:rsid w:val="00BC26EE"/>
    <w:rsid w:val="00BC2736"/>
    <w:rsid w:val="00BC2775"/>
    <w:rsid w:val="00BC27A9"/>
    <w:rsid w:val="00BC2818"/>
    <w:rsid w:val="00BC2901"/>
    <w:rsid w:val="00BC2999"/>
    <w:rsid w:val="00BC2AA8"/>
    <w:rsid w:val="00BC2C1B"/>
    <w:rsid w:val="00BC2D6D"/>
    <w:rsid w:val="00BC2E6F"/>
    <w:rsid w:val="00BC2EC7"/>
    <w:rsid w:val="00BC30DB"/>
    <w:rsid w:val="00BC3177"/>
    <w:rsid w:val="00BC31DD"/>
    <w:rsid w:val="00BC32E5"/>
    <w:rsid w:val="00BC341A"/>
    <w:rsid w:val="00BC3631"/>
    <w:rsid w:val="00BC3684"/>
    <w:rsid w:val="00BC37DD"/>
    <w:rsid w:val="00BC3925"/>
    <w:rsid w:val="00BC3BAD"/>
    <w:rsid w:val="00BC3C6F"/>
    <w:rsid w:val="00BC3C7E"/>
    <w:rsid w:val="00BC3D4D"/>
    <w:rsid w:val="00BC3E05"/>
    <w:rsid w:val="00BC4049"/>
    <w:rsid w:val="00BC4206"/>
    <w:rsid w:val="00BC42D9"/>
    <w:rsid w:val="00BC43B8"/>
    <w:rsid w:val="00BC4498"/>
    <w:rsid w:val="00BC4926"/>
    <w:rsid w:val="00BC49C2"/>
    <w:rsid w:val="00BC4B07"/>
    <w:rsid w:val="00BC4B51"/>
    <w:rsid w:val="00BC4C9B"/>
    <w:rsid w:val="00BC4CCC"/>
    <w:rsid w:val="00BC4D42"/>
    <w:rsid w:val="00BC4EA2"/>
    <w:rsid w:val="00BC4F73"/>
    <w:rsid w:val="00BC50A1"/>
    <w:rsid w:val="00BC531B"/>
    <w:rsid w:val="00BC5680"/>
    <w:rsid w:val="00BC5892"/>
    <w:rsid w:val="00BC58C0"/>
    <w:rsid w:val="00BC59FE"/>
    <w:rsid w:val="00BC5A89"/>
    <w:rsid w:val="00BC5BD8"/>
    <w:rsid w:val="00BC5CB1"/>
    <w:rsid w:val="00BC5F80"/>
    <w:rsid w:val="00BC603A"/>
    <w:rsid w:val="00BC64CB"/>
    <w:rsid w:val="00BC65D2"/>
    <w:rsid w:val="00BC68EF"/>
    <w:rsid w:val="00BC693E"/>
    <w:rsid w:val="00BC6948"/>
    <w:rsid w:val="00BC6A35"/>
    <w:rsid w:val="00BC6AA3"/>
    <w:rsid w:val="00BC6AC4"/>
    <w:rsid w:val="00BC6B70"/>
    <w:rsid w:val="00BC6C58"/>
    <w:rsid w:val="00BC6E57"/>
    <w:rsid w:val="00BC6EC7"/>
    <w:rsid w:val="00BC6EFA"/>
    <w:rsid w:val="00BC71E7"/>
    <w:rsid w:val="00BC723E"/>
    <w:rsid w:val="00BC73CE"/>
    <w:rsid w:val="00BC7412"/>
    <w:rsid w:val="00BC745F"/>
    <w:rsid w:val="00BC7851"/>
    <w:rsid w:val="00BC7CE0"/>
    <w:rsid w:val="00BC7D83"/>
    <w:rsid w:val="00BC7E13"/>
    <w:rsid w:val="00BC7E1D"/>
    <w:rsid w:val="00BD0002"/>
    <w:rsid w:val="00BD0353"/>
    <w:rsid w:val="00BD045A"/>
    <w:rsid w:val="00BD061A"/>
    <w:rsid w:val="00BD0647"/>
    <w:rsid w:val="00BD08AB"/>
    <w:rsid w:val="00BD092A"/>
    <w:rsid w:val="00BD0AC8"/>
    <w:rsid w:val="00BD0D3C"/>
    <w:rsid w:val="00BD0E2A"/>
    <w:rsid w:val="00BD0F24"/>
    <w:rsid w:val="00BD0FAA"/>
    <w:rsid w:val="00BD115D"/>
    <w:rsid w:val="00BD12E4"/>
    <w:rsid w:val="00BD1313"/>
    <w:rsid w:val="00BD1357"/>
    <w:rsid w:val="00BD13D0"/>
    <w:rsid w:val="00BD13F2"/>
    <w:rsid w:val="00BD1442"/>
    <w:rsid w:val="00BD147D"/>
    <w:rsid w:val="00BD149A"/>
    <w:rsid w:val="00BD178E"/>
    <w:rsid w:val="00BD1929"/>
    <w:rsid w:val="00BD192B"/>
    <w:rsid w:val="00BD1A1B"/>
    <w:rsid w:val="00BD20B3"/>
    <w:rsid w:val="00BD243D"/>
    <w:rsid w:val="00BD2545"/>
    <w:rsid w:val="00BD265A"/>
    <w:rsid w:val="00BD26F9"/>
    <w:rsid w:val="00BD27BE"/>
    <w:rsid w:val="00BD2959"/>
    <w:rsid w:val="00BD2A38"/>
    <w:rsid w:val="00BD2B75"/>
    <w:rsid w:val="00BD2C53"/>
    <w:rsid w:val="00BD2DFD"/>
    <w:rsid w:val="00BD2F11"/>
    <w:rsid w:val="00BD3096"/>
    <w:rsid w:val="00BD30F0"/>
    <w:rsid w:val="00BD32AD"/>
    <w:rsid w:val="00BD32F2"/>
    <w:rsid w:val="00BD3322"/>
    <w:rsid w:val="00BD33CD"/>
    <w:rsid w:val="00BD34CD"/>
    <w:rsid w:val="00BD3509"/>
    <w:rsid w:val="00BD365E"/>
    <w:rsid w:val="00BD37C5"/>
    <w:rsid w:val="00BD3807"/>
    <w:rsid w:val="00BD3848"/>
    <w:rsid w:val="00BD39FA"/>
    <w:rsid w:val="00BD3A69"/>
    <w:rsid w:val="00BD3C7F"/>
    <w:rsid w:val="00BD3D40"/>
    <w:rsid w:val="00BD3F5E"/>
    <w:rsid w:val="00BD405D"/>
    <w:rsid w:val="00BD406C"/>
    <w:rsid w:val="00BD41AF"/>
    <w:rsid w:val="00BD4224"/>
    <w:rsid w:val="00BD43AB"/>
    <w:rsid w:val="00BD48F3"/>
    <w:rsid w:val="00BD4921"/>
    <w:rsid w:val="00BD4A6F"/>
    <w:rsid w:val="00BD4C10"/>
    <w:rsid w:val="00BD50A8"/>
    <w:rsid w:val="00BD510D"/>
    <w:rsid w:val="00BD529F"/>
    <w:rsid w:val="00BD532F"/>
    <w:rsid w:val="00BD5425"/>
    <w:rsid w:val="00BD56C4"/>
    <w:rsid w:val="00BD5A8F"/>
    <w:rsid w:val="00BD5AE7"/>
    <w:rsid w:val="00BD5C65"/>
    <w:rsid w:val="00BD5D1C"/>
    <w:rsid w:val="00BD5EC2"/>
    <w:rsid w:val="00BD5EF0"/>
    <w:rsid w:val="00BD606D"/>
    <w:rsid w:val="00BD6281"/>
    <w:rsid w:val="00BD64C2"/>
    <w:rsid w:val="00BD67B6"/>
    <w:rsid w:val="00BD67CE"/>
    <w:rsid w:val="00BD68C3"/>
    <w:rsid w:val="00BD69C0"/>
    <w:rsid w:val="00BD6A46"/>
    <w:rsid w:val="00BD6ABD"/>
    <w:rsid w:val="00BD6FC7"/>
    <w:rsid w:val="00BD72AC"/>
    <w:rsid w:val="00BD7312"/>
    <w:rsid w:val="00BD7404"/>
    <w:rsid w:val="00BD742C"/>
    <w:rsid w:val="00BD7436"/>
    <w:rsid w:val="00BD7584"/>
    <w:rsid w:val="00BD75E2"/>
    <w:rsid w:val="00BD7705"/>
    <w:rsid w:val="00BD78BA"/>
    <w:rsid w:val="00BD7922"/>
    <w:rsid w:val="00BD7AD1"/>
    <w:rsid w:val="00BD7B0E"/>
    <w:rsid w:val="00BD7F2A"/>
    <w:rsid w:val="00BD7FD2"/>
    <w:rsid w:val="00BE0012"/>
    <w:rsid w:val="00BE0013"/>
    <w:rsid w:val="00BE022B"/>
    <w:rsid w:val="00BE045B"/>
    <w:rsid w:val="00BE065E"/>
    <w:rsid w:val="00BE06A2"/>
    <w:rsid w:val="00BE0996"/>
    <w:rsid w:val="00BE0C0C"/>
    <w:rsid w:val="00BE0CF4"/>
    <w:rsid w:val="00BE0DF8"/>
    <w:rsid w:val="00BE0E4C"/>
    <w:rsid w:val="00BE0FCC"/>
    <w:rsid w:val="00BE1074"/>
    <w:rsid w:val="00BE11D4"/>
    <w:rsid w:val="00BE1357"/>
    <w:rsid w:val="00BE141C"/>
    <w:rsid w:val="00BE1478"/>
    <w:rsid w:val="00BE1480"/>
    <w:rsid w:val="00BE14E3"/>
    <w:rsid w:val="00BE1950"/>
    <w:rsid w:val="00BE19D4"/>
    <w:rsid w:val="00BE1B62"/>
    <w:rsid w:val="00BE1B86"/>
    <w:rsid w:val="00BE1F0A"/>
    <w:rsid w:val="00BE2185"/>
    <w:rsid w:val="00BE2318"/>
    <w:rsid w:val="00BE2551"/>
    <w:rsid w:val="00BE294B"/>
    <w:rsid w:val="00BE2AD9"/>
    <w:rsid w:val="00BE2D98"/>
    <w:rsid w:val="00BE2EE8"/>
    <w:rsid w:val="00BE2F19"/>
    <w:rsid w:val="00BE2FE4"/>
    <w:rsid w:val="00BE3013"/>
    <w:rsid w:val="00BE30D5"/>
    <w:rsid w:val="00BE3164"/>
    <w:rsid w:val="00BE343C"/>
    <w:rsid w:val="00BE362D"/>
    <w:rsid w:val="00BE3C3B"/>
    <w:rsid w:val="00BE3D42"/>
    <w:rsid w:val="00BE3FD1"/>
    <w:rsid w:val="00BE4013"/>
    <w:rsid w:val="00BE4301"/>
    <w:rsid w:val="00BE432F"/>
    <w:rsid w:val="00BE4581"/>
    <w:rsid w:val="00BE466A"/>
    <w:rsid w:val="00BE4897"/>
    <w:rsid w:val="00BE4B5F"/>
    <w:rsid w:val="00BE4BE1"/>
    <w:rsid w:val="00BE4DF6"/>
    <w:rsid w:val="00BE4E73"/>
    <w:rsid w:val="00BE5297"/>
    <w:rsid w:val="00BE53CC"/>
    <w:rsid w:val="00BE53EA"/>
    <w:rsid w:val="00BE55B3"/>
    <w:rsid w:val="00BE5677"/>
    <w:rsid w:val="00BE56B1"/>
    <w:rsid w:val="00BE58DF"/>
    <w:rsid w:val="00BE59B6"/>
    <w:rsid w:val="00BE5B43"/>
    <w:rsid w:val="00BE5E16"/>
    <w:rsid w:val="00BE623A"/>
    <w:rsid w:val="00BE6339"/>
    <w:rsid w:val="00BE63BF"/>
    <w:rsid w:val="00BE6421"/>
    <w:rsid w:val="00BE64E9"/>
    <w:rsid w:val="00BE6711"/>
    <w:rsid w:val="00BE6768"/>
    <w:rsid w:val="00BE6977"/>
    <w:rsid w:val="00BE69D9"/>
    <w:rsid w:val="00BE6A46"/>
    <w:rsid w:val="00BE6B74"/>
    <w:rsid w:val="00BE70C0"/>
    <w:rsid w:val="00BE740C"/>
    <w:rsid w:val="00BE746E"/>
    <w:rsid w:val="00BE74E1"/>
    <w:rsid w:val="00BE76A3"/>
    <w:rsid w:val="00BE7917"/>
    <w:rsid w:val="00BE7CC6"/>
    <w:rsid w:val="00BE7D16"/>
    <w:rsid w:val="00BE7EDC"/>
    <w:rsid w:val="00BE7FD9"/>
    <w:rsid w:val="00BF0355"/>
    <w:rsid w:val="00BF0445"/>
    <w:rsid w:val="00BF04A5"/>
    <w:rsid w:val="00BF04EA"/>
    <w:rsid w:val="00BF0573"/>
    <w:rsid w:val="00BF0661"/>
    <w:rsid w:val="00BF07BE"/>
    <w:rsid w:val="00BF07BF"/>
    <w:rsid w:val="00BF0A4C"/>
    <w:rsid w:val="00BF0C07"/>
    <w:rsid w:val="00BF0FD8"/>
    <w:rsid w:val="00BF1053"/>
    <w:rsid w:val="00BF136D"/>
    <w:rsid w:val="00BF15B3"/>
    <w:rsid w:val="00BF1AE7"/>
    <w:rsid w:val="00BF1D86"/>
    <w:rsid w:val="00BF1FED"/>
    <w:rsid w:val="00BF2313"/>
    <w:rsid w:val="00BF23DA"/>
    <w:rsid w:val="00BF25DF"/>
    <w:rsid w:val="00BF2659"/>
    <w:rsid w:val="00BF2677"/>
    <w:rsid w:val="00BF27DC"/>
    <w:rsid w:val="00BF287C"/>
    <w:rsid w:val="00BF29FA"/>
    <w:rsid w:val="00BF2A25"/>
    <w:rsid w:val="00BF2B03"/>
    <w:rsid w:val="00BF2B82"/>
    <w:rsid w:val="00BF2D8A"/>
    <w:rsid w:val="00BF307C"/>
    <w:rsid w:val="00BF31C8"/>
    <w:rsid w:val="00BF3369"/>
    <w:rsid w:val="00BF33F8"/>
    <w:rsid w:val="00BF35DF"/>
    <w:rsid w:val="00BF36C0"/>
    <w:rsid w:val="00BF3A23"/>
    <w:rsid w:val="00BF3E6C"/>
    <w:rsid w:val="00BF3E7C"/>
    <w:rsid w:val="00BF3F40"/>
    <w:rsid w:val="00BF3F78"/>
    <w:rsid w:val="00BF4041"/>
    <w:rsid w:val="00BF40AD"/>
    <w:rsid w:val="00BF4514"/>
    <w:rsid w:val="00BF4706"/>
    <w:rsid w:val="00BF474B"/>
    <w:rsid w:val="00BF47D4"/>
    <w:rsid w:val="00BF486C"/>
    <w:rsid w:val="00BF4B66"/>
    <w:rsid w:val="00BF4CBF"/>
    <w:rsid w:val="00BF4CD0"/>
    <w:rsid w:val="00BF4ED4"/>
    <w:rsid w:val="00BF4F34"/>
    <w:rsid w:val="00BF5175"/>
    <w:rsid w:val="00BF53A4"/>
    <w:rsid w:val="00BF547D"/>
    <w:rsid w:val="00BF558C"/>
    <w:rsid w:val="00BF56AC"/>
    <w:rsid w:val="00BF5B1C"/>
    <w:rsid w:val="00BF5C49"/>
    <w:rsid w:val="00BF5C8E"/>
    <w:rsid w:val="00BF5D21"/>
    <w:rsid w:val="00BF5E7C"/>
    <w:rsid w:val="00BF5F8D"/>
    <w:rsid w:val="00BF6003"/>
    <w:rsid w:val="00BF60E3"/>
    <w:rsid w:val="00BF6227"/>
    <w:rsid w:val="00BF6551"/>
    <w:rsid w:val="00BF6A39"/>
    <w:rsid w:val="00BF6B4E"/>
    <w:rsid w:val="00BF6D6B"/>
    <w:rsid w:val="00BF6F03"/>
    <w:rsid w:val="00BF6F0C"/>
    <w:rsid w:val="00BF6F27"/>
    <w:rsid w:val="00BF76DA"/>
    <w:rsid w:val="00BF797F"/>
    <w:rsid w:val="00BF799D"/>
    <w:rsid w:val="00BF7ADA"/>
    <w:rsid w:val="00BF7BED"/>
    <w:rsid w:val="00BF7C21"/>
    <w:rsid w:val="00BF7ECB"/>
    <w:rsid w:val="00C00340"/>
    <w:rsid w:val="00C003CD"/>
    <w:rsid w:val="00C007C3"/>
    <w:rsid w:val="00C008EA"/>
    <w:rsid w:val="00C0090B"/>
    <w:rsid w:val="00C00A3D"/>
    <w:rsid w:val="00C00BDF"/>
    <w:rsid w:val="00C00E59"/>
    <w:rsid w:val="00C00ED7"/>
    <w:rsid w:val="00C00F3B"/>
    <w:rsid w:val="00C00F3D"/>
    <w:rsid w:val="00C014EC"/>
    <w:rsid w:val="00C015FE"/>
    <w:rsid w:val="00C0160A"/>
    <w:rsid w:val="00C0170C"/>
    <w:rsid w:val="00C017D3"/>
    <w:rsid w:val="00C017E9"/>
    <w:rsid w:val="00C01B91"/>
    <w:rsid w:val="00C01CC1"/>
    <w:rsid w:val="00C01DC9"/>
    <w:rsid w:val="00C01F8A"/>
    <w:rsid w:val="00C01FAE"/>
    <w:rsid w:val="00C02107"/>
    <w:rsid w:val="00C02154"/>
    <w:rsid w:val="00C023E5"/>
    <w:rsid w:val="00C023FA"/>
    <w:rsid w:val="00C02418"/>
    <w:rsid w:val="00C02599"/>
    <w:rsid w:val="00C02743"/>
    <w:rsid w:val="00C0278A"/>
    <w:rsid w:val="00C02903"/>
    <w:rsid w:val="00C02910"/>
    <w:rsid w:val="00C02936"/>
    <w:rsid w:val="00C0295B"/>
    <w:rsid w:val="00C02A4C"/>
    <w:rsid w:val="00C02A96"/>
    <w:rsid w:val="00C02C67"/>
    <w:rsid w:val="00C02DDD"/>
    <w:rsid w:val="00C02F06"/>
    <w:rsid w:val="00C032A1"/>
    <w:rsid w:val="00C032AB"/>
    <w:rsid w:val="00C03389"/>
    <w:rsid w:val="00C033CA"/>
    <w:rsid w:val="00C033F6"/>
    <w:rsid w:val="00C03818"/>
    <w:rsid w:val="00C039B3"/>
    <w:rsid w:val="00C03A6B"/>
    <w:rsid w:val="00C03AEB"/>
    <w:rsid w:val="00C03AFB"/>
    <w:rsid w:val="00C03DA3"/>
    <w:rsid w:val="00C03F30"/>
    <w:rsid w:val="00C03F63"/>
    <w:rsid w:val="00C0411D"/>
    <w:rsid w:val="00C044DE"/>
    <w:rsid w:val="00C0467D"/>
    <w:rsid w:val="00C049DB"/>
    <w:rsid w:val="00C04EEE"/>
    <w:rsid w:val="00C04F65"/>
    <w:rsid w:val="00C052E0"/>
    <w:rsid w:val="00C05424"/>
    <w:rsid w:val="00C055E1"/>
    <w:rsid w:val="00C05936"/>
    <w:rsid w:val="00C05B5C"/>
    <w:rsid w:val="00C05DA2"/>
    <w:rsid w:val="00C05EF3"/>
    <w:rsid w:val="00C05FEA"/>
    <w:rsid w:val="00C06087"/>
    <w:rsid w:val="00C06152"/>
    <w:rsid w:val="00C06244"/>
    <w:rsid w:val="00C0650D"/>
    <w:rsid w:val="00C0653E"/>
    <w:rsid w:val="00C0655F"/>
    <w:rsid w:val="00C06571"/>
    <w:rsid w:val="00C065FE"/>
    <w:rsid w:val="00C06842"/>
    <w:rsid w:val="00C0686B"/>
    <w:rsid w:val="00C06990"/>
    <w:rsid w:val="00C06B4D"/>
    <w:rsid w:val="00C06B9D"/>
    <w:rsid w:val="00C06C02"/>
    <w:rsid w:val="00C06DB4"/>
    <w:rsid w:val="00C06E9A"/>
    <w:rsid w:val="00C06FD0"/>
    <w:rsid w:val="00C07069"/>
    <w:rsid w:val="00C07114"/>
    <w:rsid w:val="00C0719D"/>
    <w:rsid w:val="00C0734A"/>
    <w:rsid w:val="00C07502"/>
    <w:rsid w:val="00C07577"/>
    <w:rsid w:val="00C07713"/>
    <w:rsid w:val="00C078B7"/>
    <w:rsid w:val="00C07B5E"/>
    <w:rsid w:val="00C07BA3"/>
    <w:rsid w:val="00C07CC7"/>
    <w:rsid w:val="00C07E7C"/>
    <w:rsid w:val="00C07FD2"/>
    <w:rsid w:val="00C100BD"/>
    <w:rsid w:val="00C10116"/>
    <w:rsid w:val="00C101A4"/>
    <w:rsid w:val="00C103F8"/>
    <w:rsid w:val="00C10427"/>
    <w:rsid w:val="00C10439"/>
    <w:rsid w:val="00C10A60"/>
    <w:rsid w:val="00C10AA1"/>
    <w:rsid w:val="00C10C71"/>
    <w:rsid w:val="00C11180"/>
    <w:rsid w:val="00C11509"/>
    <w:rsid w:val="00C1151F"/>
    <w:rsid w:val="00C117A1"/>
    <w:rsid w:val="00C1184F"/>
    <w:rsid w:val="00C11B62"/>
    <w:rsid w:val="00C11BA8"/>
    <w:rsid w:val="00C11D6B"/>
    <w:rsid w:val="00C11E33"/>
    <w:rsid w:val="00C11FD2"/>
    <w:rsid w:val="00C11FFE"/>
    <w:rsid w:val="00C1206B"/>
    <w:rsid w:val="00C1255B"/>
    <w:rsid w:val="00C127D7"/>
    <w:rsid w:val="00C1283E"/>
    <w:rsid w:val="00C128E4"/>
    <w:rsid w:val="00C12B41"/>
    <w:rsid w:val="00C12E49"/>
    <w:rsid w:val="00C131A2"/>
    <w:rsid w:val="00C13602"/>
    <w:rsid w:val="00C13686"/>
    <w:rsid w:val="00C139EB"/>
    <w:rsid w:val="00C13A0C"/>
    <w:rsid w:val="00C13AD0"/>
    <w:rsid w:val="00C13DC2"/>
    <w:rsid w:val="00C13DC3"/>
    <w:rsid w:val="00C1416C"/>
    <w:rsid w:val="00C14247"/>
    <w:rsid w:val="00C142B0"/>
    <w:rsid w:val="00C1430B"/>
    <w:rsid w:val="00C143E9"/>
    <w:rsid w:val="00C143F5"/>
    <w:rsid w:val="00C1463B"/>
    <w:rsid w:val="00C146B9"/>
    <w:rsid w:val="00C147A4"/>
    <w:rsid w:val="00C14921"/>
    <w:rsid w:val="00C14951"/>
    <w:rsid w:val="00C14B72"/>
    <w:rsid w:val="00C14B8C"/>
    <w:rsid w:val="00C14C67"/>
    <w:rsid w:val="00C14CB7"/>
    <w:rsid w:val="00C14D44"/>
    <w:rsid w:val="00C14D4E"/>
    <w:rsid w:val="00C14FCF"/>
    <w:rsid w:val="00C153CE"/>
    <w:rsid w:val="00C154A9"/>
    <w:rsid w:val="00C15808"/>
    <w:rsid w:val="00C159D2"/>
    <w:rsid w:val="00C159D8"/>
    <w:rsid w:val="00C15C2A"/>
    <w:rsid w:val="00C15DF7"/>
    <w:rsid w:val="00C15F6D"/>
    <w:rsid w:val="00C1640D"/>
    <w:rsid w:val="00C1641D"/>
    <w:rsid w:val="00C16687"/>
    <w:rsid w:val="00C1686C"/>
    <w:rsid w:val="00C1691F"/>
    <w:rsid w:val="00C16969"/>
    <w:rsid w:val="00C16A05"/>
    <w:rsid w:val="00C16F9D"/>
    <w:rsid w:val="00C1703A"/>
    <w:rsid w:val="00C17099"/>
    <w:rsid w:val="00C1711B"/>
    <w:rsid w:val="00C1712F"/>
    <w:rsid w:val="00C17158"/>
    <w:rsid w:val="00C176F2"/>
    <w:rsid w:val="00C17799"/>
    <w:rsid w:val="00C1779A"/>
    <w:rsid w:val="00C178B0"/>
    <w:rsid w:val="00C178C7"/>
    <w:rsid w:val="00C178F2"/>
    <w:rsid w:val="00C17A17"/>
    <w:rsid w:val="00C17BEE"/>
    <w:rsid w:val="00C17C2A"/>
    <w:rsid w:val="00C17C2C"/>
    <w:rsid w:val="00C17C52"/>
    <w:rsid w:val="00C17C69"/>
    <w:rsid w:val="00C17F55"/>
    <w:rsid w:val="00C20024"/>
    <w:rsid w:val="00C200C7"/>
    <w:rsid w:val="00C2036B"/>
    <w:rsid w:val="00C20451"/>
    <w:rsid w:val="00C20549"/>
    <w:rsid w:val="00C20698"/>
    <w:rsid w:val="00C2084E"/>
    <w:rsid w:val="00C208F3"/>
    <w:rsid w:val="00C20A2A"/>
    <w:rsid w:val="00C20B85"/>
    <w:rsid w:val="00C20C87"/>
    <w:rsid w:val="00C20D5F"/>
    <w:rsid w:val="00C20D8F"/>
    <w:rsid w:val="00C20FD8"/>
    <w:rsid w:val="00C210DA"/>
    <w:rsid w:val="00C211C9"/>
    <w:rsid w:val="00C215CE"/>
    <w:rsid w:val="00C216D1"/>
    <w:rsid w:val="00C21720"/>
    <w:rsid w:val="00C218A6"/>
    <w:rsid w:val="00C218E1"/>
    <w:rsid w:val="00C21A13"/>
    <w:rsid w:val="00C21B6C"/>
    <w:rsid w:val="00C21BB0"/>
    <w:rsid w:val="00C21C46"/>
    <w:rsid w:val="00C21CD0"/>
    <w:rsid w:val="00C21CEA"/>
    <w:rsid w:val="00C21DB7"/>
    <w:rsid w:val="00C21E75"/>
    <w:rsid w:val="00C21EAE"/>
    <w:rsid w:val="00C2222D"/>
    <w:rsid w:val="00C2239E"/>
    <w:rsid w:val="00C22574"/>
    <w:rsid w:val="00C2272C"/>
    <w:rsid w:val="00C22B82"/>
    <w:rsid w:val="00C22BEC"/>
    <w:rsid w:val="00C22C1C"/>
    <w:rsid w:val="00C22E30"/>
    <w:rsid w:val="00C22E74"/>
    <w:rsid w:val="00C22F32"/>
    <w:rsid w:val="00C22F68"/>
    <w:rsid w:val="00C2301B"/>
    <w:rsid w:val="00C23041"/>
    <w:rsid w:val="00C230EF"/>
    <w:rsid w:val="00C23111"/>
    <w:rsid w:val="00C23150"/>
    <w:rsid w:val="00C231F5"/>
    <w:rsid w:val="00C23405"/>
    <w:rsid w:val="00C23422"/>
    <w:rsid w:val="00C234B3"/>
    <w:rsid w:val="00C23667"/>
    <w:rsid w:val="00C23A1C"/>
    <w:rsid w:val="00C23AA0"/>
    <w:rsid w:val="00C23AD8"/>
    <w:rsid w:val="00C23C6B"/>
    <w:rsid w:val="00C23D2B"/>
    <w:rsid w:val="00C23F0B"/>
    <w:rsid w:val="00C23F4C"/>
    <w:rsid w:val="00C23FD1"/>
    <w:rsid w:val="00C24099"/>
    <w:rsid w:val="00C24141"/>
    <w:rsid w:val="00C2436F"/>
    <w:rsid w:val="00C244A7"/>
    <w:rsid w:val="00C24606"/>
    <w:rsid w:val="00C24FAC"/>
    <w:rsid w:val="00C2514D"/>
    <w:rsid w:val="00C25216"/>
    <w:rsid w:val="00C2540C"/>
    <w:rsid w:val="00C25432"/>
    <w:rsid w:val="00C2561F"/>
    <w:rsid w:val="00C258E4"/>
    <w:rsid w:val="00C259BC"/>
    <w:rsid w:val="00C25B5C"/>
    <w:rsid w:val="00C25EAB"/>
    <w:rsid w:val="00C260A7"/>
    <w:rsid w:val="00C260D6"/>
    <w:rsid w:val="00C2615B"/>
    <w:rsid w:val="00C261AE"/>
    <w:rsid w:val="00C262D9"/>
    <w:rsid w:val="00C26338"/>
    <w:rsid w:val="00C263B8"/>
    <w:rsid w:val="00C263D0"/>
    <w:rsid w:val="00C26498"/>
    <w:rsid w:val="00C264E5"/>
    <w:rsid w:val="00C266E1"/>
    <w:rsid w:val="00C26738"/>
    <w:rsid w:val="00C26BB8"/>
    <w:rsid w:val="00C26DEA"/>
    <w:rsid w:val="00C26F71"/>
    <w:rsid w:val="00C2700F"/>
    <w:rsid w:val="00C2724D"/>
    <w:rsid w:val="00C27328"/>
    <w:rsid w:val="00C27395"/>
    <w:rsid w:val="00C27424"/>
    <w:rsid w:val="00C274AC"/>
    <w:rsid w:val="00C274AF"/>
    <w:rsid w:val="00C275F5"/>
    <w:rsid w:val="00C27830"/>
    <w:rsid w:val="00C27832"/>
    <w:rsid w:val="00C27901"/>
    <w:rsid w:val="00C27C76"/>
    <w:rsid w:val="00C27DBF"/>
    <w:rsid w:val="00C27F68"/>
    <w:rsid w:val="00C305BE"/>
    <w:rsid w:val="00C305F6"/>
    <w:rsid w:val="00C30861"/>
    <w:rsid w:val="00C30B57"/>
    <w:rsid w:val="00C30C3B"/>
    <w:rsid w:val="00C30EFF"/>
    <w:rsid w:val="00C30FE7"/>
    <w:rsid w:val="00C31162"/>
    <w:rsid w:val="00C314D9"/>
    <w:rsid w:val="00C3150C"/>
    <w:rsid w:val="00C31803"/>
    <w:rsid w:val="00C31880"/>
    <w:rsid w:val="00C31AEA"/>
    <w:rsid w:val="00C322B8"/>
    <w:rsid w:val="00C323C4"/>
    <w:rsid w:val="00C3265F"/>
    <w:rsid w:val="00C3293F"/>
    <w:rsid w:val="00C32B9E"/>
    <w:rsid w:val="00C32CF4"/>
    <w:rsid w:val="00C32E92"/>
    <w:rsid w:val="00C332F7"/>
    <w:rsid w:val="00C33315"/>
    <w:rsid w:val="00C3337F"/>
    <w:rsid w:val="00C3343C"/>
    <w:rsid w:val="00C33704"/>
    <w:rsid w:val="00C33825"/>
    <w:rsid w:val="00C33A90"/>
    <w:rsid w:val="00C33AD4"/>
    <w:rsid w:val="00C33D94"/>
    <w:rsid w:val="00C33E3A"/>
    <w:rsid w:val="00C33EEB"/>
    <w:rsid w:val="00C33F22"/>
    <w:rsid w:val="00C34119"/>
    <w:rsid w:val="00C34202"/>
    <w:rsid w:val="00C343B8"/>
    <w:rsid w:val="00C345E6"/>
    <w:rsid w:val="00C348BE"/>
    <w:rsid w:val="00C34B76"/>
    <w:rsid w:val="00C34C3E"/>
    <w:rsid w:val="00C34C9F"/>
    <w:rsid w:val="00C35154"/>
    <w:rsid w:val="00C3542C"/>
    <w:rsid w:val="00C356EE"/>
    <w:rsid w:val="00C35A02"/>
    <w:rsid w:val="00C35E13"/>
    <w:rsid w:val="00C35FEB"/>
    <w:rsid w:val="00C36212"/>
    <w:rsid w:val="00C36314"/>
    <w:rsid w:val="00C36640"/>
    <w:rsid w:val="00C366C7"/>
    <w:rsid w:val="00C36945"/>
    <w:rsid w:val="00C369D2"/>
    <w:rsid w:val="00C369DB"/>
    <w:rsid w:val="00C36CC4"/>
    <w:rsid w:val="00C36D50"/>
    <w:rsid w:val="00C36DF1"/>
    <w:rsid w:val="00C36E56"/>
    <w:rsid w:val="00C36E59"/>
    <w:rsid w:val="00C36F61"/>
    <w:rsid w:val="00C370CF"/>
    <w:rsid w:val="00C371E2"/>
    <w:rsid w:val="00C37308"/>
    <w:rsid w:val="00C373B1"/>
    <w:rsid w:val="00C37561"/>
    <w:rsid w:val="00C37613"/>
    <w:rsid w:val="00C37660"/>
    <w:rsid w:val="00C37957"/>
    <w:rsid w:val="00C37B5D"/>
    <w:rsid w:val="00C37BCA"/>
    <w:rsid w:val="00C37D79"/>
    <w:rsid w:val="00C40064"/>
    <w:rsid w:val="00C4015C"/>
    <w:rsid w:val="00C4025E"/>
    <w:rsid w:val="00C40672"/>
    <w:rsid w:val="00C4090C"/>
    <w:rsid w:val="00C40C8C"/>
    <w:rsid w:val="00C40DF8"/>
    <w:rsid w:val="00C41022"/>
    <w:rsid w:val="00C41061"/>
    <w:rsid w:val="00C41223"/>
    <w:rsid w:val="00C4123F"/>
    <w:rsid w:val="00C41250"/>
    <w:rsid w:val="00C4199B"/>
    <w:rsid w:val="00C41A11"/>
    <w:rsid w:val="00C41EAB"/>
    <w:rsid w:val="00C4200D"/>
    <w:rsid w:val="00C42607"/>
    <w:rsid w:val="00C428AD"/>
    <w:rsid w:val="00C42C21"/>
    <w:rsid w:val="00C42C9C"/>
    <w:rsid w:val="00C42CCB"/>
    <w:rsid w:val="00C42F4B"/>
    <w:rsid w:val="00C42F96"/>
    <w:rsid w:val="00C4300E"/>
    <w:rsid w:val="00C43793"/>
    <w:rsid w:val="00C4385F"/>
    <w:rsid w:val="00C438C1"/>
    <w:rsid w:val="00C438DF"/>
    <w:rsid w:val="00C43C2A"/>
    <w:rsid w:val="00C43C56"/>
    <w:rsid w:val="00C43EA6"/>
    <w:rsid w:val="00C44073"/>
    <w:rsid w:val="00C441BB"/>
    <w:rsid w:val="00C441D5"/>
    <w:rsid w:val="00C44229"/>
    <w:rsid w:val="00C443F3"/>
    <w:rsid w:val="00C4469C"/>
    <w:rsid w:val="00C4480A"/>
    <w:rsid w:val="00C44842"/>
    <w:rsid w:val="00C44A6D"/>
    <w:rsid w:val="00C44A84"/>
    <w:rsid w:val="00C44AF8"/>
    <w:rsid w:val="00C44DDA"/>
    <w:rsid w:val="00C44F64"/>
    <w:rsid w:val="00C45074"/>
    <w:rsid w:val="00C4511B"/>
    <w:rsid w:val="00C455CF"/>
    <w:rsid w:val="00C45801"/>
    <w:rsid w:val="00C45A11"/>
    <w:rsid w:val="00C45BB8"/>
    <w:rsid w:val="00C45C45"/>
    <w:rsid w:val="00C45CCD"/>
    <w:rsid w:val="00C46291"/>
    <w:rsid w:val="00C462DE"/>
    <w:rsid w:val="00C46359"/>
    <w:rsid w:val="00C4676F"/>
    <w:rsid w:val="00C4684A"/>
    <w:rsid w:val="00C46893"/>
    <w:rsid w:val="00C4695E"/>
    <w:rsid w:val="00C46D9E"/>
    <w:rsid w:val="00C46F24"/>
    <w:rsid w:val="00C47373"/>
    <w:rsid w:val="00C47538"/>
    <w:rsid w:val="00C47602"/>
    <w:rsid w:val="00C4762C"/>
    <w:rsid w:val="00C47637"/>
    <w:rsid w:val="00C47931"/>
    <w:rsid w:val="00C47AED"/>
    <w:rsid w:val="00C47BE7"/>
    <w:rsid w:val="00C47C44"/>
    <w:rsid w:val="00C47E55"/>
    <w:rsid w:val="00C50164"/>
    <w:rsid w:val="00C50178"/>
    <w:rsid w:val="00C50203"/>
    <w:rsid w:val="00C50371"/>
    <w:rsid w:val="00C50390"/>
    <w:rsid w:val="00C504B0"/>
    <w:rsid w:val="00C5050F"/>
    <w:rsid w:val="00C50665"/>
    <w:rsid w:val="00C5069F"/>
    <w:rsid w:val="00C506C3"/>
    <w:rsid w:val="00C509F6"/>
    <w:rsid w:val="00C50CC6"/>
    <w:rsid w:val="00C50CDC"/>
    <w:rsid w:val="00C50DA7"/>
    <w:rsid w:val="00C50E7C"/>
    <w:rsid w:val="00C5111F"/>
    <w:rsid w:val="00C5130F"/>
    <w:rsid w:val="00C514B6"/>
    <w:rsid w:val="00C51596"/>
    <w:rsid w:val="00C5159F"/>
    <w:rsid w:val="00C518EF"/>
    <w:rsid w:val="00C51950"/>
    <w:rsid w:val="00C519DB"/>
    <w:rsid w:val="00C51A45"/>
    <w:rsid w:val="00C51C43"/>
    <w:rsid w:val="00C51C87"/>
    <w:rsid w:val="00C51CE2"/>
    <w:rsid w:val="00C51D0E"/>
    <w:rsid w:val="00C51E17"/>
    <w:rsid w:val="00C51F48"/>
    <w:rsid w:val="00C520AF"/>
    <w:rsid w:val="00C520C0"/>
    <w:rsid w:val="00C52278"/>
    <w:rsid w:val="00C522BF"/>
    <w:rsid w:val="00C5245B"/>
    <w:rsid w:val="00C5258C"/>
    <w:rsid w:val="00C525DD"/>
    <w:rsid w:val="00C528AD"/>
    <w:rsid w:val="00C52917"/>
    <w:rsid w:val="00C52CEE"/>
    <w:rsid w:val="00C530BC"/>
    <w:rsid w:val="00C53139"/>
    <w:rsid w:val="00C5335D"/>
    <w:rsid w:val="00C53398"/>
    <w:rsid w:val="00C53466"/>
    <w:rsid w:val="00C5372B"/>
    <w:rsid w:val="00C537D5"/>
    <w:rsid w:val="00C539C7"/>
    <w:rsid w:val="00C53AA6"/>
    <w:rsid w:val="00C53B8A"/>
    <w:rsid w:val="00C53F94"/>
    <w:rsid w:val="00C53FBD"/>
    <w:rsid w:val="00C5413A"/>
    <w:rsid w:val="00C54233"/>
    <w:rsid w:val="00C5428F"/>
    <w:rsid w:val="00C54477"/>
    <w:rsid w:val="00C54581"/>
    <w:rsid w:val="00C5481E"/>
    <w:rsid w:val="00C54D61"/>
    <w:rsid w:val="00C54E04"/>
    <w:rsid w:val="00C54FA7"/>
    <w:rsid w:val="00C550FF"/>
    <w:rsid w:val="00C5536B"/>
    <w:rsid w:val="00C553A3"/>
    <w:rsid w:val="00C555CC"/>
    <w:rsid w:val="00C55619"/>
    <w:rsid w:val="00C5564E"/>
    <w:rsid w:val="00C55670"/>
    <w:rsid w:val="00C556D6"/>
    <w:rsid w:val="00C55B65"/>
    <w:rsid w:val="00C55E73"/>
    <w:rsid w:val="00C55F9A"/>
    <w:rsid w:val="00C56196"/>
    <w:rsid w:val="00C5638C"/>
    <w:rsid w:val="00C563E5"/>
    <w:rsid w:val="00C56496"/>
    <w:rsid w:val="00C56507"/>
    <w:rsid w:val="00C5679A"/>
    <w:rsid w:val="00C56A61"/>
    <w:rsid w:val="00C56A77"/>
    <w:rsid w:val="00C56C85"/>
    <w:rsid w:val="00C56D6A"/>
    <w:rsid w:val="00C56FC7"/>
    <w:rsid w:val="00C56FC9"/>
    <w:rsid w:val="00C5701A"/>
    <w:rsid w:val="00C573F3"/>
    <w:rsid w:val="00C5746D"/>
    <w:rsid w:val="00C574D5"/>
    <w:rsid w:val="00C577FE"/>
    <w:rsid w:val="00C57812"/>
    <w:rsid w:val="00C57902"/>
    <w:rsid w:val="00C57A6F"/>
    <w:rsid w:val="00C57B8D"/>
    <w:rsid w:val="00C60356"/>
    <w:rsid w:val="00C60516"/>
    <w:rsid w:val="00C60518"/>
    <w:rsid w:val="00C6052E"/>
    <w:rsid w:val="00C60560"/>
    <w:rsid w:val="00C605B5"/>
    <w:rsid w:val="00C60730"/>
    <w:rsid w:val="00C60791"/>
    <w:rsid w:val="00C60869"/>
    <w:rsid w:val="00C6118E"/>
    <w:rsid w:val="00C6125F"/>
    <w:rsid w:val="00C6127C"/>
    <w:rsid w:val="00C616DB"/>
    <w:rsid w:val="00C61707"/>
    <w:rsid w:val="00C6171F"/>
    <w:rsid w:val="00C61799"/>
    <w:rsid w:val="00C62389"/>
    <w:rsid w:val="00C62604"/>
    <w:rsid w:val="00C627E1"/>
    <w:rsid w:val="00C628F3"/>
    <w:rsid w:val="00C62DB0"/>
    <w:rsid w:val="00C6300B"/>
    <w:rsid w:val="00C63071"/>
    <w:rsid w:val="00C63222"/>
    <w:rsid w:val="00C63315"/>
    <w:rsid w:val="00C63363"/>
    <w:rsid w:val="00C633F0"/>
    <w:rsid w:val="00C634AE"/>
    <w:rsid w:val="00C637A0"/>
    <w:rsid w:val="00C63887"/>
    <w:rsid w:val="00C63942"/>
    <w:rsid w:val="00C63A93"/>
    <w:rsid w:val="00C63D5E"/>
    <w:rsid w:val="00C63D63"/>
    <w:rsid w:val="00C64090"/>
    <w:rsid w:val="00C64158"/>
    <w:rsid w:val="00C6425A"/>
    <w:rsid w:val="00C646AB"/>
    <w:rsid w:val="00C646D3"/>
    <w:rsid w:val="00C648E3"/>
    <w:rsid w:val="00C64A8D"/>
    <w:rsid w:val="00C64B6E"/>
    <w:rsid w:val="00C64D50"/>
    <w:rsid w:val="00C64D5F"/>
    <w:rsid w:val="00C64E2E"/>
    <w:rsid w:val="00C64F6E"/>
    <w:rsid w:val="00C656B9"/>
    <w:rsid w:val="00C658F3"/>
    <w:rsid w:val="00C65CCD"/>
    <w:rsid w:val="00C65E04"/>
    <w:rsid w:val="00C65E3E"/>
    <w:rsid w:val="00C660A9"/>
    <w:rsid w:val="00C660F1"/>
    <w:rsid w:val="00C6633C"/>
    <w:rsid w:val="00C66351"/>
    <w:rsid w:val="00C66356"/>
    <w:rsid w:val="00C663D9"/>
    <w:rsid w:val="00C665BE"/>
    <w:rsid w:val="00C66B0A"/>
    <w:rsid w:val="00C66E17"/>
    <w:rsid w:val="00C66F82"/>
    <w:rsid w:val="00C67077"/>
    <w:rsid w:val="00C670C1"/>
    <w:rsid w:val="00C671FA"/>
    <w:rsid w:val="00C67256"/>
    <w:rsid w:val="00C6750D"/>
    <w:rsid w:val="00C67563"/>
    <w:rsid w:val="00C67711"/>
    <w:rsid w:val="00C67959"/>
    <w:rsid w:val="00C67C18"/>
    <w:rsid w:val="00C67C94"/>
    <w:rsid w:val="00C7001D"/>
    <w:rsid w:val="00C7011E"/>
    <w:rsid w:val="00C701AE"/>
    <w:rsid w:val="00C7034F"/>
    <w:rsid w:val="00C7054B"/>
    <w:rsid w:val="00C70595"/>
    <w:rsid w:val="00C706E8"/>
    <w:rsid w:val="00C707B7"/>
    <w:rsid w:val="00C70809"/>
    <w:rsid w:val="00C70896"/>
    <w:rsid w:val="00C7099E"/>
    <w:rsid w:val="00C709E5"/>
    <w:rsid w:val="00C70DC1"/>
    <w:rsid w:val="00C70F01"/>
    <w:rsid w:val="00C70F71"/>
    <w:rsid w:val="00C70FAD"/>
    <w:rsid w:val="00C7134A"/>
    <w:rsid w:val="00C7148B"/>
    <w:rsid w:val="00C71491"/>
    <w:rsid w:val="00C7149B"/>
    <w:rsid w:val="00C716C7"/>
    <w:rsid w:val="00C717D4"/>
    <w:rsid w:val="00C71866"/>
    <w:rsid w:val="00C71A50"/>
    <w:rsid w:val="00C71D4E"/>
    <w:rsid w:val="00C71D5B"/>
    <w:rsid w:val="00C71D93"/>
    <w:rsid w:val="00C71E9F"/>
    <w:rsid w:val="00C720C9"/>
    <w:rsid w:val="00C7266C"/>
    <w:rsid w:val="00C7275B"/>
    <w:rsid w:val="00C727C7"/>
    <w:rsid w:val="00C72927"/>
    <w:rsid w:val="00C7292E"/>
    <w:rsid w:val="00C72A83"/>
    <w:rsid w:val="00C72C32"/>
    <w:rsid w:val="00C72D98"/>
    <w:rsid w:val="00C72DE9"/>
    <w:rsid w:val="00C73079"/>
    <w:rsid w:val="00C73082"/>
    <w:rsid w:val="00C734DA"/>
    <w:rsid w:val="00C735E1"/>
    <w:rsid w:val="00C73898"/>
    <w:rsid w:val="00C738BF"/>
    <w:rsid w:val="00C73C6E"/>
    <w:rsid w:val="00C73CB7"/>
    <w:rsid w:val="00C73D0E"/>
    <w:rsid w:val="00C73DCF"/>
    <w:rsid w:val="00C73EE3"/>
    <w:rsid w:val="00C73F5E"/>
    <w:rsid w:val="00C7431A"/>
    <w:rsid w:val="00C7455F"/>
    <w:rsid w:val="00C746FC"/>
    <w:rsid w:val="00C74788"/>
    <w:rsid w:val="00C748DE"/>
    <w:rsid w:val="00C74969"/>
    <w:rsid w:val="00C74A40"/>
    <w:rsid w:val="00C74C4C"/>
    <w:rsid w:val="00C74E30"/>
    <w:rsid w:val="00C74EE5"/>
    <w:rsid w:val="00C74FD9"/>
    <w:rsid w:val="00C74FF7"/>
    <w:rsid w:val="00C75039"/>
    <w:rsid w:val="00C75182"/>
    <w:rsid w:val="00C752A9"/>
    <w:rsid w:val="00C75528"/>
    <w:rsid w:val="00C7552E"/>
    <w:rsid w:val="00C757F3"/>
    <w:rsid w:val="00C7582C"/>
    <w:rsid w:val="00C75834"/>
    <w:rsid w:val="00C75AE7"/>
    <w:rsid w:val="00C75B10"/>
    <w:rsid w:val="00C75E08"/>
    <w:rsid w:val="00C760A5"/>
    <w:rsid w:val="00C7626C"/>
    <w:rsid w:val="00C764D6"/>
    <w:rsid w:val="00C766F4"/>
    <w:rsid w:val="00C7685D"/>
    <w:rsid w:val="00C76863"/>
    <w:rsid w:val="00C76886"/>
    <w:rsid w:val="00C76B67"/>
    <w:rsid w:val="00C76C40"/>
    <w:rsid w:val="00C76C8A"/>
    <w:rsid w:val="00C76D20"/>
    <w:rsid w:val="00C76D7A"/>
    <w:rsid w:val="00C773F3"/>
    <w:rsid w:val="00C7740B"/>
    <w:rsid w:val="00C77808"/>
    <w:rsid w:val="00C778CD"/>
    <w:rsid w:val="00C77A44"/>
    <w:rsid w:val="00C77A5D"/>
    <w:rsid w:val="00C77A6F"/>
    <w:rsid w:val="00C77ADF"/>
    <w:rsid w:val="00C77B6F"/>
    <w:rsid w:val="00C77D4F"/>
    <w:rsid w:val="00C77D93"/>
    <w:rsid w:val="00C8012C"/>
    <w:rsid w:val="00C80136"/>
    <w:rsid w:val="00C80199"/>
    <w:rsid w:val="00C80301"/>
    <w:rsid w:val="00C80421"/>
    <w:rsid w:val="00C80774"/>
    <w:rsid w:val="00C80820"/>
    <w:rsid w:val="00C8083B"/>
    <w:rsid w:val="00C8084A"/>
    <w:rsid w:val="00C809AE"/>
    <w:rsid w:val="00C80B52"/>
    <w:rsid w:val="00C80D03"/>
    <w:rsid w:val="00C80E9B"/>
    <w:rsid w:val="00C8121A"/>
    <w:rsid w:val="00C816F6"/>
    <w:rsid w:val="00C81797"/>
    <w:rsid w:val="00C81924"/>
    <w:rsid w:val="00C81A07"/>
    <w:rsid w:val="00C81B2E"/>
    <w:rsid w:val="00C81C98"/>
    <w:rsid w:val="00C81CCA"/>
    <w:rsid w:val="00C81CF9"/>
    <w:rsid w:val="00C81D62"/>
    <w:rsid w:val="00C81D6A"/>
    <w:rsid w:val="00C81EB4"/>
    <w:rsid w:val="00C820C1"/>
    <w:rsid w:val="00C822F1"/>
    <w:rsid w:val="00C8248B"/>
    <w:rsid w:val="00C824FB"/>
    <w:rsid w:val="00C827AD"/>
    <w:rsid w:val="00C82894"/>
    <w:rsid w:val="00C82E4E"/>
    <w:rsid w:val="00C82EDD"/>
    <w:rsid w:val="00C82F05"/>
    <w:rsid w:val="00C8338A"/>
    <w:rsid w:val="00C833E3"/>
    <w:rsid w:val="00C83491"/>
    <w:rsid w:val="00C834D5"/>
    <w:rsid w:val="00C836EF"/>
    <w:rsid w:val="00C83745"/>
    <w:rsid w:val="00C83801"/>
    <w:rsid w:val="00C83874"/>
    <w:rsid w:val="00C83A6D"/>
    <w:rsid w:val="00C83ABD"/>
    <w:rsid w:val="00C83AFE"/>
    <w:rsid w:val="00C83CA1"/>
    <w:rsid w:val="00C83FB1"/>
    <w:rsid w:val="00C83FFD"/>
    <w:rsid w:val="00C840FC"/>
    <w:rsid w:val="00C842D8"/>
    <w:rsid w:val="00C8431B"/>
    <w:rsid w:val="00C8447B"/>
    <w:rsid w:val="00C844BD"/>
    <w:rsid w:val="00C844D8"/>
    <w:rsid w:val="00C844EC"/>
    <w:rsid w:val="00C84910"/>
    <w:rsid w:val="00C84A6B"/>
    <w:rsid w:val="00C84A93"/>
    <w:rsid w:val="00C84C0B"/>
    <w:rsid w:val="00C84CEC"/>
    <w:rsid w:val="00C84E4D"/>
    <w:rsid w:val="00C8506E"/>
    <w:rsid w:val="00C8524F"/>
    <w:rsid w:val="00C8557A"/>
    <w:rsid w:val="00C858A6"/>
    <w:rsid w:val="00C859DF"/>
    <w:rsid w:val="00C85A1E"/>
    <w:rsid w:val="00C85D0B"/>
    <w:rsid w:val="00C86319"/>
    <w:rsid w:val="00C86329"/>
    <w:rsid w:val="00C8657B"/>
    <w:rsid w:val="00C86674"/>
    <w:rsid w:val="00C867E0"/>
    <w:rsid w:val="00C86899"/>
    <w:rsid w:val="00C86951"/>
    <w:rsid w:val="00C86B69"/>
    <w:rsid w:val="00C8706B"/>
    <w:rsid w:val="00C8725C"/>
    <w:rsid w:val="00C87387"/>
    <w:rsid w:val="00C8739C"/>
    <w:rsid w:val="00C878B1"/>
    <w:rsid w:val="00C8796B"/>
    <w:rsid w:val="00C87A1A"/>
    <w:rsid w:val="00C87A24"/>
    <w:rsid w:val="00C87B50"/>
    <w:rsid w:val="00C87B8C"/>
    <w:rsid w:val="00C87BFC"/>
    <w:rsid w:val="00C87E27"/>
    <w:rsid w:val="00C90132"/>
    <w:rsid w:val="00C9036D"/>
    <w:rsid w:val="00C9037D"/>
    <w:rsid w:val="00C9046F"/>
    <w:rsid w:val="00C904AF"/>
    <w:rsid w:val="00C904D5"/>
    <w:rsid w:val="00C90506"/>
    <w:rsid w:val="00C90573"/>
    <w:rsid w:val="00C905DB"/>
    <w:rsid w:val="00C906A9"/>
    <w:rsid w:val="00C90962"/>
    <w:rsid w:val="00C90AEA"/>
    <w:rsid w:val="00C90CC3"/>
    <w:rsid w:val="00C90EBD"/>
    <w:rsid w:val="00C9107F"/>
    <w:rsid w:val="00C910C5"/>
    <w:rsid w:val="00C911AF"/>
    <w:rsid w:val="00C91A25"/>
    <w:rsid w:val="00C91D52"/>
    <w:rsid w:val="00C92132"/>
    <w:rsid w:val="00C9218B"/>
    <w:rsid w:val="00C9231F"/>
    <w:rsid w:val="00C92322"/>
    <w:rsid w:val="00C924DE"/>
    <w:rsid w:val="00C92661"/>
    <w:rsid w:val="00C9272D"/>
    <w:rsid w:val="00C92BC8"/>
    <w:rsid w:val="00C92C76"/>
    <w:rsid w:val="00C92C9C"/>
    <w:rsid w:val="00C92CB4"/>
    <w:rsid w:val="00C92CB5"/>
    <w:rsid w:val="00C92D47"/>
    <w:rsid w:val="00C92F93"/>
    <w:rsid w:val="00C930D3"/>
    <w:rsid w:val="00C932A4"/>
    <w:rsid w:val="00C9332B"/>
    <w:rsid w:val="00C933CF"/>
    <w:rsid w:val="00C935A9"/>
    <w:rsid w:val="00C9371C"/>
    <w:rsid w:val="00C937EC"/>
    <w:rsid w:val="00C93987"/>
    <w:rsid w:val="00C93BCD"/>
    <w:rsid w:val="00C93FD6"/>
    <w:rsid w:val="00C94082"/>
    <w:rsid w:val="00C9430F"/>
    <w:rsid w:val="00C943E9"/>
    <w:rsid w:val="00C947FE"/>
    <w:rsid w:val="00C9499E"/>
    <w:rsid w:val="00C94B6A"/>
    <w:rsid w:val="00C94DC6"/>
    <w:rsid w:val="00C9505E"/>
    <w:rsid w:val="00C95209"/>
    <w:rsid w:val="00C95251"/>
    <w:rsid w:val="00C953B7"/>
    <w:rsid w:val="00C953EC"/>
    <w:rsid w:val="00C95538"/>
    <w:rsid w:val="00C955E3"/>
    <w:rsid w:val="00C9572F"/>
    <w:rsid w:val="00C95808"/>
    <w:rsid w:val="00C95A6B"/>
    <w:rsid w:val="00C95B72"/>
    <w:rsid w:val="00C95B84"/>
    <w:rsid w:val="00C95B9D"/>
    <w:rsid w:val="00C95B9F"/>
    <w:rsid w:val="00C95DC5"/>
    <w:rsid w:val="00C95EB3"/>
    <w:rsid w:val="00C95ECA"/>
    <w:rsid w:val="00C96350"/>
    <w:rsid w:val="00C963A8"/>
    <w:rsid w:val="00C9643C"/>
    <w:rsid w:val="00C968CF"/>
    <w:rsid w:val="00C96C4F"/>
    <w:rsid w:val="00C96C96"/>
    <w:rsid w:val="00C96E12"/>
    <w:rsid w:val="00C96E47"/>
    <w:rsid w:val="00C96EAD"/>
    <w:rsid w:val="00C9718F"/>
    <w:rsid w:val="00C972E0"/>
    <w:rsid w:val="00C974BA"/>
    <w:rsid w:val="00C974D2"/>
    <w:rsid w:val="00C97509"/>
    <w:rsid w:val="00C97558"/>
    <w:rsid w:val="00C9766F"/>
    <w:rsid w:val="00C977D8"/>
    <w:rsid w:val="00C977E9"/>
    <w:rsid w:val="00C97A01"/>
    <w:rsid w:val="00C97D38"/>
    <w:rsid w:val="00C97D50"/>
    <w:rsid w:val="00C97DE3"/>
    <w:rsid w:val="00C97EC9"/>
    <w:rsid w:val="00CA00BE"/>
    <w:rsid w:val="00CA017B"/>
    <w:rsid w:val="00CA03FE"/>
    <w:rsid w:val="00CA04DB"/>
    <w:rsid w:val="00CA05AD"/>
    <w:rsid w:val="00CA05C9"/>
    <w:rsid w:val="00CA05CB"/>
    <w:rsid w:val="00CA0955"/>
    <w:rsid w:val="00CA0B33"/>
    <w:rsid w:val="00CA0BCE"/>
    <w:rsid w:val="00CA0E2B"/>
    <w:rsid w:val="00CA101D"/>
    <w:rsid w:val="00CA1198"/>
    <w:rsid w:val="00CA1306"/>
    <w:rsid w:val="00CA13D8"/>
    <w:rsid w:val="00CA1446"/>
    <w:rsid w:val="00CA1773"/>
    <w:rsid w:val="00CA17B9"/>
    <w:rsid w:val="00CA18B5"/>
    <w:rsid w:val="00CA197A"/>
    <w:rsid w:val="00CA1A17"/>
    <w:rsid w:val="00CA1A6F"/>
    <w:rsid w:val="00CA1B0A"/>
    <w:rsid w:val="00CA1BF3"/>
    <w:rsid w:val="00CA1E52"/>
    <w:rsid w:val="00CA2063"/>
    <w:rsid w:val="00CA210E"/>
    <w:rsid w:val="00CA219F"/>
    <w:rsid w:val="00CA2460"/>
    <w:rsid w:val="00CA2474"/>
    <w:rsid w:val="00CA264C"/>
    <w:rsid w:val="00CA285D"/>
    <w:rsid w:val="00CA2904"/>
    <w:rsid w:val="00CA2AFE"/>
    <w:rsid w:val="00CA2E23"/>
    <w:rsid w:val="00CA2FF8"/>
    <w:rsid w:val="00CA34F3"/>
    <w:rsid w:val="00CA3545"/>
    <w:rsid w:val="00CA36AC"/>
    <w:rsid w:val="00CA3AD4"/>
    <w:rsid w:val="00CA3AF1"/>
    <w:rsid w:val="00CA3E02"/>
    <w:rsid w:val="00CA3F0A"/>
    <w:rsid w:val="00CA4383"/>
    <w:rsid w:val="00CA4576"/>
    <w:rsid w:val="00CA45A9"/>
    <w:rsid w:val="00CA45D3"/>
    <w:rsid w:val="00CA4729"/>
    <w:rsid w:val="00CA4B09"/>
    <w:rsid w:val="00CA4B0F"/>
    <w:rsid w:val="00CA4BDF"/>
    <w:rsid w:val="00CA4C34"/>
    <w:rsid w:val="00CA4C5F"/>
    <w:rsid w:val="00CA50C8"/>
    <w:rsid w:val="00CA5249"/>
    <w:rsid w:val="00CA5344"/>
    <w:rsid w:val="00CA5355"/>
    <w:rsid w:val="00CA542B"/>
    <w:rsid w:val="00CA5474"/>
    <w:rsid w:val="00CA5556"/>
    <w:rsid w:val="00CA5593"/>
    <w:rsid w:val="00CA566D"/>
    <w:rsid w:val="00CA56D8"/>
    <w:rsid w:val="00CA5982"/>
    <w:rsid w:val="00CA6018"/>
    <w:rsid w:val="00CA6053"/>
    <w:rsid w:val="00CA60DA"/>
    <w:rsid w:val="00CA60FD"/>
    <w:rsid w:val="00CA649C"/>
    <w:rsid w:val="00CA65C4"/>
    <w:rsid w:val="00CA68AE"/>
    <w:rsid w:val="00CA6A9F"/>
    <w:rsid w:val="00CA6AC5"/>
    <w:rsid w:val="00CA6B4D"/>
    <w:rsid w:val="00CA6D37"/>
    <w:rsid w:val="00CA6ECD"/>
    <w:rsid w:val="00CA709B"/>
    <w:rsid w:val="00CA719C"/>
    <w:rsid w:val="00CA7282"/>
    <w:rsid w:val="00CA73A1"/>
    <w:rsid w:val="00CA7527"/>
    <w:rsid w:val="00CA75CE"/>
    <w:rsid w:val="00CA77E6"/>
    <w:rsid w:val="00CA7A4D"/>
    <w:rsid w:val="00CA7AC7"/>
    <w:rsid w:val="00CA7B94"/>
    <w:rsid w:val="00CA7D50"/>
    <w:rsid w:val="00CA7D69"/>
    <w:rsid w:val="00CA7E21"/>
    <w:rsid w:val="00CA7EA1"/>
    <w:rsid w:val="00CA7F20"/>
    <w:rsid w:val="00CB02A7"/>
    <w:rsid w:val="00CB058C"/>
    <w:rsid w:val="00CB0618"/>
    <w:rsid w:val="00CB067C"/>
    <w:rsid w:val="00CB06E0"/>
    <w:rsid w:val="00CB08D5"/>
    <w:rsid w:val="00CB093E"/>
    <w:rsid w:val="00CB09F6"/>
    <w:rsid w:val="00CB0A5E"/>
    <w:rsid w:val="00CB0B25"/>
    <w:rsid w:val="00CB0F98"/>
    <w:rsid w:val="00CB1107"/>
    <w:rsid w:val="00CB114E"/>
    <w:rsid w:val="00CB14E1"/>
    <w:rsid w:val="00CB1A4A"/>
    <w:rsid w:val="00CB1AB9"/>
    <w:rsid w:val="00CB1B50"/>
    <w:rsid w:val="00CB1EF3"/>
    <w:rsid w:val="00CB20BC"/>
    <w:rsid w:val="00CB2213"/>
    <w:rsid w:val="00CB23E0"/>
    <w:rsid w:val="00CB245F"/>
    <w:rsid w:val="00CB2497"/>
    <w:rsid w:val="00CB2582"/>
    <w:rsid w:val="00CB2648"/>
    <w:rsid w:val="00CB2849"/>
    <w:rsid w:val="00CB2958"/>
    <w:rsid w:val="00CB29F7"/>
    <w:rsid w:val="00CB2A29"/>
    <w:rsid w:val="00CB2AAE"/>
    <w:rsid w:val="00CB2AEA"/>
    <w:rsid w:val="00CB2C41"/>
    <w:rsid w:val="00CB2E65"/>
    <w:rsid w:val="00CB2FDF"/>
    <w:rsid w:val="00CB322E"/>
    <w:rsid w:val="00CB3271"/>
    <w:rsid w:val="00CB3354"/>
    <w:rsid w:val="00CB3565"/>
    <w:rsid w:val="00CB364D"/>
    <w:rsid w:val="00CB3742"/>
    <w:rsid w:val="00CB381F"/>
    <w:rsid w:val="00CB3873"/>
    <w:rsid w:val="00CB3BB4"/>
    <w:rsid w:val="00CB40C5"/>
    <w:rsid w:val="00CB41C5"/>
    <w:rsid w:val="00CB424E"/>
    <w:rsid w:val="00CB4480"/>
    <w:rsid w:val="00CB46BB"/>
    <w:rsid w:val="00CB47F2"/>
    <w:rsid w:val="00CB485C"/>
    <w:rsid w:val="00CB486F"/>
    <w:rsid w:val="00CB48A2"/>
    <w:rsid w:val="00CB49B6"/>
    <w:rsid w:val="00CB4A55"/>
    <w:rsid w:val="00CB4DF0"/>
    <w:rsid w:val="00CB4FD4"/>
    <w:rsid w:val="00CB506B"/>
    <w:rsid w:val="00CB51A2"/>
    <w:rsid w:val="00CB52AD"/>
    <w:rsid w:val="00CB54A7"/>
    <w:rsid w:val="00CB54F8"/>
    <w:rsid w:val="00CB56A3"/>
    <w:rsid w:val="00CB5759"/>
    <w:rsid w:val="00CB5865"/>
    <w:rsid w:val="00CB59A0"/>
    <w:rsid w:val="00CB5A00"/>
    <w:rsid w:val="00CB5A30"/>
    <w:rsid w:val="00CB5B72"/>
    <w:rsid w:val="00CB5C00"/>
    <w:rsid w:val="00CB5DCE"/>
    <w:rsid w:val="00CB610F"/>
    <w:rsid w:val="00CB622C"/>
    <w:rsid w:val="00CB6243"/>
    <w:rsid w:val="00CB6297"/>
    <w:rsid w:val="00CB65ED"/>
    <w:rsid w:val="00CB66BF"/>
    <w:rsid w:val="00CB66D8"/>
    <w:rsid w:val="00CB6890"/>
    <w:rsid w:val="00CB6AA5"/>
    <w:rsid w:val="00CB6B0C"/>
    <w:rsid w:val="00CB6CDF"/>
    <w:rsid w:val="00CB6CFB"/>
    <w:rsid w:val="00CB6EF9"/>
    <w:rsid w:val="00CB6F26"/>
    <w:rsid w:val="00CB6F74"/>
    <w:rsid w:val="00CB7176"/>
    <w:rsid w:val="00CB73D5"/>
    <w:rsid w:val="00CB75B0"/>
    <w:rsid w:val="00CB7954"/>
    <w:rsid w:val="00CB7BCD"/>
    <w:rsid w:val="00CB7C33"/>
    <w:rsid w:val="00CB7D8B"/>
    <w:rsid w:val="00CC01F3"/>
    <w:rsid w:val="00CC0205"/>
    <w:rsid w:val="00CC020D"/>
    <w:rsid w:val="00CC02F4"/>
    <w:rsid w:val="00CC035F"/>
    <w:rsid w:val="00CC042F"/>
    <w:rsid w:val="00CC04D2"/>
    <w:rsid w:val="00CC058B"/>
    <w:rsid w:val="00CC0921"/>
    <w:rsid w:val="00CC0D99"/>
    <w:rsid w:val="00CC12A8"/>
    <w:rsid w:val="00CC16D6"/>
    <w:rsid w:val="00CC16FB"/>
    <w:rsid w:val="00CC18AF"/>
    <w:rsid w:val="00CC199C"/>
    <w:rsid w:val="00CC1A33"/>
    <w:rsid w:val="00CC1E3E"/>
    <w:rsid w:val="00CC1EFD"/>
    <w:rsid w:val="00CC24BC"/>
    <w:rsid w:val="00CC2610"/>
    <w:rsid w:val="00CC2642"/>
    <w:rsid w:val="00CC26B8"/>
    <w:rsid w:val="00CC28E7"/>
    <w:rsid w:val="00CC2980"/>
    <w:rsid w:val="00CC2B2C"/>
    <w:rsid w:val="00CC2EE1"/>
    <w:rsid w:val="00CC2F14"/>
    <w:rsid w:val="00CC2F27"/>
    <w:rsid w:val="00CC315B"/>
    <w:rsid w:val="00CC317F"/>
    <w:rsid w:val="00CC31A6"/>
    <w:rsid w:val="00CC31C8"/>
    <w:rsid w:val="00CC3271"/>
    <w:rsid w:val="00CC3327"/>
    <w:rsid w:val="00CC337A"/>
    <w:rsid w:val="00CC3396"/>
    <w:rsid w:val="00CC34A2"/>
    <w:rsid w:val="00CC3761"/>
    <w:rsid w:val="00CC379A"/>
    <w:rsid w:val="00CC383D"/>
    <w:rsid w:val="00CC38A3"/>
    <w:rsid w:val="00CC3B8D"/>
    <w:rsid w:val="00CC3C5F"/>
    <w:rsid w:val="00CC3E1B"/>
    <w:rsid w:val="00CC3E8C"/>
    <w:rsid w:val="00CC40CD"/>
    <w:rsid w:val="00CC420E"/>
    <w:rsid w:val="00CC4327"/>
    <w:rsid w:val="00CC434F"/>
    <w:rsid w:val="00CC46D2"/>
    <w:rsid w:val="00CC4A42"/>
    <w:rsid w:val="00CC4A7B"/>
    <w:rsid w:val="00CC4F55"/>
    <w:rsid w:val="00CC501F"/>
    <w:rsid w:val="00CC51BB"/>
    <w:rsid w:val="00CC5213"/>
    <w:rsid w:val="00CC5284"/>
    <w:rsid w:val="00CC52F0"/>
    <w:rsid w:val="00CC52F6"/>
    <w:rsid w:val="00CC5525"/>
    <w:rsid w:val="00CC5B3C"/>
    <w:rsid w:val="00CC616D"/>
    <w:rsid w:val="00CC61E9"/>
    <w:rsid w:val="00CC6311"/>
    <w:rsid w:val="00CC6630"/>
    <w:rsid w:val="00CC675A"/>
    <w:rsid w:val="00CC68E7"/>
    <w:rsid w:val="00CC6904"/>
    <w:rsid w:val="00CC6969"/>
    <w:rsid w:val="00CC69A4"/>
    <w:rsid w:val="00CC69E8"/>
    <w:rsid w:val="00CC6A1D"/>
    <w:rsid w:val="00CC6ACB"/>
    <w:rsid w:val="00CC6BAF"/>
    <w:rsid w:val="00CC6D62"/>
    <w:rsid w:val="00CC6E38"/>
    <w:rsid w:val="00CC6EBE"/>
    <w:rsid w:val="00CC6F40"/>
    <w:rsid w:val="00CC719D"/>
    <w:rsid w:val="00CC737B"/>
    <w:rsid w:val="00CC741C"/>
    <w:rsid w:val="00CC7441"/>
    <w:rsid w:val="00CC74E6"/>
    <w:rsid w:val="00CC7512"/>
    <w:rsid w:val="00CC753E"/>
    <w:rsid w:val="00CC7A2C"/>
    <w:rsid w:val="00CC7CA4"/>
    <w:rsid w:val="00CC7DF6"/>
    <w:rsid w:val="00CC7E44"/>
    <w:rsid w:val="00CD00D4"/>
    <w:rsid w:val="00CD00DB"/>
    <w:rsid w:val="00CD0168"/>
    <w:rsid w:val="00CD02A3"/>
    <w:rsid w:val="00CD08A9"/>
    <w:rsid w:val="00CD0D4D"/>
    <w:rsid w:val="00CD0E54"/>
    <w:rsid w:val="00CD119A"/>
    <w:rsid w:val="00CD1643"/>
    <w:rsid w:val="00CD17C8"/>
    <w:rsid w:val="00CD183F"/>
    <w:rsid w:val="00CD189F"/>
    <w:rsid w:val="00CD18A6"/>
    <w:rsid w:val="00CD192C"/>
    <w:rsid w:val="00CD1A36"/>
    <w:rsid w:val="00CD1BFE"/>
    <w:rsid w:val="00CD1D44"/>
    <w:rsid w:val="00CD1D89"/>
    <w:rsid w:val="00CD1EA8"/>
    <w:rsid w:val="00CD2143"/>
    <w:rsid w:val="00CD2181"/>
    <w:rsid w:val="00CD220B"/>
    <w:rsid w:val="00CD235B"/>
    <w:rsid w:val="00CD2492"/>
    <w:rsid w:val="00CD24B1"/>
    <w:rsid w:val="00CD24FA"/>
    <w:rsid w:val="00CD252D"/>
    <w:rsid w:val="00CD2549"/>
    <w:rsid w:val="00CD28D5"/>
    <w:rsid w:val="00CD2B03"/>
    <w:rsid w:val="00CD2BA7"/>
    <w:rsid w:val="00CD2C3C"/>
    <w:rsid w:val="00CD2CF5"/>
    <w:rsid w:val="00CD2CF6"/>
    <w:rsid w:val="00CD2D2D"/>
    <w:rsid w:val="00CD2DCE"/>
    <w:rsid w:val="00CD2F66"/>
    <w:rsid w:val="00CD338E"/>
    <w:rsid w:val="00CD353F"/>
    <w:rsid w:val="00CD3592"/>
    <w:rsid w:val="00CD361F"/>
    <w:rsid w:val="00CD363B"/>
    <w:rsid w:val="00CD36E6"/>
    <w:rsid w:val="00CD39F4"/>
    <w:rsid w:val="00CD3A6D"/>
    <w:rsid w:val="00CD3ABE"/>
    <w:rsid w:val="00CD3B9A"/>
    <w:rsid w:val="00CD3F7B"/>
    <w:rsid w:val="00CD3F85"/>
    <w:rsid w:val="00CD4205"/>
    <w:rsid w:val="00CD4476"/>
    <w:rsid w:val="00CD4665"/>
    <w:rsid w:val="00CD4AD0"/>
    <w:rsid w:val="00CD4BF2"/>
    <w:rsid w:val="00CD4CC7"/>
    <w:rsid w:val="00CD4D34"/>
    <w:rsid w:val="00CD4F73"/>
    <w:rsid w:val="00CD517F"/>
    <w:rsid w:val="00CD5616"/>
    <w:rsid w:val="00CD5664"/>
    <w:rsid w:val="00CD56C6"/>
    <w:rsid w:val="00CD590A"/>
    <w:rsid w:val="00CD5BA5"/>
    <w:rsid w:val="00CD5CE7"/>
    <w:rsid w:val="00CD5FF1"/>
    <w:rsid w:val="00CD62A9"/>
    <w:rsid w:val="00CD6323"/>
    <w:rsid w:val="00CD6395"/>
    <w:rsid w:val="00CD63A2"/>
    <w:rsid w:val="00CD63FD"/>
    <w:rsid w:val="00CD6430"/>
    <w:rsid w:val="00CD6601"/>
    <w:rsid w:val="00CD66D2"/>
    <w:rsid w:val="00CD6768"/>
    <w:rsid w:val="00CD6810"/>
    <w:rsid w:val="00CD69F2"/>
    <w:rsid w:val="00CD6C05"/>
    <w:rsid w:val="00CD6DFD"/>
    <w:rsid w:val="00CD6F91"/>
    <w:rsid w:val="00CD702D"/>
    <w:rsid w:val="00CD70EB"/>
    <w:rsid w:val="00CD72C7"/>
    <w:rsid w:val="00CD7477"/>
    <w:rsid w:val="00CD74E3"/>
    <w:rsid w:val="00CD7847"/>
    <w:rsid w:val="00CD7B19"/>
    <w:rsid w:val="00CD7BC2"/>
    <w:rsid w:val="00CD7D35"/>
    <w:rsid w:val="00CD7FD8"/>
    <w:rsid w:val="00CE0442"/>
    <w:rsid w:val="00CE05B6"/>
    <w:rsid w:val="00CE06D9"/>
    <w:rsid w:val="00CE0769"/>
    <w:rsid w:val="00CE07ED"/>
    <w:rsid w:val="00CE08A7"/>
    <w:rsid w:val="00CE0A29"/>
    <w:rsid w:val="00CE0D02"/>
    <w:rsid w:val="00CE0DD0"/>
    <w:rsid w:val="00CE14D3"/>
    <w:rsid w:val="00CE15DF"/>
    <w:rsid w:val="00CE1637"/>
    <w:rsid w:val="00CE1732"/>
    <w:rsid w:val="00CE1746"/>
    <w:rsid w:val="00CE17FE"/>
    <w:rsid w:val="00CE1A24"/>
    <w:rsid w:val="00CE1A93"/>
    <w:rsid w:val="00CE1B42"/>
    <w:rsid w:val="00CE1C74"/>
    <w:rsid w:val="00CE1D34"/>
    <w:rsid w:val="00CE1DB2"/>
    <w:rsid w:val="00CE1DF0"/>
    <w:rsid w:val="00CE1E9E"/>
    <w:rsid w:val="00CE1FC2"/>
    <w:rsid w:val="00CE1FC6"/>
    <w:rsid w:val="00CE2051"/>
    <w:rsid w:val="00CE208F"/>
    <w:rsid w:val="00CE2437"/>
    <w:rsid w:val="00CE2462"/>
    <w:rsid w:val="00CE2583"/>
    <w:rsid w:val="00CE259A"/>
    <w:rsid w:val="00CE2847"/>
    <w:rsid w:val="00CE28FD"/>
    <w:rsid w:val="00CE2D09"/>
    <w:rsid w:val="00CE2DC9"/>
    <w:rsid w:val="00CE2E39"/>
    <w:rsid w:val="00CE2EDF"/>
    <w:rsid w:val="00CE2F5B"/>
    <w:rsid w:val="00CE323D"/>
    <w:rsid w:val="00CE3273"/>
    <w:rsid w:val="00CE3384"/>
    <w:rsid w:val="00CE3398"/>
    <w:rsid w:val="00CE34B7"/>
    <w:rsid w:val="00CE3529"/>
    <w:rsid w:val="00CE36BD"/>
    <w:rsid w:val="00CE36EC"/>
    <w:rsid w:val="00CE382A"/>
    <w:rsid w:val="00CE38FA"/>
    <w:rsid w:val="00CE39DD"/>
    <w:rsid w:val="00CE3A81"/>
    <w:rsid w:val="00CE3D5D"/>
    <w:rsid w:val="00CE3F1A"/>
    <w:rsid w:val="00CE450B"/>
    <w:rsid w:val="00CE45AA"/>
    <w:rsid w:val="00CE48E9"/>
    <w:rsid w:val="00CE4A52"/>
    <w:rsid w:val="00CE4AA0"/>
    <w:rsid w:val="00CE4ADD"/>
    <w:rsid w:val="00CE4B2C"/>
    <w:rsid w:val="00CE4DBB"/>
    <w:rsid w:val="00CE4E92"/>
    <w:rsid w:val="00CE52B8"/>
    <w:rsid w:val="00CE5382"/>
    <w:rsid w:val="00CE5416"/>
    <w:rsid w:val="00CE549B"/>
    <w:rsid w:val="00CE58F0"/>
    <w:rsid w:val="00CE59C4"/>
    <w:rsid w:val="00CE5ADE"/>
    <w:rsid w:val="00CE5BCA"/>
    <w:rsid w:val="00CE5CA4"/>
    <w:rsid w:val="00CE5EBB"/>
    <w:rsid w:val="00CE5F9A"/>
    <w:rsid w:val="00CE5FD2"/>
    <w:rsid w:val="00CE5FEA"/>
    <w:rsid w:val="00CE639F"/>
    <w:rsid w:val="00CE64F4"/>
    <w:rsid w:val="00CE683F"/>
    <w:rsid w:val="00CE6A52"/>
    <w:rsid w:val="00CE6AA5"/>
    <w:rsid w:val="00CE6B5E"/>
    <w:rsid w:val="00CE6EAC"/>
    <w:rsid w:val="00CE6FC4"/>
    <w:rsid w:val="00CE6FEE"/>
    <w:rsid w:val="00CE704C"/>
    <w:rsid w:val="00CE70FD"/>
    <w:rsid w:val="00CE72AC"/>
    <w:rsid w:val="00CE734D"/>
    <w:rsid w:val="00CE73B4"/>
    <w:rsid w:val="00CE751B"/>
    <w:rsid w:val="00CE753D"/>
    <w:rsid w:val="00CE761D"/>
    <w:rsid w:val="00CE761E"/>
    <w:rsid w:val="00CE7706"/>
    <w:rsid w:val="00CE7987"/>
    <w:rsid w:val="00CF0015"/>
    <w:rsid w:val="00CF020F"/>
    <w:rsid w:val="00CF0264"/>
    <w:rsid w:val="00CF0305"/>
    <w:rsid w:val="00CF0372"/>
    <w:rsid w:val="00CF0620"/>
    <w:rsid w:val="00CF0725"/>
    <w:rsid w:val="00CF0A94"/>
    <w:rsid w:val="00CF0C82"/>
    <w:rsid w:val="00CF0D09"/>
    <w:rsid w:val="00CF0D36"/>
    <w:rsid w:val="00CF0E38"/>
    <w:rsid w:val="00CF0FBE"/>
    <w:rsid w:val="00CF1129"/>
    <w:rsid w:val="00CF1201"/>
    <w:rsid w:val="00CF1346"/>
    <w:rsid w:val="00CF1570"/>
    <w:rsid w:val="00CF174A"/>
    <w:rsid w:val="00CF1772"/>
    <w:rsid w:val="00CF1958"/>
    <w:rsid w:val="00CF1A8D"/>
    <w:rsid w:val="00CF1CC8"/>
    <w:rsid w:val="00CF1DD9"/>
    <w:rsid w:val="00CF1E53"/>
    <w:rsid w:val="00CF24E1"/>
    <w:rsid w:val="00CF26BD"/>
    <w:rsid w:val="00CF291E"/>
    <w:rsid w:val="00CF2A5E"/>
    <w:rsid w:val="00CF2D57"/>
    <w:rsid w:val="00CF2D8D"/>
    <w:rsid w:val="00CF2D92"/>
    <w:rsid w:val="00CF2E4C"/>
    <w:rsid w:val="00CF2F50"/>
    <w:rsid w:val="00CF308E"/>
    <w:rsid w:val="00CF3110"/>
    <w:rsid w:val="00CF329D"/>
    <w:rsid w:val="00CF342B"/>
    <w:rsid w:val="00CF34F8"/>
    <w:rsid w:val="00CF3502"/>
    <w:rsid w:val="00CF351E"/>
    <w:rsid w:val="00CF35B3"/>
    <w:rsid w:val="00CF38B6"/>
    <w:rsid w:val="00CF3B0B"/>
    <w:rsid w:val="00CF3B38"/>
    <w:rsid w:val="00CF3B60"/>
    <w:rsid w:val="00CF3CFA"/>
    <w:rsid w:val="00CF3ECE"/>
    <w:rsid w:val="00CF4164"/>
    <w:rsid w:val="00CF4769"/>
    <w:rsid w:val="00CF4AA9"/>
    <w:rsid w:val="00CF4CC6"/>
    <w:rsid w:val="00CF4EB3"/>
    <w:rsid w:val="00CF4F97"/>
    <w:rsid w:val="00CF4FD3"/>
    <w:rsid w:val="00CF50A4"/>
    <w:rsid w:val="00CF52F5"/>
    <w:rsid w:val="00CF538E"/>
    <w:rsid w:val="00CF5480"/>
    <w:rsid w:val="00CF5700"/>
    <w:rsid w:val="00CF5787"/>
    <w:rsid w:val="00CF589E"/>
    <w:rsid w:val="00CF59AE"/>
    <w:rsid w:val="00CF5A6B"/>
    <w:rsid w:val="00CF5B86"/>
    <w:rsid w:val="00CF5CCD"/>
    <w:rsid w:val="00CF5D71"/>
    <w:rsid w:val="00CF6024"/>
    <w:rsid w:val="00CF6067"/>
    <w:rsid w:val="00CF60C4"/>
    <w:rsid w:val="00CF61B6"/>
    <w:rsid w:val="00CF62D7"/>
    <w:rsid w:val="00CF62F5"/>
    <w:rsid w:val="00CF6649"/>
    <w:rsid w:val="00CF677A"/>
    <w:rsid w:val="00CF67FC"/>
    <w:rsid w:val="00CF6857"/>
    <w:rsid w:val="00CF698F"/>
    <w:rsid w:val="00CF6B2B"/>
    <w:rsid w:val="00CF6B66"/>
    <w:rsid w:val="00CF6DC0"/>
    <w:rsid w:val="00CF6E3E"/>
    <w:rsid w:val="00CF6ED3"/>
    <w:rsid w:val="00CF7068"/>
    <w:rsid w:val="00CF712A"/>
    <w:rsid w:val="00CF73B5"/>
    <w:rsid w:val="00CF746E"/>
    <w:rsid w:val="00CF74F6"/>
    <w:rsid w:val="00CF75AD"/>
    <w:rsid w:val="00CF76C5"/>
    <w:rsid w:val="00CF76CC"/>
    <w:rsid w:val="00CF76EC"/>
    <w:rsid w:val="00CF77B2"/>
    <w:rsid w:val="00CF77C9"/>
    <w:rsid w:val="00CF79DE"/>
    <w:rsid w:val="00CF7B9B"/>
    <w:rsid w:val="00CF7C23"/>
    <w:rsid w:val="00CF7C99"/>
    <w:rsid w:val="00CF7CF0"/>
    <w:rsid w:val="00CF7F70"/>
    <w:rsid w:val="00CF7FDD"/>
    <w:rsid w:val="00D002AE"/>
    <w:rsid w:val="00D002B2"/>
    <w:rsid w:val="00D002BC"/>
    <w:rsid w:val="00D0034A"/>
    <w:rsid w:val="00D00595"/>
    <w:rsid w:val="00D006A5"/>
    <w:rsid w:val="00D00710"/>
    <w:rsid w:val="00D00B83"/>
    <w:rsid w:val="00D00DF8"/>
    <w:rsid w:val="00D00E77"/>
    <w:rsid w:val="00D00F8B"/>
    <w:rsid w:val="00D012E7"/>
    <w:rsid w:val="00D01350"/>
    <w:rsid w:val="00D013A0"/>
    <w:rsid w:val="00D013BB"/>
    <w:rsid w:val="00D01DD4"/>
    <w:rsid w:val="00D01F49"/>
    <w:rsid w:val="00D01FA7"/>
    <w:rsid w:val="00D01FC4"/>
    <w:rsid w:val="00D02333"/>
    <w:rsid w:val="00D02351"/>
    <w:rsid w:val="00D02441"/>
    <w:rsid w:val="00D02620"/>
    <w:rsid w:val="00D027B1"/>
    <w:rsid w:val="00D028C3"/>
    <w:rsid w:val="00D02948"/>
    <w:rsid w:val="00D02A39"/>
    <w:rsid w:val="00D02B31"/>
    <w:rsid w:val="00D02CDB"/>
    <w:rsid w:val="00D02EC0"/>
    <w:rsid w:val="00D0303B"/>
    <w:rsid w:val="00D0315A"/>
    <w:rsid w:val="00D03264"/>
    <w:rsid w:val="00D03403"/>
    <w:rsid w:val="00D03443"/>
    <w:rsid w:val="00D03506"/>
    <w:rsid w:val="00D03568"/>
    <w:rsid w:val="00D035A6"/>
    <w:rsid w:val="00D0360A"/>
    <w:rsid w:val="00D03942"/>
    <w:rsid w:val="00D03EF3"/>
    <w:rsid w:val="00D03F30"/>
    <w:rsid w:val="00D04103"/>
    <w:rsid w:val="00D04188"/>
    <w:rsid w:val="00D04199"/>
    <w:rsid w:val="00D0451E"/>
    <w:rsid w:val="00D04A17"/>
    <w:rsid w:val="00D04A4E"/>
    <w:rsid w:val="00D04B84"/>
    <w:rsid w:val="00D051B0"/>
    <w:rsid w:val="00D05303"/>
    <w:rsid w:val="00D05321"/>
    <w:rsid w:val="00D05492"/>
    <w:rsid w:val="00D055C1"/>
    <w:rsid w:val="00D05832"/>
    <w:rsid w:val="00D05929"/>
    <w:rsid w:val="00D05ABF"/>
    <w:rsid w:val="00D05BC8"/>
    <w:rsid w:val="00D05EA3"/>
    <w:rsid w:val="00D05EFD"/>
    <w:rsid w:val="00D061EC"/>
    <w:rsid w:val="00D06332"/>
    <w:rsid w:val="00D06467"/>
    <w:rsid w:val="00D064AE"/>
    <w:rsid w:val="00D0651A"/>
    <w:rsid w:val="00D06CF9"/>
    <w:rsid w:val="00D06D24"/>
    <w:rsid w:val="00D06D51"/>
    <w:rsid w:val="00D06D60"/>
    <w:rsid w:val="00D06FCA"/>
    <w:rsid w:val="00D07116"/>
    <w:rsid w:val="00D071DB"/>
    <w:rsid w:val="00D07422"/>
    <w:rsid w:val="00D07439"/>
    <w:rsid w:val="00D074AD"/>
    <w:rsid w:val="00D075F6"/>
    <w:rsid w:val="00D07892"/>
    <w:rsid w:val="00D07A31"/>
    <w:rsid w:val="00D07C98"/>
    <w:rsid w:val="00D07D80"/>
    <w:rsid w:val="00D07D85"/>
    <w:rsid w:val="00D07F53"/>
    <w:rsid w:val="00D1005B"/>
    <w:rsid w:val="00D100F2"/>
    <w:rsid w:val="00D10108"/>
    <w:rsid w:val="00D10114"/>
    <w:rsid w:val="00D10170"/>
    <w:rsid w:val="00D10560"/>
    <w:rsid w:val="00D105AC"/>
    <w:rsid w:val="00D107DE"/>
    <w:rsid w:val="00D10A45"/>
    <w:rsid w:val="00D10D4D"/>
    <w:rsid w:val="00D10DB8"/>
    <w:rsid w:val="00D10EF3"/>
    <w:rsid w:val="00D1126E"/>
    <w:rsid w:val="00D11327"/>
    <w:rsid w:val="00D11433"/>
    <w:rsid w:val="00D11523"/>
    <w:rsid w:val="00D115A0"/>
    <w:rsid w:val="00D118D1"/>
    <w:rsid w:val="00D11A74"/>
    <w:rsid w:val="00D11D3A"/>
    <w:rsid w:val="00D11DC5"/>
    <w:rsid w:val="00D11FD3"/>
    <w:rsid w:val="00D12040"/>
    <w:rsid w:val="00D12149"/>
    <w:rsid w:val="00D12230"/>
    <w:rsid w:val="00D123B0"/>
    <w:rsid w:val="00D125C2"/>
    <w:rsid w:val="00D125EB"/>
    <w:rsid w:val="00D12731"/>
    <w:rsid w:val="00D12938"/>
    <w:rsid w:val="00D129A5"/>
    <w:rsid w:val="00D12CB6"/>
    <w:rsid w:val="00D12CF8"/>
    <w:rsid w:val="00D12ED8"/>
    <w:rsid w:val="00D12F99"/>
    <w:rsid w:val="00D12FC1"/>
    <w:rsid w:val="00D130C3"/>
    <w:rsid w:val="00D13117"/>
    <w:rsid w:val="00D13126"/>
    <w:rsid w:val="00D131BD"/>
    <w:rsid w:val="00D131D4"/>
    <w:rsid w:val="00D1320A"/>
    <w:rsid w:val="00D1335C"/>
    <w:rsid w:val="00D133FD"/>
    <w:rsid w:val="00D13633"/>
    <w:rsid w:val="00D13657"/>
    <w:rsid w:val="00D13A7C"/>
    <w:rsid w:val="00D13CF0"/>
    <w:rsid w:val="00D13F4E"/>
    <w:rsid w:val="00D142D2"/>
    <w:rsid w:val="00D14381"/>
    <w:rsid w:val="00D144F0"/>
    <w:rsid w:val="00D146FF"/>
    <w:rsid w:val="00D1476E"/>
    <w:rsid w:val="00D147A7"/>
    <w:rsid w:val="00D14861"/>
    <w:rsid w:val="00D148EB"/>
    <w:rsid w:val="00D149DD"/>
    <w:rsid w:val="00D14A3C"/>
    <w:rsid w:val="00D14AB4"/>
    <w:rsid w:val="00D14BC2"/>
    <w:rsid w:val="00D14F32"/>
    <w:rsid w:val="00D14F7D"/>
    <w:rsid w:val="00D15086"/>
    <w:rsid w:val="00D1530E"/>
    <w:rsid w:val="00D15448"/>
    <w:rsid w:val="00D1548F"/>
    <w:rsid w:val="00D15633"/>
    <w:rsid w:val="00D1566B"/>
    <w:rsid w:val="00D1569F"/>
    <w:rsid w:val="00D15C3B"/>
    <w:rsid w:val="00D15C6F"/>
    <w:rsid w:val="00D15D7D"/>
    <w:rsid w:val="00D15E35"/>
    <w:rsid w:val="00D15FA9"/>
    <w:rsid w:val="00D16004"/>
    <w:rsid w:val="00D16229"/>
    <w:rsid w:val="00D16258"/>
    <w:rsid w:val="00D1629C"/>
    <w:rsid w:val="00D16356"/>
    <w:rsid w:val="00D16493"/>
    <w:rsid w:val="00D1697D"/>
    <w:rsid w:val="00D16E0F"/>
    <w:rsid w:val="00D16F6A"/>
    <w:rsid w:val="00D16FEA"/>
    <w:rsid w:val="00D172A2"/>
    <w:rsid w:val="00D172CD"/>
    <w:rsid w:val="00D176AE"/>
    <w:rsid w:val="00D1797C"/>
    <w:rsid w:val="00D179E8"/>
    <w:rsid w:val="00D17A7F"/>
    <w:rsid w:val="00D17B06"/>
    <w:rsid w:val="00D17BE6"/>
    <w:rsid w:val="00D17D8C"/>
    <w:rsid w:val="00D17EC6"/>
    <w:rsid w:val="00D17F27"/>
    <w:rsid w:val="00D17F97"/>
    <w:rsid w:val="00D17FAA"/>
    <w:rsid w:val="00D201CD"/>
    <w:rsid w:val="00D20268"/>
    <w:rsid w:val="00D20427"/>
    <w:rsid w:val="00D20537"/>
    <w:rsid w:val="00D20554"/>
    <w:rsid w:val="00D20635"/>
    <w:rsid w:val="00D20723"/>
    <w:rsid w:val="00D2089C"/>
    <w:rsid w:val="00D20EEB"/>
    <w:rsid w:val="00D2114F"/>
    <w:rsid w:val="00D21200"/>
    <w:rsid w:val="00D212BC"/>
    <w:rsid w:val="00D213A6"/>
    <w:rsid w:val="00D2146D"/>
    <w:rsid w:val="00D217C1"/>
    <w:rsid w:val="00D21818"/>
    <w:rsid w:val="00D21B7E"/>
    <w:rsid w:val="00D21D9C"/>
    <w:rsid w:val="00D21DD0"/>
    <w:rsid w:val="00D21EEC"/>
    <w:rsid w:val="00D21FA1"/>
    <w:rsid w:val="00D222C3"/>
    <w:rsid w:val="00D223AA"/>
    <w:rsid w:val="00D22B1C"/>
    <w:rsid w:val="00D22BE7"/>
    <w:rsid w:val="00D22DD4"/>
    <w:rsid w:val="00D22E8C"/>
    <w:rsid w:val="00D22F4A"/>
    <w:rsid w:val="00D22FF8"/>
    <w:rsid w:val="00D23387"/>
    <w:rsid w:val="00D234BB"/>
    <w:rsid w:val="00D235D6"/>
    <w:rsid w:val="00D235FC"/>
    <w:rsid w:val="00D23655"/>
    <w:rsid w:val="00D2365A"/>
    <w:rsid w:val="00D23942"/>
    <w:rsid w:val="00D24061"/>
    <w:rsid w:val="00D244AA"/>
    <w:rsid w:val="00D24B2B"/>
    <w:rsid w:val="00D24DEC"/>
    <w:rsid w:val="00D24ED1"/>
    <w:rsid w:val="00D24FA2"/>
    <w:rsid w:val="00D24FB6"/>
    <w:rsid w:val="00D25466"/>
    <w:rsid w:val="00D25589"/>
    <w:rsid w:val="00D25733"/>
    <w:rsid w:val="00D257E5"/>
    <w:rsid w:val="00D258DD"/>
    <w:rsid w:val="00D25B49"/>
    <w:rsid w:val="00D25C30"/>
    <w:rsid w:val="00D25D12"/>
    <w:rsid w:val="00D25D97"/>
    <w:rsid w:val="00D25F97"/>
    <w:rsid w:val="00D25FC7"/>
    <w:rsid w:val="00D2600D"/>
    <w:rsid w:val="00D26049"/>
    <w:rsid w:val="00D26567"/>
    <w:rsid w:val="00D2657E"/>
    <w:rsid w:val="00D266C6"/>
    <w:rsid w:val="00D267F8"/>
    <w:rsid w:val="00D26826"/>
    <w:rsid w:val="00D268B9"/>
    <w:rsid w:val="00D268C6"/>
    <w:rsid w:val="00D2693D"/>
    <w:rsid w:val="00D26A39"/>
    <w:rsid w:val="00D26BC3"/>
    <w:rsid w:val="00D26DF1"/>
    <w:rsid w:val="00D26FBC"/>
    <w:rsid w:val="00D27069"/>
    <w:rsid w:val="00D27332"/>
    <w:rsid w:val="00D2734E"/>
    <w:rsid w:val="00D273EB"/>
    <w:rsid w:val="00D274F4"/>
    <w:rsid w:val="00D27504"/>
    <w:rsid w:val="00D27622"/>
    <w:rsid w:val="00D27C75"/>
    <w:rsid w:val="00D27CEC"/>
    <w:rsid w:val="00D27FD6"/>
    <w:rsid w:val="00D30178"/>
    <w:rsid w:val="00D304A4"/>
    <w:rsid w:val="00D3098B"/>
    <w:rsid w:val="00D30B3A"/>
    <w:rsid w:val="00D30D98"/>
    <w:rsid w:val="00D31161"/>
    <w:rsid w:val="00D312DD"/>
    <w:rsid w:val="00D313BF"/>
    <w:rsid w:val="00D31755"/>
    <w:rsid w:val="00D31854"/>
    <w:rsid w:val="00D319F0"/>
    <w:rsid w:val="00D31ABB"/>
    <w:rsid w:val="00D31B81"/>
    <w:rsid w:val="00D31BB3"/>
    <w:rsid w:val="00D31D3A"/>
    <w:rsid w:val="00D31F37"/>
    <w:rsid w:val="00D320C9"/>
    <w:rsid w:val="00D32314"/>
    <w:rsid w:val="00D3234F"/>
    <w:rsid w:val="00D3245B"/>
    <w:rsid w:val="00D32532"/>
    <w:rsid w:val="00D326D7"/>
    <w:rsid w:val="00D327BB"/>
    <w:rsid w:val="00D32872"/>
    <w:rsid w:val="00D329F5"/>
    <w:rsid w:val="00D32AFD"/>
    <w:rsid w:val="00D32C7D"/>
    <w:rsid w:val="00D32CE7"/>
    <w:rsid w:val="00D32E98"/>
    <w:rsid w:val="00D32F02"/>
    <w:rsid w:val="00D32F1F"/>
    <w:rsid w:val="00D33213"/>
    <w:rsid w:val="00D3352A"/>
    <w:rsid w:val="00D338D5"/>
    <w:rsid w:val="00D33976"/>
    <w:rsid w:val="00D339CA"/>
    <w:rsid w:val="00D33C10"/>
    <w:rsid w:val="00D340DC"/>
    <w:rsid w:val="00D343F8"/>
    <w:rsid w:val="00D34414"/>
    <w:rsid w:val="00D34493"/>
    <w:rsid w:val="00D34525"/>
    <w:rsid w:val="00D34586"/>
    <w:rsid w:val="00D345AF"/>
    <w:rsid w:val="00D34667"/>
    <w:rsid w:val="00D3474A"/>
    <w:rsid w:val="00D3490A"/>
    <w:rsid w:val="00D34A10"/>
    <w:rsid w:val="00D34A53"/>
    <w:rsid w:val="00D34C99"/>
    <w:rsid w:val="00D34DAB"/>
    <w:rsid w:val="00D34F5B"/>
    <w:rsid w:val="00D35115"/>
    <w:rsid w:val="00D351FB"/>
    <w:rsid w:val="00D352A8"/>
    <w:rsid w:val="00D352DD"/>
    <w:rsid w:val="00D3572A"/>
    <w:rsid w:val="00D3575C"/>
    <w:rsid w:val="00D357AC"/>
    <w:rsid w:val="00D359E1"/>
    <w:rsid w:val="00D35A44"/>
    <w:rsid w:val="00D35CEE"/>
    <w:rsid w:val="00D361F1"/>
    <w:rsid w:val="00D3631A"/>
    <w:rsid w:val="00D36546"/>
    <w:rsid w:val="00D366CB"/>
    <w:rsid w:val="00D36824"/>
    <w:rsid w:val="00D36FCE"/>
    <w:rsid w:val="00D371A3"/>
    <w:rsid w:val="00D371ED"/>
    <w:rsid w:val="00D3725A"/>
    <w:rsid w:val="00D3727F"/>
    <w:rsid w:val="00D373C7"/>
    <w:rsid w:val="00D3798B"/>
    <w:rsid w:val="00D37C56"/>
    <w:rsid w:val="00D37FA5"/>
    <w:rsid w:val="00D4017B"/>
    <w:rsid w:val="00D40254"/>
    <w:rsid w:val="00D4048B"/>
    <w:rsid w:val="00D40522"/>
    <w:rsid w:val="00D4063C"/>
    <w:rsid w:val="00D407AF"/>
    <w:rsid w:val="00D407C7"/>
    <w:rsid w:val="00D408B8"/>
    <w:rsid w:val="00D408F6"/>
    <w:rsid w:val="00D40AD4"/>
    <w:rsid w:val="00D40C13"/>
    <w:rsid w:val="00D40D64"/>
    <w:rsid w:val="00D40D76"/>
    <w:rsid w:val="00D41170"/>
    <w:rsid w:val="00D413EF"/>
    <w:rsid w:val="00D41422"/>
    <w:rsid w:val="00D414D9"/>
    <w:rsid w:val="00D41559"/>
    <w:rsid w:val="00D415E6"/>
    <w:rsid w:val="00D4178A"/>
    <w:rsid w:val="00D417A1"/>
    <w:rsid w:val="00D417F6"/>
    <w:rsid w:val="00D41834"/>
    <w:rsid w:val="00D41A20"/>
    <w:rsid w:val="00D41ADA"/>
    <w:rsid w:val="00D41DD9"/>
    <w:rsid w:val="00D41EB3"/>
    <w:rsid w:val="00D41F29"/>
    <w:rsid w:val="00D41F94"/>
    <w:rsid w:val="00D41FB0"/>
    <w:rsid w:val="00D41FC3"/>
    <w:rsid w:val="00D42015"/>
    <w:rsid w:val="00D420B5"/>
    <w:rsid w:val="00D422FD"/>
    <w:rsid w:val="00D42438"/>
    <w:rsid w:val="00D4244B"/>
    <w:rsid w:val="00D424E6"/>
    <w:rsid w:val="00D4251D"/>
    <w:rsid w:val="00D42642"/>
    <w:rsid w:val="00D42643"/>
    <w:rsid w:val="00D429B3"/>
    <w:rsid w:val="00D429BF"/>
    <w:rsid w:val="00D430C0"/>
    <w:rsid w:val="00D430CE"/>
    <w:rsid w:val="00D4334D"/>
    <w:rsid w:val="00D438B8"/>
    <w:rsid w:val="00D4390A"/>
    <w:rsid w:val="00D439F2"/>
    <w:rsid w:val="00D43A97"/>
    <w:rsid w:val="00D43AC2"/>
    <w:rsid w:val="00D43AF7"/>
    <w:rsid w:val="00D43B0D"/>
    <w:rsid w:val="00D43BF1"/>
    <w:rsid w:val="00D43C67"/>
    <w:rsid w:val="00D43E46"/>
    <w:rsid w:val="00D43FE4"/>
    <w:rsid w:val="00D44157"/>
    <w:rsid w:val="00D441CA"/>
    <w:rsid w:val="00D442C2"/>
    <w:rsid w:val="00D4434A"/>
    <w:rsid w:val="00D4438A"/>
    <w:rsid w:val="00D443C8"/>
    <w:rsid w:val="00D443F5"/>
    <w:rsid w:val="00D44500"/>
    <w:rsid w:val="00D44513"/>
    <w:rsid w:val="00D446C6"/>
    <w:rsid w:val="00D446E8"/>
    <w:rsid w:val="00D44732"/>
    <w:rsid w:val="00D44785"/>
    <w:rsid w:val="00D44A2F"/>
    <w:rsid w:val="00D44AC2"/>
    <w:rsid w:val="00D44CEC"/>
    <w:rsid w:val="00D44EB5"/>
    <w:rsid w:val="00D4556A"/>
    <w:rsid w:val="00D456E5"/>
    <w:rsid w:val="00D4579D"/>
    <w:rsid w:val="00D45907"/>
    <w:rsid w:val="00D45A6A"/>
    <w:rsid w:val="00D45B90"/>
    <w:rsid w:val="00D45CF9"/>
    <w:rsid w:val="00D4629E"/>
    <w:rsid w:val="00D4633F"/>
    <w:rsid w:val="00D463E1"/>
    <w:rsid w:val="00D466F3"/>
    <w:rsid w:val="00D466F8"/>
    <w:rsid w:val="00D46705"/>
    <w:rsid w:val="00D468C9"/>
    <w:rsid w:val="00D46979"/>
    <w:rsid w:val="00D46A49"/>
    <w:rsid w:val="00D46AA3"/>
    <w:rsid w:val="00D46C29"/>
    <w:rsid w:val="00D46C6C"/>
    <w:rsid w:val="00D46D56"/>
    <w:rsid w:val="00D46F4E"/>
    <w:rsid w:val="00D47042"/>
    <w:rsid w:val="00D47090"/>
    <w:rsid w:val="00D471DE"/>
    <w:rsid w:val="00D474FA"/>
    <w:rsid w:val="00D47689"/>
    <w:rsid w:val="00D47789"/>
    <w:rsid w:val="00D477E8"/>
    <w:rsid w:val="00D4796D"/>
    <w:rsid w:val="00D47ADC"/>
    <w:rsid w:val="00D47DDF"/>
    <w:rsid w:val="00D47F8C"/>
    <w:rsid w:val="00D501E4"/>
    <w:rsid w:val="00D5030B"/>
    <w:rsid w:val="00D503B8"/>
    <w:rsid w:val="00D5050B"/>
    <w:rsid w:val="00D50633"/>
    <w:rsid w:val="00D5064A"/>
    <w:rsid w:val="00D50734"/>
    <w:rsid w:val="00D509D7"/>
    <w:rsid w:val="00D509EF"/>
    <w:rsid w:val="00D50A89"/>
    <w:rsid w:val="00D50ABF"/>
    <w:rsid w:val="00D50AC7"/>
    <w:rsid w:val="00D51016"/>
    <w:rsid w:val="00D51094"/>
    <w:rsid w:val="00D5160D"/>
    <w:rsid w:val="00D516FA"/>
    <w:rsid w:val="00D51708"/>
    <w:rsid w:val="00D519BC"/>
    <w:rsid w:val="00D51A98"/>
    <w:rsid w:val="00D51B1E"/>
    <w:rsid w:val="00D51B7F"/>
    <w:rsid w:val="00D51D60"/>
    <w:rsid w:val="00D51EC2"/>
    <w:rsid w:val="00D523D8"/>
    <w:rsid w:val="00D52427"/>
    <w:rsid w:val="00D525A7"/>
    <w:rsid w:val="00D525DB"/>
    <w:rsid w:val="00D52648"/>
    <w:rsid w:val="00D5285E"/>
    <w:rsid w:val="00D528AD"/>
    <w:rsid w:val="00D528C2"/>
    <w:rsid w:val="00D52918"/>
    <w:rsid w:val="00D52A47"/>
    <w:rsid w:val="00D52AE9"/>
    <w:rsid w:val="00D52B48"/>
    <w:rsid w:val="00D52BA6"/>
    <w:rsid w:val="00D52F85"/>
    <w:rsid w:val="00D53022"/>
    <w:rsid w:val="00D530EF"/>
    <w:rsid w:val="00D532C1"/>
    <w:rsid w:val="00D53328"/>
    <w:rsid w:val="00D5357E"/>
    <w:rsid w:val="00D5366F"/>
    <w:rsid w:val="00D53903"/>
    <w:rsid w:val="00D539F8"/>
    <w:rsid w:val="00D53A82"/>
    <w:rsid w:val="00D53AAE"/>
    <w:rsid w:val="00D53C50"/>
    <w:rsid w:val="00D53D7A"/>
    <w:rsid w:val="00D53E10"/>
    <w:rsid w:val="00D541F4"/>
    <w:rsid w:val="00D542C8"/>
    <w:rsid w:val="00D5438C"/>
    <w:rsid w:val="00D54467"/>
    <w:rsid w:val="00D545D1"/>
    <w:rsid w:val="00D54864"/>
    <w:rsid w:val="00D54B73"/>
    <w:rsid w:val="00D54C9C"/>
    <w:rsid w:val="00D54CFD"/>
    <w:rsid w:val="00D54DAD"/>
    <w:rsid w:val="00D54EDE"/>
    <w:rsid w:val="00D54F0C"/>
    <w:rsid w:val="00D54FB8"/>
    <w:rsid w:val="00D55009"/>
    <w:rsid w:val="00D550C0"/>
    <w:rsid w:val="00D554B7"/>
    <w:rsid w:val="00D555B2"/>
    <w:rsid w:val="00D558D2"/>
    <w:rsid w:val="00D5594B"/>
    <w:rsid w:val="00D5597D"/>
    <w:rsid w:val="00D55CA4"/>
    <w:rsid w:val="00D55CE4"/>
    <w:rsid w:val="00D56183"/>
    <w:rsid w:val="00D56250"/>
    <w:rsid w:val="00D56261"/>
    <w:rsid w:val="00D5637B"/>
    <w:rsid w:val="00D56560"/>
    <w:rsid w:val="00D56567"/>
    <w:rsid w:val="00D565A1"/>
    <w:rsid w:val="00D568BA"/>
    <w:rsid w:val="00D568F1"/>
    <w:rsid w:val="00D56946"/>
    <w:rsid w:val="00D56ACC"/>
    <w:rsid w:val="00D56B84"/>
    <w:rsid w:val="00D56C2A"/>
    <w:rsid w:val="00D56D6D"/>
    <w:rsid w:val="00D56EC2"/>
    <w:rsid w:val="00D56F31"/>
    <w:rsid w:val="00D57274"/>
    <w:rsid w:val="00D572CA"/>
    <w:rsid w:val="00D572F7"/>
    <w:rsid w:val="00D57380"/>
    <w:rsid w:val="00D57616"/>
    <w:rsid w:val="00D5792F"/>
    <w:rsid w:val="00D5796C"/>
    <w:rsid w:val="00D57BB0"/>
    <w:rsid w:val="00D57C01"/>
    <w:rsid w:val="00D57C53"/>
    <w:rsid w:val="00D600F3"/>
    <w:rsid w:val="00D6011C"/>
    <w:rsid w:val="00D60135"/>
    <w:rsid w:val="00D60297"/>
    <w:rsid w:val="00D6070C"/>
    <w:rsid w:val="00D60857"/>
    <w:rsid w:val="00D608D8"/>
    <w:rsid w:val="00D609AD"/>
    <w:rsid w:val="00D60CDD"/>
    <w:rsid w:val="00D60FDE"/>
    <w:rsid w:val="00D61272"/>
    <w:rsid w:val="00D6133C"/>
    <w:rsid w:val="00D61368"/>
    <w:rsid w:val="00D613E2"/>
    <w:rsid w:val="00D614A1"/>
    <w:rsid w:val="00D61553"/>
    <w:rsid w:val="00D61671"/>
    <w:rsid w:val="00D617BC"/>
    <w:rsid w:val="00D618DF"/>
    <w:rsid w:val="00D618FD"/>
    <w:rsid w:val="00D61A5C"/>
    <w:rsid w:val="00D61AC0"/>
    <w:rsid w:val="00D61E2B"/>
    <w:rsid w:val="00D622A4"/>
    <w:rsid w:val="00D622F1"/>
    <w:rsid w:val="00D6234E"/>
    <w:rsid w:val="00D6252F"/>
    <w:rsid w:val="00D62711"/>
    <w:rsid w:val="00D6282F"/>
    <w:rsid w:val="00D62860"/>
    <w:rsid w:val="00D62C41"/>
    <w:rsid w:val="00D62D14"/>
    <w:rsid w:val="00D62D5F"/>
    <w:rsid w:val="00D630C9"/>
    <w:rsid w:val="00D630FD"/>
    <w:rsid w:val="00D6361B"/>
    <w:rsid w:val="00D63793"/>
    <w:rsid w:val="00D63BF8"/>
    <w:rsid w:val="00D63D08"/>
    <w:rsid w:val="00D63D24"/>
    <w:rsid w:val="00D63DB9"/>
    <w:rsid w:val="00D63FAA"/>
    <w:rsid w:val="00D64051"/>
    <w:rsid w:val="00D64098"/>
    <w:rsid w:val="00D6414E"/>
    <w:rsid w:val="00D641E9"/>
    <w:rsid w:val="00D6458C"/>
    <w:rsid w:val="00D64675"/>
    <w:rsid w:val="00D646CF"/>
    <w:rsid w:val="00D64766"/>
    <w:rsid w:val="00D648FE"/>
    <w:rsid w:val="00D650CF"/>
    <w:rsid w:val="00D65146"/>
    <w:rsid w:val="00D65176"/>
    <w:rsid w:val="00D654A9"/>
    <w:rsid w:val="00D65562"/>
    <w:rsid w:val="00D65594"/>
    <w:rsid w:val="00D6581F"/>
    <w:rsid w:val="00D65912"/>
    <w:rsid w:val="00D65C28"/>
    <w:rsid w:val="00D65CD4"/>
    <w:rsid w:val="00D65E86"/>
    <w:rsid w:val="00D65FC8"/>
    <w:rsid w:val="00D6601C"/>
    <w:rsid w:val="00D66427"/>
    <w:rsid w:val="00D66665"/>
    <w:rsid w:val="00D66785"/>
    <w:rsid w:val="00D668F3"/>
    <w:rsid w:val="00D66998"/>
    <w:rsid w:val="00D669B9"/>
    <w:rsid w:val="00D669DA"/>
    <w:rsid w:val="00D66A39"/>
    <w:rsid w:val="00D66A4D"/>
    <w:rsid w:val="00D66BAD"/>
    <w:rsid w:val="00D66D5E"/>
    <w:rsid w:val="00D66F04"/>
    <w:rsid w:val="00D67188"/>
    <w:rsid w:val="00D671AB"/>
    <w:rsid w:val="00D6721E"/>
    <w:rsid w:val="00D672FE"/>
    <w:rsid w:val="00D673E7"/>
    <w:rsid w:val="00D67542"/>
    <w:rsid w:val="00D67676"/>
    <w:rsid w:val="00D676FC"/>
    <w:rsid w:val="00D67A51"/>
    <w:rsid w:val="00D67ACA"/>
    <w:rsid w:val="00D67CFD"/>
    <w:rsid w:val="00D67D95"/>
    <w:rsid w:val="00D67DAF"/>
    <w:rsid w:val="00D67F22"/>
    <w:rsid w:val="00D67FD5"/>
    <w:rsid w:val="00D70019"/>
    <w:rsid w:val="00D7029F"/>
    <w:rsid w:val="00D704CA"/>
    <w:rsid w:val="00D7069A"/>
    <w:rsid w:val="00D70844"/>
    <w:rsid w:val="00D7086B"/>
    <w:rsid w:val="00D70979"/>
    <w:rsid w:val="00D70ACC"/>
    <w:rsid w:val="00D70B2C"/>
    <w:rsid w:val="00D70B61"/>
    <w:rsid w:val="00D70CA1"/>
    <w:rsid w:val="00D70CB0"/>
    <w:rsid w:val="00D70D50"/>
    <w:rsid w:val="00D70D8A"/>
    <w:rsid w:val="00D70F44"/>
    <w:rsid w:val="00D70FC0"/>
    <w:rsid w:val="00D7106B"/>
    <w:rsid w:val="00D71377"/>
    <w:rsid w:val="00D7146F"/>
    <w:rsid w:val="00D7148B"/>
    <w:rsid w:val="00D714D1"/>
    <w:rsid w:val="00D71531"/>
    <w:rsid w:val="00D71647"/>
    <w:rsid w:val="00D7185B"/>
    <w:rsid w:val="00D718A9"/>
    <w:rsid w:val="00D71AB3"/>
    <w:rsid w:val="00D71B54"/>
    <w:rsid w:val="00D71C4E"/>
    <w:rsid w:val="00D71DD7"/>
    <w:rsid w:val="00D71F75"/>
    <w:rsid w:val="00D72092"/>
    <w:rsid w:val="00D724CA"/>
    <w:rsid w:val="00D72696"/>
    <w:rsid w:val="00D72865"/>
    <w:rsid w:val="00D72910"/>
    <w:rsid w:val="00D72994"/>
    <w:rsid w:val="00D729F8"/>
    <w:rsid w:val="00D729FE"/>
    <w:rsid w:val="00D73079"/>
    <w:rsid w:val="00D7320B"/>
    <w:rsid w:val="00D73255"/>
    <w:rsid w:val="00D73476"/>
    <w:rsid w:val="00D737F3"/>
    <w:rsid w:val="00D73848"/>
    <w:rsid w:val="00D73850"/>
    <w:rsid w:val="00D738F8"/>
    <w:rsid w:val="00D73A07"/>
    <w:rsid w:val="00D73A55"/>
    <w:rsid w:val="00D73AF9"/>
    <w:rsid w:val="00D73EFE"/>
    <w:rsid w:val="00D73F1C"/>
    <w:rsid w:val="00D7401D"/>
    <w:rsid w:val="00D74156"/>
    <w:rsid w:val="00D741AD"/>
    <w:rsid w:val="00D74481"/>
    <w:rsid w:val="00D7449E"/>
    <w:rsid w:val="00D7455D"/>
    <w:rsid w:val="00D74646"/>
    <w:rsid w:val="00D747C8"/>
    <w:rsid w:val="00D7486F"/>
    <w:rsid w:val="00D7487C"/>
    <w:rsid w:val="00D748A3"/>
    <w:rsid w:val="00D74953"/>
    <w:rsid w:val="00D74AAE"/>
    <w:rsid w:val="00D74AD3"/>
    <w:rsid w:val="00D74B1C"/>
    <w:rsid w:val="00D74C13"/>
    <w:rsid w:val="00D74E02"/>
    <w:rsid w:val="00D74E2B"/>
    <w:rsid w:val="00D74E48"/>
    <w:rsid w:val="00D74F5D"/>
    <w:rsid w:val="00D74FA3"/>
    <w:rsid w:val="00D74FDF"/>
    <w:rsid w:val="00D7530D"/>
    <w:rsid w:val="00D75468"/>
    <w:rsid w:val="00D754C4"/>
    <w:rsid w:val="00D755AF"/>
    <w:rsid w:val="00D7565F"/>
    <w:rsid w:val="00D757A0"/>
    <w:rsid w:val="00D757D8"/>
    <w:rsid w:val="00D75985"/>
    <w:rsid w:val="00D75A0F"/>
    <w:rsid w:val="00D75A13"/>
    <w:rsid w:val="00D75B8C"/>
    <w:rsid w:val="00D75BB5"/>
    <w:rsid w:val="00D75CE9"/>
    <w:rsid w:val="00D76356"/>
    <w:rsid w:val="00D764F8"/>
    <w:rsid w:val="00D76538"/>
    <w:rsid w:val="00D767AD"/>
    <w:rsid w:val="00D76C16"/>
    <w:rsid w:val="00D76D51"/>
    <w:rsid w:val="00D76D68"/>
    <w:rsid w:val="00D76E01"/>
    <w:rsid w:val="00D76E1D"/>
    <w:rsid w:val="00D76E3A"/>
    <w:rsid w:val="00D76F72"/>
    <w:rsid w:val="00D76FC9"/>
    <w:rsid w:val="00D770A8"/>
    <w:rsid w:val="00D770E2"/>
    <w:rsid w:val="00D7768E"/>
    <w:rsid w:val="00D7775E"/>
    <w:rsid w:val="00D777BC"/>
    <w:rsid w:val="00D77809"/>
    <w:rsid w:val="00D77A53"/>
    <w:rsid w:val="00D77B5E"/>
    <w:rsid w:val="00D77DE3"/>
    <w:rsid w:val="00D800C5"/>
    <w:rsid w:val="00D800DF"/>
    <w:rsid w:val="00D8024A"/>
    <w:rsid w:val="00D80520"/>
    <w:rsid w:val="00D8063F"/>
    <w:rsid w:val="00D806FA"/>
    <w:rsid w:val="00D8080C"/>
    <w:rsid w:val="00D80936"/>
    <w:rsid w:val="00D809BF"/>
    <w:rsid w:val="00D80A2A"/>
    <w:rsid w:val="00D80A76"/>
    <w:rsid w:val="00D80C92"/>
    <w:rsid w:val="00D80CD9"/>
    <w:rsid w:val="00D80E19"/>
    <w:rsid w:val="00D80E72"/>
    <w:rsid w:val="00D80EBD"/>
    <w:rsid w:val="00D80F3F"/>
    <w:rsid w:val="00D81185"/>
    <w:rsid w:val="00D81666"/>
    <w:rsid w:val="00D818A4"/>
    <w:rsid w:val="00D81905"/>
    <w:rsid w:val="00D81ACD"/>
    <w:rsid w:val="00D81DEB"/>
    <w:rsid w:val="00D81F5A"/>
    <w:rsid w:val="00D8221F"/>
    <w:rsid w:val="00D8243E"/>
    <w:rsid w:val="00D8268C"/>
    <w:rsid w:val="00D827C4"/>
    <w:rsid w:val="00D82805"/>
    <w:rsid w:val="00D8291B"/>
    <w:rsid w:val="00D829B1"/>
    <w:rsid w:val="00D82B24"/>
    <w:rsid w:val="00D82BE0"/>
    <w:rsid w:val="00D82CE8"/>
    <w:rsid w:val="00D82EA8"/>
    <w:rsid w:val="00D82F33"/>
    <w:rsid w:val="00D83210"/>
    <w:rsid w:val="00D8326E"/>
    <w:rsid w:val="00D832BD"/>
    <w:rsid w:val="00D8362E"/>
    <w:rsid w:val="00D83840"/>
    <w:rsid w:val="00D83927"/>
    <w:rsid w:val="00D83A5F"/>
    <w:rsid w:val="00D83B5D"/>
    <w:rsid w:val="00D83B60"/>
    <w:rsid w:val="00D83C2F"/>
    <w:rsid w:val="00D83DB4"/>
    <w:rsid w:val="00D83E2D"/>
    <w:rsid w:val="00D83E80"/>
    <w:rsid w:val="00D83ED5"/>
    <w:rsid w:val="00D842C0"/>
    <w:rsid w:val="00D8434F"/>
    <w:rsid w:val="00D846E8"/>
    <w:rsid w:val="00D84743"/>
    <w:rsid w:val="00D8474F"/>
    <w:rsid w:val="00D849E2"/>
    <w:rsid w:val="00D84A1F"/>
    <w:rsid w:val="00D84B42"/>
    <w:rsid w:val="00D84D93"/>
    <w:rsid w:val="00D84DB5"/>
    <w:rsid w:val="00D84E02"/>
    <w:rsid w:val="00D85054"/>
    <w:rsid w:val="00D850C4"/>
    <w:rsid w:val="00D85212"/>
    <w:rsid w:val="00D853FA"/>
    <w:rsid w:val="00D854F0"/>
    <w:rsid w:val="00D856A1"/>
    <w:rsid w:val="00D857A3"/>
    <w:rsid w:val="00D85A5D"/>
    <w:rsid w:val="00D85BB3"/>
    <w:rsid w:val="00D85FD2"/>
    <w:rsid w:val="00D8602D"/>
    <w:rsid w:val="00D86196"/>
    <w:rsid w:val="00D8648E"/>
    <w:rsid w:val="00D864EA"/>
    <w:rsid w:val="00D86645"/>
    <w:rsid w:val="00D8664B"/>
    <w:rsid w:val="00D86777"/>
    <w:rsid w:val="00D867D4"/>
    <w:rsid w:val="00D8683B"/>
    <w:rsid w:val="00D8685F"/>
    <w:rsid w:val="00D86920"/>
    <w:rsid w:val="00D86981"/>
    <w:rsid w:val="00D86AEB"/>
    <w:rsid w:val="00D86B99"/>
    <w:rsid w:val="00D86BC7"/>
    <w:rsid w:val="00D86C58"/>
    <w:rsid w:val="00D86D46"/>
    <w:rsid w:val="00D86FC8"/>
    <w:rsid w:val="00D87124"/>
    <w:rsid w:val="00D871F2"/>
    <w:rsid w:val="00D87342"/>
    <w:rsid w:val="00D87431"/>
    <w:rsid w:val="00D8748B"/>
    <w:rsid w:val="00D875E7"/>
    <w:rsid w:val="00D87614"/>
    <w:rsid w:val="00D876AE"/>
    <w:rsid w:val="00D87A3B"/>
    <w:rsid w:val="00D87CFD"/>
    <w:rsid w:val="00D87D1B"/>
    <w:rsid w:val="00D87EF1"/>
    <w:rsid w:val="00D87F3F"/>
    <w:rsid w:val="00D87FF8"/>
    <w:rsid w:val="00D90055"/>
    <w:rsid w:val="00D90102"/>
    <w:rsid w:val="00D9012B"/>
    <w:rsid w:val="00D904B9"/>
    <w:rsid w:val="00D906F4"/>
    <w:rsid w:val="00D9071D"/>
    <w:rsid w:val="00D90DA2"/>
    <w:rsid w:val="00D90E01"/>
    <w:rsid w:val="00D90EAB"/>
    <w:rsid w:val="00D90ED4"/>
    <w:rsid w:val="00D91068"/>
    <w:rsid w:val="00D912AB"/>
    <w:rsid w:val="00D9137B"/>
    <w:rsid w:val="00D91589"/>
    <w:rsid w:val="00D91732"/>
    <w:rsid w:val="00D91749"/>
    <w:rsid w:val="00D918C5"/>
    <w:rsid w:val="00D918CE"/>
    <w:rsid w:val="00D918F0"/>
    <w:rsid w:val="00D91C12"/>
    <w:rsid w:val="00D91D2F"/>
    <w:rsid w:val="00D91D8D"/>
    <w:rsid w:val="00D91EBA"/>
    <w:rsid w:val="00D91F2D"/>
    <w:rsid w:val="00D92020"/>
    <w:rsid w:val="00D9227E"/>
    <w:rsid w:val="00D9228F"/>
    <w:rsid w:val="00D92355"/>
    <w:rsid w:val="00D923E3"/>
    <w:rsid w:val="00D9243B"/>
    <w:rsid w:val="00D927A8"/>
    <w:rsid w:val="00D927F5"/>
    <w:rsid w:val="00D92AB0"/>
    <w:rsid w:val="00D92D74"/>
    <w:rsid w:val="00D92E63"/>
    <w:rsid w:val="00D92F1E"/>
    <w:rsid w:val="00D92F8A"/>
    <w:rsid w:val="00D93041"/>
    <w:rsid w:val="00D93175"/>
    <w:rsid w:val="00D9319C"/>
    <w:rsid w:val="00D9333C"/>
    <w:rsid w:val="00D934CA"/>
    <w:rsid w:val="00D9351A"/>
    <w:rsid w:val="00D9369D"/>
    <w:rsid w:val="00D938FF"/>
    <w:rsid w:val="00D939C0"/>
    <w:rsid w:val="00D93AEB"/>
    <w:rsid w:val="00D93B1C"/>
    <w:rsid w:val="00D93B3D"/>
    <w:rsid w:val="00D93B47"/>
    <w:rsid w:val="00D93BF9"/>
    <w:rsid w:val="00D93BFA"/>
    <w:rsid w:val="00D93C47"/>
    <w:rsid w:val="00D93C8D"/>
    <w:rsid w:val="00D93DC2"/>
    <w:rsid w:val="00D93E0A"/>
    <w:rsid w:val="00D93ED5"/>
    <w:rsid w:val="00D93F6C"/>
    <w:rsid w:val="00D941A8"/>
    <w:rsid w:val="00D942FD"/>
    <w:rsid w:val="00D943CF"/>
    <w:rsid w:val="00D94556"/>
    <w:rsid w:val="00D945EE"/>
    <w:rsid w:val="00D94777"/>
    <w:rsid w:val="00D94797"/>
    <w:rsid w:val="00D94A93"/>
    <w:rsid w:val="00D94ACC"/>
    <w:rsid w:val="00D94BCA"/>
    <w:rsid w:val="00D94BD2"/>
    <w:rsid w:val="00D94BE4"/>
    <w:rsid w:val="00D94D35"/>
    <w:rsid w:val="00D94DDC"/>
    <w:rsid w:val="00D94E10"/>
    <w:rsid w:val="00D95046"/>
    <w:rsid w:val="00D950B2"/>
    <w:rsid w:val="00D95189"/>
    <w:rsid w:val="00D9518E"/>
    <w:rsid w:val="00D951BD"/>
    <w:rsid w:val="00D952DF"/>
    <w:rsid w:val="00D9555D"/>
    <w:rsid w:val="00D9558B"/>
    <w:rsid w:val="00D95618"/>
    <w:rsid w:val="00D9571B"/>
    <w:rsid w:val="00D95806"/>
    <w:rsid w:val="00D95E1C"/>
    <w:rsid w:val="00D95FB7"/>
    <w:rsid w:val="00D96017"/>
    <w:rsid w:val="00D961D9"/>
    <w:rsid w:val="00D962E4"/>
    <w:rsid w:val="00D96382"/>
    <w:rsid w:val="00D9652B"/>
    <w:rsid w:val="00D967B2"/>
    <w:rsid w:val="00D96864"/>
    <w:rsid w:val="00D969DC"/>
    <w:rsid w:val="00D96C66"/>
    <w:rsid w:val="00D96EB3"/>
    <w:rsid w:val="00D96FA8"/>
    <w:rsid w:val="00D970C0"/>
    <w:rsid w:val="00D9730D"/>
    <w:rsid w:val="00D9741C"/>
    <w:rsid w:val="00D97704"/>
    <w:rsid w:val="00D97BD1"/>
    <w:rsid w:val="00DA000E"/>
    <w:rsid w:val="00DA0321"/>
    <w:rsid w:val="00DA0625"/>
    <w:rsid w:val="00DA06E8"/>
    <w:rsid w:val="00DA0702"/>
    <w:rsid w:val="00DA079C"/>
    <w:rsid w:val="00DA094A"/>
    <w:rsid w:val="00DA0AF8"/>
    <w:rsid w:val="00DA0B25"/>
    <w:rsid w:val="00DA0B56"/>
    <w:rsid w:val="00DA0BA4"/>
    <w:rsid w:val="00DA0CB0"/>
    <w:rsid w:val="00DA0EB5"/>
    <w:rsid w:val="00DA0EF6"/>
    <w:rsid w:val="00DA1021"/>
    <w:rsid w:val="00DA1291"/>
    <w:rsid w:val="00DA133A"/>
    <w:rsid w:val="00DA136A"/>
    <w:rsid w:val="00DA13D7"/>
    <w:rsid w:val="00DA14A9"/>
    <w:rsid w:val="00DA1AE3"/>
    <w:rsid w:val="00DA1BEE"/>
    <w:rsid w:val="00DA1EAC"/>
    <w:rsid w:val="00DA1F52"/>
    <w:rsid w:val="00DA20D0"/>
    <w:rsid w:val="00DA2198"/>
    <w:rsid w:val="00DA2270"/>
    <w:rsid w:val="00DA2275"/>
    <w:rsid w:val="00DA241C"/>
    <w:rsid w:val="00DA241D"/>
    <w:rsid w:val="00DA27CB"/>
    <w:rsid w:val="00DA290E"/>
    <w:rsid w:val="00DA2949"/>
    <w:rsid w:val="00DA2975"/>
    <w:rsid w:val="00DA2C78"/>
    <w:rsid w:val="00DA2DC8"/>
    <w:rsid w:val="00DA3040"/>
    <w:rsid w:val="00DA343A"/>
    <w:rsid w:val="00DA3483"/>
    <w:rsid w:val="00DA353D"/>
    <w:rsid w:val="00DA35E2"/>
    <w:rsid w:val="00DA370B"/>
    <w:rsid w:val="00DA3801"/>
    <w:rsid w:val="00DA38C4"/>
    <w:rsid w:val="00DA3AAF"/>
    <w:rsid w:val="00DA3C9A"/>
    <w:rsid w:val="00DA3E12"/>
    <w:rsid w:val="00DA4044"/>
    <w:rsid w:val="00DA4293"/>
    <w:rsid w:val="00DA433A"/>
    <w:rsid w:val="00DA434E"/>
    <w:rsid w:val="00DA45E0"/>
    <w:rsid w:val="00DA45E6"/>
    <w:rsid w:val="00DA4600"/>
    <w:rsid w:val="00DA49E1"/>
    <w:rsid w:val="00DA4A18"/>
    <w:rsid w:val="00DA4A4F"/>
    <w:rsid w:val="00DA4A51"/>
    <w:rsid w:val="00DA4DBD"/>
    <w:rsid w:val="00DA4FF6"/>
    <w:rsid w:val="00DA5100"/>
    <w:rsid w:val="00DA5221"/>
    <w:rsid w:val="00DA53D3"/>
    <w:rsid w:val="00DA53FA"/>
    <w:rsid w:val="00DA5907"/>
    <w:rsid w:val="00DA5AAF"/>
    <w:rsid w:val="00DA5AE1"/>
    <w:rsid w:val="00DA5CF5"/>
    <w:rsid w:val="00DA5D32"/>
    <w:rsid w:val="00DA5DD5"/>
    <w:rsid w:val="00DA5E3F"/>
    <w:rsid w:val="00DA5FD5"/>
    <w:rsid w:val="00DA6358"/>
    <w:rsid w:val="00DA640D"/>
    <w:rsid w:val="00DA6BF1"/>
    <w:rsid w:val="00DA70A0"/>
    <w:rsid w:val="00DA72C2"/>
    <w:rsid w:val="00DA778E"/>
    <w:rsid w:val="00DA7959"/>
    <w:rsid w:val="00DA7E24"/>
    <w:rsid w:val="00DA7F60"/>
    <w:rsid w:val="00DB010B"/>
    <w:rsid w:val="00DB022C"/>
    <w:rsid w:val="00DB0278"/>
    <w:rsid w:val="00DB02A8"/>
    <w:rsid w:val="00DB0305"/>
    <w:rsid w:val="00DB05C9"/>
    <w:rsid w:val="00DB0C4E"/>
    <w:rsid w:val="00DB0EA9"/>
    <w:rsid w:val="00DB108B"/>
    <w:rsid w:val="00DB1341"/>
    <w:rsid w:val="00DB13EE"/>
    <w:rsid w:val="00DB1401"/>
    <w:rsid w:val="00DB1592"/>
    <w:rsid w:val="00DB1832"/>
    <w:rsid w:val="00DB186B"/>
    <w:rsid w:val="00DB18B0"/>
    <w:rsid w:val="00DB1A0E"/>
    <w:rsid w:val="00DB1C4F"/>
    <w:rsid w:val="00DB1D13"/>
    <w:rsid w:val="00DB21ED"/>
    <w:rsid w:val="00DB25FB"/>
    <w:rsid w:val="00DB2602"/>
    <w:rsid w:val="00DB2605"/>
    <w:rsid w:val="00DB26DD"/>
    <w:rsid w:val="00DB2803"/>
    <w:rsid w:val="00DB2965"/>
    <w:rsid w:val="00DB2E42"/>
    <w:rsid w:val="00DB2E75"/>
    <w:rsid w:val="00DB2E96"/>
    <w:rsid w:val="00DB2EA0"/>
    <w:rsid w:val="00DB2F07"/>
    <w:rsid w:val="00DB30CA"/>
    <w:rsid w:val="00DB31CC"/>
    <w:rsid w:val="00DB3394"/>
    <w:rsid w:val="00DB34C5"/>
    <w:rsid w:val="00DB37B4"/>
    <w:rsid w:val="00DB3CB3"/>
    <w:rsid w:val="00DB3E09"/>
    <w:rsid w:val="00DB3E90"/>
    <w:rsid w:val="00DB413F"/>
    <w:rsid w:val="00DB4140"/>
    <w:rsid w:val="00DB4462"/>
    <w:rsid w:val="00DB44E9"/>
    <w:rsid w:val="00DB469F"/>
    <w:rsid w:val="00DB4795"/>
    <w:rsid w:val="00DB48FC"/>
    <w:rsid w:val="00DB4963"/>
    <w:rsid w:val="00DB4CC6"/>
    <w:rsid w:val="00DB4D3E"/>
    <w:rsid w:val="00DB51D6"/>
    <w:rsid w:val="00DB5215"/>
    <w:rsid w:val="00DB525A"/>
    <w:rsid w:val="00DB53CB"/>
    <w:rsid w:val="00DB579A"/>
    <w:rsid w:val="00DB5848"/>
    <w:rsid w:val="00DB589A"/>
    <w:rsid w:val="00DB58DB"/>
    <w:rsid w:val="00DB5A7B"/>
    <w:rsid w:val="00DB5D30"/>
    <w:rsid w:val="00DB5E56"/>
    <w:rsid w:val="00DB5EEF"/>
    <w:rsid w:val="00DB60CA"/>
    <w:rsid w:val="00DB6192"/>
    <w:rsid w:val="00DB640A"/>
    <w:rsid w:val="00DB658E"/>
    <w:rsid w:val="00DB663F"/>
    <w:rsid w:val="00DB66E6"/>
    <w:rsid w:val="00DB679A"/>
    <w:rsid w:val="00DB6D80"/>
    <w:rsid w:val="00DB6F1E"/>
    <w:rsid w:val="00DB7102"/>
    <w:rsid w:val="00DB7189"/>
    <w:rsid w:val="00DB71D7"/>
    <w:rsid w:val="00DB7259"/>
    <w:rsid w:val="00DB73FD"/>
    <w:rsid w:val="00DB77F8"/>
    <w:rsid w:val="00DB77FC"/>
    <w:rsid w:val="00DB781A"/>
    <w:rsid w:val="00DB7AEF"/>
    <w:rsid w:val="00DB7BCE"/>
    <w:rsid w:val="00DB7C0F"/>
    <w:rsid w:val="00DB7C14"/>
    <w:rsid w:val="00DB7CAC"/>
    <w:rsid w:val="00DB7CBC"/>
    <w:rsid w:val="00DB7F5E"/>
    <w:rsid w:val="00DC0066"/>
    <w:rsid w:val="00DC006B"/>
    <w:rsid w:val="00DC008A"/>
    <w:rsid w:val="00DC010A"/>
    <w:rsid w:val="00DC0272"/>
    <w:rsid w:val="00DC036E"/>
    <w:rsid w:val="00DC07EB"/>
    <w:rsid w:val="00DC0A5A"/>
    <w:rsid w:val="00DC0B4E"/>
    <w:rsid w:val="00DC0F75"/>
    <w:rsid w:val="00DC10E6"/>
    <w:rsid w:val="00DC10EF"/>
    <w:rsid w:val="00DC113B"/>
    <w:rsid w:val="00DC120C"/>
    <w:rsid w:val="00DC15E8"/>
    <w:rsid w:val="00DC17AD"/>
    <w:rsid w:val="00DC1A22"/>
    <w:rsid w:val="00DC1B39"/>
    <w:rsid w:val="00DC1E3A"/>
    <w:rsid w:val="00DC1FCB"/>
    <w:rsid w:val="00DC200C"/>
    <w:rsid w:val="00DC2235"/>
    <w:rsid w:val="00DC231F"/>
    <w:rsid w:val="00DC25BA"/>
    <w:rsid w:val="00DC26F6"/>
    <w:rsid w:val="00DC27BF"/>
    <w:rsid w:val="00DC280D"/>
    <w:rsid w:val="00DC2991"/>
    <w:rsid w:val="00DC2994"/>
    <w:rsid w:val="00DC2A28"/>
    <w:rsid w:val="00DC2B11"/>
    <w:rsid w:val="00DC30B9"/>
    <w:rsid w:val="00DC30DD"/>
    <w:rsid w:val="00DC30E9"/>
    <w:rsid w:val="00DC3242"/>
    <w:rsid w:val="00DC36E4"/>
    <w:rsid w:val="00DC393F"/>
    <w:rsid w:val="00DC3993"/>
    <w:rsid w:val="00DC3E9D"/>
    <w:rsid w:val="00DC40D3"/>
    <w:rsid w:val="00DC4272"/>
    <w:rsid w:val="00DC4374"/>
    <w:rsid w:val="00DC43D9"/>
    <w:rsid w:val="00DC46CC"/>
    <w:rsid w:val="00DC47ED"/>
    <w:rsid w:val="00DC4A9B"/>
    <w:rsid w:val="00DC4BAA"/>
    <w:rsid w:val="00DC4BCA"/>
    <w:rsid w:val="00DC4BD2"/>
    <w:rsid w:val="00DC4CDC"/>
    <w:rsid w:val="00DC4E12"/>
    <w:rsid w:val="00DC4E3C"/>
    <w:rsid w:val="00DC4EB7"/>
    <w:rsid w:val="00DC574B"/>
    <w:rsid w:val="00DC5776"/>
    <w:rsid w:val="00DC57AE"/>
    <w:rsid w:val="00DC5B28"/>
    <w:rsid w:val="00DC622B"/>
    <w:rsid w:val="00DC62EB"/>
    <w:rsid w:val="00DC63F7"/>
    <w:rsid w:val="00DC6418"/>
    <w:rsid w:val="00DC669C"/>
    <w:rsid w:val="00DC679C"/>
    <w:rsid w:val="00DC6AEA"/>
    <w:rsid w:val="00DC7009"/>
    <w:rsid w:val="00DC7057"/>
    <w:rsid w:val="00DC7070"/>
    <w:rsid w:val="00DC7654"/>
    <w:rsid w:val="00DC770D"/>
    <w:rsid w:val="00DC7900"/>
    <w:rsid w:val="00DC7B16"/>
    <w:rsid w:val="00DC7CDC"/>
    <w:rsid w:val="00DC7E77"/>
    <w:rsid w:val="00DC7F27"/>
    <w:rsid w:val="00DD0491"/>
    <w:rsid w:val="00DD0656"/>
    <w:rsid w:val="00DD0C49"/>
    <w:rsid w:val="00DD0D84"/>
    <w:rsid w:val="00DD0FD7"/>
    <w:rsid w:val="00DD10CF"/>
    <w:rsid w:val="00DD12DD"/>
    <w:rsid w:val="00DD13BE"/>
    <w:rsid w:val="00DD157B"/>
    <w:rsid w:val="00DD18B8"/>
    <w:rsid w:val="00DD1B5C"/>
    <w:rsid w:val="00DD1BD3"/>
    <w:rsid w:val="00DD1DF9"/>
    <w:rsid w:val="00DD1EFF"/>
    <w:rsid w:val="00DD1F51"/>
    <w:rsid w:val="00DD2076"/>
    <w:rsid w:val="00DD2077"/>
    <w:rsid w:val="00DD2091"/>
    <w:rsid w:val="00DD226B"/>
    <w:rsid w:val="00DD23B9"/>
    <w:rsid w:val="00DD244E"/>
    <w:rsid w:val="00DD246E"/>
    <w:rsid w:val="00DD248F"/>
    <w:rsid w:val="00DD24E7"/>
    <w:rsid w:val="00DD272C"/>
    <w:rsid w:val="00DD273F"/>
    <w:rsid w:val="00DD2770"/>
    <w:rsid w:val="00DD2947"/>
    <w:rsid w:val="00DD29D5"/>
    <w:rsid w:val="00DD2AAB"/>
    <w:rsid w:val="00DD2BF4"/>
    <w:rsid w:val="00DD2DD8"/>
    <w:rsid w:val="00DD303C"/>
    <w:rsid w:val="00DD30AD"/>
    <w:rsid w:val="00DD312D"/>
    <w:rsid w:val="00DD31A9"/>
    <w:rsid w:val="00DD343C"/>
    <w:rsid w:val="00DD349C"/>
    <w:rsid w:val="00DD34A7"/>
    <w:rsid w:val="00DD3743"/>
    <w:rsid w:val="00DD387E"/>
    <w:rsid w:val="00DD3977"/>
    <w:rsid w:val="00DD3993"/>
    <w:rsid w:val="00DD3B30"/>
    <w:rsid w:val="00DD3D1C"/>
    <w:rsid w:val="00DD3F2F"/>
    <w:rsid w:val="00DD3FBB"/>
    <w:rsid w:val="00DD3FFD"/>
    <w:rsid w:val="00DD4028"/>
    <w:rsid w:val="00DD42F8"/>
    <w:rsid w:val="00DD435F"/>
    <w:rsid w:val="00DD4393"/>
    <w:rsid w:val="00DD447A"/>
    <w:rsid w:val="00DD4948"/>
    <w:rsid w:val="00DD49E8"/>
    <w:rsid w:val="00DD49E9"/>
    <w:rsid w:val="00DD4B29"/>
    <w:rsid w:val="00DD4BAA"/>
    <w:rsid w:val="00DD4C6A"/>
    <w:rsid w:val="00DD4E27"/>
    <w:rsid w:val="00DD4E4D"/>
    <w:rsid w:val="00DD4F68"/>
    <w:rsid w:val="00DD5613"/>
    <w:rsid w:val="00DD5648"/>
    <w:rsid w:val="00DD56A5"/>
    <w:rsid w:val="00DD56A8"/>
    <w:rsid w:val="00DD573D"/>
    <w:rsid w:val="00DD5B13"/>
    <w:rsid w:val="00DD5BAA"/>
    <w:rsid w:val="00DD5BD0"/>
    <w:rsid w:val="00DD5C06"/>
    <w:rsid w:val="00DD5D02"/>
    <w:rsid w:val="00DD5EBF"/>
    <w:rsid w:val="00DD608D"/>
    <w:rsid w:val="00DD60AD"/>
    <w:rsid w:val="00DD6391"/>
    <w:rsid w:val="00DD639F"/>
    <w:rsid w:val="00DD66D3"/>
    <w:rsid w:val="00DD680F"/>
    <w:rsid w:val="00DD68F9"/>
    <w:rsid w:val="00DD6A69"/>
    <w:rsid w:val="00DD6C9B"/>
    <w:rsid w:val="00DD6D94"/>
    <w:rsid w:val="00DD6E58"/>
    <w:rsid w:val="00DD6FF7"/>
    <w:rsid w:val="00DD7070"/>
    <w:rsid w:val="00DD7086"/>
    <w:rsid w:val="00DD7280"/>
    <w:rsid w:val="00DD75FF"/>
    <w:rsid w:val="00DD760E"/>
    <w:rsid w:val="00DD7617"/>
    <w:rsid w:val="00DD7763"/>
    <w:rsid w:val="00DD7843"/>
    <w:rsid w:val="00DD7882"/>
    <w:rsid w:val="00DD7BED"/>
    <w:rsid w:val="00DD7C7D"/>
    <w:rsid w:val="00DD7ECA"/>
    <w:rsid w:val="00DD7F41"/>
    <w:rsid w:val="00DE005D"/>
    <w:rsid w:val="00DE0145"/>
    <w:rsid w:val="00DE0162"/>
    <w:rsid w:val="00DE021B"/>
    <w:rsid w:val="00DE030F"/>
    <w:rsid w:val="00DE04FD"/>
    <w:rsid w:val="00DE065C"/>
    <w:rsid w:val="00DE065F"/>
    <w:rsid w:val="00DE067F"/>
    <w:rsid w:val="00DE06D8"/>
    <w:rsid w:val="00DE06EC"/>
    <w:rsid w:val="00DE0743"/>
    <w:rsid w:val="00DE078A"/>
    <w:rsid w:val="00DE0943"/>
    <w:rsid w:val="00DE099F"/>
    <w:rsid w:val="00DE0BE8"/>
    <w:rsid w:val="00DE0E11"/>
    <w:rsid w:val="00DE0E23"/>
    <w:rsid w:val="00DE106F"/>
    <w:rsid w:val="00DE11F3"/>
    <w:rsid w:val="00DE125C"/>
    <w:rsid w:val="00DE129E"/>
    <w:rsid w:val="00DE13A7"/>
    <w:rsid w:val="00DE1945"/>
    <w:rsid w:val="00DE1B4F"/>
    <w:rsid w:val="00DE1D6F"/>
    <w:rsid w:val="00DE1DA4"/>
    <w:rsid w:val="00DE1E1D"/>
    <w:rsid w:val="00DE1F74"/>
    <w:rsid w:val="00DE21E0"/>
    <w:rsid w:val="00DE2275"/>
    <w:rsid w:val="00DE24DE"/>
    <w:rsid w:val="00DE25CE"/>
    <w:rsid w:val="00DE25FD"/>
    <w:rsid w:val="00DE2B34"/>
    <w:rsid w:val="00DE2B8E"/>
    <w:rsid w:val="00DE2C1C"/>
    <w:rsid w:val="00DE2D88"/>
    <w:rsid w:val="00DE2E46"/>
    <w:rsid w:val="00DE2E65"/>
    <w:rsid w:val="00DE2EBF"/>
    <w:rsid w:val="00DE3032"/>
    <w:rsid w:val="00DE3098"/>
    <w:rsid w:val="00DE309B"/>
    <w:rsid w:val="00DE3242"/>
    <w:rsid w:val="00DE33B8"/>
    <w:rsid w:val="00DE3439"/>
    <w:rsid w:val="00DE39BC"/>
    <w:rsid w:val="00DE3A7B"/>
    <w:rsid w:val="00DE3A92"/>
    <w:rsid w:val="00DE3B36"/>
    <w:rsid w:val="00DE3C4A"/>
    <w:rsid w:val="00DE3D6D"/>
    <w:rsid w:val="00DE3DD7"/>
    <w:rsid w:val="00DE3DDB"/>
    <w:rsid w:val="00DE3F67"/>
    <w:rsid w:val="00DE42BC"/>
    <w:rsid w:val="00DE436C"/>
    <w:rsid w:val="00DE441D"/>
    <w:rsid w:val="00DE448F"/>
    <w:rsid w:val="00DE44C5"/>
    <w:rsid w:val="00DE44DA"/>
    <w:rsid w:val="00DE4534"/>
    <w:rsid w:val="00DE45B0"/>
    <w:rsid w:val="00DE4635"/>
    <w:rsid w:val="00DE469A"/>
    <w:rsid w:val="00DE4726"/>
    <w:rsid w:val="00DE4846"/>
    <w:rsid w:val="00DE48E6"/>
    <w:rsid w:val="00DE4B4E"/>
    <w:rsid w:val="00DE4C66"/>
    <w:rsid w:val="00DE4CA3"/>
    <w:rsid w:val="00DE4DC1"/>
    <w:rsid w:val="00DE4FF1"/>
    <w:rsid w:val="00DE5140"/>
    <w:rsid w:val="00DE5313"/>
    <w:rsid w:val="00DE54A9"/>
    <w:rsid w:val="00DE55AD"/>
    <w:rsid w:val="00DE56DA"/>
    <w:rsid w:val="00DE56DF"/>
    <w:rsid w:val="00DE575C"/>
    <w:rsid w:val="00DE58B6"/>
    <w:rsid w:val="00DE5E30"/>
    <w:rsid w:val="00DE5EDA"/>
    <w:rsid w:val="00DE60FE"/>
    <w:rsid w:val="00DE63BF"/>
    <w:rsid w:val="00DE65DE"/>
    <w:rsid w:val="00DE67E8"/>
    <w:rsid w:val="00DE69DB"/>
    <w:rsid w:val="00DE6A6C"/>
    <w:rsid w:val="00DE6BD3"/>
    <w:rsid w:val="00DE6C60"/>
    <w:rsid w:val="00DE6C7E"/>
    <w:rsid w:val="00DE6DEB"/>
    <w:rsid w:val="00DE7009"/>
    <w:rsid w:val="00DE7013"/>
    <w:rsid w:val="00DE71A3"/>
    <w:rsid w:val="00DE72DA"/>
    <w:rsid w:val="00DE74F3"/>
    <w:rsid w:val="00DE76B8"/>
    <w:rsid w:val="00DE76C4"/>
    <w:rsid w:val="00DE7A35"/>
    <w:rsid w:val="00DE7C24"/>
    <w:rsid w:val="00DE7C27"/>
    <w:rsid w:val="00DE7D99"/>
    <w:rsid w:val="00DE7FFB"/>
    <w:rsid w:val="00DF00F3"/>
    <w:rsid w:val="00DF00FE"/>
    <w:rsid w:val="00DF04CC"/>
    <w:rsid w:val="00DF0A5A"/>
    <w:rsid w:val="00DF0AA4"/>
    <w:rsid w:val="00DF0B63"/>
    <w:rsid w:val="00DF0B83"/>
    <w:rsid w:val="00DF0C6C"/>
    <w:rsid w:val="00DF0C76"/>
    <w:rsid w:val="00DF0C83"/>
    <w:rsid w:val="00DF0C9C"/>
    <w:rsid w:val="00DF0D2B"/>
    <w:rsid w:val="00DF1047"/>
    <w:rsid w:val="00DF1182"/>
    <w:rsid w:val="00DF1230"/>
    <w:rsid w:val="00DF1283"/>
    <w:rsid w:val="00DF13A3"/>
    <w:rsid w:val="00DF15EF"/>
    <w:rsid w:val="00DF1637"/>
    <w:rsid w:val="00DF17E5"/>
    <w:rsid w:val="00DF17FC"/>
    <w:rsid w:val="00DF1937"/>
    <w:rsid w:val="00DF1B18"/>
    <w:rsid w:val="00DF1D3B"/>
    <w:rsid w:val="00DF1D9E"/>
    <w:rsid w:val="00DF1E58"/>
    <w:rsid w:val="00DF2019"/>
    <w:rsid w:val="00DF2049"/>
    <w:rsid w:val="00DF206D"/>
    <w:rsid w:val="00DF20CE"/>
    <w:rsid w:val="00DF2527"/>
    <w:rsid w:val="00DF25C6"/>
    <w:rsid w:val="00DF2603"/>
    <w:rsid w:val="00DF2651"/>
    <w:rsid w:val="00DF29A3"/>
    <w:rsid w:val="00DF2B06"/>
    <w:rsid w:val="00DF2B7F"/>
    <w:rsid w:val="00DF2BE1"/>
    <w:rsid w:val="00DF2C7C"/>
    <w:rsid w:val="00DF3269"/>
    <w:rsid w:val="00DF3453"/>
    <w:rsid w:val="00DF354A"/>
    <w:rsid w:val="00DF35CB"/>
    <w:rsid w:val="00DF362F"/>
    <w:rsid w:val="00DF39DA"/>
    <w:rsid w:val="00DF3B46"/>
    <w:rsid w:val="00DF3B4A"/>
    <w:rsid w:val="00DF3CA4"/>
    <w:rsid w:val="00DF3FDA"/>
    <w:rsid w:val="00DF4021"/>
    <w:rsid w:val="00DF40E8"/>
    <w:rsid w:val="00DF42AC"/>
    <w:rsid w:val="00DF4321"/>
    <w:rsid w:val="00DF4408"/>
    <w:rsid w:val="00DF4791"/>
    <w:rsid w:val="00DF49B3"/>
    <w:rsid w:val="00DF49C6"/>
    <w:rsid w:val="00DF4B43"/>
    <w:rsid w:val="00DF4CAD"/>
    <w:rsid w:val="00DF4D62"/>
    <w:rsid w:val="00DF50AE"/>
    <w:rsid w:val="00DF5144"/>
    <w:rsid w:val="00DF5349"/>
    <w:rsid w:val="00DF565D"/>
    <w:rsid w:val="00DF5781"/>
    <w:rsid w:val="00DF5B05"/>
    <w:rsid w:val="00DF5BF7"/>
    <w:rsid w:val="00DF5C35"/>
    <w:rsid w:val="00DF5D4C"/>
    <w:rsid w:val="00DF5FAD"/>
    <w:rsid w:val="00DF5FD6"/>
    <w:rsid w:val="00DF60C5"/>
    <w:rsid w:val="00DF61A4"/>
    <w:rsid w:val="00DF620C"/>
    <w:rsid w:val="00DF627F"/>
    <w:rsid w:val="00DF642E"/>
    <w:rsid w:val="00DF64CC"/>
    <w:rsid w:val="00DF6524"/>
    <w:rsid w:val="00DF6688"/>
    <w:rsid w:val="00DF66EA"/>
    <w:rsid w:val="00DF670F"/>
    <w:rsid w:val="00DF6712"/>
    <w:rsid w:val="00DF67B2"/>
    <w:rsid w:val="00DF689D"/>
    <w:rsid w:val="00DF6982"/>
    <w:rsid w:val="00DF6B2E"/>
    <w:rsid w:val="00DF6D31"/>
    <w:rsid w:val="00DF6E3D"/>
    <w:rsid w:val="00DF7012"/>
    <w:rsid w:val="00DF703F"/>
    <w:rsid w:val="00DF73E8"/>
    <w:rsid w:val="00DF75C0"/>
    <w:rsid w:val="00DF75C4"/>
    <w:rsid w:val="00DF76B1"/>
    <w:rsid w:val="00DF773B"/>
    <w:rsid w:val="00DF7951"/>
    <w:rsid w:val="00DF79DC"/>
    <w:rsid w:val="00DF7B44"/>
    <w:rsid w:val="00DF7E24"/>
    <w:rsid w:val="00DF7E76"/>
    <w:rsid w:val="00DF7FE3"/>
    <w:rsid w:val="00E0003D"/>
    <w:rsid w:val="00E000F8"/>
    <w:rsid w:val="00E00145"/>
    <w:rsid w:val="00E0048D"/>
    <w:rsid w:val="00E004B1"/>
    <w:rsid w:val="00E00858"/>
    <w:rsid w:val="00E00871"/>
    <w:rsid w:val="00E0092D"/>
    <w:rsid w:val="00E00936"/>
    <w:rsid w:val="00E00DE5"/>
    <w:rsid w:val="00E00DF5"/>
    <w:rsid w:val="00E00F95"/>
    <w:rsid w:val="00E00F99"/>
    <w:rsid w:val="00E011AC"/>
    <w:rsid w:val="00E01245"/>
    <w:rsid w:val="00E01257"/>
    <w:rsid w:val="00E01355"/>
    <w:rsid w:val="00E014C0"/>
    <w:rsid w:val="00E014E4"/>
    <w:rsid w:val="00E01929"/>
    <w:rsid w:val="00E019EC"/>
    <w:rsid w:val="00E01A19"/>
    <w:rsid w:val="00E01A4D"/>
    <w:rsid w:val="00E01BD3"/>
    <w:rsid w:val="00E01C0E"/>
    <w:rsid w:val="00E01E1F"/>
    <w:rsid w:val="00E01E46"/>
    <w:rsid w:val="00E01EA9"/>
    <w:rsid w:val="00E01F46"/>
    <w:rsid w:val="00E01F4E"/>
    <w:rsid w:val="00E022C0"/>
    <w:rsid w:val="00E02378"/>
    <w:rsid w:val="00E02466"/>
    <w:rsid w:val="00E02AE0"/>
    <w:rsid w:val="00E02C15"/>
    <w:rsid w:val="00E02D37"/>
    <w:rsid w:val="00E02DB8"/>
    <w:rsid w:val="00E0301F"/>
    <w:rsid w:val="00E03445"/>
    <w:rsid w:val="00E03634"/>
    <w:rsid w:val="00E03896"/>
    <w:rsid w:val="00E038B1"/>
    <w:rsid w:val="00E03AB0"/>
    <w:rsid w:val="00E03AFB"/>
    <w:rsid w:val="00E03D31"/>
    <w:rsid w:val="00E03D9E"/>
    <w:rsid w:val="00E03E15"/>
    <w:rsid w:val="00E03F5E"/>
    <w:rsid w:val="00E03F87"/>
    <w:rsid w:val="00E04581"/>
    <w:rsid w:val="00E0463F"/>
    <w:rsid w:val="00E04658"/>
    <w:rsid w:val="00E04687"/>
    <w:rsid w:val="00E04741"/>
    <w:rsid w:val="00E04762"/>
    <w:rsid w:val="00E0481E"/>
    <w:rsid w:val="00E0483C"/>
    <w:rsid w:val="00E04BCB"/>
    <w:rsid w:val="00E04D11"/>
    <w:rsid w:val="00E04EF6"/>
    <w:rsid w:val="00E0514D"/>
    <w:rsid w:val="00E055B0"/>
    <w:rsid w:val="00E05670"/>
    <w:rsid w:val="00E057F0"/>
    <w:rsid w:val="00E05842"/>
    <w:rsid w:val="00E058E4"/>
    <w:rsid w:val="00E05A31"/>
    <w:rsid w:val="00E05B8F"/>
    <w:rsid w:val="00E05CF2"/>
    <w:rsid w:val="00E05E49"/>
    <w:rsid w:val="00E05ED3"/>
    <w:rsid w:val="00E0609F"/>
    <w:rsid w:val="00E06272"/>
    <w:rsid w:val="00E0636B"/>
    <w:rsid w:val="00E063F5"/>
    <w:rsid w:val="00E0683E"/>
    <w:rsid w:val="00E0686A"/>
    <w:rsid w:val="00E069F9"/>
    <w:rsid w:val="00E06B42"/>
    <w:rsid w:val="00E06BCB"/>
    <w:rsid w:val="00E06C33"/>
    <w:rsid w:val="00E06C7B"/>
    <w:rsid w:val="00E06E4F"/>
    <w:rsid w:val="00E07001"/>
    <w:rsid w:val="00E0703B"/>
    <w:rsid w:val="00E071DF"/>
    <w:rsid w:val="00E07670"/>
    <w:rsid w:val="00E07797"/>
    <w:rsid w:val="00E07841"/>
    <w:rsid w:val="00E07874"/>
    <w:rsid w:val="00E07968"/>
    <w:rsid w:val="00E07981"/>
    <w:rsid w:val="00E07C92"/>
    <w:rsid w:val="00E1050A"/>
    <w:rsid w:val="00E10511"/>
    <w:rsid w:val="00E108F2"/>
    <w:rsid w:val="00E10CBE"/>
    <w:rsid w:val="00E10E90"/>
    <w:rsid w:val="00E11028"/>
    <w:rsid w:val="00E11050"/>
    <w:rsid w:val="00E11059"/>
    <w:rsid w:val="00E1114D"/>
    <w:rsid w:val="00E11222"/>
    <w:rsid w:val="00E113B6"/>
    <w:rsid w:val="00E11404"/>
    <w:rsid w:val="00E11432"/>
    <w:rsid w:val="00E11513"/>
    <w:rsid w:val="00E1154E"/>
    <w:rsid w:val="00E1169F"/>
    <w:rsid w:val="00E117BE"/>
    <w:rsid w:val="00E11B86"/>
    <w:rsid w:val="00E11C23"/>
    <w:rsid w:val="00E11DA7"/>
    <w:rsid w:val="00E11DE8"/>
    <w:rsid w:val="00E11E4E"/>
    <w:rsid w:val="00E11F7E"/>
    <w:rsid w:val="00E11FC6"/>
    <w:rsid w:val="00E120CE"/>
    <w:rsid w:val="00E120EC"/>
    <w:rsid w:val="00E122E0"/>
    <w:rsid w:val="00E1267F"/>
    <w:rsid w:val="00E12B7F"/>
    <w:rsid w:val="00E12B8B"/>
    <w:rsid w:val="00E12EB1"/>
    <w:rsid w:val="00E12FC5"/>
    <w:rsid w:val="00E12FD1"/>
    <w:rsid w:val="00E13175"/>
    <w:rsid w:val="00E131E9"/>
    <w:rsid w:val="00E13329"/>
    <w:rsid w:val="00E13464"/>
    <w:rsid w:val="00E134C9"/>
    <w:rsid w:val="00E1381F"/>
    <w:rsid w:val="00E13832"/>
    <w:rsid w:val="00E13952"/>
    <w:rsid w:val="00E13CC9"/>
    <w:rsid w:val="00E13E84"/>
    <w:rsid w:val="00E1404E"/>
    <w:rsid w:val="00E14338"/>
    <w:rsid w:val="00E14373"/>
    <w:rsid w:val="00E143B9"/>
    <w:rsid w:val="00E146E2"/>
    <w:rsid w:val="00E147D8"/>
    <w:rsid w:val="00E14935"/>
    <w:rsid w:val="00E14967"/>
    <w:rsid w:val="00E14AE6"/>
    <w:rsid w:val="00E14E20"/>
    <w:rsid w:val="00E14EE8"/>
    <w:rsid w:val="00E14FC9"/>
    <w:rsid w:val="00E15033"/>
    <w:rsid w:val="00E1503C"/>
    <w:rsid w:val="00E151F7"/>
    <w:rsid w:val="00E15698"/>
    <w:rsid w:val="00E158F5"/>
    <w:rsid w:val="00E15A49"/>
    <w:rsid w:val="00E15C28"/>
    <w:rsid w:val="00E15F36"/>
    <w:rsid w:val="00E1647F"/>
    <w:rsid w:val="00E1663F"/>
    <w:rsid w:val="00E16861"/>
    <w:rsid w:val="00E168F3"/>
    <w:rsid w:val="00E16926"/>
    <w:rsid w:val="00E1693E"/>
    <w:rsid w:val="00E16A04"/>
    <w:rsid w:val="00E16AA0"/>
    <w:rsid w:val="00E16AB1"/>
    <w:rsid w:val="00E16ACB"/>
    <w:rsid w:val="00E16AEC"/>
    <w:rsid w:val="00E16BBB"/>
    <w:rsid w:val="00E1735A"/>
    <w:rsid w:val="00E1740A"/>
    <w:rsid w:val="00E176E0"/>
    <w:rsid w:val="00E176E3"/>
    <w:rsid w:val="00E17846"/>
    <w:rsid w:val="00E1794D"/>
    <w:rsid w:val="00E17968"/>
    <w:rsid w:val="00E17B33"/>
    <w:rsid w:val="00E17B7F"/>
    <w:rsid w:val="00E200C8"/>
    <w:rsid w:val="00E201A1"/>
    <w:rsid w:val="00E20201"/>
    <w:rsid w:val="00E20759"/>
    <w:rsid w:val="00E207D9"/>
    <w:rsid w:val="00E20F61"/>
    <w:rsid w:val="00E2119D"/>
    <w:rsid w:val="00E211F1"/>
    <w:rsid w:val="00E21251"/>
    <w:rsid w:val="00E21374"/>
    <w:rsid w:val="00E2149E"/>
    <w:rsid w:val="00E21553"/>
    <w:rsid w:val="00E21B62"/>
    <w:rsid w:val="00E21E9C"/>
    <w:rsid w:val="00E22068"/>
    <w:rsid w:val="00E22069"/>
    <w:rsid w:val="00E2233C"/>
    <w:rsid w:val="00E22349"/>
    <w:rsid w:val="00E223C4"/>
    <w:rsid w:val="00E2254A"/>
    <w:rsid w:val="00E22924"/>
    <w:rsid w:val="00E22929"/>
    <w:rsid w:val="00E22B8E"/>
    <w:rsid w:val="00E22BA4"/>
    <w:rsid w:val="00E22C93"/>
    <w:rsid w:val="00E22F3A"/>
    <w:rsid w:val="00E231EF"/>
    <w:rsid w:val="00E2330A"/>
    <w:rsid w:val="00E2333C"/>
    <w:rsid w:val="00E23492"/>
    <w:rsid w:val="00E234E1"/>
    <w:rsid w:val="00E235D6"/>
    <w:rsid w:val="00E23979"/>
    <w:rsid w:val="00E23A05"/>
    <w:rsid w:val="00E23D3C"/>
    <w:rsid w:val="00E23DC6"/>
    <w:rsid w:val="00E23E64"/>
    <w:rsid w:val="00E242E3"/>
    <w:rsid w:val="00E244F3"/>
    <w:rsid w:val="00E2452B"/>
    <w:rsid w:val="00E245D5"/>
    <w:rsid w:val="00E24606"/>
    <w:rsid w:val="00E24641"/>
    <w:rsid w:val="00E24A20"/>
    <w:rsid w:val="00E24BAF"/>
    <w:rsid w:val="00E24CB4"/>
    <w:rsid w:val="00E24DA2"/>
    <w:rsid w:val="00E24FF8"/>
    <w:rsid w:val="00E2517F"/>
    <w:rsid w:val="00E25411"/>
    <w:rsid w:val="00E254FD"/>
    <w:rsid w:val="00E25680"/>
    <w:rsid w:val="00E256B0"/>
    <w:rsid w:val="00E257F3"/>
    <w:rsid w:val="00E25820"/>
    <w:rsid w:val="00E25A14"/>
    <w:rsid w:val="00E25D28"/>
    <w:rsid w:val="00E25F04"/>
    <w:rsid w:val="00E26339"/>
    <w:rsid w:val="00E26591"/>
    <w:rsid w:val="00E268FD"/>
    <w:rsid w:val="00E26AE7"/>
    <w:rsid w:val="00E26BA9"/>
    <w:rsid w:val="00E26CC7"/>
    <w:rsid w:val="00E26DA6"/>
    <w:rsid w:val="00E26F26"/>
    <w:rsid w:val="00E26F9F"/>
    <w:rsid w:val="00E26FF2"/>
    <w:rsid w:val="00E272DB"/>
    <w:rsid w:val="00E272ED"/>
    <w:rsid w:val="00E27342"/>
    <w:rsid w:val="00E274DB"/>
    <w:rsid w:val="00E27716"/>
    <w:rsid w:val="00E27747"/>
    <w:rsid w:val="00E27768"/>
    <w:rsid w:val="00E27B63"/>
    <w:rsid w:val="00E27D35"/>
    <w:rsid w:val="00E27DAF"/>
    <w:rsid w:val="00E30264"/>
    <w:rsid w:val="00E3034F"/>
    <w:rsid w:val="00E30457"/>
    <w:rsid w:val="00E3050C"/>
    <w:rsid w:val="00E3059E"/>
    <w:rsid w:val="00E30854"/>
    <w:rsid w:val="00E30A93"/>
    <w:rsid w:val="00E30AE9"/>
    <w:rsid w:val="00E30B2F"/>
    <w:rsid w:val="00E30BE1"/>
    <w:rsid w:val="00E30D72"/>
    <w:rsid w:val="00E30E6B"/>
    <w:rsid w:val="00E30F84"/>
    <w:rsid w:val="00E310D2"/>
    <w:rsid w:val="00E310DF"/>
    <w:rsid w:val="00E31208"/>
    <w:rsid w:val="00E312C4"/>
    <w:rsid w:val="00E312FB"/>
    <w:rsid w:val="00E3133E"/>
    <w:rsid w:val="00E313A2"/>
    <w:rsid w:val="00E31468"/>
    <w:rsid w:val="00E316F1"/>
    <w:rsid w:val="00E319EC"/>
    <w:rsid w:val="00E31A2E"/>
    <w:rsid w:val="00E31B0E"/>
    <w:rsid w:val="00E31B76"/>
    <w:rsid w:val="00E31DC7"/>
    <w:rsid w:val="00E31E61"/>
    <w:rsid w:val="00E31F97"/>
    <w:rsid w:val="00E321F6"/>
    <w:rsid w:val="00E326B6"/>
    <w:rsid w:val="00E3291F"/>
    <w:rsid w:val="00E329D5"/>
    <w:rsid w:val="00E32A4F"/>
    <w:rsid w:val="00E32A91"/>
    <w:rsid w:val="00E32F81"/>
    <w:rsid w:val="00E33156"/>
    <w:rsid w:val="00E335C1"/>
    <w:rsid w:val="00E335F8"/>
    <w:rsid w:val="00E3365A"/>
    <w:rsid w:val="00E337A4"/>
    <w:rsid w:val="00E337D7"/>
    <w:rsid w:val="00E3389E"/>
    <w:rsid w:val="00E33933"/>
    <w:rsid w:val="00E33942"/>
    <w:rsid w:val="00E339E3"/>
    <w:rsid w:val="00E33E1E"/>
    <w:rsid w:val="00E33EEB"/>
    <w:rsid w:val="00E33F7B"/>
    <w:rsid w:val="00E340E0"/>
    <w:rsid w:val="00E34107"/>
    <w:rsid w:val="00E3441B"/>
    <w:rsid w:val="00E34A1F"/>
    <w:rsid w:val="00E34D9F"/>
    <w:rsid w:val="00E35036"/>
    <w:rsid w:val="00E35050"/>
    <w:rsid w:val="00E35092"/>
    <w:rsid w:val="00E351EA"/>
    <w:rsid w:val="00E3555F"/>
    <w:rsid w:val="00E35567"/>
    <w:rsid w:val="00E355E2"/>
    <w:rsid w:val="00E35963"/>
    <w:rsid w:val="00E35A92"/>
    <w:rsid w:val="00E35ADC"/>
    <w:rsid w:val="00E35B48"/>
    <w:rsid w:val="00E360BA"/>
    <w:rsid w:val="00E360EC"/>
    <w:rsid w:val="00E361A3"/>
    <w:rsid w:val="00E362B5"/>
    <w:rsid w:val="00E3644E"/>
    <w:rsid w:val="00E36773"/>
    <w:rsid w:val="00E3677E"/>
    <w:rsid w:val="00E36E0E"/>
    <w:rsid w:val="00E37036"/>
    <w:rsid w:val="00E37076"/>
    <w:rsid w:val="00E370CA"/>
    <w:rsid w:val="00E37127"/>
    <w:rsid w:val="00E37224"/>
    <w:rsid w:val="00E37295"/>
    <w:rsid w:val="00E372CE"/>
    <w:rsid w:val="00E373B8"/>
    <w:rsid w:val="00E37436"/>
    <w:rsid w:val="00E3749C"/>
    <w:rsid w:val="00E378D6"/>
    <w:rsid w:val="00E37936"/>
    <w:rsid w:val="00E37953"/>
    <w:rsid w:val="00E379E7"/>
    <w:rsid w:val="00E37A78"/>
    <w:rsid w:val="00E37A9F"/>
    <w:rsid w:val="00E37B3A"/>
    <w:rsid w:val="00E37C3E"/>
    <w:rsid w:val="00E37DE8"/>
    <w:rsid w:val="00E40018"/>
    <w:rsid w:val="00E4011C"/>
    <w:rsid w:val="00E4012A"/>
    <w:rsid w:val="00E4012E"/>
    <w:rsid w:val="00E40457"/>
    <w:rsid w:val="00E404EA"/>
    <w:rsid w:val="00E40527"/>
    <w:rsid w:val="00E406D7"/>
    <w:rsid w:val="00E40969"/>
    <w:rsid w:val="00E40A90"/>
    <w:rsid w:val="00E40C8F"/>
    <w:rsid w:val="00E40DEA"/>
    <w:rsid w:val="00E40E14"/>
    <w:rsid w:val="00E410A8"/>
    <w:rsid w:val="00E411B7"/>
    <w:rsid w:val="00E41308"/>
    <w:rsid w:val="00E4130D"/>
    <w:rsid w:val="00E41368"/>
    <w:rsid w:val="00E41700"/>
    <w:rsid w:val="00E417D6"/>
    <w:rsid w:val="00E41A7B"/>
    <w:rsid w:val="00E41B1E"/>
    <w:rsid w:val="00E41BCB"/>
    <w:rsid w:val="00E41CF0"/>
    <w:rsid w:val="00E41EF5"/>
    <w:rsid w:val="00E42026"/>
    <w:rsid w:val="00E42133"/>
    <w:rsid w:val="00E42226"/>
    <w:rsid w:val="00E42A88"/>
    <w:rsid w:val="00E42C87"/>
    <w:rsid w:val="00E42D3E"/>
    <w:rsid w:val="00E4330B"/>
    <w:rsid w:val="00E43312"/>
    <w:rsid w:val="00E4333B"/>
    <w:rsid w:val="00E4333C"/>
    <w:rsid w:val="00E4337A"/>
    <w:rsid w:val="00E43407"/>
    <w:rsid w:val="00E43733"/>
    <w:rsid w:val="00E438E4"/>
    <w:rsid w:val="00E43A2C"/>
    <w:rsid w:val="00E43A32"/>
    <w:rsid w:val="00E43C09"/>
    <w:rsid w:val="00E43D67"/>
    <w:rsid w:val="00E43D6F"/>
    <w:rsid w:val="00E43DB9"/>
    <w:rsid w:val="00E43ED8"/>
    <w:rsid w:val="00E441C6"/>
    <w:rsid w:val="00E4426F"/>
    <w:rsid w:val="00E44542"/>
    <w:rsid w:val="00E44638"/>
    <w:rsid w:val="00E44783"/>
    <w:rsid w:val="00E44985"/>
    <w:rsid w:val="00E44B0B"/>
    <w:rsid w:val="00E44D97"/>
    <w:rsid w:val="00E4506C"/>
    <w:rsid w:val="00E45091"/>
    <w:rsid w:val="00E450EE"/>
    <w:rsid w:val="00E451C0"/>
    <w:rsid w:val="00E45614"/>
    <w:rsid w:val="00E45656"/>
    <w:rsid w:val="00E4580B"/>
    <w:rsid w:val="00E459E5"/>
    <w:rsid w:val="00E45B56"/>
    <w:rsid w:val="00E45BE8"/>
    <w:rsid w:val="00E45BF8"/>
    <w:rsid w:val="00E45D49"/>
    <w:rsid w:val="00E45E91"/>
    <w:rsid w:val="00E45E9A"/>
    <w:rsid w:val="00E460FB"/>
    <w:rsid w:val="00E46150"/>
    <w:rsid w:val="00E46229"/>
    <w:rsid w:val="00E4628A"/>
    <w:rsid w:val="00E46330"/>
    <w:rsid w:val="00E46405"/>
    <w:rsid w:val="00E46440"/>
    <w:rsid w:val="00E46546"/>
    <w:rsid w:val="00E46585"/>
    <w:rsid w:val="00E46590"/>
    <w:rsid w:val="00E4676A"/>
    <w:rsid w:val="00E46874"/>
    <w:rsid w:val="00E46979"/>
    <w:rsid w:val="00E46995"/>
    <w:rsid w:val="00E469C8"/>
    <w:rsid w:val="00E46BB3"/>
    <w:rsid w:val="00E46C07"/>
    <w:rsid w:val="00E46C3D"/>
    <w:rsid w:val="00E46D91"/>
    <w:rsid w:val="00E470A9"/>
    <w:rsid w:val="00E470B6"/>
    <w:rsid w:val="00E470DE"/>
    <w:rsid w:val="00E472F3"/>
    <w:rsid w:val="00E472F7"/>
    <w:rsid w:val="00E47335"/>
    <w:rsid w:val="00E47504"/>
    <w:rsid w:val="00E476A6"/>
    <w:rsid w:val="00E47770"/>
    <w:rsid w:val="00E477D6"/>
    <w:rsid w:val="00E478F6"/>
    <w:rsid w:val="00E479EE"/>
    <w:rsid w:val="00E47D81"/>
    <w:rsid w:val="00E47D9E"/>
    <w:rsid w:val="00E47DD8"/>
    <w:rsid w:val="00E47DE5"/>
    <w:rsid w:val="00E47E04"/>
    <w:rsid w:val="00E50068"/>
    <w:rsid w:val="00E50079"/>
    <w:rsid w:val="00E503F8"/>
    <w:rsid w:val="00E5043A"/>
    <w:rsid w:val="00E50471"/>
    <w:rsid w:val="00E50519"/>
    <w:rsid w:val="00E5051C"/>
    <w:rsid w:val="00E5059E"/>
    <w:rsid w:val="00E505A1"/>
    <w:rsid w:val="00E505EF"/>
    <w:rsid w:val="00E50765"/>
    <w:rsid w:val="00E50CE5"/>
    <w:rsid w:val="00E50EC6"/>
    <w:rsid w:val="00E50FC5"/>
    <w:rsid w:val="00E51087"/>
    <w:rsid w:val="00E510E4"/>
    <w:rsid w:val="00E5116C"/>
    <w:rsid w:val="00E512B9"/>
    <w:rsid w:val="00E5142E"/>
    <w:rsid w:val="00E515C3"/>
    <w:rsid w:val="00E515F1"/>
    <w:rsid w:val="00E51892"/>
    <w:rsid w:val="00E51A43"/>
    <w:rsid w:val="00E51AAB"/>
    <w:rsid w:val="00E51BD2"/>
    <w:rsid w:val="00E51BE3"/>
    <w:rsid w:val="00E51E59"/>
    <w:rsid w:val="00E51E7D"/>
    <w:rsid w:val="00E51F38"/>
    <w:rsid w:val="00E521FD"/>
    <w:rsid w:val="00E526EA"/>
    <w:rsid w:val="00E528CB"/>
    <w:rsid w:val="00E52A5A"/>
    <w:rsid w:val="00E52B38"/>
    <w:rsid w:val="00E52F8E"/>
    <w:rsid w:val="00E52FEC"/>
    <w:rsid w:val="00E531D0"/>
    <w:rsid w:val="00E53463"/>
    <w:rsid w:val="00E535F2"/>
    <w:rsid w:val="00E53728"/>
    <w:rsid w:val="00E5375B"/>
    <w:rsid w:val="00E537A0"/>
    <w:rsid w:val="00E537B1"/>
    <w:rsid w:val="00E53846"/>
    <w:rsid w:val="00E539FA"/>
    <w:rsid w:val="00E53EB6"/>
    <w:rsid w:val="00E53ECE"/>
    <w:rsid w:val="00E53F38"/>
    <w:rsid w:val="00E54133"/>
    <w:rsid w:val="00E545C6"/>
    <w:rsid w:val="00E54726"/>
    <w:rsid w:val="00E54829"/>
    <w:rsid w:val="00E54C20"/>
    <w:rsid w:val="00E54C68"/>
    <w:rsid w:val="00E54D13"/>
    <w:rsid w:val="00E54D34"/>
    <w:rsid w:val="00E54E88"/>
    <w:rsid w:val="00E55229"/>
    <w:rsid w:val="00E5538D"/>
    <w:rsid w:val="00E554D0"/>
    <w:rsid w:val="00E55533"/>
    <w:rsid w:val="00E5553F"/>
    <w:rsid w:val="00E5580D"/>
    <w:rsid w:val="00E55974"/>
    <w:rsid w:val="00E55A78"/>
    <w:rsid w:val="00E55B91"/>
    <w:rsid w:val="00E5613D"/>
    <w:rsid w:val="00E56160"/>
    <w:rsid w:val="00E5631A"/>
    <w:rsid w:val="00E56970"/>
    <w:rsid w:val="00E56CAF"/>
    <w:rsid w:val="00E56DD9"/>
    <w:rsid w:val="00E56FFF"/>
    <w:rsid w:val="00E571EC"/>
    <w:rsid w:val="00E57348"/>
    <w:rsid w:val="00E575A0"/>
    <w:rsid w:val="00E575EE"/>
    <w:rsid w:val="00E57767"/>
    <w:rsid w:val="00E57859"/>
    <w:rsid w:val="00E57A5C"/>
    <w:rsid w:val="00E57D30"/>
    <w:rsid w:val="00E57FF1"/>
    <w:rsid w:val="00E604AF"/>
    <w:rsid w:val="00E604DA"/>
    <w:rsid w:val="00E6076A"/>
    <w:rsid w:val="00E60AF3"/>
    <w:rsid w:val="00E60BFB"/>
    <w:rsid w:val="00E60C3A"/>
    <w:rsid w:val="00E60CF4"/>
    <w:rsid w:val="00E610FB"/>
    <w:rsid w:val="00E611AB"/>
    <w:rsid w:val="00E61213"/>
    <w:rsid w:val="00E614B3"/>
    <w:rsid w:val="00E614E8"/>
    <w:rsid w:val="00E614EF"/>
    <w:rsid w:val="00E614F3"/>
    <w:rsid w:val="00E6168C"/>
    <w:rsid w:val="00E61890"/>
    <w:rsid w:val="00E619DC"/>
    <w:rsid w:val="00E61AED"/>
    <w:rsid w:val="00E61EE1"/>
    <w:rsid w:val="00E61FA1"/>
    <w:rsid w:val="00E61FB2"/>
    <w:rsid w:val="00E62070"/>
    <w:rsid w:val="00E6212B"/>
    <w:rsid w:val="00E62162"/>
    <w:rsid w:val="00E6219E"/>
    <w:rsid w:val="00E623C0"/>
    <w:rsid w:val="00E6243F"/>
    <w:rsid w:val="00E62797"/>
    <w:rsid w:val="00E628B4"/>
    <w:rsid w:val="00E62953"/>
    <w:rsid w:val="00E62989"/>
    <w:rsid w:val="00E62A34"/>
    <w:rsid w:val="00E62A76"/>
    <w:rsid w:val="00E62B01"/>
    <w:rsid w:val="00E62F89"/>
    <w:rsid w:val="00E63087"/>
    <w:rsid w:val="00E63215"/>
    <w:rsid w:val="00E6322E"/>
    <w:rsid w:val="00E63753"/>
    <w:rsid w:val="00E63825"/>
    <w:rsid w:val="00E638FE"/>
    <w:rsid w:val="00E639D8"/>
    <w:rsid w:val="00E63B77"/>
    <w:rsid w:val="00E63CB2"/>
    <w:rsid w:val="00E63F4D"/>
    <w:rsid w:val="00E63FC7"/>
    <w:rsid w:val="00E64020"/>
    <w:rsid w:val="00E64104"/>
    <w:rsid w:val="00E64179"/>
    <w:rsid w:val="00E64330"/>
    <w:rsid w:val="00E64533"/>
    <w:rsid w:val="00E645DC"/>
    <w:rsid w:val="00E64666"/>
    <w:rsid w:val="00E64882"/>
    <w:rsid w:val="00E64E46"/>
    <w:rsid w:val="00E64ECD"/>
    <w:rsid w:val="00E65043"/>
    <w:rsid w:val="00E65055"/>
    <w:rsid w:val="00E650E5"/>
    <w:rsid w:val="00E65139"/>
    <w:rsid w:val="00E651BF"/>
    <w:rsid w:val="00E651F2"/>
    <w:rsid w:val="00E652C4"/>
    <w:rsid w:val="00E653DC"/>
    <w:rsid w:val="00E65400"/>
    <w:rsid w:val="00E6571A"/>
    <w:rsid w:val="00E65758"/>
    <w:rsid w:val="00E658CC"/>
    <w:rsid w:val="00E65B37"/>
    <w:rsid w:val="00E65E57"/>
    <w:rsid w:val="00E66034"/>
    <w:rsid w:val="00E6614D"/>
    <w:rsid w:val="00E661EB"/>
    <w:rsid w:val="00E662AB"/>
    <w:rsid w:val="00E664D5"/>
    <w:rsid w:val="00E664EF"/>
    <w:rsid w:val="00E66563"/>
    <w:rsid w:val="00E6681B"/>
    <w:rsid w:val="00E6694D"/>
    <w:rsid w:val="00E6697A"/>
    <w:rsid w:val="00E669E2"/>
    <w:rsid w:val="00E66D00"/>
    <w:rsid w:val="00E66D68"/>
    <w:rsid w:val="00E66EEB"/>
    <w:rsid w:val="00E66F14"/>
    <w:rsid w:val="00E67034"/>
    <w:rsid w:val="00E67162"/>
    <w:rsid w:val="00E673F1"/>
    <w:rsid w:val="00E676AD"/>
    <w:rsid w:val="00E67B5C"/>
    <w:rsid w:val="00E67CC0"/>
    <w:rsid w:val="00E67EEF"/>
    <w:rsid w:val="00E70078"/>
    <w:rsid w:val="00E702F9"/>
    <w:rsid w:val="00E706BF"/>
    <w:rsid w:val="00E706D6"/>
    <w:rsid w:val="00E70714"/>
    <w:rsid w:val="00E70DBD"/>
    <w:rsid w:val="00E710E8"/>
    <w:rsid w:val="00E7116D"/>
    <w:rsid w:val="00E711AF"/>
    <w:rsid w:val="00E714D0"/>
    <w:rsid w:val="00E7158B"/>
    <w:rsid w:val="00E7165C"/>
    <w:rsid w:val="00E7179D"/>
    <w:rsid w:val="00E717A9"/>
    <w:rsid w:val="00E71D57"/>
    <w:rsid w:val="00E71FA9"/>
    <w:rsid w:val="00E72019"/>
    <w:rsid w:val="00E7206F"/>
    <w:rsid w:val="00E720BD"/>
    <w:rsid w:val="00E7228E"/>
    <w:rsid w:val="00E7238E"/>
    <w:rsid w:val="00E7250C"/>
    <w:rsid w:val="00E725DC"/>
    <w:rsid w:val="00E727C3"/>
    <w:rsid w:val="00E72B59"/>
    <w:rsid w:val="00E72DB8"/>
    <w:rsid w:val="00E72F99"/>
    <w:rsid w:val="00E7307D"/>
    <w:rsid w:val="00E734F9"/>
    <w:rsid w:val="00E73528"/>
    <w:rsid w:val="00E7363E"/>
    <w:rsid w:val="00E7368C"/>
    <w:rsid w:val="00E736A4"/>
    <w:rsid w:val="00E73B33"/>
    <w:rsid w:val="00E73C41"/>
    <w:rsid w:val="00E73C8E"/>
    <w:rsid w:val="00E73D39"/>
    <w:rsid w:val="00E741B6"/>
    <w:rsid w:val="00E742B1"/>
    <w:rsid w:val="00E744B3"/>
    <w:rsid w:val="00E74844"/>
    <w:rsid w:val="00E74892"/>
    <w:rsid w:val="00E74A5C"/>
    <w:rsid w:val="00E74AA9"/>
    <w:rsid w:val="00E74BDD"/>
    <w:rsid w:val="00E74C14"/>
    <w:rsid w:val="00E74CEB"/>
    <w:rsid w:val="00E74EEC"/>
    <w:rsid w:val="00E7511D"/>
    <w:rsid w:val="00E75635"/>
    <w:rsid w:val="00E758A5"/>
    <w:rsid w:val="00E759CA"/>
    <w:rsid w:val="00E75C46"/>
    <w:rsid w:val="00E75D43"/>
    <w:rsid w:val="00E75DFB"/>
    <w:rsid w:val="00E75E81"/>
    <w:rsid w:val="00E75FB6"/>
    <w:rsid w:val="00E76410"/>
    <w:rsid w:val="00E764B4"/>
    <w:rsid w:val="00E76530"/>
    <w:rsid w:val="00E76583"/>
    <w:rsid w:val="00E76601"/>
    <w:rsid w:val="00E7664A"/>
    <w:rsid w:val="00E76788"/>
    <w:rsid w:val="00E768A1"/>
    <w:rsid w:val="00E76DD4"/>
    <w:rsid w:val="00E770FA"/>
    <w:rsid w:val="00E77629"/>
    <w:rsid w:val="00E7773C"/>
    <w:rsid w:val="00E77976"/>
    <w:rsid w:val="00E77A55"/>
    <w:rsid w:val="00E77CF4"/>
    <w:rsid w:val="00E77D3A"/>
    <w:rsid w:val="00E77DC0"/>
    <w:rsid w:val="00E77EE3"/>
    <w:rsid w:val="00E77FA1"/>
    <w:rsid w:val="00E80166"/>
    <w:rsid w:val="00E80445"/>
    <w:rsid w:val="00E80470"/>
    <w:rsid w:val="00E806E3"/>
    <w:rsid w:val="00E806E5"/>
    <w:rsid w:val="00E807EC"/>
    <w:rsid w:val="00E80A22"/>
    <w:rsid w:val="00E80A70"/>
    <w:rsid w:val="00E80DE5"/>
    <w:rsid w:val="00E80EFA"/>
    <w:rsid w:val="00E80F3E"/>
    <w:rsid w:val="00E8105E"/>
    <w:rsid w:val="00E81388"/>
    <w:rsid w:val="00E81642"/>
    <w:rsid w:val="00E816C7"/>
    <w:rsid w:val="00E81802"/>
    <w:rsid w:val="00E81974"/>
    <w:rsid w:val="00E819FB"/>
    <w:rsid w:val="00E81A79"/>
    <w:rsid w:val="00E81AAB"/>
    <w:rsid w:val="00E81B36"/>
    <w:rsid w:val="00E81C80"/>
    <w:rsid w:val="00E81CEC"/>
    <w:rsid w:val="00E81D20"/>
    <w:rsid w:val="00E81DA8"/>
    <w:rsid w:val="00E81FA9"/>
    <w:rsid w:val="00E8212E"/>
    <w:rsid w:val="00E8225D"/>
    <w:rsid w:val="00E823C8"/>
    <w:rsid w:val="00E8248B"/>
    <w:rsid w:val="00E8261F"/>
    <w:rsid w:val="00E8279D"/>
    <w:rsid w:val="00E82860"/>
    <w:rsid w:val="00E8294D"/>
    <w:rsid w:val="00E8299C"/>
    <w:rsid w:val="00E83316"/>
    <w:rsid w:val="00E833D8"/>
    <w:rsid w:val="00E8360F"/>
    <w:rsid w:val="00E83762"/>
    <w:rsid w:val="00E837F9"/>
    <w:rsid w:val="00E838B5"/>
    <w:rsid w:val="00E83A38"/>
    <w:rsid w:val="00E83B5D"/>
    <w:rsid w:val="00E83B90"/>
    <w:rsid w:val="00E83BA3"/>
    <w:rsid w:val="00E83CB0"/>
    <w:rsid w:val="00E83DCA"/>
    <w:rsid w:val="00E83F0A"/>
    <w:rsid w:val="00E8411C"/>
    <w:rsid w:val="00E84147"/>
    <w:rsid w:val="00E844B4"/>
    <w:rsid w:val="00E845B8"/>
    <w:rsid w:val="00E8475A"/>
    <w:rsid w:val="00E84AE1"/>
    <w:rsid w:val="00E84FCC"/>
    <w:rsid w:val="00E85681"/>
    <w:rsid w:val="00E856AA"/>
    <w:rsid w:val="00E8576F"/>
    <w:rsid w:val="00E861BB"/>
    <w:rsid w:val="00E8631A"/>
    <w:rsid w:val="00E8633C"/>
    <w:rsid w:val="00E863CE"/>
    <w:rsid w:val="00E863F0"/>
    <w:rsid w:val="00E86540"/>
    <w:rsid w:val="00E8662A"/>
    <w:rsid w:val="00E8662E"/>
    <w:rsid w:val="00E86726"/>
    <w:rsid w:val="00E86841"/>
    <w:rsid w:val="00E869DB"/>
    <w:rsid w:val="00E86A56"/>
    <w:rsid w:val="00E8702A"/>
    <w:rsid w:val="00E870EA"/>
    <w:rsid w:val="00E870FC"/>
    <w:rsid w:val="00E873F6"/>
    <w:rsid w:val="00E87435"/>
    <w:rsid w:val="00E8758E"/>
    <w:rsid w:val="00E875BB"/>
    <w:rsid w:val="00E87842"/>
    <w:rsid w:val="00E8785A"/>
    <w:rsid w:val="00E87ACD"/>
    <w:rsid w:val="00E87CC3"/>
    <w:rsid w:val="00E87D49"/>
    <w:rsid w:val="00E87F2D"/>
    <w:rsid w:val="00E87F51"/>
    <w:rsid w:val="00E87F68"/>
    <w:rsid w:val="00E87FEF"/>
    <w:rsid w:val="00E90001"/>
    <w:rsid w:val="00E90179"/>
    <w:rsid w:val="00E9021A"/>
    <w:rsid w:val="00E90266"/>
    <w:rsid w:val="00E9049D"/>
    <w:rsid w:val="00E90648"/>
    <w:rsid w:val="00E90712"/>
    <w:rsid w:val="00E90749"/>
    <w:rsid w:val="00E90A59"/>
    <w:rsid w:val="00E90C6E"/>
    <w:rsid w:val="00E90C7A"/>
    <w:rsid w:val="00E90CFC"/>
    <w:rsid w:val="00E9121F"/>
    <w:rsid w:val="00E914A2"/>
    <w:rsid w:val="00E9152A"/>
    <w:rsid w:val="00E916FB"/>
    <w:rsid w:val="00E9173C"/>
    <w:rsid w:val="00E9194B"/>
    <w:rsid w:val="00E91D74"/>
    <w:rsid w:val="00E91DEA"/>
    <w:rsid w:val="00E91E74"/>
    <w:rsid w:val="00E92009"/>
    <w:rsid w:val="00E92128"/>
    <w:rsid w:val="00E925C7"/>
    <w:rsid w:val="00E9262A"/>
    <w:rsid w:val="00E9268C"/>
    <w:rsid w:val="00E929E1"/>
    <w:rsid w:val="00E92B6E"/>
    <w:rsid w:val="00E92C68"/>
    <w:rsid w:val="00E92F57"/>
    <w:rsid w:val="00E93226"/>
    <w:rsid w:val="00E93731"/>
    <w:rsid w:val="00E93C2F"/>
    <w:rsid w:val="00E93C74"/>
    <w:rsid w:val="00E93D37"/>
    <w:rsid w:val="00E93EB4"/>
    <w:rsid w:val="00E93F6A"/>
    <w:rsid w:val="00E9414A"/>
    <w:rsid w:val="00E943B1"/>
    <w:rsid w:val="00E943B7"/>
    <w:rsid w:val="00E944DE"/>
    <w:rsid w:val="00E9465F"/>
    <w:rsid w:val="00E94B0B"/>
    <w:rsid w:val="00E94C51"/>
    <w:rsid w:val="00E94DBA"/>
    <w:rsid w:val="00E94E3A"/>
    <w:rsid w:val="00E9517F"/>
    <w:rsid w:val="00E954D1"/>
    <w:rsid w:val="00E954F7"/>
    <w:rsid w:val="00E955BD"/>
    <w:rsid w:val="00E95674"/>
    <w:rsid w:val="00E959D3"/>
    <w:rsid w:val="00E95ACB"/>
    <w:rsid w:val="00E95AEE"/>
    <w:rsid w:val="00E95AF3"/>
    <w:rsid w:val="00E95B03"/>
    <w:rsid w:val="00E95BB0"/>
    <w:rsid w:val="00E95C4B"/>
    <w:rsid w:val="00E95E58"/>
    <w:rsid w:val="00E95F08"/>
    <w:rsid w:val="00E96311"/>
    <w:rsid w:val="00E96342"/>
    <w:rsid w:val="00E9650F"/>
    <w:rsid w:val="00E96613"/>
    <w:rsid w:val="00E966D0"/>
    <w:rsid w:val="00E96724"/>
    <w:rsid w:val="00E967A4"/>
    <w:rsid w:val="00E96883"/>
    <w:rsid w:val="00E96FAC"/>
    <w:rsid w:val="00E9709D"/>
    <w:rsid w:val="00E970A7"/>
    <w:rsid w:val="00E97294"/>
    <w:rsid w:val="00E975BB"/>
    <w:rsid w:val="00E975F6"/>
    <w:rsid w:val="00E975FD"/>
    <w:rsid w:val="00E97669"/>
    <w:rsid w:val="00E97690"/>
    <w:rsid w:val="00E9796C"/>
    <w:rsid w:val="00E97A62"/>
    <w:rsid w:val="00E97A93"/>
    <w:rsid w:val="00E97B9B"/>
    <w:rsid w:val="00E97C5B"/>
    <w:rsid w:val="00E97D3F"/>
    <w:rsid w:val="00E97D74"/>
    <w:rsid w:val="00E97DC2"/>
    <w:rsid w:val="00E97ED9"/>
    <w:rsid w:val="00E97FCB"/>
    <w:rsid w:val="00EA02A5"/>
    <w:rsid w:val="00EA0573"/>
    <w:rsid w:val="00EA077F"/>
    <w:rsid w:val="00EA07CD"/>
    <w:rsid w:val="00EA08CA"/>
    <w:rsid w:val="00EA093F"/>
    <w:rsid w:val="00EA0B12"/>
    <w:rsid w:val="00EA0B21"/>
    <w:rsid w:val="00EA0D20"/>
    <w:rsid w:val="00EA0DE0"/>
    <w:rsid w:val="00EA0ECB"/>
    <w:rsid w:val="00EA1009"/>
    <w:rsid w:val="00EA1083"/>
    <w:rsid w:val="00EA1483"/>
    <w:rsid w:val="00EA15BE"/>
    <w:rsid w:val="00EA1682"/>
    <w:rsid w:val="00EA1697"/>
    <w:rsid w:val="00EA1707"/>
    <w:rsid w:val="00EA17E0"/>
    <w:rsid w:val="00EA1885"/>
    <w:rsid w:val="00EA1922"/>
    <w:rsid w:val="00EA1A4F"/>
    <w:rsid w:val="00EA1D7E"/>
    <w:rsid w:val="00EA1F5F"/>
    <w:rsid w:val="00EA1F92"/>
    <w:rsid w:val="00EA2099"/>
    <w:rsid w:val="00EA2211"/>
    <w:rsid w:val="00EA247F"/>
    <w:rsid w:val="00EA2554"/>
    <w:rsid w:val="00EA25E2"/>
    <w:rsid w:val="00EA263F"/>
    <w:rsid w:val="00EA2738"/>
    <w:rsid w:val="00EA2963"/>
    <w:rsid w:val="00EA296C"/>
    <w:rsid w:val="00EA2CAB"/>
    <w:rsid w:val="00EA2DE0"/>
    <w:rsid w:val="00EA2EC1"/>
    <w:rsid w:val="00EA2F08"/>
    <w:rsid w:val="00EA30F1"/>
    <w:rsid w:val="00EA32FF"/>
    <w:rsid w:val="00EA33F9"/>
    <w:rsid w:val="00EA3478"/>
    <w:rsid w:val="00EA359E"/>
    <w:rsid w:val="00EA377E"/>
    <w:rsid w:val="00EA3ABB"/>
    <w:rsid w:val="00EA3CBD"/>
    <w:rsid w:val="00EA3CE8"/>
    <w:rsid w:val="00EA3D56"/>
    <w:rsid w:val="00EA3D75"/>
    <w:rsid w:val="00EA3D79"/>
    <w:rsid w:val="00EA3DA9"/>
    <w:rsid w:val="00EA3E63"/>
    <w:rsid w:val="00EA4514"/>
    <w:rsid w:val="00EA46C6"/>
    <w:rsid w:val="00EA4765"/>
    <w:rsid w:val="00EA4774"/>
    <w:rsid w:val="00EA4C7B"/>
    <w:rsid w:val="00EA4E7F"/>
    <w:rsid w:val="00EA5130"/>
    <w:rsid w:val="00EA517F"/>
    <w:rsid w:val="00EA52D1"/>
    <w:rsid w:val="00EA52FF"/>
    <w:rsid w:val="00EA5385"/>
    <w:rsid w:val="00EA5476"/>
    <w:rsid w:val="00EA54DF"/>
    <w:rsid w:val="00EA582E"/>
    <w:rsid w:val="00EA59A5"/>
    <w:rsid w:val="00EA5B3E"/>
    <w:rsid w:val="00EA5BBA"/>
    <w:rsid w:val="00EA5C8A"/>
    <w:rsid w:val="00EA5D6E"/>
    <w:rsid w:val="00EA5F08"/>
    <w:rsid w:val="00EA64B4"/>
    <w:rsid w:val="00EA66F3"/>
    <w:rsid w:val="00EA681C"/>
    <w:rsid w:val="00EA68CF"/>
    <w:rsid w:val="00EA69B0"/>
    <w:rsid w:val="00EA6B2E"/>
    <w:rsid w:val="00EA6BE4"/>
    <w:rsid w:val="00EA6CBB"/>
    <w:rsid w:val="00EA6F56"/>
    <w:rsid w:val="00EA71CE"/>
    <w:rsid w:val="00EA730E"/>
    <w:rsid w:val="00EA743B"/>
    <w:rsid w:val="00EA7566"/>
    <w:rsid w:val="00EA7646"/>
    <w:rsid w:val="00EA7678"/>
    <w:rsid w:val="00EA76C4"/>
    <w:rsid w:val="00EA7894"/>
    <w:rsid w:val="00EA7A64"/>
    <w:rsid w:val="00EA7AC3"/>
    <w:rsid w:val="00EA7CEB"/>
    <w:rsid w:val="00EB0160"/>
    <w:rsid w:val="00EB028C"/>
    <w:rsid w:val="00EB0318"/>
    <w:rsid w:val="00EB03C8"/>
    <w:rsid w:val="00EB0472"/>
    <w:rsid w:val="00EB0493"/>
    <w:rsid w:val="00EB0554"/>
    <w:rsid w:val="00EB05D1"/>
    <w:rsid w:val="00EB069A"/>
    <w:rsid w:val="00EB092F"/>
    <w:rsid w:val="00EB0C92"/>
    <w:rsid w:val="00EB0F4F"/>
    <w:rsid w:val="00EB11F4"/>
    <w:rsid w:val="00EB1225"/>
    <w:rsid w:val="00EB13B7"/>
    <w:rsid w:val="00EB1441"/>
    <w:rsid w:val="00EB174C"/>
    <w:rsid w:val="00EB195F"/>
    <w:rsid w:val="00EB197E"/>
    <w:rsid w:val="00EB1ABB"/>
    <w:rsid w:val="00EB1B98"/>
    <w:rsid w:val="00EB1CB6"/>
    <w:rsid w:val="00EB1F23"/>
    <w:rsid w:val="00EB2106"/>
    <w:rsid w:val="00EB211E"/>
    <w:rsid w:val="00EB2166"/>
    <w:rsid w:val="00EB24A8"/>
    <w:rsid w:val="00EB2501"/>
    <w:rsid w:val="00EB259C"/>
    <w:rsid w:val="00EB267D"/>
    <w:rsid w:val="00EB26D9"/>
    <w:rsid w:val="00EB2A46"/>
    <w:rsid w:val="00EB2B70"/>
    <w:rsid w:val="00EB2E66"/>
    <w:rsid w:val="00EB3121"/>
    <w:rsid w:val="00EB31A7"/>
    <w:rsid w:val="00EB32EA"/>
    <w:rsid w:val="00EB33B3"/>
    <w:rsid w:val="00EB33BC"/>
    <w:rsid w:val="00EB33BF"/>
    <w:rsid w:val="00EB34BF"/>
    <w:rsid w:val="00EB34E8"/>
    <w:rsid w:val="00EB3718"/>
    <w:rsid w:val="00EB3A6E"/>
    <w:rsid w:val="00EB3D9F"/>
    <w:rsid w:val="00EB3EA2"/>
    <w:rsid w:val="00EB40E4"/>
    <w:rsid w:val="00EB419B"/>
    <w:rsid w:val="00EB4311"/>
    <w:rsid w:val="00EB44C5"/>
    <w:rsid w:val="00EB44DE"/>
    <w:rsid w:val="00EB47D1"/>
    <w:rsid w:val="00EB48EA"/>
    <w:rsid w:val="00EB495A"/>
    <w:rsid w:val="00EB4A2B"/>
    <w:rsid w:val="00EB4A38"/>
    <w:rsid w:val="00EB4AB6"/>
    <w:rsid w:val="00EB4AF1"/>
    <w:rsid w:val="00EB4CCD"/>
    <w:rsid w:val="00EB4CD3"/>
    <w:rsid w:val="00EB4D81"/>
    <w:rsid w:val="00EB4E98"/>
    <w:rsid w:val="00EB4F00"/>
    <w:rsid w:val="00EB5054"/>
    <w:rsid w:val="00EB509E"/>
    <w:rsid w:val="00EB50C5"/>
    <w:rsid w:val="00EB50DB"/>
    <w:rsid w:val="00EB5136"/>
    <w:rsid w:val="00EB5288"/>
    <w:rsid w:val="00EB550A"/>
    <w:rsid w:val="00EB5723"/>
    <w:rsid w:val="00EB5783"/>
    <w:rsid w:val="00EB5CC4"/>
    <w:rsid w:val="00EB5D8B"/>
    <w:rsid w:val="00EB5E5F"/>
    <w:rsid w:val="00EB5E85"/>
    <w:rsid w:val="00EB6011"/>
    <w:rsid w:val="00EB6183"/>
    <w:rsid w:val="00EB6244"/>
    <w:rsid w:val="00EB63A0"/>
    <w:rsid w:val="00EB6454"/>
    <w:rsid w:val="00EB667F"/>
    <w:rsid w:val="00EB6683"/>
    <w:rsid w:val="00EB6695"/>
    <w:rsid w:val="00EB6704"/>
    <w:rsid w:val="00EB6729"/>
    <w:rsid w:val="00EB6897"/>
    <w:rsid w:val="00EB6937"/>
    <w:rsid w:val="00EB6B3C"/>
    <w:rsid w:val="00EB6BA5"/>
    <w:rsid w:val="00EB6EC2"/>
    <w:rsid w:val="00EB6ED8"/>
    <w:rsid w:val="00EB6F26"/>
    <w:rsid w:val="00EB70AC"/>
    <w:rsid w:val="00EB71F3"/>
    <w:rsid w:val="00EB71F5"/>
    <w:rsid w:val="00EB75B1"/>
    <w:rsid w:val="00EB76EA"/>
    <w:rsid w:val="00EB7707"/>
    <w:rsid w:val="00EB79F3"/>
    <w:rsid w:val="00EB7E63"/>
    <w:rsid w:val="00EC0058"/>
    <w:rsid w:val="00EC005E"/>
    <w:rsid w:val="00EC0125"/>
    <w:rsid w:val="00EC046D"/>
    <w:rsid w:val="00EC058D"/>
    <w:rsid w:val="00EC06CF"/>
    <w:rsid w:val="00EC078F"/>
    <w:rsid w:val="00EC081F"/>
    <w:rsid w:val="00EC0A77"/>
    <w:rsid w:val="00EC0ABB"/>
    <w:rsid w:val="00EC0AE5"/>
    <w:rsid w:val="00EC0CF0"/>
    <w:rsid w:val="00EC0FA4"/>
    <w:rsid w:val="00EC0FDE"/>
    <w:rsid w:val="00EC1178"/>
    <w:rsid w:val="00EC1213"/>
    <w:rsid w:val="00EC14A2"/>
    <w:rsid w:val="00EC1839"/>
    <w:rsid w:val="00EC183B"/>
    <w:rsid w:val="00EC1C54"/>
    <w:rsid w:val="00EC1DCF"/>
    <w:rsid w:val="00EC1E74"/>
    <w:rsid w:val="00EC217D"/>
    <w:rsid w:val="00EC217E"/>
    <w:rsid w:val="00EC226D"/>
    <w:rsid w:val="00EC2594"/>
    <w:rsid w:val="00EC26B3"/>
    <w:rsid w:val="00EC28A5"/>
    <w:rsid w:val="00EC28F0"/>
    <w:rsid w:val="00EC2912"/>
    <w:rsid w:val="00EC2945"/>
    <w:rsid w:val="00EC29D4"/>
    <w:rsid w:val="00EC2A45"/>
    <w:rsid w:val="00EC2C11"/>
    <w:rsid w:val="00EC2CDF"/>
    <w:rsid w:val="00EC2E1D"/>
    <w:rsid w:val="00EC2E3D"/>
    <w:rsid w:val="00EC2FD8"/>
    <w:rsid w:val="00EC31B0"/>
    <w:rsid w:val="00EC3213"/>
    <w:rsid w:val="00EC323A"/>
    <w:rsid w:val="00EC33F2"/>
    <w:rsid w:val="00EC346A"/>
    <w:rsid w:val="00EC3821"/>
    <w:rsid w:val="00EC383F"/>
    <w:rsid w:val="00EC3A98"/>
    <w:rsid w:val="00EC3B88"/>
    <w:rsid w:val="00EC3BFF"/>
    <w:rsid w:val="00EC3C2A"/>
    <w:rsid w:val="00EC3E3B"/>
    <w:rsid w:val="00EC3E61"/>
    <w:rsid w:val="00EC3E8B"/>
    <w:rsid w:val="00EC3EE4"/>
    <w:rsid w:val="00EC4216"/>
    <w:rsid w:val="00EC424A"/>
    <w:rsid w:val="00EC44B5"/>
    <w:rsid w:val="00EC48D7"/>
    <w:rsid w:val="00EC49C7"/>
    <w:rsid w:val="00EC49F1"/>
    <w:rsid w:val="00EC4A7E"/>
    <w:rsid w:val="00EC4CAA"/>
    <w:rsid w:val="00EC4DB4"/>
    <w:rsid w:val="00EC4E50"/>
    <w:rsid w:val="00EC4E63"/>
    <w:rsid w:val="00EC51DA"/>
    <w:rsid w:val="00EC52FD"/>
    <w:rsid w:val="00EC540E"/>
    <w:rsid w:val="00EC5645"/>
    <w:rsid w:val="00EC58EF"/>
    <w:rsid w:val="00EC5903"/>
    <w:rsid w:val="00EC590B"/>
    <w:rsid w:val="00EC59CE"/>
    <w:rsid w:val="00EC5BA9"/>
    <w:rsid w:val="00EC5E3B"/>
    <w:rsid w:val="00EC5E9C"/>
    <w:rsid w:val="00EC5F50"/>
    <w:rsid w:val="00EC5F87"/>
    <w:rsid w:val="00EC601F"/>
    <w:rsid w:val="00EC637B"/>
    <w:rsid w:val="00EC63CC"/>
    <w:rsid w:val="00EC6611"/>
    <w:rsid w:val="00EC66AA"/>
    <w:rsid w:val="00EC6A39"/>
    <w:rsid w:val="00EC6AAC"/>
    <w:rsid w:val="00EC6B48"/>
    <w:rsid w:val="00EC6C8B"/>
    <w:rsid w:val="00EC6E23"/>
    <w:rsid w:val="00EC6F85"/>
    <w:rsid w:val="00EC70B7"/>
    <w:rsid w:val="00EC7354"/>
    <w:rsid w:val="00EC7469"/>
    <w:rsid w:val="00EC76FE"/>
    <w:rsid w:val="00EC78BC"/>
    <w:rsid w:val="00EC79D5"/>
    <w:rsid w:val="00EC7A80"/>
    <w:rsid w:val="00EC7C77"/>
    <w:rsid w:val="00EC7CC1"/>
    <w:rsid w:val="00EC7DA5"/>
    <w:rsid w:val="00EC7F11"/>
    <w:rsid w:val="00EC7F78"/>
    <w:rsid w:val="00EC7F8A"/>
    <w:rsid w:val="00ED0000"/>
    <w:rsid w:val="00ED021B"/>
    <w:rsid w:val="00ED0247"/>
    <w:rsid w:val="00ED048E"/>
    <w:rsid w:val="00ED051A"/>
    <w:rsid w:val="00ED0620"/>
    <w:rsid w:val="00ED06D6"/>
    <w:rsid w:val="00ED07D7"/>
    <w:rsid w:val="00ED08B4"/>
    <w:rsid w:val="00ED08EA"/>
    <w:rsid w:val="00ED0927"/>
    <w:rsid w:val="00ED0939"/>
    <w:rsid w:val="00ED0B10"/>
    <w:rsid w:val="00ED0B5D"/>
    <w:rsid w:val="00ED0B72"/>
    <w:rsid w:val="00ED0B75"/>
    <w:rsid w:val="00ED0CF0"/>
    <w:rsid w:val="00ED1074"/>
    <w:rsid w:val="00ED1A0E"/>
    <w:rsid w:val="00ED1AF9"/>
    <w:rsid w:val="00ED1B81"/>
    <w:rsid w:val="00ED1CB8"/>
    <w:rsid w:val="00ED1FFF"/>
    <w:rsid w:val="00ED2115"/>
    <w:rsid w:val="00ED25D2"/>
    <w:rsid w:val="00ED261A"/>
    <w:rsid w:val="00ED264F"/>
    <w:rsid w:val="00ED267B"/>
    <w:rsid w:val="00ED270E"/>
    <w:rsid w:val="00ED2718"/>
    <w:rsid w:val="00ED276B"/>
    <w:rsid w:val="00ED2853"/>
    <w:rsid w:val="00ED28DC"/>
    <w:rsid w:val="00ED292F"/>
    <w:rsid w:val="00ED2CF8"/>
    <w:rsid w:val="00ED2D42"/>
    <w:rsid w:val="00ED2FAA"/>
    <w:rsid w:val="00ED2FBC"/>
    <w:rsid w:val="00ED2FC0"/>
    <w:rsid w:val="00ED314E"/>
    <w:rsid w:val="00ED348A"/>
    <w:rsid w:val="00ED365D"/>
    <w:rsid w:val="00ED37C8"/>
    <w:rsid w:val="00ED37CB"/>
    <w:rsid w:val="00ED39A1"/>
    <w:rsid w:val="00ED3F05"/>
    <w:rsid w:val="00ED4070"/>
    <w:rsid w:val="00ED4219"/>
    <w:rsid w:val="00ED4270"/>
    <w:rsid w:val="00ED4364"/>
    <w:rsid w:val="00ED43B9"/>
    <w:rsid w:val="00ED46BB"/>
    <w:rsid w:val="00ED4704"/>
    <w:rsid w:val="00ED492F"/>
    <w:rsid w:val="00ED4982"/>
    <w:rsid w:val="00ED4A83"/>
    <w:rsid w:val="00ED4B7F"/>
    <w:rsid w:val="00ED4CA9"/>
    <w:rsid w:val="00ED4CAA"/>
    <w:rsid w:val="00ED4CFD"/>
    <w:rsid w:val="00ED4E95"/>
    <w:rsid w:val="00ED4F78"/>
    <w:rsid w:val="00ED50A3"/>
    <w:rsid w:val="00ED51E7"/>
    <w:rsid w:val="00ED5240"/>
    <w:rsid w:val="00ED532E"/>
    <w:rsid w:val="00ED5360"/>
    <w:rsid w:val="00ED53FE"/>
    <w:rsid w:val="00ED55DD"/>
    <w:rsid w:val="00ED577C"/>
    <w:rsid w:val="00ED5B0B"/>
    <w:rsid w:val="00ED5B64"/>
    <w:rsid w:val="00ED5EEE"/>
    <w:rsid w:val="00ED5F90"/>
    <w:rsid w:val="00ED60F5"/>
    <w:rsid w:val="00ED6189"/>
    <w:rsid w:val="00ED637A"/>
    <w:rsid w:val="00ED645D"/>
    <w:rsid w:val="00ED6821"/>
    <w:rsid w:val="00ED694B"/>
    <w:rsid w:val="00ED6A95"/>
    <w:rsid w:val="00ED6C24"/>
    <w:rsid w:val="00ED6D09"/>
    <w:rsid w:val="00ED6D0B"/>
    <w:rsid w:val="00ED6DAC"/>
    <w:rsid w:val="00ED6DB1"/>
    <w:rsid w:val="00ED7280"/>
    <w:rsid w:val="00ED75C4"/>
    <w:rsid w:val="00ED7767"/>
    <w:rsid w:val="00EE0149"/>
    <w:rsid w:val="00EE01CD"/>
    <w:rsid w:val="00EE02B8"/>
    <w:rsid w:val="00EE0341"/>
    <w:rsid w:val="00EE0BB8"/>
    <w:rsid w:val="00EE0C85"/>
    <w:rsid w:val="00EE0DB6"/>
    <w:rsid w:val="00EE0F13"/>
    <w:rsid w:val="00EE0F5A"/>
    <w:rsid w:val="00EE0FA4"/>
    <w:rsid w:val="00EE1585"/>
    <w:rsid w:val="00EE15AA"/>
    <w:rsid w:val="00EE15AE"/>
    <w:rsid w:val="00EE15E7"/>
    <w:rsid w:val="00EE18CB"/>
    <w:rsid w:val="00EE18FE"/>
    <w:rsid w:val="00EE19B9"/>
    <w:rsid w:val="00EE1A64"/>
    <w:rsid w:val="00EE1A84"/>
    <w:rsid w:val="00EE1CDF"/>
    <w:rsid w:val="00EE1DD3"/>
    <w:rsid w:val="00EE1E52"/>
    <w:rsid w:val="00EE2361"/>
    <w:rsid w:val="00EE24CE"/>
    <w:rsid w:val="00EE251D"/>
    <w:rsid w:val="00EE25DF"/>
    <w:rsid w:val="00EE2991"/>
    <w:rsid w:val="00EE29E3"/>
    <w:rsid w:val="00EE29F7"/>
    <w:rsid w:val="00EE2A40"/>
    <w:rsid w:val="00EE2B8A"/>
    <w:rsid w:val="00EE2BE3"/>
    <w:rsid w:val="00EE2EBC"/>
    <w:rsid w:val="00EE2EFB"/>
    <w:rsid w:val="00EE311D"/>
    <w:rsid w:val="00EE3411"/>
    <w:rsid w:val="00EE3A84"/>
    <w:rsid w:val="00EE3B96"/>
    <w:rsid w:val="00EE3C09"/>
    <w:rsid w:val="00EE3E07"/>
    <w:rsid w:val="00EE3F15"/>
    <w:rsid w:val="00EE3FC2"/>
    <w:rsid w:val="00EE4132"/>
    <w:rsid w:val="00EE446C"/>
    <w:rsid w:val="00EE446E"/>
    <w:rsid w:val="00EE4584"/>
    <w:rsid w:val="00EE466C"/>
    <w:rsid w:val="00EE47E0"/>
    <w:rsid w:val="00EE49CA"/>
    <w:rsid w:val="00EE4A19"/>
    <w:rsid w:val="00EE4CBE"/>
    <w:rsid w:val="00EE4DCE"/>
    <w:rsid w:val="00EE4F1C"/>
    <w:rsid w:val="00EE4F22"/>
    <w:rsid w:val="00EE50D5"/>
    <w:rsid w:val="00EE517B"/>
    <w:rsid w:val="00EE525B"/>
    <w:rsid w:val="00EE5336"/>
    <w:rsid w:val="00EE54AC"/>
    <w:rsid w:val="00EE54F8"/>
    <w:rsid w:val="00EE555B"/>
    <w:rsid w:val="00EE5739"/>
    <w:rsid w:val="00EE5819"/>
    <w:rsid w:val="00EE5869"/>
    <w:rsid w:val="00EE5B80"/>
    <w:rsid w:val="00EE5D60"/>
    <w:rsid w:val="00EE610A"/>
    <w:rsid w:val="00EE62A8"/>
    <w:rsid w:val="00EE63F1"/>
    <w:rsid w:val="00EE6429"/>
    <w:rsid w:val="00EE663C"/>
    <w:rsid w:val="00EE6648"/>
    <w:rsid w:val="00EE6775"/>
    <w:rsid w:val="00EE6AC2"/>
    <w:rsid w:val="00EE6ADF"/>
    <w:rsid w:val="00EE6BA9"/>
    <w:rsid w:val="00EE6D26"/>
    <w:rsid w:val="00EE717C"/>
    <w:rsid w:val="00EE71B1"/>
    <w:rsid w:val="00EE7295"/>
    <w:rsid w:val="00EE7488"/>
    <w:rsid w:val="00EE75E4"/>
    <w:rsid w:val="00EE77FE"/>
    <w:rsid w:val="00EE7823"/>
    <w:rsid w:val="00EE78FB"/>
    <w:rsid w:val="00EE7B6B"/>
    <w:rsid w:val="00EE7CF8"/>
    <w:rsid w:val="00EE7D55"/>
    <w:rsid w:val="00EE7FA9"/>
    <w:rsid w:val="00EE7FF0"/>
    <w:rsid w:val="00EF0478"/>
    <w:rsid w:val="00EF04BD"/>
    <w:rsid w:val="00EF05D7"/>
    <w:rsid w:val="00EF06DC"/>
    <w:rsid w:val="00EF0A47"/>
    <w:rsid w:val="00EF0B9D"/>
    <w:rsid w:val="00EF0C51"/>
    <w:rsid w:val="00EF0CDB"/>
    <w:rsid w:val="00EF1025"/>
    <w:rsid w:val="00EF126D"/>
    <w:rsid w:val="00EF13F5"/>
    <w:rsid w:val="00EF14DB"/>
    <w:rsid w:val="00EF1592"/>
    <w:rsid w:val="00EF1A3C"/>
    <w:rsid w:val="00EF1BF8"/>
    <w:rsid w:val="00EF1CD2"/>
    <w:rsid w:val="00EF21A5"/>
    <w:rsid w:val="00EF2208"/>
    <w:rsid w:val="00EF22B4"/>
    <w:rsid w:val="00EF2335"/>
    <w:rsid w:val="00EF2851"/>
    <w:rsid w:val="00EF2949"/>
    <w:rsid w:val="00EF2DF9"/>
    <w:rsid w:val="00EF2E75"/>
    <w:rsid w:val="00EF3147"/>
    <w:rsid w:val="00EF3292"/>
    <w:rsid w:val="00EF3577"/>
    <w:rsid w:val="00EF3819"/>
    <w:rsid w:val="00EF3854"/>
    <w:rsid w:val="00EF3961"/>
    <w:rsid w:val="00EF3C9B"/>
    <w:rsid w:val="00EF3F2E"/>
    <w:rsid w:val="00EF416D"/>
    <w:rsid w:val="00EF421A"/>
    <w:rsid w:val="00EF43A4"/>
    <w:rsid w:val="00EF487A"/>
    <w:rsid w:val="00EF4908"/>
    <w:rsid w:val="00EF4C02"/>
    <w:rsid w:val="00EF4E33"/>
    <w:rsid w:val="00EF4FD7"/>
    <w:rsid w:val="00EF5058"/>
    <w:rsid w:val="00EF5140"/>
    <w:rsid w:val="00EF5141"/>
    <w:rsid w:val="00EF5188"/>
    <w:rsid w:val="00EF51BF"/>
    <w:rsid w:val="00EF5398"/>
    <w:rsid w:val="00EF587B"/>
    <w:rsid w:val="00EF587E"/>
    <w:rsid w:val="00EF593D"/>
    <w:rsid w:val="00EF5954"/>
    <w:rsid w:val="00EF5A83"/>
    <w:rsid w:val="00EF5BFA"/>
    <w:rsid w:val="00EF5C65"/>
    <w:rsid w:val="00EF5CA0"/>
    <w:rsid w:val="00EF5F37"/>
    <w:rsid w:val="00EF6003"/>
    <w:rsid w:val="00EF601E"/>
    <w:rsid w:val="00EF6083"/>
    <w:rsid w:val="00EF608E"/>
    <w:rsid w:val="00EF643E"/>
    <w:rsid w:val="00EF6535"/>
    <w:rsid w:val="00EF6614"/>
    <w:rsid w:val="00EF6909"/>
    <w:rsid w:val="00EF69BC"/>
    <w:rsid w:val="00EF6B81"/>
    <w:rsid w:val="00EF6BD0"/>
    <w:rsid w:val="00EF6C7B"/>
    <w:rsid w:val="00EF6D3D"/>
    <w:rsid w:val="00EF6E6C"/>
    <w:rsid w:val="00EF6EB7"/>
    <w:rsid w:val="00EF6ECF"/>
    <w:rsid w:val="00EF708B"/>
    <w:rsid w:val="00EF72D3"/>
    <w:rsid w:val="00EF73DC"/>
    <w:rsid w:val="00EF7638"/>
    <w:rsid w:val="00EF7656"/>
    <w:rsid w:val="00EF7879"/>
    <w:rsid w:val="00EF7C1E"/>
    <w:rsid w:val="00EF7FFC"/>
    <w:rsid w:val="00F000D4"/>
    <w:rsid w:val="00F00126"/>
    <w:rsid w:val="00F0032F"/>
    <w:rsid w:val="00F0095F"/>
    <w:rsid w:val="00F00AD9"/>
    <w:rsid w:val="00F00BE1"/>
    <w:rsid w:val="00F00D21"/>
    <w:rsid w:val="00F00EDA"/>
    <w:rsid w:val="00F00F46"/>
    <w:rsid w:val="00F00FBB"/>
    <w:rsid w:val="00F00FF8"/>
    <w:rsid w:val="00F01448"/>
    <w:rsid w:val="00F015ED"/>
    <w:rsid w:val="00F019D2"/>
    <w:rsid w:val="00F019DD"/>
    <w:rsid w:val="00F01A15"/>
    <w:rsid w:val="00F01AC3"/>
    <w:rsid w:val="00F01B54"/>
    <w:rsid w:val="00F01C38"/>
    <w:rsid w:val="00F01C67"/>
    <w:rsid w:val="00F01CEB"/>
    <w:rsid w:val="00F01DEF"/>
    <w:rsid w:val="00F020F9"/>
    <w:rsid w:val="00F02388"/>
    <w:rsid w:val="00F02858"/>
    <w:rsid w:val="00F029A4"/>
    <w:rsid w:val="00F02A60"/>
    <w:rsid w:val="00F02B4E"/>
    <w:rsid w:val="00F02D46"/>
    <w:rsid w:val="00F02FBA"/>
    <w:rsid w:val="00F031A6"/>
    <w:rsid w:val="00F03524"/>
    <w:rsid w:val="00F035A0"/>
    <w:rsid w:val="00F035BA"/>
    <w:rsid w:val="00F03932"/>
    <w:rsid w:val="00F03975"/>
    <w:rsid w:val="00F03BF3"/>
    <w:rsid w:val="00F03C1D"/>
    <w:rsid w:val="00F03CBD"/>
    <w:rsid w:val="00F03F93"/>
    <w:rsid w:val="00F041F6"/>
    <w:rsid w:val="00F0443F"/>
    <w:rsid w:val="00F0451B"/>
    <w:rsid w:val="00F0454E"/>
    <w:rsid w:val="00F04B76"/>
    <w:rsid w:val="00F04E60"/>
    <w:rsid w:val="00F04ED9"/>
    <w:rsid w:val="00F04F5B"/>
    <w:rsid w:val="00F0514C"/>
    <w:rsid w:val="00F0520B"/>
    <w:rsid w:val="00F05394"/>
    <w:rsid w:val="00F0566B"/>
    <w:rsid w:val="00F056A4"/>
    <w:rsid w:val="00F05856"/>
    <w:rsid w:val="00F05A53"/>
    <w:rsid w:val="00F05A90"/>
    <w:rsid w:val="00F05D78"/>
    <w:rsid w:val="00F05D8C"/>
    <w:rsid w:val="00F05EF5"/>
    <w:rsid w:val="00F05F13"/>
    <w:rsid w:val="00F0606E"/>
    <w:rsid w:val="00F06328"/>
    <w:rsid w:val="00F064E1"/>
    <w:rsid w:val="00F0655A"/>
    <w:rsid w:val="00F0696E"/>
    <w:rsid w:val="00F06A91"/>
    <w:rsid w:val="00F06F3A"/>
    <w:rsid w:val="00F06F44"/>
    <w:rsid w:val="00F072E7"/>
    <w:rsid w:val="00F073F6"/>
    <w:rsid w:val="00F0743C"/>
    <w:rsid w:val="00F0747F"/>
    <w:rsid w:val="00F074D4"/>
    <w:rsid w:val="00F074F5"/>
    <w:rsid w:val="00F07526"/>
    <w:rsid w:val="00F07A0D"/>
    <w:rsid w:val="00F07AD0"/>
    <w:rsid w:val="00F07BAD"/>
    <w:rsid w:val="00F07C01"/>
    <w:rsid w:val="00F07CC7"/>
    <w:rsid w:val="00F07D57"/>
    <w:rsid w:val="00F10173"/>
    <w:rsid w:val="00F10315"/>
    <w:rsid w:val="00F1031A"/>
    <w:rsid w:val="00F103D7"/>
    <w:rsid w:val="00F103D9"/>
    <w:rsid w:val="00F10604"/>
    <w:rsid w:val="00F1067F"/>
    <w:rsid w:val="00F1078D"/>
    <w:rsid w:val="00F10CFE"/>
    <w:rsid w:val="00F10FE7"/>
    <w:rsid w:val="00F11214"/>
    <w:rsid w:val="00F11255"/>
    <w:rsid w:val="00F112A5"/>
    <w:rsid w:val="00F1171D"/>
    <w:rsid w:val="00F117C8"/>
    <w:rsid w:val="00F11A6C"/>
    <w:rsid w:val="00F11A84"/>
    <w:rsid w:val="00F11B1A"/>
    <w:rsid w:val="00F11E03"/>
    <w:rsid w:val="00F11EDB"/>
    <w:rsid w:val="00F11EFC"/>
    <w:rsid w:val="00F12153"/>
    <w:rsid w:val="00F123AB"/>
    <w:rsid w:val="00F126A7"/>
    <w:rsid w:val="00F126D3"/>
    <w:rsid w:val="00F12726"/>
    <w:rsid w:val="00F1277D"/>
    <w:rsid w:val="00F12A22"/>
    <w:rsid w:val="00F12A6A"/>
    <w:rsid w:val="00F12ADE"/>
    <w:rsid w:val="00F12B07"/>
    <w:rsid w:val="00F12C1A"/>
    <w:rsid w:val="00F12D8F"/>
    <w:rsid w:val="00F12DD6"/>
    <w:rsid w:val="00F12FA5"/>
    <w:rsid w:val="00F13484"/>
    <w:rsid w:val="00F135C9"/>
    <w:rsid w:val="00F137F4"/>
    <w:rsid w:val="00F138E2"/>
    <w:rsid w:val="00F13923"/>
    <w:rsid w:val="00F13AD4"/>
    <w:rsid w:val="00F13C51"/>
    <w:rsid w:val="00F13D16"/>
    <w:rsid w:val="00F13E2B"/>
    <w:rsid w:val="00F13EB1"/>
    <w:rsid w:val="00F13EEF"/>
    <w:rsid w:val="00F13F17"/>
    <w:rsid w:val="00F141D9"/>
    <w:rsid w:val="00F1422A"/>
    <w:rsid w:val="00F14402"/>
    <w:rsid w:val="00F14501"/>
    <w:rsid w:val="00F146E6"/>
    <w:rsid w:val="00F1478E"/>
    <w:rsid w:val="00F14903"/>
    <w:rsid w:val="00F14985"/>
    <w:rsid w:val="00F14F81"/>
    <w:rsid w:val="00F14FEF"/>
    <w:rsid w:val="00F1537A"/>
    <w:rsid w:val="00F153CF"/>
    <w:rsid w:val="00F15450"/>
    <w:rsid w:val="00F155B1"/>
    <w:rsid w:val="00F157A6"/>
    <w:rsid w:val="00F15880"/>
    <w:rsid w:val="00F15B8E"/>
    <w:rsid w:val="00F15DDD"/>
    <w:rsid w:val="00F15FB8"/>
    <w:rsid w:val="00F163C8"/>
    <w:rsid w:val="00F16407"/>
    <w:rsid w:val="00F164FC"/>
    <w:rsid w:val="00F16681"/>
    <w:rsid w:val="00F167CC"/>
    <w:rsid w:val="00F16907"/>
    <w:rsid w:val="00F16B43"/>
    <w:rsid w:val="00F16BFD"/>
    <w:rsid w:val="00F16D17"/>
    <w:rsid w:val="00F16D82"/>
    <w:rsid w:val="00F16D8B"/>
    <w:rsid w:val="00F17089"/>
    <w:rsid w:val="00F170C3"/>
    <w:rsid w:val="00F17115"/>
    <w:rsid w:val="00F1716F"/>
    <w:rsid w:val="00F17206"/>
    <w:rsid w:val="00F17237"/>
    <w:rsid w:val="00F17263"/>
    <w:rsid w:val="00F172CF"/>
    <w:rsid w:val="00F17389"/>
    <w:rsid w:val="00F174B5"/>
    <w:rsid w:val="00F1754B"/>
    <w:rsid w:val="00F1754D"/>
    <w:rsid w:val="00F17849"/>
    <w:rsid w:val="00F17944"/>
    <w:rsid w:val="00F17A05"/>
    <w:rsid w:val="00F17B8E"/>
    <w:rsid w:val="00F17BFD"/>
    <w:rsid w:val="00F17E8F"/>
    <w:rsid w:val="00F17FAF"/>
    <w:rsid w:val="00F17FB9"/>
    <w:rsid w:val="00F2009C"/>
    <w:rsid w:val="00F202D8"/>
    <w:rsid w:val="00F203E3"/>
    <w:rsid w:val="00F204B5"/>
    <w:rsid w:val="00F2055A"/>
    <w:rsid w:val="00F2055F"/>
    <w:rsid w:val="00F20750"/>
    <w:rsid w:val="00F207BF"/>
    <w:rsid w:val="00F20863"/>
    <w:rsid w:val="00F20A55"/>
    <w:rsid w:val="00F20A6E"/>
    <w:rsid w:val="00F20DB3"/>
    <w:rsid w:val="00F20F3D"/>
    <w:rsid w:val="00F210B8"/>
    <w:rsid w:val="00F213D2"/>
    <w:rsid w:val="00F21476"/>
    <w:rsid w:val="00F2155A"/>
    <w:rsid w:val="00F2175E"/>
    <w:rsid w:val="00F2177A"/>
    <w:rsid w:val="00F218B3"/>
    <w:rsid w:val="00F21AB8"/>
    <w:rsid w:val="00F21BD8"/>
    <w:rsid w:val="00F21CE8"/>
    <w:rsid w:val="00F21D29"/>
    <w:rsid w:val="00F21D99"/>
    <w:rsid w:val="00F21E17"/>
    <w:rsid w:val="00F21E18"/>
    <w:rsid w:val="00F22221"/>
    <w:rsid w:val="00F222C9"/>
    <w:rsid w:val="00F222FD"/>
    <w:rsid w:val="00F22352"/>
    <w:rsid w:val="00F2253B"/>
    <w:rsid w:val="00F2253F"/>
    <w:rsid w:val="00F227C3"/>
    <w:rsid w:val="00F22C27"/>
    <w:rsid w:val="00F22DB9"/>
    <w:rsid w:val="00F230A2"/>
    <w:rsid w:val="00F2331D"/>
    <w:rsid w:val="00F2348A"/>
    <w:rsid w:val="00F236F0"/>
    <w:rsid w:val="00F2373C"/>
    <w:rsid w:val="00F2382F"/>
    <w:rsid w:val="00F23B80"/>
    <w:rsid w:val="00F23C96"/>
    <w:rsid w:val="00F23D0B"/>
    <w:rsid w:val="00F23DCA"/>
    <w:rsid w:val="00F23FF4"/>
    <w:rsid w:val="00F2406A"/>
    <w:rsid w:val="00F241F3"/>
    <w:rsid w:val="00F2430C"/>
    <w:rsid w:val="00F24422"/>
    <w:rsid w:val="00F246DC"/>
    <w:rsid w:val="00F2471E"/>
    <w:rsid w:val="00F2480B"/>
    <w:rsid w:val="00F24936"/>
    <w:rsid w:val="00F24AD3"/>
    <w:rsid w:val="00F24C0B"/>
    <w:rsid w:val="00F24C10"/>
    <w:rsid w:val="00F24E09"/>
    <w:rsid w:val="00F24FF9"/>
    <w:rsid w:val="00F25207"/>
    <w:rsid w:val="00F252F5"/>
    <w:rsid w:val="00F25415"/>
    <w:rsid w:val="00F25437"/>
    <w:rsid w:val="00F254DD"/>
    <w:rsid w:val="00F255CB"/>
    <w:rsid w:val="00F25729"/>
    <w:rsid w:val="00F25862"/>
    <w:rsid w:val="00F259B0"/>
    <w:rsid w:val="00F25A56"/>
    <w:rsid w:val="00F25A83"/>
    <w:rsid w:val="00F25B3D"/>
    <w:rsid w:val="00F25B4F"/>
    <w:rsid w:val="00F25BAF"/>
    <w:rsid w:val="00F25C29"/>
    <w:rsid w:val="00F25C9A"/>
    <w:rsid w:val="00F2602C"/>
    <w:rsid w:val="00F26181"/>
    <w:rsid w:val="00F26239"/>
    <w:rsid w:val="00F2630C"/>
    <w:rsid w:val="00F2634A"/>
    <w:rsid w:val="00F26369"/>
    <w:rsid w:val="00F26387"/>
    <w:rsid w:val="00F26391"/>
    <w:rsid w:val="00F26430"/>
    <w:rsid w:val="00F26576"/>
    <w:rsid w:val="00F2673F"/>
    <w:rsid w:val="00F26BE1"/>
    <w:rsid w:val="00F26C05"/>
    <w:rsid w:val="00F26E0D"/>
    <w:rsid w:val="00F26E80"/>
    <w:rsid w:val="00F27029"/>
    <w:rsid w:val="00F27160"/>
    <w:rsid w:val="00F273C9"/>
    <w:rsid w:val="00F274CB"/>
    <w:rsid w:val="00F27527"/>
    <w:rsid w:val="00F2781D"/>
    <w:rsid w:val="00F27D1F"/>
    <w:rsid w:val="00F300BD"/>
    <w:rsid w:val="00F30156"/>
    <w:rsid w:val="00F301F4"/>
    <w:rsid w:val="00F302E0"/>
    <w:rsid w:val="00F303EF"/>
    <w:rsid w:val="00F307DD"/>
    <w:rsid w:val="00F30B9B"/>
    <w:rsid w:val="00F30C17"/>
    <w:rsid w:val="00F30CA3"/>
    <w:rsid w:val="00F30E32"/>
    <w:rsid w:val="00F30EE9"/>
    <w:rsid w:val="00F30F32"/>
    <w:rsid w:val="00F31074"/>
    <w:rsid w:val="00F3119A"/>
    <w:rsid w:val="00F313AD"/>
    <w:rsid w:val="00F31473"/>
    <w:rsid w:val="00F31807"/>
    <w:rsid w:val="00F3183D"/>
    <w:rsid w:val="00F319C2"/>
    <w:rsid w:val="00F31B27"/>
    <w:rsid w:val="00F32000"/>
    <w:rsid w:val="00F32094"/>
    <w:rsid w:val="00F3209D"/>
    <w:rsid w:val="00F320F3"/>
    <w:rsid w:val="00F32112"/>
    <w:rsid w:val="00F32185"/>
    <w:rsid w:val="00F322AC"/>
    <w:rsid w:val="00F322BB"/>
    <w:rsid w:val="00F32598"/>
    <w:rsid w:val="00F32610"/>
    <w:rsid w:val="00F327B2"/>
    <w:rsid w:val="00F32CBD"/>
    <w:rsid w:val="00F32D4E"/>
    <w:rsid w:val="00F32EBE"/>
    <w:rsid w:val="00F33064"/>
    <w:rsid w:val="00F33139"/>
    <w:rsid w:val="00F331C2"/>
    <w:rsid w:val="00F3336D"/>
    <w:rsid w:val="00F333E9"/>
    <w:rsid w:val="00F33624"/>
    <w:rsid w:val="00F337B3"/>
    <w:rsid w:val="00F33873"/>
    <w:rsid w:val="00F33893"/>
    <w:rsid w:val="00F33A14"/>
    <w:rsid w:val="00F33A6D"/>
    <w:rsid w:val="00F33D6C"/>
    <w:rsid w:val="00F33DAE"/>
    <w:rsid w:val="00F34085"/>
    <w:rsid w:val="00F34124"/>
    <w:rsid w:val="00F3414B"/>
    <w:rsid w:val="00F3429F"/>
    <w:rsid w:val="00F344AB"/>
    <w:rsid w:val="00F34686"/>
    <w:rsid w:val="00F34713"/>
    <w:rsid w:val="00F34AFF"/>
    <w:rsid w:val="00F34BE6"/>
    <w:rsid w:val="00F35187"/>
    <w:rsid w:val="00F35283"/>
    <w:rsid w:val="00F35299"/>
    <w:rsid w:val="00F3535E"/>
    <w:rsid w:val="00F35624"/>
    <w:rsid w:val="00F35886"/>
    <w:rsid w:val="00F35D0D"/>
    <w:rsid w:val="00F35D51"/>
    <w:rsid w:val="00F35D7E"/>
    <w:rsid w:val="00F35DC0"/>
    <w:rsid w:val="00F36003"/>
    <w:rsid w:val="00F36250"/>
    <w:rsid w:val="00F3642C"/>
    <w:rsid w:val="00F364F5"/>
    <w:rsid w:val="00F366E2"/>
    <w:rsid w:val="00F36864"/>
    <w:rsid w:val="00F3693E"/>
    <w:rsid w:val="00F36975"/>
    <w:rsid w:val="00F36BBA"/>
    <w:rsid w:val="00F36BF0"/>
    <w:rsid w:val="00F36D44"/>
    <w:rsid w:val="00F36DF0"/>
    <w:rsid w:val="00F36EE6"/>
    <w:rsid w:val="00F36FE4"/>
    <w:rsid w:val="00F37029"/>
    <w:rsid w:val="00F37048"/>
    <w:rsid w:val="00F37188"/>
    <w:rsid w:val="00F371E0"/>
    <w:rsid w:val="00F37350"/>
    <w:rsid w:val="00F37546"/>
    <w:rsid w:val="00F377A8"/>
    <w:rsid w:val="00F378F3"/>
    <w:rsid w:val="00F37A46"/>
    <w:rsid w:val="00F37BB5"/>
    <w:rsid w:val="00F37CFB"/>
    <w:rsid w:val="00F37EA9"/>
    <w:rsid w:val="00F403FB"/>
    <w:rsid w:val="00F404B5"/>
    <w:rsid w:val="00F405A5"/>
    <w:rsid w:val="00F408F0"/>
    <w:rsid w:val="00F40AFD"/>
    <w:rsid w:val="00F40B0F"/>
    <w:rsid w:val="00F40C23"/>
    <w:rsid w:val="00F41124"/>
    <w:rsid w:val="00F414D0"/>
    <w:rsid w:val="00F415F4"/>
    <w:rsid w:val="00F416AE"/>
    <w:rsid w:val="00F41AC3"/>
    <w:rsid w:val="00F41E63"/>
    <w:rsid w:val="00F41E71"/>
    <w:rsid w:val="00F42112"/>
    <w:rsid w:val="00F42252"/>
    <w:rsid w:val="00F4252A"/>
    <w:rsid w:val="00F42698"/>
    <w:rsid w:val="00F42904"/>
    <w:rsid w:val="00F42964"/>
    <w:rsid w:val="00F42995"/>
    <w:rsid w:val="00F42AA0"/>
    <w:rsid w:val="00F42BD4"/>
    <w:rsid w:val="00F42D8C"/>
    <w:rsid w:val="00F42ED7"/>
    <w:rsid w:val="00F43029"/>
    <w:rsid w:val="00F43054"/>
    <w:rsid w:val="00F43203"/>
    <w:rsid w:val="00F43420"/>
    <w:rsid w:val="00F435EC"/>
    <w:rsid w:val="00F4376A"/>
    <w:rsid w:val="00F437EC"/>
    <w:rsid w:val="00F438A2"/>
    <w:rsid w:val="00F43931"/>
    <w:rsid w:val="00F43AD4"/>
    <w:rsid w:val="00F43B37"/>
    <w:rsid w:val="00F43E53"/>
    <w:rsid w:val="00F43F34"/>
    <w:rsid w:val="00F43F4E"/>
    <w:rsid w:val="00F440F2"/>
    <w:rsid w:val="00F4410F"/>
    <w:rsid w:val="00F44167"/>
    <w:rsid w:val="00F441E9"/>
    <w:rsid w:val="00F44375"/>
    <w:rsid w:val="00F44469"/>
    <w:rsid w:val="00F44579"/>
    <w:rsid w:val="00F44713"/>
    <w:rsid w:val="00F449C2"/>
    <w:rsid w:val="00F44A1B"/>
    <w:rsid w:val="00F44AD6"/>
    <w:rsid w:val="00F44B9E"/>
    <w:rsid w:val="00F44C5B"/>
    <w:rsid w:val="00F44E19"/>
    <w:rsid w:val="00F44E55"/>
    <w:rsid w:val="00F45017"/>
    <w:rsid w:val="00F45088"/>
    <w:rsid w:val="00F4516D"/>
    <w:rsid w:val="00F453C5"/>
    <w:rsid w:val="00F4546A"/>
    <w:rsid w:val="00F45583"/>
    <w:rsid w:val="00F459FC"/>
    <w:rsid w:val="00F45A23"/>
    <w:rsid w:val="00F45B15"/>
    <w:rsid w:val="00F45D09"/>
    <w:rsid w:val="00F45D4B"/>
    <w:rsid w:val="00F45E26"/>
    <w:rsid w:val="00F45F0F"/>
    <w:rsid w:val="00F45FDF"/>
    <w:rsid w:val="00F4608A"/>
    <w:rsid w:val="00F46121"/>
    <w:rsid w:val="00F46491"/>
    <w:rsid w:val="00F4659F"/>
    <w:rsid w:val="00F46671"/>
    <w:rsid w:val="00F46730"/>
    <w:rsid w:val="00F4679A"/>
    <w:rsid w:val="00F467A4"/>
    <w:rsid w:val="00F46859"/>
    <w:rsid w:val="00F46B93"/>
    <w:rsid w:val="00F46D13"/>
    <w:rsid w:val="00F46D5E"/>
    <w:rsid w:val="00F47248"/>
    <w:rsid w:val="00F472CC"/>
    <w:rsid w:val="00F47354"/>
    <w:rsid w:val="00F4758F"/>
    <w:rsid w:val="00F47632"/>
    <w:rsid w:val="00F47637"/>
    <w:rsid w:val="00F47665"/>
    <w:rsid w:val="00F4778B"/>
    <w:rsid w:val="00F47F5D"/>
    <w:rsid w:val="00F5010D"/>
    <w:rsid w:val="00F502C0"/>
    <w:rsid w:val="00F5044A"/>
    <w:rsid w:val="00F505EB"/>
    <w:rsid w:val="00F507AF"/>
    <w:rsid w:val="00F5086D"/>
    <w:rsid w:val="00F5095B"/>
    <w:rsid w:val="00F509E1"/>
    <w:rsid w:val="00F50BDC"/>
    <w:rsid w:val="00F50DC1"/>
    <w:rsid w:val="00F50EE8"/>
    <w:rsid w:val="00F50EF3"/>
    <w:rsid w:val="00F510D3"/>
    <w:rsid w:val="00F510E1"/>
    <w:rsid w:val="00F512E3"/>
    <w:rsid w:val="00F5152F"/>
    <w:rsid w:val="00F51593"/>
    <w:rsid w:val="00F51642"/>
    <w:rsid w:val="00F51660"/>
    <w:rsid w:val="00F516D5"/>
    <w:rsid w:val="00F517D0"/>
    <w:rsid w:val="00F518F1"/>
    <w:rsid w:val="00F51979"/>
    <w:rsid w:val="00F5198F"/>
    <w:rsid w:val="00F519B8"/>
    <w:rsid w:val="00F519EB"/>
    <w:rsid w:val="00F51A10"/>
    <w:rsid w:val="00F51B15"/>
    <w:rsid w:val="00F51D6C"/>
    <w:rsid w:val="00F5203B"/>
    <w:rsid w:val="00F520C9"/>
    <w:rsid w:val="00F521E4"/>
    <w:rsid w:val="00F52255"/>
    <w:rsid w:val="00F5226C"/>
    <w:rsid w:val="00F5252F"/>
    <w:rsid w:val="00F52CAC"/>
    <w:rsid w:val="00F52F09"/>
    <w:rsid w:val="00F52F0B"/>
    <w:rsid w:val="00F52F0C"/>
    <w:rsid w:val="00F52F3F"/>
    <w:rsid w:val="00F52F72"/>
    <w:rsid w:val="00F52FCF"/>
    <w:rsid w:val="00F53159"/>
    <w:rsid w:val="00F5334C"/>
    <w:rsid w:val="00F534C2"/>
    <w:rsid w:val="00F535A8"/>
    <w:rsid w:val="00F535B3"/>
    <w:rsid w:val="00F535F8"/>
    <w:rsid w:val="00F5383C"/>
    <w:rsid w:val="00F53912"/>
    <w:rsid w:val="00F53AA1"/>
    <w:rsid w:val="00F53B43"/>
    <w:rsid w:val="00F53C75"/>
    <w:rsid w:val="00F53D33"/>
    <w:rsid w:val="00F53DBA"/>
    <w:rsid w:val="00F53FBF"/>
    <w:rsid w:val="00F542C9"/>
    <w:rsid w:val="00F54660"/>
    <w:rsid w:val="00F5469C"/>
    <w:rsid w:val="00F5476A"/>
    <w:rsid w:val="00F5476C"/>
    <w:rsid w:val="00F547E2"/>
    <w:rsid w:val="00F5487C"/>
    <w:rsid w:val="00F54958"/>
    <w:rsid w:val="00F54AD5"/>
    <w:rsid w:val="00F54B22"/>
    <w:rsid w:val="00F54DC6"/>
    <w:rsid w:val="00F54E70"/>
    <w:rsid w:val="00F550FC"/>
    <w:rsid w:val="00F55258"/>
    <w:rsid w:val="00F552EC"/>
    <w:rsid w:val="00F55380"/>
    <w:rsid w:val="00F55677"/>
    <w:rsid w:val="00F556EB"/>
    <w:rsid w:val="00F5587B"/>
    <w:rsid w:val="00F559CE"/>
    <w:rsid w:val="00F55A4C"/>
    <w:rsid w:val="00F55A66"/>
    <w:rsid w:val="00F55AEE"/>
    <w:rsid w:val="00F55B02"/>
    <w:rsid w:val="00F55B43"/>
    <w:rsid w:val="00F55CCE"/>
    <w:rsid w:val="00F55F63"/>
    <w:rsid w:val="00F560C3"/>
    <w:rsid w:val="00F56123"/>
    <w:rsid w:val="00F56300"/>
    <w:rsid w:val="00F56417"/>
    <w:rsid w:val="00F564D8"/>
    <w:rsid w:val="00F56548"/>
    <w:rsid w:val="00F565F1"/>
    <w:rsid w:val="00F566E5"/>
    <w:rsid w:val="00F56818"/>
    <w:rsid w:val="00F56970"/>
    <w:rsid w:val="00F56C02"/>
    <w:rsid w:val="00F56DEE"/>
    <w:rsid w:val="00F57065"/>
    <w:rsid w:val="00F5729A"/>
    <w:rsid w:val="00F57472"/>
    <w:rsid w:val="00F57608"/>
    <w:rsid w:val="00F57800"/>
    <w:rsid w:val="00F57852"/>
    <w:rsid w:val="00F579F9"/>
    <w:rsid w:val="00F57A9E"/>
    <w:rsid w:val="00F57D00"/>
    <w:rsid w:val="00F6004D"/>
    <w:rsid w:val="00F601A4"/>
    <w:rsid w:val="00F601FD"/>
    <w:rsid w:val="00F6021A"/>
    <w:rsid w:val="00F6022D"/>
    <w:rsid w:val="00F60464"/>
    <w:rsid w:val="00F60635"/>
    <w:rsid w:val="00F60821"/>
    <w:rsid w:val="00F6096E"/>
    <w:rsid w:val="00F60A1C"/>
    <w:rsid w:val="00F60AC2"/>
    <w:rsid w:val="00F60B71"/>
    <w:rsid w:val="00F60E50"/>
    <w:rsid w:val="00F61197"/>
    <w:rsid w:val="00F61622"/>
    <w:rsid w:val="00F6172D"/>
    <w:rsid w:val="00F61865"/>
    <w:rsid w:val="00F61C4B"/>
    <w:rsid w:val="00F61C54"/>
    <w:rsid w:val="00F61C7F"/>
    <w:rsid w:val="00F61D2C"/>
    <w:rsid w:val="00F61D95"/>
    <w:rsid w:val="00F61E22"/>
    <w:rsid w:val="00F61E53"/>
    <w:rsid w:val="00F61EC2"/>
    <w:rsid w:val="00F61FC2"/>
    <w:rsid w:val="00F6206D"/>
    <w:rsid w:val="00F62127"/>
    <w:rsid w:val="00F62194"/>
    <w:rsid w:val="00F62482"/>
    <w:rsid w:val="00F62561"/>
    <w:rsid w:val="00F625FB"/>
    <w:rsid w:val="00F62679"/>
    <w:rsid w:val="00F62685"/>
    <w:rsid w:val="00F62A1A"/>
    <w:rsid w:val="00F62A69"/>
    <w:rsid w:val="00F62ADB"/>
    <w:rsid w:val="00F62C13"/>
    <w:rsid w:val="00F62DD4"/>
    <w:rsid w:val="00F62E21"/>
    <w:rsid w:val="00F62E54"/>
    <w:rsid w:val="00F62EBD"/>
    <w:rsid w:val="00F62F74"/>
    <w:rsid w:val="00F62FCC"/>
    <w:rsid w:val="00F63005"/>
    <w:rsid w:val="00F635EC"/>
    <w:rsid w:val="00F636CE"/>
    <w:rsid w:val="00F63AE0"/>
    <w:rsid w:val="00F63C26"/>
    <w:rsid w:val="00F63D3E"/>
    <w:rsid w:val="00F642D9"/>
    <w:rsid w:val="00F647DC"/>
    <w:rsid w:val="00F64816"/>
    <w:rsid w:val="00F6498E"/>
    <w:rsid w:val="00F64C6E"/>
    <w:rsid w:val="00F64CAE"/>
    <w:rsid w:val="00F64D3A"/>
    <w:rsid w:val="00F64D7C"/>
    <w:rsid w:val="00F64DD6"/>
    <w:rsid w:val="00F64E2D"/>
    <w:rsid w:val="00F64E36"/>
    <w:rsid w:val="00F64EE1"/>
    <w:rsid w:val="00F64F15"/>
    <w:rsid w:val="00F64FDD"/>
    <w:rsid w:val="00F65204"/>
    <w:rsid w:val="00F655AF"/>
    <w:rsid w:val="00F657DF"/>
    <w:rsid w:val="00F65A05"/>
    <w:rsid w:val="00F65A9D"/>
    <w:rsid w:val="00F65B29"/>
    <w:rsid w:val="00F65B4C"/>
    <w:rsid w:val="00F65C3B"/>
    <w:rsid w:val="00F65C4F"/>
    <w:rsid w:val="00F65ED6"/>
    <w:rsid w:val="00F65F26"/>
    <w:rsid w:val="00F66287"/>
    <w:rsid w:val="00F6651E"/>
    <w:rsid w:val="00F6685B"/>
    <w:rsid w:val="00F668D6"/>
    <w:rsid w:val="00F66941"/>
    <w:rsid w:val="00F66A97"/>
    <w:rsid w:val="00F66B74"/>
    <w:rsid w:val="00F66F25"/>
    <w:rsid w:val="00F66FF1"/>
    <w:rsid w:val="00F671EF"/>
    <w:rsid w:val="00F67267"/>
    <w:rsid w:val="00F67294"/>
    <w:rsid w:val="00F67355"/>
    <w:rsid w:val="00F67730"/>
    <w:rsid w:val="00F67757"/>
    <w:rsid w:val="00F67931"/>
    <w:rsid w:val="00F67984"/>
    <w:rsid w:val="00F679CF"/>
    <w:rsid w:val="00F67AAA"/>
    <w:rsid w:val="00F67ABD"/>
    <w:rsid w:val="00F67BA7"/>
    <w:rsid w:val="00F67BEF"/>
    <w:rsid w:val="00F67CE4"/>
    <w:rsid w:val="00F67E96"/>
    <w:rsid w:val="00F67F77"/>
    <w:rsid w:val="00F700AD"/>
    <w:rsid w:val="00F701BE"/>
    <w:rsid w:val="00F701F4"/>
    <w:rsid w:val="00F705D0"/>
    <w:rsid w:val="00F70718"/>
    <w:rsid w:val="00F707C6"/>
    <w:rsid w:val="00F708F2"/>
    <w:rsid w:val="00F70D46"/>
    <w:rsid w:val="00F714A8"/>
    <w:rsid w:val="00F714DB"/>
    <w:rsid w:val="00F71531"/>
    <w:rsid w:val="00F715B2"/>
    <w:rsid w:val="00F7162C"/>
    <w:rsid w:val="00F71697"/>
    <w:rsid w:val="00F716F6"/>
    <w:rsid w:val="00F717F7"/>
    <w:rsid w:val="00F71867"/>
    <w:rsid w:val="00F7198A"/>
    <w:rsid w:val="00F71DB6"/>
    <w:rsid w:val="00F71E11"/>
    <w:rsid w:val="00F71F97"/>
    <w:rsid w:val="00F72036"/>
    <w:rsid w:val="00F72287"/>
    <w:rsid w:val="00F722F9"/>
    <w:rsid w:val="00F72324"/>
    <w:rsid w:val="00F724D2"/>
    <w:rsid w:val="00F724F8"/>
    <w:rsid w:val="00F725DA"/>
    <w:rsid w:val="00F7263F"/>
    <w:rsid w:val="00F7268C"/>
    <w:rsid w:val="00F7269C"/>
    <w:rsid w:val="00F726F0"/>
    <w:rsid w:val="00F7298B"/>
    <w:rsid w:val="00F72A6A"/>
    <w:rsid w:val="00F72AE4"/>
    <w:rsid w:val="00F72AF6"/>
    <w:rsid w:val="00F72E95"/>
    <w:rsid w:val="00F730E6"/>
    <w:rsid w:val="00F732AE"/>
    <w:rsid w:val="00F733D2"/>
    <w:rsid w:val="00F733E4"/>
    <w:rsid w:val="00F7369F"/>
    <w:rsid w:val="00F737B0"/>
    <w:rsid w:val="00F73C36"/>
    <w:rsid w:val="00F73D5F"/>
    <w:rsid w:val="00F73D7A"/>
    <w:rsid w:val="00F73E52"/>
    <w:rsid w:val="00F74121"/>
    <w:rsid w:val="00F74369"/>
    <w:rsid w:val="00F744FC"/>
    <w:rsid w:val="00F747C3"/>
    <w:rsid w:val="00F747E2"/>
    <w:rsid w:val="00F748DC"/>
    <w:rsid w:val="00F74D29"/>
    <w:rsid w:val="00F74F11"/>
    <w:rsid w:val="00F75006"/>
    <w:rsid w:val="00F75050"/>
    <w:rsid w:val="00F75068"/>
    <w:rsid w:val="00F750FD"/>
    <w:rsid w:val="00F7516C"/>
    <w:rsid w:val="00F75202"/>
    <w:rsid w:val="00F752DC"/>
    <w:rsid w:val="00F75339"/>
    <w:rsid w:val="00F753FC"/>
    <w:rsid w:val="00F7541B"/>
    <w:rsid w:val="00F75479"/>
    <w:rsid w:val="00F754E0"/>
    <w:rsid w:val="00F75641"/>
    <w:rsid w:val="00F758A3"/>
    <w:rsid w:val="00F75AFB"/>
    <w:rsid w:val="00F75E32"/>
    <w:rsid w:val="00F75E6E"/>
    <w:rsid w:val="00F75EFD"/>
    <w:rsid w:val="00F7625F"/>
    <w:rsid w:val="00F7629C"/>
    <w:rsid w:val="00F76394"/>
    <w:rsid w:val="00F76538"/>
    <w:rsid w:val="00F7660C"/>
    <w:rsid w:val="00F76C3F"/>
    <w:rsid w:val="00F76D91"/>
    <w:rsid w:val="00F76F8A"/>
    <w:rsid w:val="00F76FEA"/>
    <w:rsid w:val="00F77033"/>
    <w:rsid w:val="00F77042"/>
    <w:rsid w:val="00F773E6"/>
    <w:rsid w:val="00F775FC"/>
    <w:rsid w:val="00F776E0"/>
    <w:rsid w:val="00F77800"/>
    <w:rsid w:val="00F7788A"/>
    <w:rsid w:val="00F77AFD"/>
    <w:rsid w:val="00F80187"/>
    <w:rsid w:val="00F80238"/>
    <w:rsid w:val="00F80281"/>
    <w:rsid w:val="00F80293"/>
    <w:rsid w:val="00F8038F"/>
    <w:rsid w:val="00F80409"/>
    <w:rsid w:val="00F80531"/>
    <w:rsid w:val="00F80536"/>
    <w:rsid w:val="00F80570"/>
    <w:rsid w:val="00F805ED"/>
    <w:rsid w:val="00F806BB"/>
    <w:rsid w:val="00F80909"/>
    <w:rsid w:val="00F80923"/>
    <w:rsid w:val="00F80E9C"/>
    <w:rsid w:val="00F80EEC"/>
    <w:rsid w:val="00F80FA6"/>
    <w:rsid w:val="00F81128"/>
    <w:rsid w:val="00F813DF"/>
    <w:rsid w:val="00F81463"/>
    <w:rsid w:val="00F81536"/>
    <w:rsid w:val="00F818B4"/>
    <w:rsid w:val="00F818D5"/>
    <w:rsid w:val="00F81A96"/>
    <w:rsid w:val="00F81AC0"/>
    <w:rsid w:val="00F81B16"/>
    <w:rsid w:val="00F81D00"/>
    <w:rsid w:val="00F81E7C"/>
    <w:rsid w:val="00F8201E"/>
    <w:rsid w:val="00F8224E"/>
    <w:rsid w:val="00F82283"/>
    <w:rsid w:val="00F82391"/>
    <w:rsid w:val="00F82454"/>
    <w:rsid w:val="00F824A5"/>
    <w:rsid w:val="00F82549"/>
    <w:rsid w:val="00F82597"/>
    <w:rsid w:val="00F82640"/>
    <w:rsid w:val="00F826D9"/>
    <w:rsid w:val="00F8291C"/>
    <w:rsid w:val="00F82976"/>
    <w:rsid w:val="00F82A2A"/>
    <w:rsid w:val="00F82ADF"/>
    <w:rsid w:val="00F82D6B"/>
    <w:rsid w:val="00F82EDC"/>
    <w:rsid w:val="00F83031"/>
    <w:rsid w:val="00F8304E"/>
    <w:rsid w:val="00F830F4"/>
    <w:rsid w:val="00F832E1"/>
    <w:rsid w:val="00F83461"/>
    <w:rsid w:val="00F83727"/>
    <w:rsid w:val="00F8375D"/>
    <w:rsid w:val="00F838B1"/>
    <w:rsid w:val="00F8394A"/>
    <w:rsid w:val="00F83A10"/>
    <w:rsid w:val="00F83A26"/>
    <w:rsid w:val="00F83BC2"/>
    <w:rsid w:val="00F83F24"/>
    <w:rsid w:val="00F83FB5"/>
    <w:rsid w:val="00F84046"/>
    <w:rsid w:val="00F84061"/>
    <w:rsid w:val="00F840DB"/>
    <w:rsid w:val="00F84156"/>
    <w:rsid w:val="00F843BB"/>
    <w:rsid w:val="00F844E9"/>
    <w:rsid w:val="00F84633"/>
    <w:rsid w:val="00F847CC"/>
    <w:rsid w:val="00F8485A"/>
    <w:rsid w:val="00F849BC"/>
    <w:rsid w:val="00F84AEB"/>
    <w:rsid w:val="00F84B93"/>
    <w:rsid w:val="00F84C41"/>
    <w:rsid w:val="00F84D92"/>
    <w:rsid w:val="00F84EE1"/>
    <w:rsid w:val="00F84F7E"/>
    <w:rsid w:val="00F84FAE"/>
    <w:rsid w:val="00F85124"/>
    <w:rsid w:val="00F8514B"/>
    <w:rsid w:val="00F85217"/>
    <w:rsid w:val="00F852CC"/>
    <w:rsid w:val="00F853DF"/>
    <w:rsid w:val="00F854AC"/>
    <w:rsid w:val="00F85551"/>
    <w:rsid w:val="00F855BA"/>
    <w:rsid w:val="00F85646"/>
    <w:rsid w:val="00F859C5"/>
    <w:rsid w:val="00F85B97"/>
    <w:rsid w:val="00F85BBD"/>
    <w:rsid w:val="00F85DA2"/>
    <w:rsid w:val="00F85E67"/>
    <w:rsid w:val="00F85F0D"/>
    <w:rsid w:val="00F8620D"/>
    <w:rsid w:val="00F86216"/>
    <w:rsid w:val="00F862FB"/>
    <w:rsid w:val="00F86427"/>
    <w:rsid w:val="00F86638"/>
    <w:rsid w:val="00F86AF9"/>
    <w:rsid w:val="00F86C9A"/>
    <w:rsid w:val="00F86E39"/>
    <w:rsid w:val="00F86FCC"/>
    <w:rsid w:val="00F8709D"/>
    <w:rsid w:val="00F870D2"/>
    <w:rsid w:val="00F872E0"/>
    <w:rsid w:val="00F874C0"/>
    <w:rsid w:val="00F874F9"/>
    <w:rsid w:val="00F87507"/>
    <w:rsid w:val="00F876CE"/>
    <w:rsid w:val="00F876D4"/>
    <w:rsid w:val="00F87734"/>
    <w:rsid w:val="00F879CE"/>
    <w:rsid w:val="00F87A65"/>
    <w:rsid w:val="00F87B3F"/>
    <w:rsid w:val="00F87B78"/>
    <w:rsid w:val="00F87D4F"/>
    <w:rsid w:val="00F87D93"/>
    <w:rsid w:val="00F87D98"/>
    <w:rsid w:val="00F87DEA"/>
    <w:rsid w:val="00F87F15"/>
    <w:rsid w:val="00F90025"/>
    <w:rsid w:val="00F90452"/>
    <w:rsid w:val="00F90499"/>
    <w:rsid w:val="00F9058D"/>
    <w:rsid w:val="00F90A31"/>
    <w:rsid w:val="00F90B32"/>
    <w:rsid w:val="00F90B58"/>
    <w:rsid w:val="00F90BDE"/>
    <w:rsid w:val="00F90C27"/>
    <w:rsid w:val="00F90C72"/>
    <w:rsid w:val="00F90C9B"/>
    <w:rsid w:val="00F91131"/>
    <w:rsid w:val="00F91253"/>
    <w:rsid w:val="00F9154A"/>
    <w:rsid w:val="00F9155E"/>
    <w:rsid w:val="00F91580"/>
    <w:rsid w:val="00F916AA"/>
    <w:rsid w:val="00F91788"/>
    <w:rsid w:val="00F917A1"/>
    <w:rsid w:val="00F91830"/>
    <w:rsid w:val="00F9192C"/>
    <w:rsid w:val="00F91961"/>
    <w:rsid w:val="00F91A34"/>
    <w:rsid w:val="00F91B48"/>
    <w:rsid w:val="00F91C95"/>
    <w:rsid w:val="00F91D46"/>
    <w:rsid w:val="00F9200F"/>
    <w:rsid w:val="00F9217F"/>
    <w:rsid w:val="00F9223A"/>
    <w:rsid w:val="00F92517"/>
    <w:rsid w:val="00F92725"/>
    <w:rsid w:val="00F928EA"/>
    <w:rsid w:val="00F929FE"/>
    <w:rsid w:val="00F92CAE"/>
    <w:rsid w:val="00F92D15"/>
    <w:rsid w:val="00F92E51"/>
    <w:rsid w:val="00F92E6B"/>
    <w:rsid w:val="00F93092"/>
    <w:rsid w:val="00F9345E"/>
    <w:rsid w:val="00F93628"/>
    <w:rsid w:val="00F936A2"/>
    <w:rsid w:val="00F938CA"/>
    <w:rsid w:val="00F93930"/>
    <w:rsid w:val="00F93A14"/>
    <w:rsid w:val="00F93BBF"/>
    <w:rsid w:val="00F93BDF"/>
    <w:rsid w:val="00F93E63"/>
    <w:rsid w:val="00F9400B"/>
    <w:rsid w:val="00F9405C"/>
    <w:rsid w:val="00F94098"/>
    <w:rsid w:val="00F940AB"/>
    <w:rsid w:val="00F946AB"/>
    <w:rsid w:val="00F948AF"/>
    <w:rsid w:val="00F94C4A"/>
    <w:rsid w:val="00F94E88"/>
    <w:rsid w:val="00F94EF6"/>
    <w:rsid w:val="00F94FD8"/>
    <w:rsid w:val="00F95040"/>
    <w:rsid w:val="00F954B3"/>
    <w:rsid w:val="00F95513"/>
    <w:rsid w:val="00F9566D"/>
    <w:rsid w:val="00F95797"/>
    <w:rsid w:val="00F958D1"/>
    <w:rsid w:val="00F95B1A"/>
    <w:rsid w:val="00F95C5C"/>
    <w:rsid w:val="00F95CAA"/>
    <w:rsid w:val="00F95D91"/>
    <w:rsid w:val="00F95E05"/>
    <w:rsid w:val="00F95E7E"/>
    <w:rsid w:val="00F95FCE"/>
    <w:rsid w:val="00F960AC"/>
    <w:rsid w:val="00F962F6"/>
    <w:rsid w:val="00F965DF"/>
    <w:rsid w:val="00F96630"/>
    <w:rsid w:val="00F967A6"/>
    <w:rsid w:val="00F967AB"/>
    <w:rsid w:val="00F96995"/>
    <w:rsid w:val="00F96A1A"/>
    <w:rsid w:val="00F96A4B"/>
    <w:rsid w:val="00F96A88"/>
    <w:rsid w:val="00F96C42"/>
    <w:rsid w:val="00F9727B"/>
    <w:rsid w:val="00F9738F"/>
    <w:rsid w:val="00F97490"/>
    <w:rsid w:val="00F974D8"/>
    <w:rsid w:val="00F974FF"/>
    <w:rsid w:val="00F9757F"/>
    <w:rsid w:val="00F9790B"/>
    <w:rsid w:val="00F97928"/>
    <w:rsid w:val="00F97B5D"/>
    <w:rsid w:val="00F97CB1"/>
    <w:rsid w:val="00F97D43"/>
    <w:rsid w:val="00F97E00"/>
    <w:rsid w:val="00F97EF8"/>
    <w:rsid w:val="00F97F58"/>
    <w:rsid w:val="00FA0003"/>
    <w:rsid w:val="00FA021D"/>
    <w:rsid w:val="00FA02E9"/>
    <w:rsid w:val="00FA03BF"/>
    <w:rsid w:val="00FA0407"/>
    <w:rsid w:val="00FA0527"/>
    <w:rsid w:val="00FA0559"/>
    <w:rsid w:val="00FA0562"/>
    <w:rsid w:val="00FA0789"/>
    <w:rsid w:val="00FA07C1"/>
    <w:rsid w:val="00FA0BFE"/>
    <w:rsid w:val="00FA0E21"/>
    <w:rsid w:val="00FA0F5D"/>
    <w:rsid w:val="00FA0FD4"/>
    <w:rsid w:val="00FA129A"/>
    <w:rsid w:val="00FA13FD"/>
    <w:rsid w:val="00FA14E7"/>
    <w:rsid w:val="00FA153F"/>
    <w:rsid w:val="00FA1653"/>
    <w:rsid w:val="00FA16E6"/>
    <w:rsid w:val="00FA183A"/>
    <w:rsid w:val="00FA19A8"/>
    <w:rsid w:val="00FA1D45"/>
    <w:rsid w:val="00FA1E5D"/>
    <w:rsid w:val="00FA2026"/>
    <w:rsid w:val="00FA2248"/>
    <w:rsid w:val="00FA23D2"/>
    <w:rsid w:val="00FA24F1"/>
    <w:rsid w:val="00FA25D1"/>
    <w:rsid w:val="00FA2674"/>
    <w:rsid w:val="00FA26F6"/>
    <w:rsid w:val="00FA2709"/>
    <w:rsid w:val="00FA2A7C"/>
    <w:rsid w:val="00FA2D2A"/>
    <w:rsid w:val="00FA2F04"/>
    <w:rsid w:val="00FA2F35"/>
    <w:rsid w:val="00FA2F9D"/>
    <w:rsid w:val="00FA2FA8"/>
    <w:rsid w:val="00FA3018"/>
    <w:rsid w:val="00FA315F"/>
    <w:rsid w:val="00FA31C5"/>
    <w:rsid w:val="00FA33D3"/>
    <w:rsid w:val="00FA3478"/>
    <w:rsid w:val="00FA3495"/>
    <w:rsid w:val="00FA356F"/>
    <w:rsid w:val="00FA37AE"/>
    <w:rsid w:val="00FA383D"/>
    <w:rsid w:val="00FA3897"/>
    <w:rsid w:val="00FA39C8"/>
    <w:rsid w:val="00FA3AEE"/>
    <w:rsid w:val="00FA3C62"/>
    <w:rsid w:val="00FA3FF1"/>
    <w:rsid w:val="00FA403C"/>
    <w:rsid w:val="00FA41A9"/>
    <w:rsid w:val="00FA42E2"/>
    <w:rsid w:val="00FA4524"/>
    <w:rsid w:val="00FA4551"/>
    <w:rsid w:val="00FA475B"/>
    <w:rsid w:val="00FA49B4"/>
    <w:rsid w:val="00FA4A53"/>
    <w:rsid w:val="00FA4D29"/>
    <w:rsid w:val="00FA4E44"/>
    <w:rsid w:val="00FA4F29"/>
    <w:rsid w:val="00FA512F"/>
    <w:rsid w:val="00FA5215"/>
    <w:rsid w:val="00FA5267"/>
    <w:rsid w:val="00FA534F"/>
    <w:rsid w:val="00FA536A"/>
    <w:rsid w:val="00FA542D"/>
    <w:rsid w:val="00FA551F"/>
    <w:rsid w:val="00FA5604"/>
    <w:rsid w:val="00FA5696"/>
    <w:rsid w:val="00FA57F2"/>
    <w:rsid w:val="00FA59AF"/>
    <w:rsid w:val="00FA59CC"/>
    <w:rsid w:val="00FA5D74"/>
    <w:rsid w:val="00FA5E43"/>
    <w:rsid w:val="00FA60DC"/>
    <w:rsid w:val="00FA63AF"/>
    <w:rsid w:val="00FA646E"/>
    <w:rsid w:val="00FA6630"/>
    <w:rsid w:val="00FA6843"/>
    <w:rsid w:val="00FA69C6"/>
    <w:rsid w:val="00FA6BBF"/>
    <w:rsid w:val="00FA6D61"/>
    <w:rsid w:val="00FA6EDD"/>
    <w:rsid w:val="00FA70A7"/>
    <w:rsid w:val="00FA7488"/>
    <w:rsid w:val="00FA74AB"/>
    <w:rsid w:val="00FA7520"/>
    <w:rsid w:val="00FA7577"/>
    <w:rsid w:val="00FA75F7"/>
    <w:rsid w:val="00FA77C6"/>
    <w:rsid w:val="00FA786F"/>
    <w:rsid w:val="00FA78B2"/>
    <w:rsid w:val="00FA79C8"/>
    <w:rsid w:val="00FA7AC8"/>
    <w:rsid w:val="00FA7CC6"/>
    <w:rsid w:val="00FA7EFF"/>
    <w:rsid w:val="00FB03C0"/>
    <w:rsid w:val="00FB0413"/>
    <w:rsid w:val="00FB0480"/>
    <w:rsid w:val="00FB0488"/>
    <w:rsid w:val="00FB04A5"/>
    <w:rsid w:val="00FB0656"/>
    <w:rsid w:val="00FB0681"/>
    <w:rsid w:val="00FB087E"/>
    <w:rsid w:val="00FB08BA"/>
    <w:rsid w:val="00FB0955"/>
    <w:rsid w:val="00FB0C04"/>
    <w:rsid w:val="00FB0DBF"/>
    <w:rsid w:val="00FB105B"/>
    <w:rsid w:val="00FB10AB"/>
    <w:rsid w:val="00FB115F"/>
    <w:rsid w:val="00FB11BF"/>
    <w:rsid w:val="00FB1330"/>
    <w:rsid w:val="00FB13F0"/>
    <w:rsid w:val="00FB1570"/>
    <w:rsid w:val="00FB1B36"/>
    <w:rsid w:val="00FB1B5E"/>
    <w:rsid w:val="00FB1C5C"/>
    <w:rsid w:val="00FB1DCA"/>
    <w:rsid w:val="00FB1E20"/>
    <w:rsid w:val="00FB2117"/>
    <w:rsid w:val="00FB2172"/>
    <w:rsid w:val="00FB2308"/>
    <w:rsid w:val="00FB2448"/>
    <w:rsid w:val="00FB2595"/>
    <w:rsid w:val="00FB26BC"/>
    <w:rsid w:val="00FB28E3"/>
    <w:rsid w:val="00FB292B"/>
    <w:rsid w:val="00FB2A00"/>
    <w:rsid w:val="00FB2A85"/>
    <w:rsid w:val="00FB2EC0"/>
    <w:rsid w:val="00FB2FAF"/>
    <w:rsid w:val="00FB3043"/>
    <w:rsid w:val="00FB321B"/>
    <w:rsid w:val="00FB3529"/>
    <w:rsid w:val="00FB35F8"/>
    <w:rsid w:val="00FB360B"/>
    <w:rsid w:val="00FB3854"/>
    <w:rsid w:val="00FB3A03"/>
    <w:rsid w:val="00FB3A6A"/>
    <w:rsid w:val="00FB3B0C"/>
    <w:rsid w:val="00FB3E89"/>
    <w:rsid w:val="00FB3FE5"/>
    <w:rsid w:val="00FB4025"/>
    <w:rsid w:val="00FB40B1"/>
    <w:rsid w:val="00FB415E"/>
    <w:rsid w:val="00FB4394"/>
    <w:rsid w:val="00FB442B"/>
    <w:rsid w:val="00FB4473"/>
    <w:rsid w:val="00FB482B"/>
    <w:rsid w:val="00FB4B40"/>
    <w:rsid w:val="00FB5146"/>
    <w:rsid w:val="00FB517F"/>
    <w:rsid w:val="00FB5269"/>
    <w:rsid w:val="00FB527D"/>
    <w:rsid w:val="00FB52C0"/>
    <w:rsid w:val="00FB56A3"/>
    <w:rsid w:val="00FB56DE"/>
    <w:rsid w:val="00FB5E27"/>
    <w:rsid w:val="00FB5F8A"/>
    <w:rsid w:val="00FB6071"/>
    <w:rsid w:val="00FB6685"/>
    <w:rsid w:val="00FB66FC"/>
    <w:rsid w:val="00FB695F"/>
    <w:rsid w:val="00FB69E2"/>
    <w:rsid w:val="00FB6C50"/>
    <w:rsid w:val="00FB6D27"/>
    <w:rsid w:val="00FB6DF0"/>
    <w:rsid w:val="00FB6EB2"/>
    <w:rsid w:val="00FB71C4"/>
    <w:rsid w:val="00FB7226"/>
    <w:rsid w:val="00FB73D2"/>
    <w:rsid w:val="00FB79C9"/>
    <w:rsid w:val="00FB7AF0"/>
    <w:rsid w:val="00FB7BCA"/>
    <w:rsid w:val="00FB7DCB"/>
    <w:rsid w:val="00FB7E5B"/>
    <w:rsid w:val="00FB7F8B"/>
    <w:rsid w:val="00FC01E4"/>
    <w:rsid w:val="00FC0344"/>
    <w:rsid w:val="00FC03FE"/>
    <w:rsid w:val="00FC0441"/>
    <w:rsid w:val="00FC060D"/>
    <w:rsid w:val="00FC063E"/>
    <w:rsid w:val="00FC08A6"/>
    <w:rsid w:val="00FC09E9"/>
    <w:rsid w:val="00FC0A54"/>
    <w:rsid w:val="00FC0A94"/>
    <w:rsid w:val="00FC0ADC"/>
    <w:rsid w:val="00FC0AE9"/>
    <w:rsid w:val="00FC0BB1"/>
    <w:rsid w:val="00FC13DB"/>
    <w:rsid w:val="00FC1701"/>
    <w:rsid w:val="00FC1896"/>
    <w:rsid w:val="00FC1907"/>
    <w:rsid w:val="00FC1999"/>
    <w:rsid w:val="00FC19A5"/>
    <w:rsid w:val="00FC1D0A"/>
    <w:rsid w:val="00FC1E3C"/>
    <w:rsid w:val="00FC1EE4"/>
    <w:rsid w:val="00FC21C1"/>
    <w:rsid w:val="00FC230D"/>
    <w:rsid w:val="00FC23D0"/>
    <w:rsid w:val="00FC248C"/>
    <w:rsid w:val="00FC2545"/>
    <w:rsid w:val="00FC2557"/>
    <w:rsid w:val="00FC2876"/>
    <w:rsid w:val="00FC2982"/>
    <w:rsid w:val="00FC2B08"/>
    <w:rsid w:val="00FC2DA2"/>
    <w:rsid w:val="00FC2F4C"/>
    <w:rsid w:val="00FC3072"/>
    <w:rsid w:val="00FC30B0"/>
    <w:rsid w:val="00FC30CB"/>
    <w:rsid w:val="00FC31DA"/>
    <w:rsid w:val="00FC3211"/>
    <w:rsid w:val="00FC3214"/>
    <w:rsid w:val="00FC33DE"/>
    <w:rsid w:val="00FC3479"/>
    <w:rsid w:val="00FC3566"/>
    <w:rsid w:val="00FC39A2"/>
    <w:rsid w:val="00FC3A3B"/>
    <w:rsid w:val="00FC3A5D"/>
    <w:rsid w:val="00FC3B18"/>
    <w:rsid w:val="00FC3BC0"/>
    <w:rsid w:val="00FC3C78"/>
    <w:rsid w:val="00FC3D28"/>
    <w:rsid w:val="00FC3D85"/>
    <w:rsid w:val="00FC411A"/>
    <w:rsid w:val="00FC41AA"/>
    <w:rsid w:val="00FC426B"/>
    <w:rsid w:val="00FC42A8"/>
    <w:rsid w:val="00FC430F"/>
    <w:rsid w:val="00FC446E"/>
    <w:rsid w:val="00FC44F3"/>
    <w:rsid w:val="00FC4561"/>
    <w:rsid w:val="00FC45EF"/>
    <w:rsid w:val="00FC496B"/>
    <w:rsid w:val="00FC4A94"/>
    <w:rsid w:val="00FC4C68"/>
    <w:rsid w:val="00FC4CB5"/>
    <w:rsid w:val="00FC4CF2"/>
    <w:rsid w:val="00FC4D97"/>
    <w:rsid w:val="00FC4E78"/>
    <w:rsid w:val="00FC4F37"/>
    <w:rsid w:val="00FC5263"/>
    <w:rsid w:val="00FC53AD"/>
    <w:rsid w:val="00FC5486"/>
    <w:rsid w:val="00FC55B1"/>
    <w:rsid w:val="00FC55C8"/>
    <w:rsid w:val="00FC59A2"/>
    <w:rsid w:val="00FC5F3E"/>
    <w:rsid w:val="00FC6212"/>
    <w:rsid w:val="00FC6322"/>
    <w:rsid w:val="00FC6660"/>
    <w:rsid w:val="00FC6773"/>
    <w:rsid w:val="00FC6A89"/>
    <w:rsid w:val="00FC6AFE"/>
    <w:rsid w:val="00FC6B6D"/>
    <w:rsid w:val="00FC6CFC"/>
    <w:rsid w:val="00FC6D1B"/>
    <w:rsid w:val="00FC6FA3"/>
    <w:rsid w:val="00FC6FB7"/>
    <w:rsid w:val="00FC7179"/>
    <w:rsid w:val="00FC7410"/>
    <w:rsid w:val="00FC7A71"/>
    <w:rsid w:val="00FC7B0B"/>
    <w:rsid w:val="00FC7BBD"/>
    <w:rsid w:val="00FC7D10"/>
    <w:rsid w:val="00FC7EB8"/>
    <w:rsid w:val="00FC7FE8"/>
    <w:rsid w:val="00FD027C"/>
    <w:rsid w:val="00FD0313"/>
    <w:rsid w:val="00FD0478"/>
    <w:rsid w:val="00FD04E6"/>
    <w:rsid w:val="00FD06BF"/>
    <w:rsid w:val="00FD075C"/>
    <w:rsid w:val="00FD0797"/>
    <w:rsid w:val="00FD0879"/>
    <w:rsid w:val="00FD0C45"/>
    <w:rsid w:val="00FD12DD"/>
    <w:rsid w:val="00FD1519"/>
    <w:rsid w:val="00FD1556"/>
    <w:rsid w:val="00FD17D2"/>
    <w:rsid w:val="00FD1819"/>
    <w:rsid w:val="00FD1845"/>
    <w:rsid w:val="00FD1C17"/>
    <w:rsid w:val="00FD1CCB"/>
    <w:rsid w:val="00FD1CEB"/>
    <w:rsid w:val="00FD20DD"/>
    <w:rsid w:val="00FD21AE"/>
    <w:rsid w:val="00FD21D9"/>
    <w:rsid w:val="00FD21E6"/>
    <w:rsid w:val="00FD21EE"/>
    <w:rsid w:val="00FD26F5"/>
    <w:rsid w:val="00FD27E0"/>
    <w:rsid w:val="00FD2888"/>
    <w:rsid w:val="00FD2979"/>
    <w:rsid w:val="00FD2B7F"/>
    <w:rsid w:val="00FD2BA1"/>
    <w:rsid w:val="00FD2E8F"/>
    <w:rsid w:val="00FD3033"/>
    <w:rsid w:val="00FD3408"/>
    <w:rsid w:val="00FD3505"/>
    <w:rsid w:val="00FD379B"/>
    <w:rsid w:val="00FD3B88"/>
    <w:rsid w:val="00FD3C50"/>
    <w:rsid w:val="00FD425A"/>
    <w:rsid w:val="00FD44B2"/>
    <w:rsid w:val="00FD45E1"/>
    <w:rsid w:val="00FD4B83"/>
    <w:rsid w:val="00FD4B85"/>
    <w:rsid w:val="00FD4C4D"/>
    <w:rsid w:val="00FD4E12"/>
    <w:rsid w:val="00FD4F45"/>
    <w:rsid w:val="00FD4F47"/>
    <w:rsid w:val="00FD5194"/>
    <w:rsid w:val="00FD52A7"/>
    <w:rsid w:val="00FD5445"/>
    <w:rsid w:val="00FD549E"/>
    <w:rsid w:val="00FD5597"/>
    <w:rsid w:val="00FD5632"/>
    <w:rsid w:val="00FD598C"/>
    <w:rsid w:val="00FD59F5"/>
    <w:rsid w:val="00FD5D68"/>
    <w:rsid w:val="00FD63AE"/>
    <w:rsid w:val="00FD6715"/>
    <w:rsid w:val="00FD6947"/>
    <w:rsid w:val="00FD6B68"/>
    <w:rsid w:val="00FD6C06"/>
    <w:rsid w:val="00FD6E30"/>
    <w:rsid w:val="00FD6E8C"/>
    <w:rsid w:val="00FD6EBF"/>
    <w:rsid w:val="00FD6F50"/>
    <w:rsid w:val="00FD73F5"/>
    <w:rsid w:val="00FD76B8"/>
    <w:rsid w:val="00FD779F"/>
    <w:rsid w:val="00FD77B8"/>
    <w:rsid w:val="00FD7A6A"/>
    <w:rsid w:val="00FD7B99"/>
    <w:rsid w:val="00FD7D2D"/>
    <w:rsid w:val="00FD7D39"/>
    <w:rsid w:val="00FD7E02"/>
    <w:rsid w:val="00FD7FBC"/>
    <w:rsid w:val="00FE024A"/>
    <w:rsid w:val="00FE045F"/>
    <w:rsid w:val="00FE0586"/>
    <w:rsid w:val="00FE0705"/>
    <w:rsid w:val="00FE07E1"/>
    <w:rsid w:val="00FE0D71"/>
    <w:rsid w:val="00FE0DBE"/>
    <w:rsid w:val="00FE0E79"/>
    <w:rsid w:val="00FE0FA9"/>
    <w:rsid w:val="00FE0FCE"/>
    <w:rsid w:val="00FE0FE9"/>
    <w:rsid w:val="00FE0FEA"/>
    <w:rsid w:val="00FE103B"/>
    <w:rsid w:val="00FE104C"/>
    <w:rsid w:val="00FE11E4"/>
    <w:rsid w:val="00FE12F4"/>
    <w:rsid w:val="00FE1368"/>
    <w:rsid w:val="00FE14F8"/>
    <w:rsid w:val="00FE172A"/>
    <w:rsid w:val="00FE1834"/>
    <w:rsid w:val="00FE1DA9"/>
    <w:rsid w:val="00FE1E1E"/>
    <w:rsid w:val="00FE1E73"/>
    <w:rsid w:val="00FE23AF"/>
    <w:rsid w:val="00FE25A0"/>
    <w:rsid w:val="00FE25C9"/>
    <w:rsid w:val="00FE2819"/>
    <w:rsid w:val="00FE29D3"/>
    <w:rsid w:val="00FE2A32"/>
    <w:rsid w:val="00FE2A80"/>
    <w:rsid w:val="00FE2B0B"/>
    <w:rsid w:val="00FE2DB5"/>
    <w:rsid w:val="00FE2E98"/>
    <w:rsid w:val="00FE317D"/>
    <w:rsid w:val="00FE31B4"/>
    <w:rsid w:val="00FE33AF"/>
    <w:rsid w:val="00FE34C3"/>
    <w:rsid w:val="00FE39EF"/>
    <w:rsid w:val="00FE3A51"/>
    <w:rsid w:val="00FE3A6C"/>
    <w:rsid w:val="00FE3AAF"/>
    <w:rsid w:val="00FE3B6E"/>
    <w:rsid w:val="00FE3DB0"/>
    <w:rsid w:val="00FE3F3A"/>
    <w:rsid w:val="00FE404C"/>
    <w:rsid w:val="00FE40D7"/>
    <w:rsid w:val="00FE416B"/>
    <w:rsid w:val="00FE41C7"/>
    <w:rsid w:val="00FE42C9"/>
    <w:rsid w:val="00FE434A"/>
    <w:rsid w:val="00FE44FE"/>
    <w:rsid w:val="00FE4673"/>
    <w:rsid w:val="00FE494E"/>
    <w:rsid w:val="00FE4ADE"/>
    <w:rsid w:val="00FE4BBD"/>
    <w:rsid w:val="00FE4BF8"/>
    <w:rsid w:val="00FE4C7A"/>
    <w:rsid w:val="00FE4D79"/>
    <w:rsid w:val="00FE4ECA"/>
    <w:rsid w:val="00FE4F33"/>
    <w:rsid w:val="00FE52C4"/>
    <w:rsid w:val="00FE558D"/>
    <w:rsid w:val="00FE5608"/>
    <w:rsid w:val="00FE57F8"/>
    <w:rsid w:val="00FE5801"/>
    <w:rsid w:val="00FE5911"/>
    <w:rsid w:val="00FE5B18"/>
    <w:rsid w:val="00FE5C22"/>
    <w:rsid w:val="00FE5D25"/>
    <w:rsid w:val="00FE5E62"/>
    <w:rsid w:val="00FE5FEE"/>
    <w:rsid w:val="00FE61E2"/>
    <w:rsid w:val="00FE61E4"/>
    <w:rsid w:val="00FE620C"/>
    <w:rsid w:val="00FE623C"/>
    <w:rsid w:val="00FE6307"/>
    <w:rsid w:val="00FE6473"/>
    <w:rsid w:val="00FE6A69"/>
    <w:rsid w:val="00FE6B1D"/>
    <w:rsid w:val="00FE6C6F"/>
    <w:rsid w:val="00FE7172"/>
    <w:rsid w:val="00FE7254"/>
    <w:rsid w:val="00FE7350"/>
    <w:rsid w:val="00FE73FA"/>
    <w:rsid w:val="00FE74C0"/>
    <w:rsid w:val="00FE757D"/>
    <w:rsid w:val="00FE7941"/>
    <w:rsid w:val="00FE79EB"/>
    <w:rsid w:val="00FE7AB9"/>
    <w:rsid w:val="00FE7B9B"/>
    <w:rsid w:val="00FF01A9"/>
    <w:rsid w:val="00FF0215"/>
    <w:rsid w:val="00FF0270"/>
    <w:rsid w:val="00FF03BB"/>
    <w:rsid w:val="00FF0482"/>
    <w:rsid w:val="00FF0553"/>
    <w:rsid w:val="00FF06BA"/>
    <w:rsid w:val="00FF0710"/>
    <w:rsid w:val="00FF072C"/>
    <w:rsid w:val="00FF07E0"/>
    <w:rsid w:val="00FF088F"/>
    <w:rsid w:val="00FF0897"/>
    <w:rsid w:val="00FF0B46"/>
    <w:rsid w:val="00FF0DC0"/>
    <w:rsid w:val="00FF0E61"/>
    <w:rsid w:val="00FF1012"/>
    <w:rsid w:val="00FF113B"/>
    <w:rsid w:val="00FF1310"/>
    <w:rsid w:val="00FF132C"/>
    <w:rsid w:val="00FF13DA"/>
    <w:rsid w:val="00FF16D3"/>
    <w:rsid w:val="00FF16F6"/>
    <w:rsid w:val="00FF17F6"/>
    <w:rsid w:val="00FF1A58"/>
    <w:rsid w:val="00FF1BCE"/>
    <w:rsid w:val="00FF1CBC"/>
    <w:rsid w:val="00FF1CF6"/>
    <w:rsid w:val="00FF1D3B"/>
    <w:rsid w:val="00FF1D5C"/>
    <w:rsid w:val="00FF1D7D"/>
    <w:rsid w:val="00FF2043"/>
    <w:rsid w:val="00FF2120"/>
    <w:rsid w:val="00FF2384"/>
    <w:rsid w:val="00FF27C6"/>
    <w:rsid w:val="00FF2856"/>
    <w:rsid w:val="00FF2AF2"/>
    <w:rsid w:val="00FF2E58"/>
    <w:rsid w:val="00FF31B9"/>
    <w:rsid w:val="00FF33C8"/>
    <w:rsid w:val="00FF34D5"/>
    <w:rsid w:val="00FF3654"/>
    <w:rsid w:val="00FF36FA"/>
    <w:rsid w:val="00FF3715"/>
    <w:rsid w:val="00FF3A2B"/>
    <w:rsid w:val="00FF3AB0"/>
    <w:rsid w:val="00FF3BD3"/>
    <w:rsid w:val="00FF3CCE"/>
    <w:rsid w:val="00FF3CEE"/>
    <w:rsid w:val="00FF3DBD"/>
    <w:rsid w:val="00FF3F26"/>
    <w:rsid w:val="00FF3F68"/>
    <w:rsid w:val="00FF42F4"/>
    <w:rsid w:val="00FF4375"/>
    <w:rsid w:val="00FF444A"/>
    <w:rsid w:val="00FF44AF"/>
    <w:rsid w:val="00FF458B"/>
    <w:rsid w:val="00FF467D"/>
    <w:rsid w:val="00FF482B"/>
    <w:rsid w:val="00FF4831"/>
    <w:rsid w:val="00FF4A6F"/>
    <w:rsid w:val="00FF4EE1"/>
    <w:rsid w:val="00FF4F79"/>
    <w:rsid w:val="00FF517B"/>
    <w:rsid w:val="00FF5443"/>
    <w:rsid w:val="00FF555D"/>
    <w:rsid w:val="00FF55E7"/>
    <w:rsid w:val="00FF56C4"/>
    <w:rsid w:val="00FF5735"/>
    <w:rsid w:val="00FF57CE"/>
    <w:rsid w:val="00FF5AE2"/>
    <w:rsid w:val="00FF5AF4"/>
    <w:rsid w:val="00FF5E37"/>
    <w:rsid w:val="00FF6007"/>
    <w:rsid w:val="00FF6131"/>
    <w:rsid w:val="00FF63A3"/>
    <w:rsid w:val="00FF63D7"/>
    <w:rsid w:val="00FF6430"/>
    <w:rsid w:val="00FF6739"/>
    <w:rsid w:val="00FF681F"/>
    <w:rsid w:val="00FF68E6"/>
    <w:rsid w:val="00FF6BC2"/>
    <w:rsid w:val="00FF6F0B"/>
    <w:rsid w:val="00FF713B"/>
    <w:rsid w:val="00FF71CB"/>
    <w:rsid w:val="00FF7460"/>
    <w:rsid w:val="00FF74C6"/>
    <w:rsid w:val="00FF74E6"/>
    <w:rsid w:val="00FF7573"/>
    <w:rsid w:val="00FF7767"/>
    <w:rsid w:val="00FF7A08"/>
    <w:rsid w:val="00FF7B6A"/>
    <w:rsid w:val="00FF7E25"/>
    <w:rsid w:val="01A15D32"/>
    <w:rsid w:val="01E77648"/>
    <w:rsid w:val="027CAE11"/>
    <w:rsid w:val="036D3160"/>
    <w:rsid w:val="048A2D6B"/>
    <w:rsid w:val="04A57A74"/>
    <w:rsid w:val="06191C57"/>
    <w:rsid w:val="061DD8C7"/>
    <w:rsid w:val="0781E947"/>
    <w:rsid w:val="0984EEC4"/>
    <w:rsid w:val="0C71CEDE"/>
    <w:rsid w:val="0D4B6179"/>
    <w:rsid w:val="0DDF7C99"/>
    <w:rsid w:val="0E05F1B9"/>
    <w:rsid w:val="0E9C1E30"/>
    <w:rsid w:val="0EBA0404"/>
    <w:rsid w:val="0FABBE50"/>
    <w:rsid w:val="10F18F77"/>
    <w:rsid w:val="12817063"/>
    <w:rsid w:val="1430416C"/>
    <w:rsid w:val="146F54CA"/>
    <w:rsid w:val="14D0BEFF"/>
    <w:rsid w:val="17650BBD"/>
    <w:rsid w:val="17A2E325"/>
    <w:rsid w:val="17CB7777"/>
    <w:rsid w:val="1813D3C7"/>
    <w:rsid w:val="1A45D139"/>
    <w:rsid w:val="1B5554A2"/>
    <w:rsid w:val="1C8DFA16"/>
    <w:rsid w:val="1E5C62F2"/>
    <w:rsid w:val="1F8EE8CA"/>
    <w:rsid w:val="20692107"/>
    <w:rsid w:val="20815880"/>
    <w:rsid w:val="2116BF6B"/>
    <w:rsid w:val="264392DA"/>
    <w:rsid w:val="2720F7A0"/>
    <w:rsid w:val="27928D35"/>
    <w:rsid w:val="288CDB2B"/>
    <w:rsid w:val="28B652B3"/>
    <w:rsid w:val="295D65BF"/>
    <w:rsid w:val="29A42978"/>
    <w:rsid w:val="2A3A6CEC"/>
    <w:rsid w:val="2AC38B1B"/>
    <w:rsid w:val="2B2D4E9F"/>
    <w:rsid w:val="2BB42272"/>
    <w:rsid w:val="2EA2AD23"/>
    <w:rsid w:val="2F02C558"/>
    <w:rsid w:val="2FD23FCD"/>
    <w:rsid w:val="3042F3A6"/>
    <w:rsid w:val="306732DB"/>
    <w:rsid w:val="30B7B0CB"/>
    <w:rsid w:val="30DC3FA6"/>
    <w:rsid w:val="31E5EB84"/>
    <w:rsid w:val="33C93D71"/>
    <w:rsid w:val="3651E038"/>
    <w:rsid w:val="390F10F5"/>
    <w:rsid w:val="3B688CF2"/>
    <w:rsid w:val="3C3CF60F"/>
    <w:rsid w:val="3C58A5AC"/>
    <w:rsid w:val="3D3DA374"/>
    <w:rsid w:val="3D78264B"/>
    <w:rsid w:val="3FE5CE4F"/>
    <w:rsid w:val="451D1302"/>
    <w:rsid w:val="4640A4DD"/>
    <w:rsid w:val="479A1154"/>
    <w:rsid w:val="480BE365"/>
    <w:rsid w:val="4A925F8E"/>
    <w:rsid w:val="4B531AE0"/>
    <w:rsid w:val="5261ADE0"/>
    <w:rsid w:val="56CA2DDC"/>
    <w:rsid w:val="572831F6"/>
    <w:rsid w:val="59AEF2A2"/>
    <w:rsid w:val="5B047BFB"/>
    <w:rsid w:val="5B528A24"/>
    <w:rsid w:val="5B9F2597"/>
    <w:rsid w:val="5BFC2050"/>
    <w:rsid w:val="62E3CCB4"/>
    <w:rsid w:val="65DBE480"/>
    <w:rsid w:val="6765730B"/>
    <w:rsid w:val="68586C5A"/>
    <w:rsid w:val="693EE958"/>
    <w:rsid w:val="69733686"/>
    <w:rsid w:val="6A1C7EAA"/>
    <w:rsid w:val="6ACF1CAF"/>
    <w:rsid w:val="702250B6"/>
    <w:rsid w:val="742C8584"/>
    <w:rsid w:val="7861160C"/>
    <w:rsid w:val="791DAA8D"/>
    <w:rsid w:val="7A0A4AE7"/>
    <w:rsid w:val="7A27C3B1"/>
    <w:rsid w:val="7A97D9A3"/>
    <w:rsid w:val="7ABD0F2D"/>
    <w:rsid w:val="7B382133"/>
    <w:rsid w:val="7B8BA8E5"/>
    <w:rsid w:val="7E986517"/>
    <w:rsid w:val="7EBF8EC2"/>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348D939"/>
  <w15:docId w15:val="{BB5D91AF-9CD4-4B77-99EB-4CAA3C3799E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uiPriority="99" w:qFormat="1"/>
    <w:lsdException w:name="heading 2" w:uiPriority="99" w:qFormat="1"/>
    <w:lsdException w:name="heading 3" w:uiPriority="99" w:qFormat="1"/>
    <w:lsdException w:name="heading 4" w:uiPriority="99" w:semiHidden="1" w:unhideWhenUsed="1" w:qFormat="1"/>
    <w:lsdException w:name="heading 5" w:uiPriority="99" w:semiHidden="1" w:unhideWhenUsed="1" w:qFormat="1"/>
    <w:lsdException w:name="heading 6" w:uiPriority="99" w:semiHidden="1" w:unhideWhenUsed="1" w:qFormat="1"/>
    <w:lsdException w:name="heading 7" w:uiPriority="99" w:semiHidden="1" w:unhideWhenUsed="1" w:qFormat="1"/>
    <w:lsdException w:name="heading 8" w:uiPriority="99" w:semiHidden="1" w:unhideWhenUsed="1" w:qFormat="1"/>
    <w:lsdException w:name="heading 9" w:uiPriority="9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99" w:semiHidden="1" w:unhideWhenUsed="1"/>
    <w:lsdException w:name="toc 5" w:uiPriority="99" w:semiHidden="1" w:unhideWhenUsed="1"/>
    <w:lsdException w:name="toc 6" w:uiPriority="99" w:semiHidden="1" w:unhideWhenUsed="1"/>
    <w:lsdException w:name="toc 7" w:uiPriority="99" w:semiHidden="1" w:unhideWhenUsed="1"/>
    <w:lsdException w:name="toc 8" w:uiPriority="99" w:semiHidden="1" w:unhideWhenUsed="1"/>
    <w:lsdException w:name="toc 9" w:uiPriority="99" w:semiHidden="1" w:unhideWhenUsed="1"/>
    <w:lsdException w:name="Normal Indent" w:semiHidden="1" w:unhideWhenUsed="1"/>
    <w:lsdException w:name="footnote text" w:uiPriority="99"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99" w:semiHidden="1" w:unhideWhenUsed="1" w:qFormat="1"/>
    <w:lsdException w:name="table of figures" w:uiPriority="99" w:semiHidden="1" w:unhideWhenUsed="1"/>
    <w:lsdException w:name="envelope address" w:semiHidden="1" w:unhideWhenUsed="1"/>
    <w:lsdException w:name="envelope return" w:semiHidden="1" w:unhideWhenUsed="1"/>
    <w:lsdException w:name="footnote reference" w:uiPriority="99"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iPriority="90" w:semiHidden="1" w:unhideWhenUsed="1" w:qFormat="1"/>
    <w:lsdException w:name="List" w:uiPriority="99" w:semiHidden="1" w:unhideWhenUsed="1"/>
    <w:lsdException w:name="List Bullet" w:uiPriority="1" w:semiHidden="1" w:unhideWhenUsed="1" w:qFormat="1"/>
    <w:lsdException w:name="List Number" w:uiPriority="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3"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Subtitle" w:qFormat="1"/>
    <w:lsdException w:name="Salutation" w:semiHidden="1" w:unhideWhenUsed="1"/>
    <w:lsdException w:name="Date" w:uiPriority="1"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1" w:semiHidden="1" w:unhideWhenUsed="1"/>
    <w:lsdException w:name="Body Text 3" w:semiHidden="1" w:unhideWhenUsed="1"/>
    <w:lsdException w:name="Body Text Indent 2" w:semiHidden="1" w:unhideWhenUsed="1"/>
    <w:lsdException w:name="Body Text Indent 3" w:semiHidden="1" w:unhideWhenUsed="1"/>
    <w:lsdException w:name="Block Text" w:uiPriority="1" w:semiHidden="1" w:unhideWhenUsed="1"/>
    <w:lsdException w:name="Hyperlink" w:uiPriority="99" w:semiHidden="1" w:unhideWhenUsed="1"/>
    <w:lsdException w:name="FollowedHyperlink" w:uiPriority="99" w:semiHidden="1" w:unhideWhenUsed="1"/>
    <w:lsdException w:name="Strong" w:uiPriority="22" w:qFormat="1"/>
    <w:lsdException w:name="Emphasis" w:uiPriority="20" w:qFormat="1"/>
    <w:lsdException w:name="Document Map" w:semiHidden="1" w:unhideWhenUsed="1"/>
    <w:lsdException w:name="Plain Text" w:uiPriority="99" w:semiHidden="1" w:unhideWhenUsed="1"/>
    <w:lsdException w:name="E-mail Signature" w:semiHidden="1" w:unhideWhenUsed="1"/>
    <w:lsdException w:name="HTML Top of Form" w:semiHidden="1" w:unhideWhenUsed="1"/>
    <w:lsdException w:name="HTML Bottom of Form" w:semiHidden="1" w:unhideWhenUsed="1"/>
    <w:lsdException w:name="Normal (Web)" w:uiPriority="99"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iPriority="99"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uiPriority="99"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9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CF5787"/>
    <w:pPr>
      <w:spacing w:after="120" w:line="264" w:lineRule="auto"/>
    </w:pPr>
    <w:rPr>
      <w:sz w:val="22"/>
      <w:szCs w:val="24"/>
      <w:lang w:eastAsia="ko-KR"/>
    </w:rPr>
  </w:style>
  <w:style w:type="paragraph" w:styleId="Heading1">
    <w:name w:val="heading 1"/>
    <w:aliases w:val="chapitre,Titre 11,t1.T1.Titre 1,t1,TITRE 1 SL,Heading 1 Char1 Char,Headline 1 Char1 Char,Heading 1 Char Char Char,Headline 1 Char Char Char,Headline 1 Char,Headline 1,h1,Hoofdstuk,Section Heading,Para,1"/>
    <w:basedOn w:val="Normal"/>
    <w:next w:val="Normal"/>
    <w:link w:val="Heading1Char"/>
    <w:uiPriority w:val="99"/>
    <w:qFormat/>
    <w:rsid w:val="007048FF"/>
    <w:pPr>
      <w:keepNext/>
      <w:pageBreakBefore/>
      <w:numPr>
        <w:numId w:val="27"/>
      </w:numPr>
      <w:tabs>
        <w:tab w:val="left" w:pos="510"/>
      </w:tabs>
      <w:spacing w:before="480"/>
      <w:outlineLvl w:val="0"/>
    </w:pPr>
    <w:rPr>
      <w:b/>
      <w:smallCaps/>
      <w:sz w:val="32"/>
    </w:rPr>
  </w:style>
  <w:style w:type="paragraph" w:styleId="Heading2">
    <w:name w:val="heading 2"/>
    <w:aliases w:val="Niveau 2,H2,paragraphe,t2,h2,headline,Chapter,1.Seite,Gliederung2,Gliederung21,h21,Heading 2 - Bid,Major,Reset numbering,KNIA Überschrift 2,h21 Char Char Char,Subcapitol,heading 2,Heading 2 Hidden,HD2,heading2,palacs csunyan beszel"/>
    <w:basedOn w:val="Heading1"/>
    <w:next w:val="Normal"/>
    <w:link w:val="Heading2Char"/>
    <w:uiPriority w:val="99"/>
    <w:qFormat/>
    <w:rsid w:val="00B379EC"/>
    <w:pPr>
      <w:pageBreakBefore w:val="0"/>
      <w:numPr>
        <w:ilvl w:val="1"/>
      </w:numPr>
      <w:tabs>
        <w:tab w:val="clear" w:pos="510"/>
      </w:tabs>
      <w:spacing w:before="240" w:after="60" w:line="240" w:lineRule="auto"/>
      <w:ind w:left="567"/>
      <w:outlineLvl w:val="1"/>
    </w:pPr>
    <w:rPr>
      <w:sz w:val="26"/>
      <w:szCs w:val="26"/>
    </w:rPr>
  </w:style>
  <w:style w:type="paragraph" w:styleId="Heading3">
    <w:name w:val="heading 3"/>
    <w:basedOn w:val="Normal"/>
    <w:next w:val="Normal"/>
    <w:link w:val="Heading3Char"/>
    <w:uiPriority w:val="99"/>
    <w:qFormat/>
    <w:rsid w:val="00475554"/>
    <w:pPr>
      <w:keepNext/>
      <w:numPr>
        <w:ilvl w:val="2"/>
        <w:numId w:val="27"/>
      </w:numPr>
      <w:suppressAutoHyphens/>
      <w:spacing w:before="240" w:after="60" w:line="240" w:lineRule="auto"/>
      <w:outlineLvl w:val="2"/>
    </w:pPr>
    <w:rPr>
      <w:b/>
      <w:sz w:val="26"/>
      <w:lang w:val="en" w:eastAsia="en-US"/>
    </w:rPr>
  </w:style>
  <w:style w:type="paragraph" w:styleId="Heading4">
    <w:name w:val="heading 4"/>
    <w:aliases w:val="H4,Sub-Minor,Level 2 - a,Heading 4 - Bid,KNIA Überschrift 4,hd4,h4,PLS 4,Avsnitt,H41,H42,H43,H44,H45,H46,H47,H48,H49,H410,Topic Major,aktiviteter,GE Heading Level 4"/>
    <w:basedOn w:val="Normal"/>
    <w:next w:val="Normal"/>
    <w:link w:val="Heading4Char"/>
    <w:uiPriority w:val="99"/>
    <w:qFormat/>
    <w:rsid w:val="00475554"/>
    <w:pPr>
      <w:keepNext/>
      <w:numPr>
        <w:ilvl w:val="3"/>
        <w:numId w:val="27"/>
      </w:numPr>
      <w:tabs>
        <w:tab w:val="left" w:pos="1049"/>
      </w:tabs>
      <w:spacing w:before="360"/>
      <w:outlineLvl w:val="3"/>
    </w:pPr>
    <w:rPr>
      <w:b/>
    </w:rPr>
  </w:style>
  <w:style w:type="paragraph" w:styleId="Heading5">
    <w:name w:val="heading 5"/>
    <w:basedOn w:val="Normal"/>
    <w:next w:val="Normal"/>
    <w:link w:val="Heading5Char"/>
    <w:uiPriority w:val="99"/>
    <w:qFormat/>
    <w:rsid w:val="008425A7"/>
    <w:pPr>
      <w:keepNext/>
      <w:numPr>
        <w:ilvl w:val="4"/>
        <w:numId w:val="27"/>
      </w:numPr>
      <w:outlineLvl w:val="4"/>
    </w:pPr>
    <w:rPr>
      <w:b/>
      <w:bCs/>
      <w:lang w:val="en-AU" w:eastAsia="cs-CZ"/>
    </w:rPr>
  </w:style>
  <w:style w:type="paragraph" w:styleId="Heading6">
    <w:name w:val="heading 6"/>
    <w:basedOn w:val="Normal"/>
    <w:next w:val="Normal"/>
    <w:link w:val="Heading6Char"/>
    <w:uiPriority w:val="99"/>
    <w:unhideWhenUsed/>
    <w:qFormat/>
    <w:rsid w:val="00475554"/>
    <w:pPr>
      <w:keepNext/>
      <w:numPr>
        <w:ilvl w:val="5"/>
        <w:numId w:val="27"/>
      </w:numPr>
      <w:outlineLvl w:val="5"/>
    </w:pPr>
  </w:style>
  <w:style w:type="paragraph" w:styleId="Heading7">
    <w:name w:val="heading 7"/>
    <w:basedOn w:val="Normal"/>
    <w:next w:val="Normal"/>
    <w:link w:val="Heading7Char"/>
    <w:uiPriority w:val="99"/>
    <w:qFormat/>
    <w:rsid w:val="00475554"/>
    <w:pPr>
      <w:keepNext/>
      <w:numPr>
        <w:ilvl w:val="6"/>
        <w:numId w:val="27"/>
      </w:numPr>
      <w:outlineLvl w:val="6"/>
    </w:pPr>
  </w:style>
  <w:style w:type="paragraph" w:styleId="Heading8">
    <w:name w:val="heading 8"/>
    <w:basedOn w:val="Normal"/>
    <w:next w:val="Normal"/>
    <w:link w:val="Heading8Char"/>
    <w:uiPriority w:val="99"/>
    <w:qFormat/>
    <w:rsid w:val="00475554"/>
    <w:pPr>
      <w:keepNext/>
      <w:numPr>
        <w:ilvl w:val="7"/>
        <w:numId w:val="27"/>
      </w:numPr>
      <w:outlineLvl w:val="7"/>
    </w:pPr>
  </w:style>
  <w:style w:type="paragraph" w:styleId="Heading9">
    <w:name w:val="heading 9"/>
    <w:aliases w:val="App Heading"/>
    <w:basedOn w:val="Normal"/>
    <w:next w:val="Normal"/>
    <w:link w:val="Heading9Char"/>
    <w:uiPriority w:val="99"/>
    <w:qFormat/>
    <w:rsid w:val="00475554"/>
    <w:pPr>
      <w:keepNext/>
      <w:numPr>
        <w:ilvl w:val="8"/>
        <w:numId w:val="27"/>
      </w:numPr>
      <w:outlineLvl w:val="8"/>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rmalText" w:customStyle="1">
    <w:name w:val="NormalText"/>
    <w:basedOn w:val="Normal"/>
    <w:pPr>
      <w:spacing w:before="120"/>
    </w:pPr>
    <w:rPr>
      <w:rFonts w:ascii="BBEHIZ+Palatino-Roman" w:hAnsi="BBEHIZ+Palatino-Roman"/>
      <w:szCs w:val="20"/>
    </w:rPr>
  </w:style>
  <w:style w:type="paragraph" w:styleId="NormalIndent">
    <w:name w:val="Normal Indent"/>
    <w:basedOn w:val="Base"/>
    <w:rsid w:val="00475554"/>
    <w:pPr>
      <w:ind w:left="1134"/>
    </w:pPr>
    <w:rPr>
      <w:szCs w:val="20"/>
      <w:lang w:eastAsia="ko-KR"/>
    </w:rPr>
  </w:style>
  <w:style w:type="paragraph" w:styleId="BodyText3">
    <w:name w:val="Body Text 3"/>
    <w:basedOn w:val="Normal"/>
    <w:pPr>
      <w:tabs>
        <w:tab w:val="left" w:pos="1134"/>
        <w:tab w:val="left" w:pos="1701"/>
        <w:tab w:val="left" w:pos="2268"/>
      </w:tabs>
      <w:spacing w:before="120"/>
      <w:ind w:right="-1"/>
    </w:pPr>
    <w:rPr>
      <w:szCs w:val="20"/>
      <w:lang w:eastAsia="fr-FR"/>
    </w:rPr>
  </w:style>
  <w:style w:type="paragraph" w:styleId="Caption">
    <w:name w:val="caption"/>
    <w:aliases w:val="CaptionCFMU,CaptionTLS"/>
    <w:basedOn w:val="Normal"/>
    <w:next w:val="Normal"/>
    <w:link w:val="CaptionChar"/>
    <w:uiPriority w:val="99"/>
    <w:qFormat/>
    <w:rsid w:val="00475554"/>
    <w:pPr>
      <w:jc w:val="center"/>
    </w:pPr>
    <w:rPr>
      <w:b/>
    </w:rPr>
  </w:style>
  <w:style w:type="paragraph" w:styleId="TOC1">
    <w:name w:val="toc 1"/>
    <w:basedOn w:val="Normal"/>
    <w:next w:val="Normal"/>
    <w:uiPriority w:val="39"/>
    <w:rsid w:val="00475554"/>
    <w:pPr>
      <w:tabs>
        <w:tab w:val="left" w:pos="595"/>
        <w:tab w:val="right" w:leader="dot" w:pos="8640"/>
      </w:tabs>
      <w:spacing w:after="60" w:line="240" w:lineRule="auto"/>
      <w:ind w:left="595" w:right="720" w:hanging="595"/>
    </w:pPr>
    <w:rPr>
      <w:b/>
      <w:caps/>
      <w:sz w:val="20"/>
    </w:rPr>
  </w:style>
  <w:style w:type="paragraph" w:styleId="TOC2">
    <w:name w:val="toc 2"/>
    <w:basedOn w:val="Normal"/>
    <w:next w:val="Normal"/>
    <w:uiPriority w:val="39"/>
    <w:rsid w:val="00475554"/>
    <w:pPr>
      <w:tabs>
        <w:tab w:val="left" w:pos="595"/>
        <w:tab w:val="right" w:leader="dot" w:pos="8640"/>
      </w:tabs>
      <w:spacing w:after="60" w:line="240" w:lineRule="auto"/>
      <w:ind w:left="595" w:right="720" w:hanging="595"/>
    </w:pPr>
    <w:rPr>
      <w:noProof/>
      <w:sz w:val="20"/>
    </w:rPr>
  </w:style>
  <w:style w:type="paragraph" w:styleId="TOC3">
    <w:name w:val="toc 3"/>
    <w:basedOn w:val="Normal"/>
    <w:next w:val="Normal"/>
    <w:uiPriority w:val="39"/>
    <w:rsid w:val="00475554"/>
    <w:pPr>
      <w:tabs>
        <w:tab w:val="left" w:pos="595"/>
        <w:tab w:val="right" w:leader="dot" w:pos="8640"/>
      </w:tabs>
      <w:spacing w:after="60" w:line="240" w:lineRule="auto"/>
      <w:ind w:left="1190" w:right="720" w:hanging="595"/>
    </w:pPr>
    <w:rPr>
      <w:sz w:val="20"/>
    </w:rPr>
  </w:style>
  <w:style w:type="paragraph" w:styleId="TOC4">
    <w:name w:val="toc 4"/>
    <w:basedOn w:val="Normal"/>
    <w:next w:val="Normal"/>
    <w:uiPriority w:val="99"/>
    <w:rsid w:val="00475554"/>
    <w:pPr>
      <w:tabs>
        <w:tab w:val="left" w:pos="1446"/>
        <w:tab w:val="left" w:pos="1587"/>
        <w:tab w:val="right" w:leader="dot" w:pos="8640"/>
      </w:tabs>
      <w:spacing w:after="60" w:line="240" w:lineRule="auto"/>
      <w:ind w:left="1445" w:right="720" w:hanging="850"/>
    </w:pPr>
    <w:rPr>
      <w:noProof/>
      <w:sz w:val="20"/>
    </w:rPr>
  </w:style>
  <w:style w:type="paragraph" w:styleId="TOC5">
    <w:name w:val="toc 5"/>
    <w:basedOn w:val="Normal"/>
    <w:next w:val="Normal"/>
    <w:uiPriority w:val="99"/>
    <w:rsid w:val="00475554"/>
    <w:pPr>
      <w:tabs>
        <w:tab w:val="right" w:leader="dot" w:pos="8640"/>
      </w:tabs>
      <w:spacing w:before="120" w:after="60"/>
      <w:ind w:right="720"/>
    </w:pPr>
    <w:rPr>
      <w:b/>
    </w:rPr>
  </w:style>
  <w:style w:type="paragraph" w:styleId="TOC6">
    <w:name w:val="toc 6"/>
    <w:basedOn w:val="Normal"/>
    <w:next w:val="Normal"/>
    <w:uiPriority w:val="99"/>
    <w:rsid w:val="00475554"/>
    <w:pPr>
      <w:tabs>
        <w:tab w:val="right" w:leader="dot" w:pos="8640"/>
      </w:tabs>
    </w:pPr>
  </w:style>
  <w:style w:type="paragraph" w:styleId="TOC7">
    <w:name w:val="toc 7"/>
    <w:basedOn w:val="Normal"/>
    <w:next w:val="Normal"/>
    <w:uiPriority w:val="99"/>
    <w:rsid w:val="00475554"/>
    <w:pPr>
      <w:tabs>
        <w:tab w:val="right" w:leader="dot" w:pos="8640"/>
      </w:tabs>
    </w:pPr>
  </w:style>
  <w:style w:type="paragraph" w:styleId="TOC8">
    <w:name w:val="toc 8"/>
    <w:basedOn w:val="Normal"/>
    <w:next w:val="Normal"/>
    <w:uiPriority w:val="99"/>
    <w:rsid w:val="00475554"/>
    <w:pPr>
      <w:tabs>
        <w:tab w:val="right" w:leader="dot" w:pos="8640"/>
      </w:tabs>
    </w:pPr>
  </w:style>
  <w:style w:type="paragraph" w:styleId="TOC9">
    <w:name w:val="toc 9"/>
    <w:basedOn w:val="Normal"/>
    <w:next w:val="Normal"/>
    <w:uiPriority w:val="99"/>
    <w:rsid w:val="00475554"/>
    <w:pPr>
      <w:tabs>
        <w:tab w:val="right" w:leader="dot" w:pos="8640"/>
      </w:tabs>
    </w:pPr>
  </w:style>
  <w:style w:type="paragraph" w:styleId="BodyTextIndent">
    <w:name w:val="Body Text Indent"/>
    <w:basedOn w:val="Normal"/>
    <w:link w:val="BodyTextIndentChar"/>
    <w:pPr>
      <w:ind w:left="1440"/>
    </w:pPr>
  </w:style>
  <w:style w:type="paragraph" w:styleId="TableCell" w:customStyle="1">
    <w:name w:val="TableCell"/>
    <w:basedOn w:val="Normal"/>
    <w:link w:val="TableCellChar"/>
    <w:rsid w:val="00475554"/>
    <w:pPr>
      <w:spacing w:before="60" w:after="0" w:line="240" w:lineRule="auto"/>
    </w:pPr>
    <w:rPr>
      <w:rFonts w:ascii="Arial" w:hAnsi="Arial"/>
      <w:bCs/>
      <w:i/>
      <w:color w:val="000080"/>
      <w:sz w:val="20"/>
      <w:lang w:eastAsia="en-US"/>
    </w:rPr>
  </w:style>
  <w:style w:type="paragraph" w:styleId="Title">
    <w:name w:val="Title"/>
    <w:basedOn w:val="Normal"/>
    <w:next w:val="SubTitle1"/>
    <w:link w:val="TitleChar"/>
    <w:uiPriority w:val="3"/>
    <w:rsid w:val="00475554"/>
    <w:pPr>
      <w:spacing w:before="3200" w:after="480"/>
      <w:jc w:val="center"/>
    </w:pPr>
    <w:rPr>
      <w:b/>
      <w:kern w:val="28"/>
      <w:sz w:val="48"/>
    </w:rPr>
  </w:style>
  <w:style w:type="paragraph" w:styleId="Footer">
    <w:name w:val="footer"/>
    <w:basedOn w:val="Normal"/>
    <w:link w:val="FooterChar"/>
    <w:rsid w:val="00475554"/>
    <w:pPr>
      <w:spacing w:after="0" w:line="240" w:lineRule="auto"/>
      <w:ind w:right="-567"/>
    </w:pPr>
    <w:rPr>
      <w:sz w:val="16"/>
    </w:rPr>
  </w:style>
  <w:style w:type="character" w:styleId="PageNumber">
    <w:name w:val="page number"/>
    <w:basedOn w:val="DefaultParagraphFont"/>
  </w:style>
  <w:style w:type="paragraph" w:styleId="Header">
    <w:name w:val="header"/>
    <w:basedOn w:val="Normal"/>
    <w:link w:val="HeaderChar"/>
    <w:rsid w:val="00475554"/>
    <w:pPr>
      <w:tabs>
        <w:tab w:val="center" w:pos="4150"/>
        <w:tab w:val="right" w:pos="8306"/>
      </w:tabs>
    </w:pPr>
  </w:style>
  <w:style w:type="character" w:styleId="Hyperlink">
    <w:name w:val="Hyperlink"/>
    <w:aliases w:val="Hyperlink - Header"/>
    <w:uiPriority w:val="99"/>
    <w:rsid w:val="00475554"/>
    <w:rPr>
      <w:color w:val="0000FF"/>
      <w:u w:val="single"/>
    </w:rPr>
  </w:style>
  <w:style w:type="paragraph" w:styleId="BodyTextIndent2">
    <w:name w:val="Body Text Indent 2"/>
    <w:basedOn w:val="Normal"/>
    <w:pPr>
      <w:ind w:left="720"/>
    </w:pPr>
  </w:style>
  <w:style w:type="paragraph" w:styleId="BodyText2">
    <w:name w:val="Body Text 2"/>
    <w:basedOn w:val="Normal"/>
    <w:link w:val="BodyText2Char"/>
    <w:uiPriority w:val="1"/>
    <w:rsid w:val="00475554"/>
    <w:pPr>
      <w:spacing w:before="120" w:line="480" w:lineRule="auto"/>
    </w:pPr>
    <w:rPr>
      <w:i/>
      <w:color w:val="000080"/>
      <w:szCs w:val="20"/>
    </w:rPr>
  </w:style>
  <w:style w:type="paragraph" w:styleId="FootnoteText">
    <w:name w:val="footnote text"/>
    <w:aliases w:val="Footnote text,Schriftart: 9 pt,Schriftart: 10 pt,Schriftart: 8 pt Char Char,Schriftart: 8 pt,fn,footnote text,Footnotes,Footnote ak,fn Char,footnote text Char,Footnotes Char,Footnote ak Char,ft,fn cafc,Footnotes Char Char,fn1"/>
    <w:basedOn w:val="Normal"/>
    <w:link w:val="FootnoteTextChar"/>
    <w:uiPriority w:val="99"/>
    <w:qFormat/>
    <w:rsid w:val="00544E2B"/>
    <w:rPr>
      <w:sz w:val="20"/>
    </w:rPr>
  </w:style>
  <w:style w:type="character" w:styleId="FootnoteReference">
    <w:name w:val="footnote reference"/>
    <w:aliases w:val="Footnote Reference Superscript Car Car, Char Char Char Char Char Car Car,BVI fnr Car Car,Footnote symbol Car Car, BVI fnr Car Car,SUPERS Car Car,Footnote reference number Car Car,note TESI Car Car,-E Fußnotenzeichen Car Car"/>
    <w:basedOn w:val="DefaultParagraphFont"/>
    <w:link w:val="FootnoteReferenceSuperscriptCar"/>
    <w:uiPriority w:val="99"/>
    <w:qFormat/>
    <w:rsid w:val="00475554"/>
    <w:rPr>
      <w:vertAlign w:val="superscript"/>
    </w:rPr>
  </w:style>
  <w:style w:type="paragraph" w:styleId="DocumentMap">
    <w:name w:val="Document Map"/>
    <w:basedOn w:val="Normal"/>
    <w:link w:val="DocumentMapChar"/>
    <w:semiHidden/>
    <w:rsid w:val="00475554"/>
    <w:pPr>
      <w:shd w:val="clear" w:color="auto" w:fill="000080"/>
      <w:spacing w:before="120" w:line="240" w:lineRule="auto"/>
    </w:pPr>
    <w:rPr>
      <w:rFonts w:ascii="Tahoma" w:hAnsi="Tahoma" w:cs="Tahoma"/>
      <w:i/>
      <w:color w:val="000080"/>
      <w:sz w:val="20"/>
      <w:szCs w:val="20"/>
    </w:rPr>
  </w:style>
  <w:style w:type="paragraph" w:styleId="TextBox" w:customStyle="1">
    <w:name w:val="Text Box"/>
    <w:basedOn w:val="Normal"/>
    <w:pPr>
      <w:spacing w:after="0"/>
    </w:pPr>
    <w:rPr>
      <w:rFonts w:ascii="Verdana" w:hAnsi="Verdana"/>
      <w:sz w:val="16"/>
      <w:szCs w:val="20"/>
    </w:rPr>
  </w:style>
  <w:style w:type="character" w:styleId="Emphasis">
    <w:name w:val="Emphasis"/>
    <w:uiPriority w:val="20"/>
    <w:qFormat/>
    <w:rPr>
      <w:i/>
      <w:iCs/>
    </w:rPr>
  </w:style>
  <w:style w:type="paragraph" w:styleId="TableHeading" w:customStyle="1">
    <w:name w:val="Table Heading"/>
    <w:basedOn w:val="Normal"/>
    <w:next w:val="Normal"/>
    <w:uiPriority w:val="99"/>
    <w:rsid w:val="00475554"/>
    <w:pPr>
      <w:spacing w:after="0" w:line="276" w:lineRule="auto"/>
    </w:pPr>
    <w:rPr>
      <w:rFonts w:ascii="Times New Roman Bold" w:hAnsi="Times New Roman Bold" w:eastAsia="Calibri"/>
      <w:b/>
      <w:bCs/>
      <w:color w:val="000000"/>
    </w:rPr>
  </w:style>
  <w:style w:type="paragraph" w:styleId="TableofTablesHeading" w:customStyle="1">
    <w:name w:val="Table of Tables Heading"/>
    <w:basedOn w:val="Normal"/>
    <w:next w:val="TableofFigures"/>
    <w:pPr>
      <w:pBdr>
        <w:bottom w:val="single" w:color="auto" w:sz="4" w:space="1"/>
      </w:pBdr>
      <w:spacing w:before="120"/>
    </w:pPr>
    <w:rPr>
      <w:b/>
      <w:smallCaps/>
      <w:sz w:val="28"/>
    </w:rPr>
  </w:style>
  <w:style w:type="paragraph" w:styleId="TableofFigures">
    <w:name w:val="table of figures"/>
    <w:basedOn w:val="Normal"/>
    <w:next w:val="Normal"/>
    <w:uiPriority w:val="99"/>
    <w:rsid w:val="00475554"/>
    <w:pPr>
      <w:spacing w:before="120" w:after="0" w:line="240" w:lineRule="auto"/>
    </w:pPr>
    <w:rPr>
      <w:sz w:val="20"/>
      <w:szCs w:val="22"/>
      <w:lang w:val="en" w:eastAsia="nl-NL"/>
    </w:rPr>
  </w:style>
  <w:style w:type="paragraph" w:styleId="CommentText">
    <w:name w:val="Comment Text"/>
    <w:basedOn w:val="Normal"/>
    <w:link w:val="CommentTextChar"/>
    <w:semiHidden/>
    <w:rsid w:val="00475554"/>
    <w:pPr>
      <w:spacing w:line="240" w:lineRule="auto"/>
    </w:pPr>
    <w:rPr>
      <w:sz w:val="20"/>
    </w:rPr>
  </w:style>
  <w:style w:type="paragraph" w:styleId="Tablecellleft" w:customStyle="1">
    <w:name w:val="Table_cell_left"/>
    <w:basedOn w:val="Normal"/>
    <w:pPr>
      <w:spacing w:before="40" w:after="40"/>
    </w:pPr>
  </w:style>
  <w:style w:type="character" w:styleId="FollowedHyperlink">
    <w:name w:val="FollowedHyperlink"/>
    <w:basedOn w:val="DefaultParagraphFont"/>
    <w:uiPriority w:val="99"/>
    <w:rsid w:val="00475554"/>
    <w:rPr>
      <w:color w:val="800080"/>
      <w:u w:val="single"/>
    </w:rPr>
  </w:style>
  <w:style w:type="paragraph" w:styleId="BodyTextIndent3">
    <w:name w:val="Body Text Indent 3"/>
    <w:basedOn w:val="Normal"/>
    <w:pPr>
      <w:ind w:left="720"/>
    </w:pPr>
    <w:rPr>
      <w:i/>
      <w:iCs/>
    </w:rPr>
  </w:style>
  <w:style w:type="paragraph" w:styleId="ListBullet1Char" w:customStyle="1">
    <w:name w:val="List Bullet 1 Char"/>
    <w:basedOn w:val="Normal"/>
    <w:pPr>
      <w:numPr>
        <w:numId w:val="1"/>
      </w:numPr>
      <w:tabs>
        <w:tab w:val="clear" w:pos="360"/>
      </w:tabs>
      <w:spacing w:before="120" w:after="0"/>
      <w:ind w:left="1276" w:hanging="284"/>
    </w:pPr>
  </w:style>
  <w:style w:type="character" w:styleId="ListBullet1CharChar" w:customStyle="1">
    <w:name w:val="List Bullet 1 Char Char"/>
    <w:rPr>
      <w:rFonts w:ascii="Arial" w:hAnsi="Arial"/>
      <w:sz w:val="22"/>
      <w:szCs w:val="24"/>
      <w:lang w:val="en-GB" w:eastAsia="en-US" w:bidi="ar-SA"/>
    </w:rPr>
  </w:style>
  <w:style w:type="paragraph" w:styleId="Bullet1" w:customStyle="1">
    <w:name w:val="Bullet1"/>
    <w:basedOn w:val="Normal"/>
    <w:uiPriority w:val="1"/>
    <w:rsid w:val="00475554"/>
    <w:pPr>
      <w:numPr>
        <w:ilvl w:val="3"/>
        <w:numId w:val="24"/>
      </w:numPr>
      <w:spacing w:before="120" w:line="240" w:lineRule="auto"/>
    </w:pPr>
  </w:style>
  <w:style w:type="paragraph" w:styleId="Bullet2" w:customStyle="1">
    <w:name w:val="Bullet2"/>
    <w:basedOn w:val="Bullet1"/>
    <w:uiPriority w:val="99"/>
    <w:pPr>
      <w:numPr>
        <w:ilvl w:val="0"/>
        <w:numId w:val="0"/>
      </w:numPr>
      <w:tabs>
        <w:tab w:val="left" w:pos="1134"/>
        <w:tab w:val="num" w:pos="1899"/>
      </w:tabs>
      <w:ind w:left="1491" w:hanging="357"/>
    </w:pPr>
    <w:rPr>
      <w:bCs/>
    </w:rPr>
  </w:style>
  <w:style w:type="paragraph" w:styleId="Heading" w:customStyle="1">
    <w:name w:val="Heading"/>
    <w:basedOn w:val="Normal"/>
    <w:next w:val="Normal"/>
    <w:uiPriority w:val="99"/>
    <w:rsid w:val="00475554"/>
    <w:pPr>
      <w:keepNext/>
      <w:keepLines/>
      <w:overflowPunct w:val="0"/>
      <w:autoSpaceDE w:val="0"/>
      <w:autoSpaceDN w:val="0"/>
      <w:adjustRightInd w:val="0"/>
      <w:spacing w:after="240" w:line="240" w:lineRule="auto"/>
      <w:textAlignment w:val="baseline"/>
    </w:pPr>
    <w:rPr>
      <w:rFonts w:ascii="Arial" w:hAnsi="Arial" w:cs="Arial"/>
      <w:b/>
      <w:bCs/>
      <w:i/>
      <w:color w:val="000080"/>
      <w:sz w:val="28"/>
      <w:szCs w:val="28"/>
      <w:lang w:eastAsia="en-US"/>
    </w:rPr>
  </w:style>
  <w:style w:type="paragraph" w:styleId="BodyText">
    <w:name w:val="Body Text"/>
    <w:basedOn w:val="Base"/>
    <w:link w:val="BodyTextChar"/>
    <w:rsid w:val="00475554"/>
    <w:pPr>
      <w:spacing w:after="120"/>
    </w:pPr>
  </w:style>
  <w:style w:type="paragraph" w:styleId="List2bullet" w:customStyle="1">
    <w:name w:val="List_2_bullet"/>
    <w:basedOn w:val="Normal"/>
    <w:uiPriority w:val="99"/>
    <w:pPr>
      <w:numPr>
        <w:numId w:val="3"/>
      </w:numPr>
      <w:spacing w:before="120"/>
    </w:pPr>
    <w:rPr>
      <w:sz w:val="24"/>
      <w:lang w:val="fr-BE"/>
    </w:rPr>
  </w:style>
  <w:style w:type="paragraph" w:styleId="ListBullet1" w:customStyle="1">
    <w:name w:val="List Bullet 1"/>
    <w:basedOn w:val="Normal"/>
    <w:pPr>
      <w:spacing w:before="120" w:after="0"/>
      <w:ind w:left="1276" w:hanging="284"/>
    </w:pPr>
  </w:style>
  <w:style w:type="paragraph" w:styleId="ListBullet2">
    <w:name w:val="List Bullet 2"/>
    <w:basedOn w:val="Normal"/>
    <w:rsid w:val="00475554"/>
    <w:pPr>
      <w:tabs>
        <w:tab w:val="num" w:pos="454"/>
      </w:tabs>
      <w:spacing w:line="240" w:lineRule="auto"/>
      <w:ind w:left="454" w:hanging="454"/>
      <w:contextualSpacing/>
    </w:pPr>
    <w:rPr>
      <w:i/>
      <w:color w:val="000080"/>
      <w:szCs w:val="20"/>
    </w:rPr>
  </w:style>
  <w:style w:type="character" w:styleId="body" w:customStyle="1">
    <w:name w:val="body"/>
    <w:basedOn w:val="DefaultParagraphFont"/>
  </w:style>
  <w:style w:type="paragraph" w:styleId="StyleHeader10ptBefore3ptAfter3pt" w:customStyle="1">
    <w:name w:val="Style Header + 10 pt Before:  3 pt After:  3 pt"/>
    <w:basedOn w:val="Header"/>
    <w:pPr>
      <w:spacing w:before="60" w:after="60"/>
    </w:pPr>
    <w:rPr>
      <w:rFonts w:ascii="Arial" w:hAnsi="Arial"/>
      <w:sz w:val="20"/>
      <w:szCs w:val="20"/>
    </w:rPr>
  </w:style>
  <w:style w:type="paragraph" w:styleId="BalloonText">
    <w:name w:val="Balloon Text"/>
    <w:basedOn w:val="Normal"/>
    <w:link w:val="BalloonTextChar"/>
    <w:semiHidden/>
    <w:rsid w:val="00475554"/>
    <w:pPr>
      <w:spacing w:after="0" w:line="240" w:lineRule="auto"/>
    </w:pPr>
    <w:rPr>
      <w:rFonts w:ascii="Segoe UI" w:hAnsi="Segoe UI" w:cs="Segoe UI"/>
      <w:sz w:val="18"/>
      <w:szCs w:val="18"/>
    </w:rPr>
  </w:style>
  <w:style w:type="character" w:styleId="Heading2Char1" w:customStyle="1">
    <w:name w:val="Heading 2 Char1"/>
    <w:aliases w:val="Heading 2 Char Char,Headline 2 Char Char,h2 Char Char,2 Char Char,headi Char Char,heading2 Char Char,h21 Char Char,h22 Char Char,21 Char Char,H2 Char Char,l2 Char Char,kopregel 2 Char Char,Titre m Char Char,Headline 2 Char1,h2 Char1"/>
    <w:rsid w:val="00DB7CBC"/>
    <w:rPr>
      <w:rFonts w:ascii="Arial" w:hAnsi="Arial" w:cs="Arial"/>
      <w:b/>
      <w:bCs/>
      <w:iCs/>
      <w:smallCaps/>
      <w:sz w:val="32"/>
      <w:szCs w:val="28"/>
      <w:lang w:val="en-GB" w:eastAsia="en-US" w:bidi="ar-SA"/>
    </w:rPr>
  </w:style>
  <w:style w:type="character" w:styleId="Heading1Char1" w:customStyle="1">
    <w:name w:val="Heading 1 Char1"/>
    <w:aliases w:val="Heading 1 Char Char,Headline 1 Char Char,Headline 1 Char1"/>
    <w:rPr>
      <w:rFonts w:ascii="Arial" w:hAnsi="Arial" w:cs="Arial"/>
      <w:b/>
      <w:bCs/>
      <w:caps/>
      <w:kern w:val="32"/>
      <w:sz w:val="32"/>
      <w:szCs w:val="32"/>
      <w:lang w:val="en-GB" w:eastAsia="en-US" w:bidi="ar-SA"/>
    </w:rPr>
  </w:style>
  <w:style w:type="paragraph" w:styleId="minutes" w:customStyle="1">
    <w:name w:val="minutes"/>
    <w:basedOn w:val="Normal"/>
    <w:pPr>
      <w:numPr>
        <w:numId w:val="2"/>
      </w:numPr>
      <w:spacing w:after="0"/>
    </w:pPr>
    <w:rPr>
      <w:rFonts w:ascii="Univers 47 CondensedLight" w:hAnsi="Univers 47 CondensedLight" w:cs="Tahoma"/>
    </w:rPr>
  </w:style>
  <w:style w:type="character" w:styleId="CommentReference">
    <w:name w:val="Comment Reference"/>
    <w:basedOn w:val="DefaultParagraphFont"/>
    <w:semiHidden/>
    <w:rsid w:val="00475554"/>
    <w:rPr>
      <w:sz w:val="16"/>
      <w:szCs w:val="16"/>
    </w:rPr>
  </w:style>
  <w:style w:type="paragraph" w:styleId="CommentSubject">
    <w:name w:val="Comment Subject"/>
    <w:basedOn w:val="CommentText"/>
    <w:next w:val="CommentText"/>
    <w:link w:val="CommentSubjectChar"/>
    <w:semiHidden/>
    <w:rsid w:val="00475554"/>
    <w:rPr>
      <w:b/>
      <w:bCs/>
    </w:rPr>
  </w:style>
  <w:style w:type="paragraph" w:styleId="o" w:customStyle="1">
    <w:name w:val="o"/>
    <w:basedOn w:val="Normal"/>
    <w:pPr>
      <w:widowControl w:val="0"/>
      <w:spacing w:after="60"/>
    </w:pPr>
    <w:rPr>
      <w:szCs w:val="22"/>
      <w:lang w:val="fr-BE"/>
    </w:rPr>
  </w:style>
  <w:style w:type="paragraph" w:styleId="Openissues" w:customStyle="1">
    <w:name w:val="Open issues"/>
    <w:basedOn w:val="Normal"/>
    <w:pPr>
      <w:widowControl w:val="0"/>
      <w:spacing w:after="60"/>
    </w:pPr>
    <w:rPr>
      <w:color w:val="008080"/>
      <w:szCs w:val="22"/>
      <w:lang w:val="fr-BE"/>
    </w:rPr>
  </w:style>
  <w:style w:type="paragraph" w:styleId="Table" w:customStyle="1">
    <w:name w:val="Table"/>
    <w:basedOn w:val="Normal"/>
    <w:link w:val="TableChar"/>
    <w:rsid w:val="00475554"/>
    <w:pPr>
      <w:keepLines/>
      <w:spacing w:before="20" w:after="20" w:line="240" w:lineRule="auto"/>
      <w:jc w:val="center"/>
    </w:pPr>
    <w:rPr>
      <w:lang w:eastAsia="nl-NL"/>
    </w:rPr>
  </w:style>
  <w:style w:type="paragraph" w:styleId="ServiceInformationTitle" w:customStyle="1">
    <w:name w:val="Service Information Title"/>
    <w:basedOn w:val="Normal"/>
    <w:pPr>
      <w:pageBreakBefore/>
      <w:widowControl w:val="0"/>
      <w:spacing w:after="60"/>
    </w:pPr>
    <w:rPr>
      <w:rFonts w:cs="Arial"/>
      <w:b/>
      <w:bCs/>
      <w:sz w:val="32"/>
      <w:szCs w:val="32"/>
      <w:lang w:val="fr-BE"/>
    </w:rPr>
  </w:style>
  <w:style w:type="paragraph" w:styleId="DefaultParagraphFont1" w:customStyle="1">
    <w:name w:val="Default Paragraph Font1"/>
    <w:next w:val="Normal"/>
    <w:pPr>
      <w:spacing w:after="120"/>
    </w:pPr>
    <w:rPr>
      <w:rFonts w:ascii="CG Times (W1)" w:hAnsi="CG Times (W1)"/>
      <w:lang w:val="en-US" w:eastAsia="en-US"/>
    </w:rPr>
  </w:style>
  <w:style w:type="character" w:styleId="Typewriter" w:customStyle="1">
    <w:name w:val="Typewriter"/>
    <w:rPr>
      <w:rFonts w:ascii="Courier New" w:hAnsi="Courier New" w:cs="Courier New"/>
      <w:sz w:val="20"/>
      <w:szCs w:val="20"/>
    </w:rPr>
  </w:style>
  <w:style w:type="paragraph" w:styleId="Documenttitle" w:customStyle="1">
    <w:name w:val="Document title"/>
    <w:basedOn w:val="Normal"/>
    <w:pPr>
      <w:widowControl w:val="0"/>
      <w:spacing w:after="60" w:line="600" w:lineRule="atLeast"/>
      <w:ind w:left="1134"/>
      <w:jc w:val="center"/>
    </w:pPr>
    <w:rPr>
      <w:b/>
      <w:bCs/>
      <w:sz w:val="36"/>
      <w:szCs w:val="36"/>
      <w:lang w:val="fr-BE"/>
    </w:rPr>
  </w:style>
  <w:style w:type="paragraph" w:styleId="FrontPageTable" w:customStyle="1">
    <w:name w:val="Front Page Table"/>
    <w:basedOn w:val="Normal"/>
    <w:pPr>
      <w:widowControl w:val="0"/>
      <w:spacing w:after="240"/>
      <w:ind w:left="1134"/>
    </w:pPr>
    <w:rPr>
      <w:sz w:val="24"/>
      <w:lang w:val="fr-BE"/>
    </w:rPr>
  </w:style>
  <w:style w:type="paragraph" w:styleId="FrontPageTableClose" w:customStyle="1">
    <w:name w:val="Front Page Table Close"/>
    <w:basedOn w:val="FrontPageTable"/>
    <w:pPr>
      <w:spacing w:after="0"/>
    </w:pPr>
  </w:style>
  <w:style w:type="paragraph" w:styleId="ThickBar" w:customStyle="1">
    <w:name w:val="Thick Bar"/>
    <w:basedOn w:val="Normal"/>
    <w:pPr>
      <w:widowControl w:val="0"/>
      <w:shd w:val="solid" w:color="auto" w:fill="auto"/>
      <w:spacing w:after="480"/>
      <w:ind w:left="1134"/>
    </w:pPr>
    <w:rPr>
      <w:sz w:val="8"/>
      <w:szCs w:val="8"/>
      <w:lang w:val="fr-BE"/>
    </w:rPr>
  </w:style>
  <w:style w:type="paragraph" w:styleId="ProjectTitle" w:customStyle="1">
    <w:name w:val="Project Title"/>
    <w:basedOn w:val="Normal"/>
    <w:pPr>
      <w:widowControl w:val="0"/>
      <w:ind w:left="1134"/>
    </w:pPr>
    <w:rPr>
      <w:b/>
      <w:bCs/>
      <w:sz w:val="32"/>
      <w:szCs w:val="32"/>
      <w:lang w:val="fr-BE"/>
    </w:rPr>
  </w:style>
  <w:style w:type="paragraph" w:styleId="NoteHead" w:customStyle="1">
    <w:name w:val="NoteHead"/>
    <w:basedOn w:val="Normal"/>
    <w:next w:val="Normal"/>
    <w:autoRedefine/>
    <w:rsid w:val="00475554"/>
    <w:pPr>
      <w:spacing w:after="0" w:line="240" w:lineRule="auto"/>
      <w:jc w:val="center"/>
    </w:pPr>
    <w:rPr>
      <w:rFonts w:eastAsia="Arial Unicode MS"/>
      <w:b/>
      <w:i/>
      <w:smallCaps/>
      <w:color w:val="000080"/>
      <w:sz w:val="32"/>
      <w:szCs w:val="20"/>
      <w:lang w:eastAsia="en-US"/>
    </w:rPr>
  </w:style>
  <w:style w:type="paragraph" w:styleId="Figure" w:customStyle="1">
    <w:name w:val="Figure"/>
    <w:basedOn w:val="Normal"/>
    <w:next w:val="Caption"/>
    <w:pPr>
      <w:widowControl w:val="0"/>
      <w:spacing w:after="60"/>
      <w:jc w:val="center"/>
    </w:pPr>
    <w:rPr>
      <w:szCs w:val="20"/>
      <w:lang w:val="fr-BE"/>
    </w:rPr>
  </w:style>
  <w:style w:type="character" w:styleId="Hidden" w:customStyle="1">
    <w:name w:val="Hidden"/>
    <w:rPr>
      <w:i/>
      <w:vanish/>
      <w:color w:val="0000FF"/>
    </w:rPr>
  </w:style>
  <w:style w:type="paragraph" w:styleId="TOCHeading">
    <w:name w:val="TOC Heading"/>
    <w:basedOn w:val="Normal"/>
    <w:next w:val="Normal"/>
    <w:uiPriority w:val="99"/>
    <w:qFormat/>
    <w:rsid w:val="00475554"/>
    <w:pPr>
      <w:jc w:val="center"/>
    </w:pPr>
    <w:rPr>
      <w:rFonts w:ascii="Times New Roman Bold" w:hAnsi="Times New Roman Bold"/>
      <w:b/>
      <w:sz w:val="32"/>
    </w:rPr>
  </w:style>
  <w:style w:type="paragraph" w:styleId="Classification" w:customStyle="1">
    <w:name w:val="Classification"/>
    <w:basedOn w:val="Normal"/>
    <w:next w:val="Normal"/>
    <w:pPr>
      <w:widowControl w:val="0"/>
      <w:spacing w:before="60" w:after="60"/>
      <w:jc w:val="center"/>
    </w:pPr>
    <w:rPr>
      <w:b/>
      <w:szCs w:val="20"/>
      <w:lang w:val="fr-BE"/>
    </w:rPr>
  </w:style>
  <w:style w:type="paragraph" w:styleId="Copyright" w:customStyle="1">
    <w:name w:val="Copyright"/>
    <w:basedOn w:val="Normal"/>
    <w:next w:val="Normal"/>
    <w:pPr>
      <w:widowControl w:val="0"/>
      <w:spacing w:before="60" w:after="60"/>
    </w:pPr>
    <w:rPr>
      <w:szCs w:val="20"/>
      <w:lang w:val="fr-BE"/>
    </w:rPr>
  </w:style>
  <w:style w:type="character" w:styleId="LogicaLogo" w:customStyle="1">
    <w:name w:val="Logica Logo"/>
    <w:rPr>
      <w:rFonts w:ascii="Logica" w:hAnsi="Logica"/>
      <w:sz w:val="36"/>
    </w:rPr>
  </w:style>
  <w:style w:type="paragraph" w:styleId="n" w:customStyle="1">
    <w:name w:val="n"/>
    <w:basedOn w:val="Normal"/>
    <w:pPr>
      <w:widowControl w:val="0"/>
      <w:spacing w:before="60" w:after="240"/>
      <w:ind w:left="1134"/>
    </w:pPr>
    <w:rPr>
      <w:szCs w:val="20"/>
      <w:lang w:val="fr-BE"/>
    </w:rPr>
  </w:style>
  <w:style w:type="paragraph" w:styleId="Heading1NotNumbered" w:customStyle="1">
    <w:name w:val="Heading 1 Not Numbered"/>
    <w:basedOn w:val="Heading"/>
    <w:pPr>
      <w:keepNext w:val="0"/>
      <w:keepLines w:val="0"/>
      <w:pageBreakBefore/>
      <w:widowControl w:val="0"/>
      <w:spacing w:before="160" w:after="320"/>
      <w:ind w:left="1134"/>
      <w:jc w:val="both"/>
    </w:pPr>
    <w:rPr>
      <w:color w:val="auto"/>
      <w:lang w:val="fr-BE"/>
    </w:rPr>
  </w:style>
  <w:style w:type="paragraph" w:styleId="NormalCenter" w:customStyle="1">
    <w:name w:val="Normal Center"/>
    <w:basedOn w:val="Normal"/>
    <w:pPr>
      <w:widowControl w:val="0"/>
      <w:suppressAutoHyphens/>
      <w:spacing w:before="60"/>
      <w:jc w:val="center"/>
    </w:pPr>
    <w:rPr>
      <w:szCs w:val="20"/>
      <w:lang w:val="fr-BE"/>
    </w:rPr>
  </w:style>
  <w:style w:type="paragraph" w:styleId="Prelist" w:customStyle="1">
    <w:name w:val="Pre list"/>
    <w:basedOn w:val="Normal"/>
    <w:pPr>
      <w:widowControl w:val="0"/>
      <w:suppressAutoHyphens/>
      <w:spacing w:before="60"/>
    </w:pPr>
    <w:rPr>
      <w:szCs w:val="20"/>
      <w:lang w:val="fr-BE"/>
    </w:rPr>
  </w:style>
  <w:style w:type="paragraph" w:styleId="ZCom" w:customStyle="1">
    <w:name w:val="Z_Com"/>
    <w:basedOn w:val="Normal"/>
    <w:next w:val="Normal"/>
    <w:uiPriority w:val="99"/>
    <w:rsid w:val="00475554"/>
    <w:pPr>
      <w:widowControl w:val="0"/>
      <w:spacing w:before="90" w:after="0" w:line="240" w:lineRule="auto"/>
      <w:ind w:right="85"/>
    </w:pPr>
  </w:style>
  <w:style w:type="paragraph" w:styleId="ZDGName" w:customStyle="1">
    <w:name w:val="Z_DGName"/>
    <w:basedOn w:val="Normal"/>
    <w:uiPriority w:val="99"/>
    <w:rsid w:val="00475554"/>
    <w:pPr>
      <w:widowControl w:val="0"/>
      <w:spacing w:after="0" w:line="240" w:lineRule="auto"/>
      <w:ind w:right="85"/>
    </w:pPr>
    <w:rPr>
      <w:sz w:val="16"/>
    </w:rPr>
  </w:style>
  <w:style w:type="paragraph" w:styleId="Preformatted" w:customStyle="1">
    <w:name w:val="Preformatted"/>
    <w:basedOn w:val="Normal"/>
    <w:pPr>
      <w:widowControl w:val="0"/>
      <w:tabs>
        <w:tab w:val="left" w:pos="0"/>
        <w:tab w:val="left" w:pos="959"/>
        <w:tab w:val="left" w:pos="1918"/>
        <w:tab w:val="left" w:pos="2877"/>
        <w:tab w:val="left" w:pos="3836"/>
        <w:tab w:val="left" w:pos="4795"/>
        <w:tab w:val="left" w:pos="5754"/>
        <w:tab w:val="left" w:pos="6713"/>
        <w:tab w:val="left" w:pos="7672"/>
        <w:tab w:val="left" w:pos="8631"/>
        <w:tab w:val="left" w:pos="9590"/>
      </w:tabs>
      <w:spacing w:before="60" w:after="60"/>
    </w:pPr>
    <w:rPr>
      <w:rFonts w:ascii="Courier New" w:hAnsi="Courier New"/>
      <w:snapToGrid w:val="0"/>
      <w:szCs w:val="20"/>
      <w:lang w:val="fr-BE"/>
    </w:rPr>
  </w:style>
  <w:style w:type="paragraph" w:styleId="TableColomnTitle" w:customStyle="1">
    <w:name w:val="Table Colomn Title"/>
    <w:basedOn w:val="TableCell0"/>
    <w:rPr>
      <w:b/>
    </w:rPr>
  </w:style>
  <w:style w:type="paragraph" w:styleId="TableCell0" w:customStyle="1">
    <w:name w:val="Table Cell"/>
    <w:basedOn w:val="Normal"/>
    <w:pPr>
      <w:widowControl w:val="0"/>
      <w:spacing w:after="60"/>
    </w:pPr>
    <w:rPr>
      <w:szCs w:val="20"/>
    </w:rPr>
  </w:style>
  <w:style w:type="paragraph" w:styleId="contentbody" w:customStyle="1">
    <w:name w:val="contentbody"/>
    <w:basedOn w:val="Normal"/>
    <w:pPr>
      <w:spacing w:before="100" w:beforeAutospacing="1" w:after="100" w:afterAutospacing="1"/>
    </w:pPr>
    <w:rPr>
      <w:rFonts w:ascii="Verdana" w:hAnsi="Verdana"/>
      <w:szCs w:val="20"/>
      <w:lang w:val="fr-BE"/>
    </w:rPr>
  </w:style>
  <w:style w:type="paragraph" w:styleId="HTMLPreformatted">
    <w:name w:val="HTML Preformatted"/>
    <w:basedOn w:val="Normal"/>
    <w:link w:val="HTMLPreformattedChar"/>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hAnsi="Courier New" w:eastAsia="Courier New" w:cs="Courier New"/>
      <w:sz w:val="26"/>
      <w:szCs w:val="26"/>
      <w:lang w:val="fr-BE"/>
    </w:rPr>
  </w:style>
  <w:style w:type="character" w:styleId="HTMLCode">
    <w:name w:val="HTML Code"/>
    <w:rPr>
      <w:rFonts w:ascii="Courier New" w:hAnsi="Courier New" w:eastAsia="Courier New" w:cs="Courier New"/>
      <w:sz w:val="20"/>
      <w:szCs w:val="20"/>
    </w:rPr>
  </w:style>
  <w:style w:type="table" w:styleId="TableGrid">
    <w:name w:val="Table Grid"/>
    <w:basedOn w:val="TableNormal"/>
    <w:rsid w:val="00475554"/>
    <w:pPr>
      <w:spacing w:before="60" w:after="60"/>
    </w:pPr>
    <w:rPr>
      <w:szCs w:val="24"/>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StylePr w:type="firstRow">
      <w:rPr>
        <w:b/>
      </w:rPr>
      <w:tblPr/>
      <w:tcPr>
        <w:shd w:val="clear" w:color="auto" w:fill="DDD9C3" w:themeFill="background2" w:themeFillShade="E6"/>
      </w:tcPr>
    </w:tblStylePr>
  </w:style>
  <w:style w:type="paragraph" w:styleId="Table10" w:customStyle="1">
    <w:name w:val="Table 10"/>
    <w:rsid w:val="0030019F"/>
    <w:pPr>
      <w:tabs>
        <w:tab w:val="left" w:pos="567"/>
        <w:tab w:val="left" w:pos="1134"/>
        <w:tab w:val="left" w:pos="1701"/>
      </w:tabs>
      <w:spacing w:before="40" w:after="40"/>
    </w:pPr>
    <w:rPr>
      <w:lang w:eastAsia="en-US"/>
    </w:rPr>
  </w:style>
  <w:style w:type="character" w:styleId="CaptionChar" w:customStyle="1">
    <w:name w:val="Caption Char"/>
    <w:aliases w:val="CaptionCFMU Char,CaptionTLS Char"/>
    <w:basedOn w:val="DefaultParagraphFont"/>
    <w:link w:val="Caption"/>
    <w:uiPriority w:val="1"/>
    <w:rsid w:val="00475554"/>
    <w:rPr>
      <w:b/>
      <w:sz w:val="22"/>
      <w:szCs w:val="24"/>
    </w:rPr>
  </w:style>
  <w:style w:type="character" w:styleId="Heading1Char2" w:customStyle="1">
    <w:name w:val="Heading 1 Char2"/>
    <w:aliases w:val="Heading 1 Char Char1,Headline 1 Char Char1,Headline 1 Char2,Main Section Heading Char,h1 Char,h11 Char,h12 Char,h13 Char,h14 Char,h111 Char,h121 Char,h15 Char,h112 Char,h122 Char,h16 Char,h113 Char,h123 Char,H1 Char,Heading 1(war) Char"/>
    <w:rsid w:val="009E2A0E"/>
    <w:rPr>
      <w:rFonts w:ascii="Arial" w:hAnsi="Arial" w:cs="Arial"/>
      <w:b/>
      <w:bCs/>
      <w:caps/>
      <w:kern w:val="32"/>
      <w:sz w:val="32"/>
      <w:szCs w:val="32"/>
      <w:lang w:eastAsia="en-US"/>
    </w:rPr>
  </w:style>
  <w:style w:type="paragraph" w:styleId="Tablecellstyle" w:customStyle="1">
    <w:name w:val="Tablecellstyle"/>
    <w:basedOn w:val="Normal"/>
    <w:rsid w:val="000A0165"/>
    <w:pPr>
      <w:keepNext/>
      <w:spacing w:before="40" w:after="40"/>
      <w:ind w:left="43"/>
    </w:pPr>
    <w:rPr>
      <w:sz w:val="18"/>
      <w:szCs w:val="20"/>
    </w:rPr>
  </w:style>
  <w:style w:type="paragraph" w:styleId="Revision">
    <w:name w:val="Revision"/>
    <w:hidden/>
    <w:uiPriority w:val="99"/>
    <w:semiHidden/>
    <w:rsid w:val="006D3037"/>
    <w:rPr>
      <w:rFonts w:ascii="Arial" w:hAnsi="Arial"/>
      <w:szCs w:val="24"/>
      <w:lang w:eastAsia="en-US"/>
    </w:rPr>
  </w:style>
  <w:style w:type="paragraph" w:styleId="HistoryLine1" w:customStyle="1">
    <w:name w:val="History Line 1"/>
    <w:basedOn w:val="Normal"/>
    <w:next w:val="Normal"/>
    <w:rsid w:val="00475554"/>
    <w:pPr>
      <w:keepNext/>
      <w:keepLines/>
      <w:spacing w:before="60" w:after="60" w:line="240" w:lineRule="auto"/>
    </w:pPr>
    <w:rPr>
      <w:b/>
      <w:bCs/>
      <w:i/>
      <w:iCs/>
      <w:caps/>
      <w:sz w:val="20"/>
      <w:szCs w:val="18"/>
      <w:lang w:val="en" w:eastAsia="nl-NL"/>
    </w:rPr>
  </w:style>
  <w:style w:type="paragraph" w:styleId="CharCharCharCharCharCharCharCharCharCharCharCharChar" w:customStyle="1">
    <w:name w:val="Char Char Char Char Char Char Char Char Char Char Char Char Char"/>
    <w:basedOn w:val="Normal"/>
    <w:rsid w:val="00212C84"/>
    <w:pPr>
      <w:spacing w:after="160" w:line="240" w:lineRule="exact"/>
    </w:pPr>
    <w:rPr>
      <w:rFonts w:ascii="Verdana" w:hAnsi="Verdana"/>
      <w:szCs w:val="20"/>
    </w:rPr>
  </w:style>
  <w:style w:type="character" w:styleId="CommentTextChar" w:customStyle="1">
    <w:name w:val="Comment Text Char"/>
    <w:basedOn w:val="DefaultParagraphFont"/>
    <w:link w:val="CommentText"/>
    <w:semiHidden/>
    <w:rsid w:val="00475554"/>
    <w:rPr>
      <w:szCs w:val="24"/>
    </w:rPr>
  </w:style>
  <w:style w:type="paragraph" w:styleId="Tableheading0" w:customStyle="1">
    <w:name w:val="Table heading"/>
    <w:basedOn w:val="Normal"/>
    <w:rsid w:val="00475554"/>
    <w:pPr>
      <w:spacing w:before="60"/>
    </w:pPr>
    <w:rPr>
      <w:b/>
    </w:rPr>
  </w:style>
  <w:style w:type="paragraph" w:styleId="TextBody" w:customStyle="1">
    <w:name w:val="TextBody"/>
    <w:basedOn w:val="Normal"/>
    <w:rsid w:val="00BE0DF8"/>
    <w:rPr>
      <w:sz w:val="18"/>
    </w:rPr>
  </w:style>
  <w:style w:type="paragraph" w:styleId="CharCharChar1CharCharCharCharCharCharChar" w:customStyle="1">
    <w:name w:val="Char Char Char1 Char Char Char Char Char Char Char"/>
    <w:basedOn w:val="Normal"/>
    <w:rsid w:val="00BE0DF8"/>
    <w:pPr>
      <w:spacing w:after="160" w:line="240" w:lineRule="exact"/>
    </w:pPr>
    <w:rPr>
      <w:rFonts w:ascii="Verdana" w:hAnsi="Verdana"/>
      <w:szCs w:val="20"/>
    </w:rPr>
  </w:style>
  <w:style w:type="paragraph" w:styleId="NormalWeb">
    <w:name w:val="Normal (Web)"/>
    <w:basedOn w:val="Normal"/>
    <w:uiPriority w:val="99"/>
    <w:unhideWhenUsed/>
    <w:rsid w:val="00475554"/>
    <w:pPr>
      <w:spacing w:before="100" w:beforeAutospacing="1" w:after="100" w:afterAutospacing="1" w:line="240" w:lineRule="auto"/>
    </w:pPr>
  </w:style>
  <w:style w:type="character" w:styleId="apple-style-span" w:customStyle="1">
    <w:name w:val="apple-style-span"/>
    <w:rsid w:val="00851771"/>
  </w:style>
  <w:style w:type="character" w:styleId="apple-converted-space" w:customStyle="1">
    <w:name w:val="apple-converted-space"/>
    <w:rsid w:val="00851771"/>
  </w:style>
  <w:style w:type="paragraph" w:styleId="Specification" w:customStyle="1">
    <w:name w:val="Specification"/>
    <w:basedOn w:val="Normal"/>
    <w:rsid w:val="00FA0F5D"/>
  </w:style>
  <w:style w:type="paragraph" w:styleId="SpecificationHeader" w:customStyle="1">
    <w:name w:val="Specification Header"/>
    <w:basedOn w:val="Normal"/>
    <w:next w:val="Specification"/>
    <w:link w:val="SpecificationHeaderChar"/>
    <w:autoRedefine/>
    <w:rsid w:val="007022C7"/>
    <w:pPr>
      <w:keepNext/>
      <w:spacing w:before="120"/>
    </w:pPr>
    <w:rPr>
      <w:b/>
    </w:rPr>
  </w:style>
  <w:style w:type="paragraph" w:styleId="XMLExtract" w:customStyle="1">
    <w:name w:val="XML Extract"/>
    <w:basedOn w:val="Normal"/>
    <w:next w:val="Normal"/>
    <w:link w:val="XMLExtractChar"/>
    <w:rsid w:val="00272770"/>
    <w:pPr>
      <w:keepNext/>
      <w:autoSpaceDE w:val="0"/>
      <w:autoSpaceDN w:val="0"/>
      <w:adjustRightInd w:val="0"/>
      <w:spacing w:after="0"/>
    </w:pPr>
    <w:rPr>
      <w:rFonts w:ascii="Courier New" w:hAnsi="Courier New" w:cs="Arial"/>
      <w:noProof/>
      <w:color w:val="000000"/>
      <w:szCs w:val="16"/>
    </w:rPr>
  </w:style>
  <w:style w:type="character" w:styleId="XMLExtractChar" w:customStyle="1">
    <w:name w:val="XML Extract Char"/>
    <w:link w:val="XMLExtract"/>
    <w:rsid w:val="00272770"/>
    <w:rPr>
      <w:rFonts w:ascii="Courier New" w:hAnsi="Courier New" w:cs="Arial"/>
      <w:noProof/>
      <w:color w:val="000000"/>
      <w:szCs w:val="16"/>
      <w:lang w:val="en-GB" w:eastAsia="en-GB" w:bidi="ar-SA"/>
    </w:rPr>
  </w:style>
  <w:style w:type="paragraph" w:styleId="Picture" w:customStyle="1">
    <w:name w:val="Picture"/>
    <w:basedOn w:val="Normal"/>
    <w:next w:val="Caption"/>
    <w:rsid w:val="00272770"/>
    <w:pPr>
      <w:keepNext/>
      <w:jc w:val="center"/>
    </w:pPr>
  </w:style>
  <w:style w:type="paragraph" w:styleId="TableTitle" w:customStyle="1">
    <w:name w:val="Table Title"/>
    <w:basedOn w:val="Table"/>
    <w:rsid w:val="00087CD7"/>
    <w:pPr>
      <w:spacing w:before="120" w:after="120"/>
      <w:jc w:val="left"/>
    </w:pPr>
    <w:rPr>
      <w:b/>
      <w:szCs w:val="20"/>
    </w:rPr>
  </w:style>
  <w:style w:type="paragraph" w:styleId="Legalreference" w:customStyle="1">
    <w:name w:val="Legal reference"/>
    <w:basedOn w:val="Normal"/>
    <w:rsid w:val="00481E33"/>
    <w:pPr>
      <w:spacing w:before="240" w:after="0"/>
      <w:ind w:left="851"/>
    </w:pPr>
    <w:rPr>
      <w:szCs w:val="20"/>
    </w:rPr>
  </w:style>
  <w:style w:type="paragraph" w:styleId="Normal2" w:customStyle="1">
    <w:name w:val="Normal 2"/>
    <w:basedOn w:val="Normal"/>
    <w:rsid w:val="00602673"/>
    <w:pPr>
      <w:spacing w:before="120" w:after="0"/>
      <w:ind w:left="1276"/>
    </w:pPr>
    <w:rPr>
      <w:szCs w:val="20"/>
    </w:rPr>
  </w:style>
  <w:style w:type="paragraph" w:styleId="Normal3" w:customStyle="1">
    <w:name w:val="Normal 3"/>
    <w:basedOn w:val="Normal2"/>
    <w:rsid w:val="00602673"/>
    <w:pPr>
      <w:spacing w:before="60"/>
      <w:ind w:left="1701"/>
    </w:pPr>
  </w:style>
  <w:style w:type="character" w:styleId="Codetext" w:customStyle="1">
    <w:name w:val="Code text"/>
    <w:rsid w:val="009A6F04"/>
    <w:rPr>
      <w:rFonts w:hint="default" w:ascii="Courier New" w:hAnsi="Courier New" w:cs="Courier New"/>
      <w:b/>
      <w:bCs w:val="0"/>
      <w:noProof/>
      <w:sz w:val="20"/>
    </w:rPr>
  </w:style>
  <w:style w:type="paragraph" w:styleId="NormalNoSpace" w:customStyle="1">
    <w:name w:val="Normal No Space"/>
    <w:basedOn w:val="Normal"/>
    <w:rsid w:val="00D27069"/>
    <w:pPr>
      <w:spacing w:after="0"/>
      <w:ind w:left="851"/>
    </w:pPr>
    <w:rPr>
      <w:szCs w:val="20"/>
    </w:rPr>
  </w:style>
  <w:style w:type="character" w:styleId="FootnoteTextChar" w:customStyle="1">
    <w:name w:val="Footnote Text Char"/>
    <w:aliases w:val="Footnote text Char,Schriftart: 9 pt Char,Schriftart: 10 pt Char,Schriftart: 8 pt Char Char Char,Schriftart: 8 pt Char,fn Char1,footnote text Char1,Footnotes Char1,Footnote ak Char1,fn Char Char,footnote text Char Char,ft Char,fn1 Char"/>
    <w:basedOn w:val="DefaultParagraphFont"/>
    <w:link w:val="FootnoteText"/>
    <w:uiPriority w:val="99"/>
    <w:qFormat/>
    <w:rsid w:val="00544E2B"/>
    <w:rPr>
      <w:szCs w:val="24"/>
    </w:rPr>
  </w:style>
  <w:style w:type="paragraph" w:styleId="EndnoteText">
    <w:name w:val="endnote text"/>
    <w:basedOn w:val="Normal"/>
    <w:link w:val="EndnoteTextChar"/>
    <w:rsid w:val="00475554"/>
    <w:rPr>
      <w:sz w:val="20"/>
    </w:rPr>
  </w:style>
  <w:style w:type="character" w:styleId="EndnoteTextChar" w:customStyle="1">
    <w:name w:val="Endnote Text Char"/>
    <w:link w:val="EndnoteText"/>
    <w:rsid w:val="00EE47E0"/>
    <w:rPr>
      <w:szCs w:val="24"/>
    </w:rPr>
  </w:style>
  <w:style w:type="character" w:styleId="EndnoteReference">
    <w:name w:val="endnote reference"/>
    <w:basedOn w:val="DefaultParagraphFont"/>
    <w:rsid w:val="00475554"/>
    <w:rPr>
      <w:vertAlign w:val="superscript"/>
    </w:rPr>
  </w:style>
  <w:style w:type="paragraph" w:styleId="TableHeaderStyle" w:customStyle="1">
    <w:name w:val="TableHeaderStyle"/>
    <w:basedOn w:val="Normal"/>
    <w:rsid w:val="00DF1B18"/>
    <w:pPr>
      <w:keepNext/>
      <w:shd w:val="pct20" w:color="auto" w:fill="auto"/>
      <w:tabs>
        <w:tab w:val="left" w:pos="567"/>
        <w:tab w:val="left" w:pos="1134"/>
        <w:tab w:val="left" w:pos="1701"/>
      </w:tabs>
      <w:spacing w:after="0"/>
      <w:ind w:left="20"/>
    </w:pPr>
    <w:rPr>
      <w:b/>
      <w:bCs/>
      <w:sz w:val="18"/>
      <w:szCs w:val="20"/>
    </w:rPr>
  </w:style>
  <w:style w:type="character" w:styleId="Heading4Char2" w:customStyle="1">
    <w:name w:val="Heading 4 Char2"/>
    <w:aliases w:val="Heading 4 Char Char Char2,Heading 4 Char1 Char2,Heading 4 Char Char Char Char1,Heading 4 Char1 Char Char1,Heading 4 Char Char1 Char,Heading 4 Char Char2,Heading 4 Char Char Char1 Char,Heading 4 Char1 Char1 Char,H4 Char,h4 Char"/>
    <w:rsid w:val="00BC7D83"/>
    <w:rPr>
      <w:rFonts w:ascii="Arial" w:hAnsi="Arial" w:cs="Arial"/>
      <w:b/>
      <w:bCs/>
      <w:smallCaps/>
      <w:sz w:val="22"/>
      <w:szCs w:val="26"/>
      <w:lang w:eastAsia="en-US"/>
    </w:rPr>
  </w:style>
  <w:style w:type="paragraph" w:styleId="SpecReference" w:customStyle="1">
    <w:name w:val="Spec Reference"/>
    <w:basedOn w:val="Normal"/>
    <w:link w:val="SpecReferenceChar"/>
    <w:qFormat/>
    <w:rsid w:val="00B11014"/>
    <w:pPr>
      <w:ind w:left="720"/>
    </w:pPr>
    <w:rPr>
      <w:b/>
      <w:color w:val="156BF7"/>
      <w:u w:val="single"/>
    </w:rPr>
  </w:style>
  <w:style w:type="paragraph" w:styleId="Spec" w:customStyle="1">
    <w:name w:val="Spec"/>
    <w:basedOn w:val="SpecificationHeader"/>
    <w:next w:val="Normal"/>
    <w:link w:val="SpecChar"/>
    <w:qFormat/>
    <w:rsid w:val="00413B92"/>
  </w:style>
  <w:style w:type="character" w:styleId="SpecReferenceChar" w:customStyle="1">
    <w:name w:val="Spec Reference Char"/>
    <w:link w:val="SpecReference"/>
    <w:rsid w:val="00B11014"/>
    <w:rPr>
      <w:rFonts w:ascii="Arial" w:hAnsi="Arial"/>
      <w:b/>
      <w:color w:val="156BF7"/>
      <w:szCs w:val="24"/>
      <w:u w:val="single"/>
      <w:lang w:eastAsia="en-US"/>
    </w:rPr>
  </w:style>
  <w:style w:type="paragraph" w:styleId="ListBullet3">
    <w:name w:val="List Bullet 3"/>
    <w:basedOn w:val="Normal"/>
    <w:rsid w:val="00694145"/>
    <w:pPr>
      <w:numPr>
        <w:numId w:val="4"/>
      </w:numPr>
    </w:pPr>
  </w:style>
  <w:style w:type="character" w:styleId="SpecificationHeaderChar" w:customStyle="1">
    <w:name w:val="Specification Header Char"/>
    <w:link w:val="SpecificationHeader"/>
    <w:rsid w:val="00413B92"/>
    <w:rPr>
      <w:rFonts w:ascii="Arial" w:hAnsi="Arial"/>
      <w:b/>
      <w:szCs w:val="24"/>
      <w:lang w:eastAsia="en-US"/>
    </w:rPr>
  </w:style>
  <w:style w:type="character" w:styleId="SpecChar" w:customStyle="1">
    <w:name w:val="Spec Char"/>
    <w:link w:val="Spec"/>
    <w:rsid w:val="00413B92"/>
    <w:rPr>
      <w:rFonts w:ascii="Arial" w:hAnsi="Arial"/>
      <w:b/>
      <w:szCs w:val="24"/>
      <w:lang w:eastAsia="en-US"/>
    </w:rPr>
  </w:style>
  <w:style w:type="paragraph" w:styleId="FMSCARD" w:customStyle="1">
    <w:name w:val="FMS_CARD"/>
    <w:basedOn w:val="Normal"/>
    <w:rsid w:val="00694145"/>
    <w:pPr>
      <w:tabs>
        <w:tab w:val="left" w:pos="0"/>
      </w:tabs>
      <w:spacing w:before="20" w:after="20"/>
    </w:pPr>
    <w:rPr>
      <w:szCs w:val="20"/>
    </w:rPr>
  </w:style>
  <w:style w:type="paragraph" w:styleId="FMSGROUPL1" w:customStyle="1">
    <w:name w:val="FMS_GROUP_L1"/>
    <w:basedOn w:val="FMSCARD"/>
    <w:rsid w:val="00694145"/>
    <w:rPr>
      <w:smallCaps/>
    </w:rPr>
  </w:style>
  <w:style w:type="paragraph" w:styleId="FMSGROUPL2" w:customStyle="1">
    <w:name w:val="FMS_GROUP_L2"/>
    <w:basedOn w:val="FMSGROUPL1"/>
    <w:rsid w:val="00694145"/>
    <w:pPr>
      <w:ind w:left="284"/>
    </w:pPr>
  </w:style>
  <w:style w:type="paragraph" w:styleId="FMSRULE" w:customStyle="1">
    <w:name w:val="FMS_RULE"/>
    <w:basedOn w:val="FMSCARD"/>
    <w:rsid w:val="00694145"/>
  </w:style>
  <w:style w:type="paragraph" w:styleId="FMSGROUPHEADER" w:customStyle="1">
    <w:name w:val="FMS_GROUP_HEADER"/>
    <w:basedOn w:val="FMSGROUPL1"/>
    <w:rsid w:val="00694145"/>
    <w:rPr>
      <w:b/>
    </w:rPr>
  </w:style>
  <w:style w:type="paragraph" w:styleId="FMSATTRIBUTE" w:customStyle="1">
    <w:name w:val="FMS_ATTRIBUTE"/>
    <w:basedOn w:val="FMSCARD"/>
    <w:rsid w:val="00694145"/>
  </w:style>
  <w:style w:type="paragraph" w:styleId="LegalReference0" w:customStyle="1">
    <w:name w:val="LegalReference"/>
    <w:basedOn w:val="Normal"/>
    <w:link w:val="LegalReferenceChar"/>
    <w:qFormat/>
    <w:rsid w:val="001B7E5C"/>
    <w:rPr>
      <w:b/>
      <w:color w:val="4F81BD"/>
      <w:sz w:val="16"/>
    </w:rPr>
  </w:style>
  <w:style w:type="character" w:styleId="Heading3Char" w:customStyle="1">
    <w:name w:val="Heading 3 Char"/>
    <w:basedOn w:val="DefaultParagraphFont"/>
    <w:link w:val="Heading3"/>
    <w:uiPriority w:val="99"/>
    <w:rsid w:val="00475554"/>
    <w:rPr>
      <w:b/>
      <w:sz w:val="26"/>
      <w:szCs w:val="24"/>
      <w:lang w:val="en" w:eastAsia="en-US"/>
    </w:rPr>
  </w:style>
  <w:style w:type="character" w:styleId="LegalReferenceChar" w:customStyle="1">
    <w:name w:val="LegalReference Char"/>
    <w:link w:val="LegalReference0"/>
    <w:rsid w:val="001B7E5C"/>
    <w:rPr>
      <w:rFonts w:ascii="Arial" w:hAnsi="Arial"/>
      <w:b/>
      <w:color w:val="4F81BD"/>
      <w:sz w:val="16"/>
      <w:szCs w:val="24"/>
      <w:lang w:eastAsia="en-US"/>
    </w:rPr>
  </w:style>
  <w:style w:type="paragraph" w:styleId="XMLCode" w:customStyle="1">
    <w:name w:val="XMLCode"/>
    <w:basedOn w:val="Normal"/>
    <w:link w:val="XMLCodeChar"/>
    <w:qFormat/>
    <w:rsid w:val="00935087"/>
    <w:rPr>
      <w:rFonts w:ascii="Courier New" w:hAnsi="Courier New" w:cs="Courier New"/>
      <w:noProof/>
    </w:rPr>
  </w:style>
  <w:style w:type="character" w:styleId="XMLCodeChar" w:customStyle="1">
    <w:name w:val="XMLCode Char"/>
    <w:link w:val="XMLCode"/>
    <w:rsid w:val="00935087"/>
    <w:rPr>
      <w:rFonts w:ascii="Courier New" w:hAnsi="Courier New" w:cs="Courier New"/>
      <w:noProof/>
      <w:szCs w:val="24"/>
      <w:lang w:eastAsia="en-US"/>
    </w:rPr>
  </w:style>
  <w:style w:type="paragraph" w:styleId="TODO" w:customStyle="1">
    <w:name w:val="TODO"/>
    <w:basedOn w:val="Normal"/>
    <w:link w:val="TODOChar"/>
    <w:qFormat/>
    <w:rsid w:val="00513CB6"/>
    <w:rPr>
      <w:i/>
      <w:color w:val="A6A6A6"/>
    </w:rPr>
  </w:style>
  <w:style w:type="character" w:styleId="XMLCode-CaptionChar" w:customStyle="1">
    <w:name w:val="XMLCode - Caption Char"/>
    <w:rsid w:val="00491775"/>
    <w:rPr>
      <w:rFonts w:ascii="Courier New" w:hAnsi="Courier New" w:cs="Courier New"/>
      <w:bCs/>
      <w:i/>
      <w:noProof/>
      <w:lang w:eastAsia="en-US"/>
    </w:rPr>
  </w:style>
  <w:style w:type="character" w:styleId="SubtleEmphasis">
    <w:name w:val="Subtle Emphasis"/>
    <w:uiPriority w:val="19"/>
    <w:qFormat/>
    <w:rsid w:val="003552F3"/>
    <w:rPr>
      <w:i/>
      <w:iCs/>
      <w:color w:val="808080"/>
    </w:rPr>
  </w:style>
  <w:style w:type="character" w:styleId="TODOChar" w:customStyle="1">
    <w:name w:val="TODO Char"/>
    <w:link w:val="TODO"/>
    <w:rsid w:val="00513CB6"/>
    <w:rPr>
      <w:rFonts w:ascii="Arial" w:hAnsi="Arial"/>
      <w:i/>
      <w:color w:val="A6A6A6"/>
      <w:szCs w:val="24"/>
      <w:lang w:eastAsia="en-US"/>
    </w:rPr>
  </w:style>
  <w:style w:type="paragraph" w:styleId="ListParagraph">
    <w:name w:val="List Paragraph"/>
    <w:aliases w:val="Table of contents numbered,Bullets1,Citation List,Resume Title,Graphic,List Paragraph1,List Paragraph Char Char,Heading 2_sj,Report Para,heading 4,Ha,Colorful List - Accent 11,Paragraph,Bullet EY,List Paragraph2,ERP-List Paragraph,L"/>
    <w:basedOn w:val="Normal"/>
    <w:link w:val="ListParagraphChar"/>
    <w:uiPriority w:val="34"/>
    <w:qFormat/>
    <w:rsid w:val="00475554"/>
    <w:pPr>
      <w:spacing w:line="240" w:lineRule="auto"/>
      <w:ind w:left="720"/>
      <w:contextualSpacing/>
    </w:pPr>
    <w:rPr>
      <w:lang w:eastAsia="en-US"/>
    </w:rPr>
  </w:style>
  <w:style w:type="paragraph" w:styleId="XMLCode9" w:customStyle="1">
    <w:name w:val="XMLCode 9"/>
    <w:basedOn w:val="TableCell"/>
    <w:link w:val="XMLCode9Char"/>
    <w:qFormat/>
    <w:rsid w:val="000D0E8B"/>
    <w:pPr>
      <w:keepLines/>
      <w:widowControl w:val="0"/>
      <w:spacing w:after="60"/>
    </w:pPr>
    <w:rPr>
      <w:rFonts w:ascii="Courier New" w:hAnsi="Courier New" w:cs="Courier New"/>
      <w:noProof/>
      <w:sz w:val="18"/>
    </w:rPr>
  </w:style>
  <w:style w:type="character" w:styleId="TableCellChar" w:customStyle="1">
    <w:name w:val="TableCell Char"/>
    <w:basedOn w:val="DefaultParagraphFont"/>
    <w:link w:val="TableCell"/>
    <w:rsid w:val="000D1C3A"/>
    <w:rPr>
      <w:rFonts w:ascii="Arial" w:hAnsi="Arial"/>
      <w:bCs/>
      <w:i/>
      <w:color w:val="000080"/>
      <w:szCs w:val="24"/>
      <w:lang w:eastAsia="en-US"/>
    </w:rPr>
  </w:style>
  <w:style w:type="character" w:styleId="XMLCode9Char" w:customStyle="1">
    <w:name w:val="XMLCode 9 Char"/>
    <w:basedOn w:val="TableCellChar"/>
    <w:link w:val="XMLCode9"/>
    <w:rsid w:val="000D0E8B"/>
    <w:rPr>
      <w:rFonts w:ascii="Courier New" w:hAnsi="Courier New" w:cs="Courier New"/>
      <w:bCs/>
      <w:i/>
      <w:noProof/>
      <w:color w:val="000080"/>
      <w:sz w:val="18"/>
      <w:szCs w:val="24"/>
      <w:lang w:eastAsia="en-US"/>
    </w:rPr>
  </w:style>
  <w:style w:type="character" w:styleId="Strong">
    <w:name w:val="Strong"/>
    <w:basedOn w:val="DefaultParagraphFont"/>
    <w:uiPriority w:val="22"/>
    <w:qFormat/>
    <w:rsid w:val="000E1040"/>
    <w:rPr>
      <w:b/>
      <w:bCs/>
    </w:rPr>
  </w:style>
  <w:style w:type="paragraph" w:styleId="Code" w:customStyle="1">
    <w:name w:val="Code"/>
    <w:basedOn w:val="Normal"/>
    <w:link w:val="CodeChar"/>
    <w:qFormat/>
    <w:rsid w:val="009D7086"/>
    <w:rPr>
      <w:rFonts w:ascii="Courier New" w:hAnsi="Courier New" w:cs="Courier New"/>
      <w:noProof/>
    </w:rPr>
  </w:style>
  <w:style w:type="character" w:styleId="CodeChar" w:customStyle="1">
    <w:name w:val="Code Char"/>
    <w:basedOn w:val="DefaultParagraphFont"/>
    <w:link w:val="Code"/>
    <w:rsid w:val="009D7086"/>
    <w:rPr>
      <w:rFonts w:ascii="Courier New" w:hAnsi="Courier New" w:cs="Courier New"/>
      <w:noProof/>
      <w:szCs w:val="24"/>
      <w:lang w:eastAsia="en-US"/>
    </w:rPr>
  </w:style>
  <w:style w:type="paragraph" w:styleId="Footnote" w:customStyle="1">
    <w:name w:val="Footnote"/>
    <w:basedOn w:val="FootnoteText"/>
    <w:link w:val="FootnoteChar"/>
    <w:qFormat/>
    <w:rsid w:val="00F4376A"/>
    <w:rPr>
      <w:sz w:val="16"/>
      <w:szCs w:val="16"/>
    </w:rPr>
  </w:style>
  <w:style w:type="character" w:styleId="FootnoteChar" w:customStyle="1">
    <w:name w:val="Footnote Char"/>
    <w:basedOn w:val="FootnoteTextChar"/>
    <w:link w:val="Footnote"/>
    <w:rsid w:val="00F4376A"/>
    <w:rPr>
      <w:rFonts w:ascii="Arial" w:hAnsi="Arial"/>
      <w:sz w:val="16"/>
      <w:szCs w:val="16"/>
      <w:lang w:eastAsia="en-US"/>
    </w:rPr>
  </w:style>
  <w:style w:type="character" w:styleId="Heading2Char" w:customStyle="1">
    <w:name w:val="Heading 2 Char"/>
    <w:aliases w:val="Niveau 2 Char,H2 Char,paragraphe Char,t2 Char,h2 Char,headline Char,Chapter Char,1.Seite Char,Gliederung2 Char,Gliederung21 Char,h21 Char,Heading 2 - Bid Char,Major Char,Reset numbering Char,KNIA Überschrift 2 Char,h21 Char Char Char Char"/>
    <w:basedOn w:val="DefaultParagraphFont"/>
    <w:link w:val="Heading2"/>
    <w:uiPriority w:val="99"/>
    <w:rsid w:val="00B379EC"/>
    <w:rPr>
      <w:b/>
      <w:smallCaps/>
      <w:sz w:val="26"/>
      <w:szCs w:val="26"/>
      <w:lang w:eastAsia="ko-KR"/>
    </w:rPr>
  </w:style>
  <w:style w:type="character" w:styleId="BodyTextChar" w:customStyle="1">
    <w:name w:val="Body Text Char"/>
    <w:basedOn w:val="DefaultParagraphFont"/>
    <w:link w:val="BodyText"/>
    <w:rsid w:val="00475554"/>
    <w:rPr>
      <w:sz w:val="24"/>
      <w:szCs w:val="24"/>
      <w:lang w:eastAsia="en-US"/>
    </w:rPr>
  </w:style>
  <w:style w:type="character" w:styleId="BodyTextIndentChar" w:customStyle="1">
    <w:name w:val="Body Text Indent Char"/>
    <w:basedOn w:val="DefaultParagraphFont"/>
    <w:link w:val="BodyTextIndent"/>
    <w:rsid w:val="004809FD"/>
    <w:rPr>
      <w:rFonts w:ascii="Arial" w:hAnsi="Arial"/>
      <w:szCs w:val="24"/>
      <w:lang w:eastAsia="en-US"/>
    </w:rPr>
  </w:style>
  <w:style w:type="paragraph" w:styleId="Text" w:customStyle="1">
    <w:name w:val="Text"/>
    <w:basedOn w:val="Normal"/>
    <w:rsid w:val="006F5F68"/>
    <w:pPr>
      <w:numPr>
        <w:numId w:val="5"/>
      </w:numPr>
    </w:pPr>
  </w:style>
  <w:style w:type="paragraph" w:styleId="Default" w:customStyle="1">
    <w:name w:val="Default"/>
    <w:rsid w:val="00D672FE"/>
    <w:pPr>
      <w:autoSpaceDE w:val="0"/>
      <w:autoSpaceDN w:val="0"/>
      <w:adjustRightInd w:val="0"/>
    </w:pPr>
    <w:rPr>
      <w:rFonts w:ascii="EU Albertina" w:hAnsi="EU Albertina" w:cs="EU Albertina"/>
      <w:color w:val="000000"/>
      <w:sz w:val="24"/>
      <w:szCs w:val="24"/>
    </w:rPr>
  </w:style>
  <w:style w:type="paragraph" w:styleId="sousrubrique" w:customStyle="1">
    <w:name w:val="sous rubrique"/>
    <w:basedOn w:val="Normal"/>
    <w:rsid w:val="00BB45CF"/>
    <w:pPr>
      <w:numPr>
        <w:numId w:val="6"/>
      </w:numPr>
    </w:pPr>
  </w:style>
  <w:style w:type="character" w:styleId="vote-count-post" w:customStyle="1">
    <w:name w:val="vote-count-post"/>
    <w:basedOn w:val="DefaultParagraphFont"/>
    <w:rsid w:val="0038476F"/>
  </w:style>
  <w:style w:type="character" w:styleId="vote-accepted-on" w:customStyle="1">
    <w:name w:val="vote-accepted-on"/>
    <w:basedOn w:val="DefaultParagraphFont"/>
    <w:rsid w:val="0038476F"/>
  </w:style>
  <w:style w:type="character" w:styleId="LineNumber">
    <w:name w:val="line number"/>
    <w:basedOn w:val="DefaultParagraphFont"/>
    <w:semiHidden/>
    <w:unhideWhenUsed/>
    <w:rsid w:val="00B2760A"/>
  </w:style>
  <w:style w:type="character" w:styleId="Mention1" w:customStyle="1">
    <w:name w:val="Mention1"/>
    <w:basedOn w:val="DefaultParagraphFont"/>
    <w:uiPriority w:val="99"/>
    <w:semiHidden/>
    <w:unhideWhenUsed/>
    <w:rsid w:val="00C95251"/>
    <w:rPr>
      <w:color w:val="2B579A"/>
      <w:shd w:val="clear" w:color="auto" w:fill="E6E6E6"/>
    </w:rPr>
  </w:style>
  <w:style w:type="character" w:styleId="UnresolvedMention1" w:customStyle="1">
    <w:name w:val="Unresolved Mention1"/>
    <w:basedOn w:val="DefaultParagraphFont"/>
    <w:uiPriority w:val="99"/>
    <w:semiHidden/>
    <w:unhideWhenUsed/>
    <w:rsid w:val="00653AD5"/>
    <w:rPr>
      <w:color w:val="808080"/>
      <w:shd w:val="clear" w:color="auto" w:fill="E6E6E6"/>
    </w:rPr>
  </w:style>
  <w:style w:type="character" w:styleId="UnresolvedMention2" w:customStyle="1">
    <w:name w:val="Unresolved Mention2"/>
    <w:basedOn w:val="DefaultParagraphFont"/>
    <w:uiPriority w:val="99"/>
    <w:semiHidden/>
    <w:unhideWhenUsed/>
    <w:rsid w:val="00927545"/>
    <w:rPr>
      <w:color w:val="605E5C"/>
      <w:shd w:val="clear" w:color="auto" w:fill="E1DFDD"/>
    </w:rPr>
  </w:style>
  <w:style w:type="paragraph" w:styleId="Annex" w:customStyle="1">
    <w:name w:val="Annex"/>
    <w:basedOn w:val="Normal"/>
    <w:next w:val="Normal"/>
    <w:uiPriority w:val="3"/>
    <w:qFormat/>
    <w:rsid w:val="00475554"/>
    <w:pPr>
      <w:pageBreakBefore/>
      <w:numPr>
        <w:numId w:val="8"/>
      </w:numPr>
      <w:spacing w:before="480"/>
      <w:outlineLvl w:val="0"/>
    </w:pPr>
    <w:rPr>
      <w:b/>
      <w:smallCaps/>
      <w:sz w:val="36"/>
    </w:rPr>
  </w:style>
  <w:style w:type="paragraph" w:styleId="AnnexHeading1" w:customStyle="1">
    <w:name w:val="Annex Heading 1"/>
    <w:basedOn w:val="Normal"/>
    <w:next w:val="Normal"/>
    <w:autoRedefine/>
    <w:uiPriority w:val="1"/>
    <w:semiHidden/>
    <w:qFormat/>
    <w:rsid w:val="00475554"/>
    <w:pPr>
      <w:keepNext/>
      <w:tabs>
        <w:tab w:val="left" w:pos="510"/>
      </w:tabs>
      <w:spacing w:before="480"/>
      <w:outlineLvl w:val="0"/>
    </w:pPr>
    <w:rPr>
      <w:b/>
      <w:smallCaps/>
      <w:sz w:val="26"/>
    </w:rPr>
  </w:style>
  <w:style w:type="character" w:styleId="Heading1Char" w:customStyle="1">
    <w:name w:val="Heading 1 Char"/>
    <w:aliases w:val="chapitre Char,Titre 11 Char,t1.T1.Titre 1 Char,t1 Char,TITRE 1 SL Char,Heading 1 Char1 Char Char,Headline 1 Char1 Char Char,Heading 1 Char Char Char Char,Headline 1 Char Char Char Char,Headline 1 Char Char2,Headline 1 Char3,h1 Char1"/>
    <w:basedOn w:val="DefaultParagraphFont"/>
    <w:link w:val="Heading1"/>
    <w:uiPriority w:val="99"/>
    <w:rsid w:val="007048FF"/>
    <w:rPr>
      <w:b/>
      <w:smallCaps/>
      <w:sz w:val="32"/>
      <w:szCs w:val="24"/>
      <w:lang w:val="en-US" w:eastAsia="ko-KR"/>
    </w:rPr>
  </w:style>
  <w:style w:type="paragraph" w:styleId="Annexheading10" w:customStyle="1">
    <w:name w:val="Annex heading 1"/>
    <w:basedOn w:val="Heading1"/>
    <w:next w:val="Normal"/>
    <w:link w:val="Annexheading1Char"/>
    <w:uiPriority w:val="1"/>
    <w:semiHidden/>
    <w:rsid w:val="00475554"/>
    <w:pPr>
      <w:tabs>
        <w:tab w:val="clear" w:pos="510"/>
        <w:tab w:val="num" w:pos="432"/>
      </w:tabs>
      <w:spacing w:before="120" w:after="240" w:line="240" w:lineRule="auto"/>
    </w:pPr>
    <w:rPr>
      <w:i/>
      <w:caps/>
      <w:smallCaps w:val="0"/>
      <w:color w:val="000080"/>
    </w:rPr>
  </w:style>
  <w:style w:type="character" w:styleId="Annexheading1Char" w:customStyle="1">
    <w:name w:val="Annex heading 1 Char"/>
    <w:basedOn w:val="Heading1Char"/>
    <w:link w:val="Annexheading10"/>
    <w:uiPriority w:val="1"/>
    <w:semiHidden/>
    <w:rsid w:val="00475554"/>
    <w:rPr>
      <w:b/>
      <w:i/>
      <w:caps/>
      <w:smallCaps w:val="0"/>
      <w:color w:val="000080"/>
      <w:sz w:val="32"/>
      <w:szCs w:val="24"/>
      <w:lang w:val="en-US" w:eastAsia="ko-KR"/>
    </w:rPr>
  </w:style>
  <w:style w:type="paragraph" w:styleId="AnnexHeading2" w:customStyle="1">
    <w:name w:val="Annex Heading 2"/>
    <w:basedOn w:val="Normal"/>
    <w:next w:val="Normal"/>
    <w:uiPriority w:val="1"/>
    <w:rsid w:val="00475554"/>
    <w:pPr>
      <w:keepNext/>
      <w:keepLines/>
      <w:spacing w:before="240" w:line="240" w:lineRule="auto"/>
      <w:ind w:left="576" w:hanging="576"/>
      <w:outlineLvl w:val="1"/>
    </w:pPr>
    <w:rPr>
      <w:b/>
      <w:bCs/>
      <w:i/>
      <w:color w:val="000080"/>
      <w:sz w:val="32"/>
      <w:szCs w:val="32"/>
    </w:rPr>
  </w:style>
  <w:style w:type="paragraph" w:styleId="AnnexHeading3" w:customStyle="1">
    <w:name w:val="Annex Heading 3"/>
    <w:basedOn w:val="Normal"/>
    <w:next w:val="Normal"/>
    <w:uiPriority w:val="1"/>
    <w:rsid w:val="00475554"/>
    <w:pPr>
      <w:keepNext/>
      <w:keepLines/>
      <w:numPr>
        <w:ilvl w:val="2"/>
        <w:numId w:val="7"/>
      </w:numPr>
      <w:spacing w:before="180" w:line="240" w:lineRule="auto"/>
      <w:outlineLvl w:val="2"/>
    </w:pPr>
    <w:rPr>
      <w:b/>
      <w:i/>
      <w:color w:val="000080"/>
      <w:szCs w:val="20"/>
    </w:rPr>
  </w:style>
  <w:style w:type="paragraph" w:styleId="Base" w:customStyle="1">
    <w:name w:val="Base"/>
    <w:link w:val="BaseChar"/>
    <w:uiPriority w:val="1"/>
    <w:rsid w:val="00475554"/>
    <w:pPr>
      <w:spacing w:before="60" w:after="60"/>
    </w:pPr>
    <w:rPr>
      <w:sz w:val="24"/>
      <w:szCs w:val="24"/>
      <w:lang w:eastAsia="en-US"/>
    </w:rPr>
  </w:style>
  <w:style w:type="character" w:styleId="BaseChar" w:customStyle="1">
    <w:name w:val="Base Char"/>
    <w:link w:val="Base"/>
    <w:uiPriority w:val="1"/>
    <w:rsid w:val="00475554"/>
    <w:rPr>
      <w:sz w:val="24"/>
      <w:szCs w:val="24"/>
      <w:lang w:eastAsia="en-US"/>
    </w:rPr>
  </w:style>
  <w:style w:type="paragraph" w:styleId="App1" w:customStyle="1">
    <w:name w:val="App1"/>
    <w:basedOn w:val="Base"/>
    <w:next w:val="Normal"/>
    <w:uiPriority w:val="1"/>
    <w:rsid w:val="00475554"/>
    <w:pPr>
      <w:pageBreakBefore/>
      <w:spacing w:before="120" w:after="240"/>
    </w:pPr>
    <w:rPr>
      <w:b/>
      <w:caps/>
      <w:sz w:val="32"/>
      <w:szCs w:val="20"/>
      <w:lang w:eastAsia="ko-KR"/>
    </w:rPr>
  </w:style>
  <w:style w:type="paragraph" w:styleId="App2" w:customStyle="1">
    <w:name w:val="App2"/>
    <w:basedOn w:val="App1"/>
    <w:uiPriority w:val="1"/>
    <w:rsid w:val="00475554"/>
    <w:pPr>
      <w:pageBreakBefore w:val="0"/>
      <w:spacing w:after="120"/>
    </w:pPr>
    <w:rPr>
      <w:caps w:val="0"/>
      <w:smallCaps/>
      <w:sz w:val="28"/>
    </w:rPr>
  </w:style>
  <w:style w:type="paragraph" w:styleId="App3" w:customStyle="1">
    <w:name w:val="App3"/>
    <w:basedOn w:val="App2"/>
    <w:uiPriority w:val="1"/>
    <w:rsid w:val="00475554"/>
    <w:rPr>
      <w:sz w:val="24"/>
    </w:rPr>
  </w:style>
  <w:style w:type="paragraph" w:styleId="App4" w:customStyle="1">
    <w:name w:val="App4"/>
    <w:basedOn w:val="App3"/>
    <w:uiPriority w:val="1"/>
    <w:rsid w:val="00475554"/>
    <w:rPr>
      <w:b w:val="0"/>
      <w:sz w:val="22"/>
    </w:rPr>
  </w:style>
  <w:style w:type="character" w:styleId="BalloonTextChar" w:customStyle="1">
    <w:name w:val="Balloon Text Char"/>
    <w:basedOn w:val="DefaultParagraphFont"/>
    <w:link w:val="BalloonText"/>
    <w:semiHidden/>
    <w:rsid w:val="00475554"/>
    <w:rPr>
      <w:rFonts w:ascii="Segoe UI" w:hAnsi="Segoe UI" w:cs="Segoe UI"/>
      <w:sz w:val="18"/>
      <w:szCs w:val="18"/>
    </w:rPr>
  </w:style>
  <w:style w:type="paragraph" w:styleId="BlockText">
    <w:name w:val="Block Text"/>
    <w:basedOn w:val="Normal"/>
    <w:uiPriority w:val="1"/>
    <w:rsid w:val="00475554"/>
    <w:pPr>
      <w:spacing w:after="0" w:line="240" w:lineRule="auto"/>
      <w:ind w:left="567" w:right="57" w:hanging="283"/>
    </w:pPr>
    <w:rPr>
      <w:i/>
      <w:color w:val="000080"/>
      <w:szCs w:val="20"/>
      <w:lang w:eastAsia="en-US"/>
    </w:rPr>
  </w:style>
  <w:style w:type="character" w:styleId="BodyText2Char" w:customStyle="1">
    <w:name w:val="Body Text 2 Char"/>
    <w:basedOn w:val="DefaultParagraphFont"/>
    <w:link w:val="BodyText2"/>
    <w:uiPriority w:val="1"/>
    <w:rsid w:val="00475554"/>
    <w:rPr>
      <w:i/>
      <w:color w:val="000080"/>
      <w:sz w:val="22"/>
      <w:lang w:eastAsia="ko-KR"/>
    </w:rPr>
  </w:style>
  <w:style w:type="character" w:styleId="PlaceholderText">
    <w:name w:val="Placeholder Text"/>
    <w:basedOn w:val="DefaultParagraphFont"/>
    <w:uiPriority w:val="99"/>
    <w:semiHidden/>
    <w:rsid w:val="00475554"/>
    <w:rPr>
      <w:color w:val="2C8F6C"/>
    </w:rPr>
  </w:style>
  <w:style w:type="character" w:styleId="BodyPlaceholderText" w:customStyle="1">
    <w:name w:val="BodyPlaceholderText"/>
    <w:basedOn w:val="PlaceholderText"/>
    <w:uiPriority w:val="1"/>
    <w:semiHidden/>
    <w:rsid w:val="00475554"/>
    <w:rPr>
      <w:color w:val="3366CC"/>
    </w:rPr>
  </w:style>
  <w:style w:type="paragraph" w:styleId="bold" w:customStyle="1">
    <w:name w:val="bold"/>
    <w:basedOn w:val="Normal"/>
    <w:uiPriority w:val="1"/>
    <w:rsid w:val="00475554"/>
    <w:pPr>
      <w:spacing w:before="120" w:line="240" w:lineRule="auto"/>
    </w:pPr>
    <w:rPr>
      <w:rFonts w:cs="Arial"/>
      <w:b/>
      <w:bCs/>
      <w:i/>
      <w:color w:val="000080"/>
      <w:szCs w:val="22"/>
    </w:rPr>
  </w:style>
  <w:style w:type="paragraph" w:styleId="Bullets" w:customStyle="1">
    <w:name w:val="Bullets"/>
    <w:basedOn w:val="Normal"/>
    <w:link w:val="BulletsChar"/>
    <w:uiPriority w:val="1"/>
    <w:rsid w:val="00475554"/>
    <w:pPr>
      <w:keepLines/>
      <w:tabs>
        <w:tab w:val="num" w:pos="1429"/>
      </w:tabs>
      <w:spacing w:before="120" w:line="240" w:lineRule="auto"/>
      <w:ind w:left="1429" w:hanging="477"/>
      <w:contextualSpacing/>
    </w:pPr>
    <w:rPr>
      <w:i/>
      <w:color w:val="000080"/>
      <w:szCs w:val="20"/>
    </w:rPr>
  </w:style>
  <w:style w:type="character" w:styleId="BulletsChar" w:customStyle="1">
    <w:name w:val="Bullets Char"/>
    <w:basedOn w:val="DefaultParagraphFont"/>
    <w:link w:val="Bullets"/>
    <w:uiPriority w:val="1"/>
    <w:rsid w:val="00475554"/>
    <w:rPr>
      <w:i/>
      <w:color w:val="000080"/>
      <w:sz w:val="22"/>
      <w:lang w:eastAsia="ko-KR"/>
    </w:rPr>
  </w:style>
  <w:style w:type="paragraph" w:styleId="BulletsLevel2" w:customStyle="1">
    <w:name w:val="Bullets (Level2)"/>
    <w:basedOn w:val="Bullets"/>
    <w:uiPriority w:val="1"/>
    <w:rsid w:val="00475554"/>
    <w:pPr>
      <w:keepLines w:val="0"/>
      <w:numPr>
        <w:ilvl w:val="1"/>
        <w:numId w:val="8"/>
      </w:numPr>
      <w:spacing w:before="0"/>
      <w:contextualSpacing w:val="0"/>
    </w:pPr>
  </w:style>
  <w:style w:type="paragraph" w:styleId="BulletsLevel3" w:customStyle="1">
    <w:name w:val="Bullets (Level3)"/>
    <w:basedOn w:val="Bullets"/>
    <w:uiPriority w:val="1"/>
    <w:rsid w:val="00475554"/>
    <w:pPr>
      <w:tabs>
        <w:tab w:val="clear" w:pos="1429"/>
      </w:tabs>
      <w:spacing w:before="0"/>
      <w:ind w:left="0" w:firstLine="0"/>
    </w:pPr>
  </w:style>
  <w:style w:type="character" w:styleId="BulletsCharChar" w:customStyle="1">
    <w:name w:val="Bullets Char Char"/>
    <w:basedOn w:val="DefaultParagraphFont"/>
    <w:uiPriority w:val="1"/>
    <w:rsid w:val="00475554"/>
    <w:rPr>
      <w:sz w:val="22"/>
      <w:szCs w:val="22"/>
      <w:lang w:val="en-GB" w:eastAsia="en-US" w:bidi="ar-SA"/>
    </w:rPr>
  </w:style>
  <w:style w:type="paragraph" w:styleId="Bullets2" w:customStyle="1">
    <w:name w:val="Bullets2"/>
    <w:basedOn w:val="Bullets"/>
    <w:uiPriority w:val="1"/>
    <w:rsid w:val="00475554"/>
    <w:pPr>
      <w:keepLines w:val="0"/>
      <w:numPr>
        <w:numId w:val="9"/>
      </w:numPr>
      <w:tabs>
        <w:tab w:val="clear" w:pos="-122"/>
        <w:tab w:val="num" w:pos="1134"/>
        <w:tab w:val="num" w:pos="1492"/>
      </w:tabs>
      <w:spacing w:before="60" w:after="0"/>
      <w:contextualSpacing w:val="0"/>
    </w:pPr>
    <w:rPr>
      <w:szCs w:val="22"/>
      <w:lang w:eastAsia="en-US"/>
    </w:rPr>
  </w:style>
  <w:style w:type="paragraph" w:styleId="Bullets3" w:customStyle="1">
    <w:name w:val="Bullets3"/>
    <w:basedOn w:val="Bullets"/>
    <w:uiPriority w:val="1"/>
    <w:rsid w:val="00475554"/>
    <w:pPr>
      <w:keepLines w:val="0"/>
      <w:tabs>
        <w:tab w:val="clear" w:pos="1429"/>
        <w:tab w:val="left" w:pos="213"/>
        <w:tab w:val="num" w:pos="1701"/>
      </w:tabs>
      <w:spacing w:before="60"/>
      <w:ind w:left="1701" w:hanging="567"/>
    </w:pPr>
    <w:rPr>
      <w:szCs w:val="22"/>
      <w:lang w:eastAsia="en-US"/>
    </w:rPr>
  </w:style>
  <w:style w:type="paragraph" w:styleId="CaptionTempo" w:customStyle="1">
    <w:name w:val="Caption Tempo"/>
    <w:basedOn w:val="Caption"/>
    <w:next w:val="Normal"/>
    <w:link w:val="CaptionTempoChar"/>
    <w:uiPriority w:val="1"/>
    <w:rsid w:val="00475554"/>
    <w:pPr>
      <w:keepLines/>
      <w:numPr>
        <w:ilvl w:val="2"/>
        <w:numId w:val="10"/>
      </w:numPr>
      <w:tabs>
        <w:tab w:val="clear" w:pos="720"/>
      </w:tabs>
      <w:spacing w:after="360" w:line="240" w:lineRule="auto"/>
    </w:pPr>
  </w:style>
  <w:style w:type="character" w:styleId="CaptionTempoChar" w:customStyle="1">
    <w:name w:val="Caption Tempo Char"/>
    <w:basedOn w:val="CaptionChar"/>
    <w:link w:val="CaptionTempo"/>
    <w:uiPriority w:val="1"/>
    <w:rsid w:val="00475554"/>
    <w:rPr>
      <w:b/>
      <w:sz w:val="22"/>
      <w:szCs w:val="24"/>
      <w:lang w:val="en-US" w:eastAsia="ko-KR"/>
    </w:rPr>
  </w:style>
  <w:style w:type="paragraph" w:styleId="Caption1" w:customStyle="1">
    <w:name w:val="Caption1"/>
    <w:basedOn w:val="Normal"/>
    <w:next w:val="Normal"/>
    <w:link w:val="captionChar0"/>
    <w:uiPriority w:val="1"/>
    <w:rsid w:val="00475554"/>
    <w:pPr>
      <w:tabs>
        <w:tab w:val="left" w:pos="1134"/>
        <w:tab w:val="left" w:pos="1701"/>
        <w:tab w:val="left" w:pos="2268"/>
      </w:tabs>
      <w:spacing w:before="120" w:line="240" w:lineRule="auto"/>
      <w:jc w:val="center"/>
    </w:pPr>
    <w:rPr>
      <w:color w:val="000080"/>
      <w:sz w:val="20"/>
      <w:szCs w:val="20"/>
      <w:lang w:eastAsia="en-US"/>
    </w:rPr>
  </w:style>
  <w:style w:type="character" w:styleId="captionChar0" w:customStyle="1">
    <w:name w:val="caption Char"/>
    <w:basedOn w:val="DefaultParagraphFont"/>
    <w:link w:val="Caption1"/>
    <w:uiPriority w:val="1"/>
    <w:rsid w:val="00475554"/>
    <w:rPr>
      <w:color w:val="000080"/>
      <w:lang w:eastAsia="en-US"/>
    </w:rPr>
  </w:style>
  <w:style w:type="paragraph" w:styleId="ChapterTitle" w:customStyle="1">
    <w:name w:val="ChapterTitle"/>
    <w:basedOn w:val="Normal"/>
    <w:next w:val="Normal"/>
    <w:uiPriority w:val="90"/>
    <w:semiHidden/>
    <w:qFormat/>
    <w:rsid w:val="00475554"/>
    <w:pPr>
      <w:keepNext/>
      <w:spacing w:before="720" w:after="360"/>
      <w:jc w:val="center"/>
    </w:pPr>
    <w:rPr>
      <w:b/>
      <w:sz w:val="36"/>
    </w:rPr>
  </w:style>
  <w:style w:type="paragraph" w:styleId="Citation" w:customStyle="1">
    <w:name w:val="Citation"/>
    <w:basedOn w:val="Normal"/>
    <w:link w:val="CitationChar"/>
    <w:uiPriority w:val="90"/>
    <w:semiHidden/>
    <w:qFormat/>
    <w:rsid w:val="00475554"/>
    <w:pPr>
      <w:ind w:left="454" w:right="454"/>
    </w:pPr>
    <w:rPr>
      <w:i/>
    </w:rPr>
  </w:style>
  <w:style w:type="character" w:styleId="CitationChar" w:customStyle="1">
    <w:name w:val="Citation Char"/>
    <w:link w:val="Citation"/>
    <w:uiPriority w:val="90"/>
    <w:semiHidden/>
    <w:qFormat/>
    <w:rsid w:val="00475554"/>
    <w:rPr>
      <w:i/>
      <w:sz w:val="22"/>
      <w:szCs w:val="24"/>
    </w:rPr>
  </w:style>
  <w:style w:type="character" w:styleId="CommentSubjectChar" w:customStyle="1">
    <w:name w:val="Comment Subject Char"/>
    <w:basedOn w:val="CommentTextChar"/>
    <w:link w:val="CommentSubject"/>
    <w:semiHidden/>
    <w:rsid w:val="00475554"/>
    <w:rPr>
      <w:b/>
      <w:bCs/>
      <w:szCs w:val="24"/>
    </w:rPr>
  </w:style>
  <w:style w:type="paragraph" w:styleId="Contact" w:customStyle="1">
    <w:name w:val="Contact"/>
    <w:basedOn w:val="Normal"/>
    <w:uiPriority w:val="99"/>
    <w:rsid w:val="00475554"/>
    <w:pPr>
      <w:spacing w:before="480" w:after="0"/>
      <w:ind w:left="567" w:hanging="567"/>
    </w:pPr>
  </w:style>
  <w:style w:type="character" w:styleId="CrossReference" w:customStyle="1">
    <w:name w:val="Cross Reference"/>
    <w:basedOn w:val="DefaultParagraphFont"/>
    <w:uiPriority w:val="99"/>
    <w:rsid w:val="00475554"/>
    <w:rPr>
      <w:i/>
    </w:rPr>
  </w:style>
  <w:style w:type="paragraph" w:styleId="Date">
    <w:name w:val="Date"/>
    <w:basedOn w:val="Normal"/>
    <w:next w:val="Normal"/>
    <w:link w:val="DateChar"/>
    <w:uiPriority w:val="1"/>
    <w:rsid w:val="00475554"/>
    <w:pPr>
      <w:spacing w:after="0"/>
      <w:ind w:left="5102" w:right="-567"/>
    </w:pPr>
  </w:style>
  <w:style w:type="character" w:styleId="DateChar" w:customStyle="1">
    <w:name w:val="Date Char"/>
    <w:basedOn w:val="DefaultParagraphFont"/>
    <w:link w:val="Date"/>
    <w:uiPriority w:val="1"/>
    <w:rsid w:val="00475554"/>
    <w:rPr>
      <w:sz w:val="22"/>
      <w:szCs w:val="24"/>
    </w:rPr>
  </w:style>
  <w:style w:type="character" w:styleId="DocumentMapChar" w:customStyle="1">
    <w:name w:val="Document Map Char"/>
    <w:basedOn w:val="DefaultParagraphFont"/>
    <w:link w:val="DocumentMap"/>
    <w:semiHidden/>
    <w:rsid w:val="00475554"/>
    <w:rPr>
      <w:rFonts w:ascii="Tahoma" w:hAnsi="Tahoma" w:cs="Tahoma"/>
      <w:i/>
      <w:color w:val="000080"/>
      <w:shd w:val="clear" w:color="auto" w:fill="000080"/>
      <w:lang w:eastAsia="ko-KR"/>
    </w:rPr>
  </w:style>
  <w:style w:type="paragraph" w:styleId="DoubleIndent" w:customStyle="1">
    <w:name w:val="Double Indent"/>
    <w:basedOn w:val="NormalIndent"/>
    <w:uiPriority w:val="1"/>
    <w:rsid w:val="00475554"/>
    <w:pPr>
      <w:numPr>
        <w:numId w:val="11"/>
      </w:numPr>
      <w:tabs>
        <w:tab w:val="left" w:pos="2835"/>
      </w:tabs>
      <w:spacing w:before="0"/>
    </w:pPr>
  </w:style>
  <w:style w:type="paragraph" w:styleId="DoubleHangingIndent" w:customStyle="1">
    <w:name w:val="Double Hanging Indent"/>
    <w:basedOn w:val="DoubleIndent"/>
    <w:uiPriority w:val="1"/>
    <w:rsid w:val="00475554"/>
    <w:pPr>
      <w:tabs>
        <w:tab w:val="clear" w:pos="1134"/>
      </w:tabs>
      <w:ind w:left="2268"/>
    </w:pPr>
    <w:rPr>
      <w:sz w:val="20"/>
    </w:rPr>
  </w:style>
  <w:style w:type="paragraph" w:styleId="Enclosures" w:customStyle="1">
    <w:name w:val="Enclosures"/>
    <w:basedOn w:val="Normal"/>
    <w:next w:val="Normal"/>
    <w:uiPriority w:val="1"/>
    <w:rsid w:val="00475554"/>
    <w:pPr>
      <w:keepNext/>
      <w:keepLines/>
      <w:tabs>
        <w:tab w:val="left" w:pos="5641"/>
      </w:tabs>
      <w:spacing w:before="480" w:after="0"/>
      <w:ind w:left="1794" w:hanging="1794"/>
    </w:pPr>
  </w:style>
  <w:style w:type="paragraph" w:styleId="FigureBody" w:customStyle="1">
    <w:name w:val="Figure Body"/>
    <w:basedOn w:val="Normal"/>
    <w:next w:val="Normal"/>
    <w:uiPriority w:val="7"/>
    <w:rsid w:val="00475554"/>
    <w:pPr>
      <w:keepNext/>
      <w:spacing w:after="40" w:line="240" w:lineRule="auto"/>
    </w:pPr>
  </w:style>
  <w:style w:type="paragraph" w:styleId="FigureSource" w:customStyle="1">
    <w:name w:val="Figure Source"/>
    <w:basedOn w:val="Normal"/>
    <w:next w:val="Normal"/>
    <w:uiPriority w:val="7"/>
    <w:rsid w:val="00475554"/>
    <w:pPr>
      <w:spacing w:after="240" w:line="240" w:lineRule="auto"/>
    </w:pPr>
    <w:rPr>
      <w:sz w:val="18"/>
    </w:rPr>
  </w:style>
  <w:style w:type="paragraph" w:styleId="FigureNote" w:customStyle="1">
    <w:name w:val="Figure Note"/>
    <w:basedOn w:val="FigureSource"/>
    <w:next w:val="FigureSource"/>
    <w:uiPriority w:val="7"/>
    <w:rsid w:val="00475554"/>
    <w:rPr>
      <w:b/>
    </w:rPr>
  </w:style>
  <w:style w:type="paragraph" w:styleId="FigureTitle" w:customStyle="1">
    <w:name w:val="Figure Title"/>
    <w:basedOn w:val="Normal"/>
    <w:next w:val="FigureBody"/>
    <w:uiPriority w:val="6"/>
    <w:rsid w:val="00475554"/>
    <w:pPr>
      <w:keepNext/>
      <w:spacing w:before="120"/>
    </w:pPr>
    <w:rPr>
      <w:b/>
      <w:i/>
    </w:rPr>
  </w:style>
  <w:style w:type="paragraph" w:styleId="figuretitle0" w:customStyle="1">
    <w:name w:val="figuretitle"/>
    <w:basedOn w:val="Normal"/>
    <w:uiPriority w:val="1"/>
    <w:rsid w:val="00475554"/>
    <w:pPr>
      <w:spacing w:before="240" w:after="360" w:line="240" w:lineRule="auto"/>
      <w:jc w:val="center"/>
    </w:pPr>
    <w:rPr>
      <w:rFonts w:ascii="Tahoma" w:hAnsi="Tahoma" w:cs="Tahoma"/>
      <w:b/>
      <w:bCs/>
      <w:i/>
      <w:color w:val="000000"/>
      <w:sz w:val="19"/>
      <w:szCs w:val="19"/>
    </w:rPr>
  </w:style>
  <w:style w:type="paragraph" w:styleId="FITTable" w:customStyle="1">
    <w:name w:val="FIT Table"/>
    <w:basedOn w:val="Normal"/>
    <w:uiPriority w:val="1"/>
    <w:rsid w:val="00475554"/>
    <w:pPr>
      <w:spacing w:before="60" w:after="60"/>
    </w:pPr>
  </w:style>
  <w:style w:type="character" w:styleId="FooterChar" w:customStyle="1">
    <w:name w:val="Footer Char"/>
    <w:link w:val="Footer"/>
    <w:rsid w:val="00475554"/>
    <w:rPr>
      <w:sz w:val="16"/>
      <w:szCs w:val="24"/>
    </w:rPr>
  </w:style>
  <w:style w:type="paragraph" w:styleId="FooterText" w:customStyle="1">
    <w:name w:val="Footer Text"/>
    <w:basedOn w:val="Normal"/>
    <w:uiPriority w:val="1"/>
    <w:rsid w:val="00475554"/>
    <w:pPr>
      <w:numPr>
        <w:numId w:val="24"/>
      </w:numPr>
      <w:spacing w:line="240" w:lineRule="auto"/>
    </w:pPr>
    <w:rPr>
      <w:rFonts w:ascii="Century Gothic" w:hAnsi="Century Gothic"/>
      <w:caps/>
      <w:sz w:val="16"/>
      <w:lang w:val="en-ZW" w:eastAsia="en-US"/>
    </w:rPr>
  </w:style>
  <w:style w:type="paragraph" w:styleId="FooterBottom" w:customStyle="1">
    <w:name w:val="Footer Bottom"/>
    <w:basedOn w:val="FooterText"/>
    <w:uiPriority w:val="1"/>
    <w:rsid w:val="00475554"/>
    <w:pPr>
      <w:numPr>
        <w:ilvl w:val="1"/>
      </w:numPr>
    </w:pPr>
    <w:rPr>
      <w:caps w:val="0"/>
      <w:sz w:val="8"/>
    </w:rPr>
  </w:style>
  <w:style w:type="paragraph" w:styleId="FooterLine" w:customStyle="1">
    <w:name w:val="Footer Line"/>
    <w:basedOn w:val="Footer"/>
    <w:next w:val="Footer"/>
    <w:uiPriority w:val="99"/>
    <w:rsid w:val="00475554"/>
    <w:pPr>
      <w:pBdr>
        <w:top w:val="single" w:color="auto" w:sz="4" w:space="1"/>
      </w:pBdr>
      <w:tabs>
        <w:tab w:val="right" w:pos="8646"/>
      </w:tabs>
      <w:spacing w:before="120"/>
      <w:ind w:right="0"/>
    </w:pPr>
  </w:style>
  <w:style w:type="paragraph" w:styleId="FR" w:customStyle="1">
    <w:name w:val="FR"/>
    <w:basedOn w:val="Normal"/>
    <w:uiPriority w:val="1"/>
    <w:rsid w:val="00475554"/>
    <w:pPr>
      <w:spacing w:line="240" w:lineRule="atLeast"/>
      <w:jc w:val="center"/>
    </w:pPr>
    <w:rPr>
      <w:i/>
      <w:color w:val="000080"/>
      <w:lang w:eastAsia="nl-NL"/>
    </w:rPr>
  </w:style>
  <w:style w:type="paragraph" w:styleId="Glossary" w:customStyle="1">
    <w:name w:val="Glossary"/>
    <w:basedOn w:val="Normal"/>
    <w:uiPriority w:val="90"/>
    <w:semiHidden/>
    <w:qFormat/>
    <w:rsid w:val="00475554"/>
    <w:pPr>
      <w:tabs>
        <w:tab w:val="left" w:pos="2835"/>
      </w:tabs>
      <w:ind w:left="2835" w:hanging="2835"/>
    </w:pPr>
  </w:style>
  <w:style w:type="paragraph" w:styleId="GlossaryHeading" w:customStyle="1">
    <w:name w:val="GlossaryHeading"/>
    <w:basedOn w:val="Normal"/>
    <w:uiPriority w:val="1"/>
    <w:rsid w:val="00475554"/>
    <w:pPr>
      <w:spacing w:after="480"/>
      <w:jc w:val="center"/>
      <w:outlineLvl w:val="0"/>
    </w:pPr>
    <w:rPr>
      <w:rFonts w:ascii="Times New Roman Bold" w:hAnsi="Times New Roman Bold"/>
      <w:b/>
      <w:sz w:val="32"/>
    </w:rPr>
  </w:style>
  <w:style w:type="paragraph" w:styleId="Guidance" w:customStyle="1">
    <w:name w:val="Guidance"/>
    <w:basedOn w:val="Normal"/>
    <w:next w:val="Normal"/>
    <w:link w:val="GuidanceChar"/>
    <w:uiPriority w:val="1"/>
    <w:semiHidden/>
    <w:qFormat/>
    <w:rsid w:val="00475554"/>
    <w:pPr>
      <w:spacing w:line="240" w:lineRule="auto"/>
    </w:pPr>
    <w:rPr>
      <w:rFonts w:cs="Arial"/>
      <w:lang w:eastAsia="en-US"/>
    </w:rPr>
  </w:style>
  <w:style w:type="character" w:styleId="GuidanceChar" w:customStyle="1">
    <w:name w:val="Guidance Char"/>
    <w:link w:val="Guidance"/>
    <w:uiPriority w:val="1"/>
    <w:semiHidden/>
    <w:locked/>
    <w:rsid w:val="00475554"/>
    <w:rPr>
      <w:rFonts w:cs="Arial"/>
      <w:sz w:val="22"/>
      <w:szCs w:val="24"/>
      <w:lang w:eastAsia="en-US"/>
    </w:rPr>
  </w:style>
  <w:style w:type="paragraph" w:styleId="Guidelines" w:customStyle="1">
    <w:name w:val="Guidelines"/>
    <w:basedOn w:val="BodyText"/>
    <w:link w:val="GuidelinesChar"/>
    <w:uiPriority w:val="2"/>
    <w:qFormat/>
    <w:rsid w:val="00475554"/>
    <w:pPr>
      <w:spacing w:before="0"/>
      <w:jc w:val="both"/>
    </w:pPr>
    <w:rPr>
      <w:rFonts w:cs="Arial"/>
      <w:i/>
      <w:color w:val="365F91" w:themeColor="accent1" w:themeShade="BF"/>
      <w:sz w:val="22"/>
      <w:szCs w:val="22"/>
      <w:lang w:eastAsia="nl-NL"/>
    </w:rPr>
  </w:style>
  <w:style w:type="character" w:styleId="GuidelinesChar" w:customStyle="1">
    <w:name w:val="Guidelines Char"/>
    <w:basedOn w:val="GuidanceChar"/>
    <w:link w:val="Guidelines"/>
    <w:uiPriority w:val="2"/>
    <w:rsid w:val="00475554"/>
    <w:rPr>
      <w:rFonts w:cs="Arial"/>
      <w:i/>
      <w:color w:val="365F91" w:themeColor="accent1" w:themeShade="BF"/>
      <w:sz w:val="22"/>
      <w:szCs w:val="22"/>
      <w:lang w:eastAsia="nl-NL"/>
    </w:rPr>
  </w:style>
  <w:style w:type="paragraph" w:styleId="HangingIndent" w:customStyle="1">
    <w:name w:val="Hanging Indent"/>
    <w:basedOn w:val="NormalIndent"/>
    <w:uiPriority w:val="1"/>
    <w:rsid w:val="00475554"/>
    <w:pPr>
      <w:ind w:hanging="567"/>
    </w:pPr>
  </w:style>
  <w:style w:type="character" w:styleId="HeaderChar" w:customStyle="1">
    <w:name w:val="Header Char"/>
    <w:basedOn w:val="DefaultParagraphFont"/>
    <w:link w:val="Header"/>
    <w:rsid w:val="00475554"/>
    <w:rPr>
      <w:sz w:val="22"/>
      <w:szCs w:val="24"/>
    </w:rPr>
  </w:style>
  <w:style w:type="paragraph" w:styleId="Heading2Line" w:customStyle="1">
    <w:name w:val="Heading 2 Line"/>
    <w:basedOn w:val="Normal"/>
    <w:next w:val="Normal"/>
    <w:uiPriority w:val="1"/>
    <w:rsid w:val="00475554"/>
    <w:pPr>
      <w:keepNext/>
      <w:keepLines/>
      <w:pBdr>
        <w:top w:val="single" w:color="auto" w:sz="12" w:space="1"/>
      </w:pBdr>
      <w:spacing w:after="0" w:line="240" w:lineRule="auto"/>
      <w:ind w:right="7031"/>
    </w:pPr>
    <w:rPr>
      <w:i/>
      <w:noProof/>
      <w:color w:val="000080"/>
      <w:lang w:eastAsia="en-US"/>
    </w:rPr>
  </w:style>
  <w:style w:type="character" w:styleId="Heading4Char" w:customStyle="1">
    <w:name w:val="Heading 4 Char"/>
    <w:aliases w:val="H4 Char1,Sub-Minor Char,Level 2 - a Char,Heading 4 - Bid Char,KNIA Überschrift 4 Char,hd4 Char,h4 Char1,PLS 4 Char,Avsnitt Char,H41 Char,H42 Char,H43 Char,H44 Char,H45 Char,H46 Char,H47 Char,H48 Char,H49 Char,H410 Char,Topic Major Char"/>
    <w:basedOn w:val="DefaultParagraphFont"/>
    <w:link w:val="Heading4"/>
    <w:uiPriority w:val="99"/>
    <w:rsid w:val="00475554"/>
    <w:rPr>
      <w:b/>
      <w:sz w:val="22"/>
      <w:szCs w:val="24"/>
      <w:lang w:val="en-US" w:eastAsia="ko-KR"/>
    </w:rPr>
  </w:style>
  <w:style w:type="character" w:styleId="Heading5Char" w:customStyle="1">
    <w:name w:val="Heading 5 Char"/>
    <w:basedOn w:val="DefaultParagraphFont"/>
    <w:link w:val="Heading5"/>
    <w:uiPriority w:val="99"/>
    <w:rsid w:val="00475554"/>
    <w:rPr>
      <w:b/>
      <w:bCs/>
      <w:sz w:val="22"/>
      <w:szCs w:val="24"/>
      <w:lang w:val="en-AU" w:eastAsia="cs-CZ"/>
    </w:rPr>
  </w:style>
  <w:style w:type="character" w:styleId="Heading6Char" w:customStyle="1">
    <w:name w:val="Heading 6 Char"/>
    <w:basedOn w:val="DefaultParagraphFont"/>
    <w:link w:val="Heading6"/>
    <w:uiPriority w:val="99"/>
    <w:rsid w:val="00475554"/>
    <w:rPr>
      <w:sz w:val="22"/>
      <w:szCs w:val="24"/>
      <w:lang w:val="en-US" w:eastAsia="ko-KR"/>
    </w:rPr>
  </w:style>
  <w:style w:type="character" w:styleId="Heading7Char" w:customStyle="1">
    <w:name w:val="Heading 7 Char"/>
    <w:basedOn w:val="DefaultParagraphFont"/>
    <w:link w:val="Heading7"/>
    <w:uiPriority w:val="99"/>
    <w:rsid w:val="00475554"/>
    <w:rPr>
      <w:sz w:val="22"/>
      <w:szCs w:val="24"/>
      <w:lang w:val="en-US" w:eastAsia="ko-KR"/>
    </w:rPr>
  </w:style>
  <w:style w:type="character" w:styleId="Heading8Char" w:customStyle="1">
    <w:name w:val="Heading 8 Char"/>
    <w:basedOn w:val="DefaultParagraphFont"/>
    <w:link w:val="Heading8"/>
    <w:uiPriority w:val="99"/>
    <w:rsid w:val="00475554"/>
    <w:rPr>
      <w:sz w:val="22"/>
      <w:szCs w:val="24"/>
      <w:lang w:val="en-US" w:eastAsia="ko-KR"/>
    </w:rPr>
  </w:style>
  <w:style w:type="character" w:styleId="Heading9Char" w:customStyle="1">
    <w:name w:val="Heading 9 Char"/>
    <w:aliases w:val="App Heading Char"/>
    <w:basedOn w:val="DefaultParagraphFont"/>
    <w:link w:val="Heading9"/>
    <w:uiPriority w:val="99"/>
    <w:rsid w:val="00475554"/>
    <w:rPr>
      <w:sz w:val="22"/>
      <w:szCs w:val="24"/>
      <w:lang w:val="en-US" w:eastAsia="ko-KR"/>
    </w:rPr>
  </w:style>
  <w:style w:type="paragraph" w:styleId="HeadingTOC" w:customStyle="1">
    <w:name w:val="Heading TOC"/>
    <w:basedOn w:val="TOCHeading"/>
    <w:uiPriority w:val="3"/>
    <w:qFormat/>
    <w:rsid w:val="00475554"/>
    <w:pPr>
      <w:spacing w:line="240" w:lineRule="auto"/>
    </w:pPr>
  </w:style>
  <w:style w:type="paragraph" w:styleId="HeadingTOF" w:customStyle="1">
    <w:name w:val="Heading TOF"/>
    <w:basedOn w:val="HeadingTOC"/>
    <w:next w:val="TableofFigures"/>
    <w:rsid w:val="00475554"/>
    <w:pPr>
      <w:keepNext/>
      <w:keepLines/>
      <w:suppressAutoHyphens/>
      <w:spacing w:before="240" w:after="240"/>
    </w:pPr>
    <w:rPr>
      <w:caps/>
      <w:kern w:val="28"/>
      <w:szCs w:val="28"/>
      <w:lang w:eastAsia="nl-NL"/>
    </w:rPr>
  </w:style>
  <w:style w:type="paragraph" w:styleId="HistoryLegend" w:customStyle="1">
    <w:name w:val="History Legend"/>
    <w:basedOn w:val="Normal"/>
    <w:next w:val="Normal"/>
    <w:rsid w:val="00475554"/>
    <w:pPr>
      <w:keepLines/>
      <w:suppressAutoHyphens/>
      <w:spacing w:before="120" w:after="600" w:line="240" w:lineRule="auto"/>
    </w:pPr>
    <w:rPr>
      <w:i/>
      <w:iCs/>
      <w:sz w:val="20"/>
      <w:szCs w:val="18"/>
      <w:lang w:eastAsia="nl-NL"/>
    </w:rPr>
  </w:style>
  <w:style w:type="paragraph" w:styleId="HistoryTable" w:customStyle="1">
    <w:name w:val="HistoryTable"/>
    <w:basedOn w:val="Normal"/>
    <w:rsid w:val="00475554"/>
    <w:pPr>
      <w:spacing w:before="60" w:after="60"/>
    </w:pPr>
    <w:rPr>
      <w:sz w:val="20"/>
    </w:rPr>
  </w:style>
  <w:style w:type="paragraph" w:styleId="HistTableHeading" w:customStyle="1">
    <w:name w:val="HistTableHeading"/>
    <w:basedOn w:val="Normal"/>
    <w:next w:val="HistoryTable"/>
    <w:rsid w:val="00475554"/>
    <w:pPr>
      <w:jc w:val="center"/>
    </w:pPr>
    <w:rPr>
      <w:rFonts w:ascii="Times New Roman Bold" w:hAnsi="Times New Roman Bold"/>
      <w:b/>
      <w:sz w:val="32"/>
    </w:rPr>
  </w:style>
  <w:style w:type="paragraph" w:styleId="LegalNumPar" w:customStyle="1">
    <w:name w:val="LegalNumPar"/>
    <w:basedOn w:val="Normal"/>
    <w:uiPriority w:val="90"/>
    <w:semiHidden/>
    <w:qFormat/>
    <w:rsid w:val="00475554"/>
    <w:pPr>
      <w:numPr>
        <w:numId w:val="12"/>
      </w:numPr>
      <w:spacing w:line="360" w:lineRule="auto"/>
    </w:pPr>
  </w:style>
  <w:style w:type="paragraph" w:styleId="LegalNumPar2" w:customStyle="1">
    <w:name w:val="LegalNumPar2"/>
    <w:basedOn w:val="Normal"/>
    <w:rsid w:val="00475554"/>
    <w:pPr>
      <w:numPr>
        <w:ilvl w:val="1"/>
        <w:numId w:val="12"/>
      </w:numPr>
      <w:spacing w:line="360" w:lineRule="auto"/>
    </w:pPr>
  </w:style>
  <w:style w:type="paragraph" w:styleId="LegalNumPar3" w:customStyle="1">
    <w:name w:val="LegalNumPar3"/>
    <w:basedOn w:val="Normal"/>
    <w:rsid w:val="00475554"/>
    <w:pPr>
      <w:numPr>
        <w:ilvl w:val="2"/>
        <w:numId w:val="12"/>
      </w:numPr>
      <w:tabs>
        <w:tab w:val="clear" w:pos="1429"/>
      </w:tabs>
      <w:spacing w:line="360" w:lineRule="auto"/>
    </w:pPr>
  </w:style>
  <w:style w:type="character" w:styleId="ListParagraphChar" w:customStyle="1">
    <w:name w:val="List Paragraph Char"/>
    <w:aliases w:val="Table of contents numbered Char,Bullets1 Char,Citation List Char,Resume Title Char,Graphic Char,List Paragraph1 Char,List Paragraph Char Char Char,Heading 2_sj Char,Report Para Char,heading 4 Char,Ha Char,Paragraph Char,L Char"/>
    <w:link w:val="ListParagraph"/>
    <w:uiPriority w:val="34"/>
    <w:qFormat/>
    <w:locked/>
    <w:rsid w:val="00475554"/>
    <w:rPr>
      <w:sz w:val="22"/>
      <w:szCs w:val="24"/>
      <w:lang w:eastAsia="en-US"/>
    </w:rPr>
  </w:style>
  <w:style w:type="paragraph" w:styleId="ListBullet">
    <w:name w:val="List Bullet"/>
    <w:basedOn w:val="ListParagraph"/>
    <w:uiPriority w:val="1"/>
    <w:qFormat/>
    <w:rsid w:val="00475554"/>
    <w:pPr>
      <w:numPr>
        <w:numId w:val="13"/>
      </w:numPr>
      <w:contextualSpacing w:val="0"/>
    </w:pPr>
  </w:style>
  <w:style w:type="paragraph" w:styleId="ListBulletLevel2" w:customStyle="1">
    <w:name w:val="List Bullet (Level 2)"/>
    <w:basedOn w:val="Normal"/>
    <w:rsid w:val="00475554"/>
    <w:pPr>
      <w:tabs>
        <w:tab w:val="num" w:pos="454"/>
      </w:tabs>
      <w:ind w:left="454" w:hanging="454"/>
      <w:contextualSpacing/>
    </w:pPr>
  </w:style>
  <w:style w:type="paragraph" w:styleId="ListBulletLevel3" w:customStyle="1">
    <w:name w:val="List Bullet (Level 3)"/>
    <w:basedOn w:val="Normal"/>
    <w:rsid w:val="00475554"/>
    <w:pPr>
      <w:tabs>
        <w:tab w:val="num" w:pos="454"/>
      </w:tabs>
      <w:ind w:left="454" w:hanging="454"/>
      <w:contextualSpacing/>
    </w:pPr>
  </w:style>
  <w:style w:type="paragraph" w:styleId="ListBulletLevel4" w:customStyle="1">
    <w:name w:val="List Bullet (Level 4)"/>
    <w:basedOn w:val="Normal"/>
    <w:rsid w:val="00475554"/>
    <w:pPr>
      <w:tabs>
        <w:tab w:val="num" w:pos="454"/>
      </w:tabs>
      <w:ind w:left="454" w:hanging="454"/>
      <w:contextualSpacing/>
    </w:pPr>
  </w:style>
  <w:style w:type="paragraph" w:styleId="ListBullet5">
    <w:name w:val="List Bullet 5"/>
    <w:basedOn w:val="Normal"/>
    <w:rsid w:val="00475554"/>
    <w:pPr>
      <w:numPr>
        <w:numId w:val="14"/>
      </w:numPr>
      <w:tabs>
        <w:tab w:val="clear" w:pos="1492"/>
        <w:tab w:val="left" w:pos="1701"/>
      </w:tabs>
      <w:spacing w:line="240" w:lineRule="auto"/>
    </w:pPr>
    <w:rPr>
      <w:rFonts w:asciiTheme="minorHAnsi" w:hAnsiTheme="minorHAnsi"/>
      <w:sz w:val="20"/>
      <w:lang w:eastAsia="en-US"/>
    </w:rPr>
  </w:style>
  <w:style w:type="paragraph" w:styleId="ListDash" w:customStyle="1">
    <w:name w:val="List Dash"/>
    <w:basedOn w:val="ListBullet"/>
    <w:uiPriority w:val="1"/>
    <w:qFormat/>
    <w:rsid w:val="00475554"/>
    <w:pPr>
      <w:numPr>
        <w:numId w:val="15"/>
      </w:numPr>
    </w:pPr>
  </w:style>
  <w:style w:type="paragraph" w:styleId="ListDashLevel2" w:customStyle="1">
    <w:name w:val="List Dash (Level 2)"/>
    <w:basedOn w:val="Normal"/>
    <w:rsid w:val="00475554"/>
    <w:pPr>
      <w:numPr>
        <w:ilvl w:val="1"/>
        <w:numId w:val="16"/>
      </w:numPr>
      <w:contextualSpacing/>
    </w:pPr>
  </w:style>
  <w:style w:type="paragraph" w:styleId="ListDashLevel3" w:customStyle="1">
    <w:name w:val="List Dash (Level 3)"/>
    <w:basedOn w:val="Normal"/>
    <w:rsid w:val="00475554"/>
    <w:pPr>
      <w:numPr>
        <w:ilvl w:val="2"/>
        <w:numId w:val="16"/>
      </w:numPr>
      <w:contextualSpacing/>
    </w:pPr>
  </w:style>
  <w:style w:type="paragraph" w:styleId="ListDashLevel4" w:customStyle="1">
    <w:name w:val="List Dash (Level 4)"/>
    <w:basedOn w:val="Normal"/>
    <w:rsid w:val="00475554"/>
    <w:pPr>
      <w:numPr>
        <w:ilvl w:val="3"/>
        <w:numId w:val="16"/>
      </w:numPr>
      <w:contextualSpacing/>
    </w:pPr>
  </w:style>
  <w:style w:type="paragraph" w:styleId="ListNumber">
    <w:name w:val="List Number"/>
    <w:basedOn w:val="Normal"/>
    <w:uiPriority w:val="1"/>
    <w:rsid w:val="00475554"/>
    <w:pPr>
      <w:numPr>
        <w:numId w:val="23"/>
      </w:numPr>
      <w:contextualSpacing/>
    </w:pPr>
  </w:style>
  <w:style w:type="paragraph" w:styleId="ListNumberLevel2" w:customStyle="1">
    <w:name w:val="List Number (Level 2)"/>
    <w:basedOn w:val="Normal"/>
    <w:rsid w:val="00475554"/>
    <w:pPr>
      <w:numPr>
        <w:ilvl w:val="1"/>
        <w:numId w:val="23"/>
      </w:numPr>
      <w:contextualSpacing/>
    </w:pPr>
  </w:style>
  <w:style w:type="paragraph" w:styleId="ListNumberLevel3" w:customStyle="1">
    <w:name w:val="List Number (Level 3)"/>
    <w:basedOn w:val="Normal"/>
    <w:rsid w:val="00475554"/>
    <w:pPr>
      <w:numPr>
        <w:ilvl w:val="2"/>
        <w:numId w:val="23"/>
      </w:numPr>
      <w:contextualSpacing/>
    </w:pPr>
  </w:style>
  <w:style w:type="paragraph" w:styleId="ListNumberLevel4" w:customStyle="1">
    <w:name w:val="List Number (Level 4)"/>
    <w:basedOn w:val="Normal"/>
    <w:rsid w:val="00475554"/>
    <w:pPr>
      <w:numPr>
        <w:ilvl w:val="3"/>
        <w:numId w:val="23"/>
      </w:numPr>
      <w:contextualSpacing/>
    </w:pPr>
  </w:style>
  <w:style w:type="paragraph" w:styleId="ListNumber1" w:customStyle="1">
    <w:name w:val="List Number 1"/>
    <w:basedOn w:val="Normal"/>
    <w:rsid w:val="00475554"/>
    <w:pPr>
      <w:numPr>
        <w:numId w:val="17"/>
      </w:numPr>
      <w:spacing w:after="240" w:line="240" w:lineRule="auto"/>
    </w:pPr>
    <w:rPr>
      <w:i/>
      <w:color w:val="000080"/>
      <w:szCs w:val="20"/>
      <w:lang w:eastAsia="en-US"/>
    </w:rPr>
  </w:style>
  <w:style w:type="paragraph" w:styleId="ListNumber1Level2" w:customStyle="1">
    <w:name w:val="List Number 1 (Level 2)"/>
    <w:basedOn w:val="Normal"/>
    <w:rsid w:val="00475554"/>
    <w:pPr>
      <w:numPr>
        <w:ilvl w:val="1"/>
        <w:numId w:val="17"/>
      </w:numPr>
      <w:spacing w:after="240" w:line="240" w:lineRule="auto"/>
    </w:pPr>
    <w:rPr>
      <w:i/>
      <w:color w:val="000080"/>
      <w:szCs w:val="20"/>
      <w:lang w:eastAsia="en-US"/>
    </w:rPr>
  </w:style>
  <w:style w:type="paragraph" w:styleId="ListNumber1Level3" w:customStyle="1">
    <w:name w:val="List Number 1 (Level 3)"/>
    <w:basedOn w:val="Normal"/>
    <w:rsid w:val="00475554"/>
    <w:pPr>
      <w:numPr>
        <w:ilvl w:val="2"/>
        <w:numId w:val="17"/>
      </w:numPr>
      <w:spacing w:after="240" w:line="240" w:lineRule="auto"/>
    </w:pPr>
    <w:rPr>
      <w:i/>
      <w:color w:val="000080"/>
      <w:szCs w:val="20"/>
      <w:lang w:eastAsia="en-US"/>
    </w:rPr>
  </w:style>
  <w:style w:type="paragraph" w:styleId="ListNumber1Level4" w:customStyle="1">
    <w:name w:val="List Number 1 (Level 4)"/>
    <w:basedOn w:val="Normal"/>
    <w:rsid w:val="00475554"/>
    <w:pPr>
      <w:numPr>
        <w:ilvl w:val="3"/>
        <w:numId w:val="17"/>
      </w:numPr>
      <w:spacing w:after="240" w:line="240" w:lineRule="auto"/>
    </w:pPr>
    <w:rPr>
      <w:i/>
      <w:color w:val="000080"/>
      <w:szCs w:val="20"/>
      <w:lang w:eastAsia="en-US"/>
    </w:rPr>
  </w:style>
  <w:style w:type="paragraph" w:styleId="ListNumber2">
    <w:name w:val="List Number 2"/>
    <w:basedOn w:val="Normal"/>
    <w:rsid w:val="00475554"/>
    <w:pPr>
      <w:widowControl w:val="0"/>
      <w:tabs>
        <w:tab w:val="num" w:pos="643"/>
      </w:tabs>
      <w:spacing w:before="120" w:line="240" w:lineRule="auto"/>
      <w:ind w:left="643" w:hanging="360"/>
    </w:pPr>
    <w:rPr>
      <w:i/>
      <w:color w:val="000080"/>
      <w:szCs w:val="20"/>
    </w:rPr>
  </w:style>
  <w:style w:type="paragraph" w:styleId="ListNumbers" w:customStyle="1">
    <w:name w:val="List Numbers"/>
    <w:basedOn w:val="ListDash"/>
    <w:link w:val="ListNumbersChar"/>
    <w:uiPriority w:val="1"/>
    <w:qFormat/>
    <w:rsid w:val="00475554"/>
    <w:pPr>
      <w:numPr>
        <w:numId w:val="18"/>
      </w:numPr>
    </w:pPr>
  </w:style>
  <w:style w:type="character" w:styleId="ListNumbersChar" w:customStyle="1">
    <w:name w:val="List Numbers Char"/>
    <w:basedOn w:val="ListParagraphChar"/>
    <w:link w:val="ListNumbers"/>
    <w:uiPriority w:val="1"/>
    <w:rsid w:val="00475554"/>
    <w:rPr>
      <w:sz w:val="22"/>
      <w:szCs w:val="24"/>
      <w:lang w:val="en-US" w:eastAsia="en-US"/>
    </w:rPr>
  </w:style>
  <w:style w:type="paragraph" w:styleId="MacroText">
    <w:name w:val="macro"/>
    <w:basedOn w:val="Normal"/>
    <w:link w:val="MacroTextChar"/>
    <w:uiPriority w:val="90"/>
    <w:semiHidden/>
    <w:qFormat/>
    <w:rsid w:val="00475554"/>
    <w:pPr>
      <w:tabs>
        <w:tab w:val="left" w:pos="482"/>
        <w:tab w:val="left" w:pos="958"/>
        <w:tab w:val="left" w:pos="1440"/>
        <w:tab w:val="left" w:pos="1922"/>
        <w:tab w:val="left" w:pos="2398"/>
        <w:tab w:val="left" w:pos="2880"/>
        <w:tab w:val="left" w:pos="3362"/>
        <w:tab w:val="left" w:pos="3838"/>
        <w:tab w:val="left" w:pos="4320"/>
      </w:tabs>
    </w:pPr>
    <w:rPr>
      <w:rFonts w:ascii="Courier New" w:hAnsi="Courier New"/>
      <w:sz w:val="20"/>
    </w:rPr>
  </w:style>
  <w:style w:type="character" w:styleId="MacroTextChar" w:customStyle="1">
    <w:name w:val="Macro Text Char"/>
    <w:basedOn w:val="DefaultParagraphFont"/>
    <w:link w:val="MacroText"/>
    <w:uiPriority w:val="90"/>
    <w:semiHidden/>
    <w:qFormat/>
    <w:rsid w:val="00475554"/>
    <w:rPr>
      <w:rFonts w:ascii="Courier New" w:hAnsi="Courier New"/>
      <w:szCs w:val="24"/>
    </w:rPr>
  </w:style>
  <w:style w:type="paragraph" w:styleId="Marking" w:customStyle="1">
    <w:name w:val="Marking"/>
    <w:basedOn w:val="Normal"/>
    <w:rsid w:val="00475554"/>
    <w:pPr>
      <w:spacing w:after="240" w:line="276" w:lineRule="auto"/>
      <w:ind w:left="5114"/>
      <w:contextualSpacing/>
    </w:pPr>
    <w:rPr>
      <w:i/>
      <w:sz w:val="32"/>
    </w:rPr>
  </w:style>
  <w:style w:type="numbering" w:styleId="NoList1" w:customStyle="1">
    <w:name w:val="No List1"/>
    <w:next w:val="NoList"/>
    <w:semiHidden/>
    <w:unhideWhenUsed/>
    <w:rsid w:val="00475554"/>
  </w:style>
  <w:style w:type="paragraph" w:styleId="NormalArrow" w:customStyle="1">
    <w:name w:val="Normal Arrow"/>
    <w:basedOn w:val="Normal"/>
    <w:next w:val="Normal"/>
    <w:rsid w:val="00475554"/>
    <w:pPr>
      <w:numPr>
        <w:numId w:val="19"/>
      </w:numPr>
      <w:spacing w:line="240" w:lineRule="auto"/>
    </w:pPr>
    <w:rPr>
      <w:i/>
      <w:color w:val="000080"/>
      <w:lang w:eastAsia="en-US"/>
    </w:rPr>
  </w:style>
  <w:style w:type="character" w:styleId="NormalbeforeChar" w:customStyle="1">
    <w:name w:val="Normal before Char"/>
    <w:basedOn w:val="DefaultParagraphFont"/>
    <w:rsid w:val="00475554"/>
    <w:rPr>
      <w:sz w:val="24"/>
      <w:szCs w:val="24"/>
      <w:lang w:val="en-GB" w:eastAsia="nl-NL" w:bidi="ar-SA"/>
    </w:rPr>
  </w:style>
  <w:style w:type="paragraph" w:styleId="NormalItem" w:customStyle="1">
    <w:name w:val="Normal Item"/>
    <w:basedOn w:val="Base"/>
    <w:rsid w:val="00475554"/>
    <w:pPr>
      <w:tabs>
        <w:tab w:val="num" w:pos="397"/>
        <w:tab w:val="num" w:pos="425"/>
      </w:tabs>
      <w:ind w:left="567" w:hanging="567"/>
    </w:pPr>
    <w:rPr>
      <w:szCs w:val="20"/>
      <w:lang w:eastAsia="ko-KR"/>
    </w:rPr>
  </w:style>
  <w:style w:type="paragraph" w:styleId="NormalItemBefore" w:customStyle="1">
    <w:name w:val="Normal Item Before"/>
    <w:basedOn w:val="Normal"/>
    <w:next w:val="NormalItem"/>
    <w:rsid w:val="00475554"/>
    <w:pPr>
      <w:keepNext/>
      <w:spacing w:after="0" w:line="240" w:lineRule="auto"/>
      <w:ind w:left="2155"/>
    </w:pPr>
    <w:rPr>
      <w:lang w:eastAsia="en-US"/>
    </w:rPr>
  </w:style>
  <w:style w:type="paragraph" w:styleId="NormalItemLast" w:customStyle="1">
    <w:name w:val="Normal Item Last"/>
    <w:basedOn w:val="NormalItem"/>
    <w:next w:val="Normal"/>
    <w:rsid w:val="00475554"/>
    <w:pPr>
      <w:numPr>
        <w:numId w:val="20"/>
      </w:numPr>
      <w:spacing w:before="0" w:after="120"/>
      <w:jc w:val="both"/>
    </w:pPr>
    <w:rPr>
      <w:szCs w:val="24"/>
      <w:lang w:eastAsia="en-US"/>
    </w:rPr>
  </w:style>
  <w:style w:type="paragraph" w:styleId="NormalSubitem" w:customStyle="1">
    <w:name w:val="Normal Subitem"/>
    <w:basedOn w:val="Base"/>
    <w:rsid w:val="00475554"/>
    <w:pPr>
      <w:numPr>
        <w:numId w:val="31"/>
      </w:numPr>
    </w:pPr>
    <w:rPr>
      <w:szCs w:val="20"/>
      <w:lang w:eastAsia="ko-KR"/>
    </w:rPr>
  </w:style>
  <w:style w:type="paragraph" w:styleId="NormalSubitemLast" w:customStyle="1">
    <w:name w:val="Normal Subitem Last"/>
    <w:basedOn w:val="NormalSubitem"/>
    <w:next w:val="Normal"/>
    <w:rsid w:val="00475554"/>
    <w:pPr>
      <w:numPr>
        <w:numId w:val="21"/>
      </w:numPr>
      <w:tabs>
        <w:tab w:val="clear" w:pos="2552"/>
        <w:tab w:val="num" w:pos="2948"/>
      </w:tabs>
      <w:spacing w:before="0" w:after="120"/>
      <w:jc w:val="both"/>
    </w:pPr>
    <w:rPr>
      <w:szCs w:val="24"/>
      <w:lang w:eastAsia="en-US"/>
    </w:rPr>
  </w:style>
  <w:style w:type="paragraph" w:styleId="NumPar1" w:customStyle="1">
    <w:name w:val="NumPar 1"/>
    <w:basedOn w:val="Heading1"/>
    <w:uiPriority w:val="90"/>
    <w:semiHidden/>
    <w:qFormat/>
    <w:rsid w:val="00475554"/>
    <w:pPr>
      <w:keepNext w:val="0"/>
      <w:tabs>
        <w:tab w:val="clear" w:pos="510"/>
        <w:tab w:val="left" w:pos="227"/>
      </w:tabs>
      <w:spacing w:before="0"/>
      <w:ind w:left="0" w:firstLine="0"/>
      <w:outlineLvl w:val="9"/>
    </w:pPr>
    <w:rPr>
      <w:b w:val="0"/>
      <w:smallCaps w:val="0"/>
      <w:sz w:val="22"/>
    </w:rPr>
  </w:style>
  <w:style w:type="paragraph" w:styleId="NumPar2" w:customStyle="1">
    <w:name w:val="NumPar 2"/>
    <w:basedOn w:val="Heading2"/>
    <w:uiPriority w:val="90"/>
    <w:semiHidden/>
    <w:qFormat/>
    <w:rsid w:val="00475554"/>
    <w:pPr>
      <w:keepNext w:val="0"/>
      <w:tabs>
        <w:tab w:val="left" w:pos="397"/>
      </w:tabs>
      <w:spacing w:before="0"/>
      <w:ind w:left="0" w:firstLine="0"/>
      <w:outlineLvl w:val="9"/>
    </w:pPr>
    <w:rPr>
      <w:b w:val="0"/>
      <w:sz w:val="22"/>
    </w:rPr>
  </w:style>
  <w:style w:type="paragraph" w:styleId="NumPar3" w:customStyle="1">
    <w:name w:val="NumPar 3"/>
    <w:basedOn w:val="Heading3"/>
    <w:uiPriority w:val="90"/>
    <w:semiHidden/>
    <w:qFormat/>
    <w:rsid w:val="00475554"/>
    <w:pPr>
      <w:keepNext w:val="0"/>
      <w:tabs>
        <w:tab w:val="left" w:pos="567"/>
      </w:tabs>
      <w:spacing w:before="0"/>
      <w:outlineLvl w:val="9"/>
    </w:pPr>
    <w:rPr>
      <w:b w:val="0"/>
      <w:sz w:val="22"/>
    </w:rPr>
  </w:style>
  <w:style w:type="paragraph" w:styleId="NumPar4" w:customStyle="1">
    <w:name w:val="NumPar 4"/>
    <w:basedOn w:val="Heading4"/>
    <w:uiPriority w:val="90"/>
    <w:semiHidden/>
    <w:qFormat/>
    <w:rsid w:val="00475554"/>
    <w:pPr>
      <w:keepNext w:val="0"/>
      <w:tabs>
        <w:tab w:val="clear" w:pos="1049"/>
        <w:tab w:val="left" w:pos="737"/>
      </w:tabs>
      <w:spacing w:before="0"/>
      <w:outlineLvl w:val="9"/>
    </w:pPr>
  </w:style>
  <w:style w:type="paragraph" w:styleId="Pages" w:customStyle="1">
    <w:name w:val="Pages"/>
    <w:basedOn w:val="Base"/>
    <w:rsid w:val="00475554"/>
    <w:pPr>
      <w:numPr>
        <w:numId w:val="22"/>
      </w:numPr>
      <w:tabs>
        <w:tab w:val="clear" w:pos="720"/>
      </w:tabs>
      <w:spacing w:before="0"/>
    </w:pPr>
    <w:rPr>
      <w:rFonts w:ascii="Arial" w:hAnsi="Arial"/>
      <w:sz w:val="28"/>
      <w:szCs w:val="20"/>
      <w:lang w:eastAsia="ko-KR"/>
    </w:rPr>
  </w:style>
  <w:style w:type="paragraph" w:styleId="Participants" w:customStyle="1">
    <w:name w:val="Participants"/>
    <w:basedOn w:val="Normal"/>
    <w:next w:val="Normal"/>
    <w:autoRedefine/>
    <w:rsid w:val="00475554"/>
    <w:pPr>
      <w:spacing w:before="360" w:line="240" w:lineRule="auto"/>
      <w:ind w:left="68" w:right="317" w:hanging="68"/>
    </w:pPr>
    <w:rPr>
      <w:i/>
      <w:color w:val="000080"/>
      <w:szCs w:val="20"/>
      <w:lang w:eastAsia="en-US"/>
    </w:rPr>
  </w:style>
  <w:style w:type="paragraph" w:styleId="PartTitle" w:customStyle="1">
    <w:name w:val="PartTitle"/>
    <w:basedOn w:val="Normal"/>
    <w:next w:val="ChapterTitle"/>
    <w:uiPriority w:val="90"/>
    <w:semiHidden/>
    <w:qFormat/>
    <w:rsid w:val="00475554"/>
    <w:pPr>
      <w:keepNext/>
      <w:pageBreakBefore/>
      <w:spacing w:before="720" w:after="360"/>
      <w:jc w:val="center"/>
    </w:pPr>
    <w:rPr>
      <w:b/>
      <w:sz w:val="40"/>
    </w:rPr>
  </w:style>
  <w:style w:type="paragraph" w:styleId="PictureNoIndent" w:customStyle="1">
    <w:name w:val="Picture No Indent"/>
    <w:basedOn w:val="Normal"/>
    <w:next w:val="Normal"/>
    <w:rsid w:val="00475554"/>
    <w:pPr>
      <w:keepLines/>
      <w:spacing w:before="120" w:line="240" w:lineRule="auto"/>
      <w:jc w:val="center"/>
    </w:pPr>
    <w:rPr>
      <w:i/>
      <w:color w:val="000080"/>
      <w:lang w:eastAsia="en-US"/>
    </w:rPr>
  </w:style>
  <w:style w:type="table" w:styleId="PropertiesTable" w:customStyle="1">
    <w:name w:val="Properties Table"/>
    <w:basedOn w:val="TableNormal"/>
    <w:uiPriority w:val="99"/>
    <w:rsid w:val="00475554"/>
    <w:pPr>
      <w:spacing w:after="120" w:line="264" w:lineRule="auto"/>
    </w:pPr>
    <w:rPr>
      <w:sz w:val="24"/>
      <w:szCs w:val="24"/>
    </w:rPr>
    <w:tblPr>
      <w:tblInd w:w="1984" w:type="dxa"/>
    </w:tblPr>
  </w:style>
  <w:style w:type="paragraph" w:styleId="References" w:customStyle="1">
    <w:name w:val="References"/>
    <w:basedOn w:val="ListNumber"/>
    <w:rsid w:val="00475554"/>
    <w:pPr>
      <w:tabs>
        <w:tab w:val="num" w:pos="397"/>
        <w:tab w:val="num" w:pos="709"/>
      </w:tabs>
      <w:ind w:left="709" w:hanging="709"/>
    </w:pPr>
  </w:style>
  <w:style w:type="paragraph" w:styleId="SectionTitle" w:customStyle="1">
    <w:name w:val="SectionTitle"/>
    <w:basedOn w:val="Normal"/>
    <w:next w:val="Heading1"/>
    <w:uiPriority w:val="90"/>
    <w:semiHidden/>
    <w:qFormat/>
    <w:rsid w:val="00475554"/>
    <w:pPr>
      <w:keepNext/>
      <w:spacing w:before="720" w:after="360"/>
      <w:contextualSpacing/>
      <w:jc w:val="center"/>
    </w:pPr>
    <w:rPr>
      <w:rFonts w:ascii="Times New Roman Bold" w:hAnsi="Times New Roman Bold"/>
      <w:b/>
      <w:smallCaps/>
      <w:sz w:val="32"/>
    </w:rPr>
  </w:style>
  <w:style w:type="character" w:styleId="stdtitle" w:customStyle="1">
    <w:name w:val="std_title"/>
    <w:basedOn w:val="DefaultParagraphFont"/>
    <w:rsid w:val="00475554"/>
  </w:style>
  <w:style w:type="paragraph" w:styleId="StyleBefore2ptAfter2pt" w:customStyle="1">
    <w:name w:val="Style Before:  2 pt After:  2 pt"/>
    <w:basedOn w:val="Normal"/>
    <w:autoRedefine/>
    <w:rsid w:val="00475554"/>
    <w:pPr>
      <w:spacing w:before="40" w:after="40" w:line="240" w:lineRule="auto"/>
    </w:pPr>
    <w:rPr>
      <w:i/>
      <w:color w:val="000080"/>
      <w:szCs w:val="20"/>
      <w:lang w:eastAsia="nl-NL"/>
    </w:rPr>
  </w:style>
  <w:style w:type="paragraph" w:styleId="StyleBlackCentered" w:customStyle="1">
    <w:name w:val="Style Black Centered"/>
    <w:basedOn w:val="Normal"/>
    <w:rsid w:val="00475554"/>
    <w:pPr>
      <w:spacing w:before="120" w:line="240" w:lineRule="auto"/>
      <w:jc w:val="center"/>
    </w:pPr>
    <w:rPr>
      <w:i/>
      <w:color w:val="000080"/>
      <w:szCs w:val="20"/>
    </w:rPr>
  </w:style>
  <w:style w:type="paragraph" w:styleId="StyleBodyTextJustified" w:customStyle="1">
    <w:name w:val="Style Body Text + Justified"/>
    <w:basedOn w:val="BodyText"/>
    <w:autoRedefine/>
    <w:rsid w:val="00475554"/>
    <w:pPr>
      <w:numPr>
        <w:ilvl w:val="2"/>
        <w:numId w:val="24"/>
      </w:numPr>
      <w:tabs>
        <w:tab w:val="clear" w:pos="2608"/>
      </w:tabs>
      <w:jc w:val="both"/>
    </w:pPr>
    <w:rPr>
      <w:rFonts w:ascii="Tahoma" w:hAnsi="Tahoma" w:cs="Tahoma"/>
      <w:sz w:val="22"/>
      <w:szCs w:val="16"/>
      <w:lang w:eastAsia="ko-KR"/>
    </w:rPr>
  </w:style>
  <w:style w:type="paragraph" w:styleId="StyleBulletsLevel3Left317cmHanging063cm" w:customStyle="1">
    <w:name w:val="Style Bullets (Level3) + Left:  317 cm Hanging:  063 cm"/>
    <w:basedOn w:val="BulletsLevel3"/>
    <w:rsid w:val="00475554"/>
    <w:pPr>
      <w:numPr>
        <w:numId w:val="25"/>
      </w:numPr>
      <w:tabs>
        <w:tab w:val="clear" w:pos="2520"/>
      </w:tabs>
    </w:pPr>
  </w:style>
  <w:style w:type="paragraph" w:styleId="StyleBulletsPatternClearCustomColorRGB238" w:customStyle="1">
    <w:name w:val="Style Bullets + Pattern: Clear (Custom Color(RGB(238"/>
    <w:aliases w:val="238,238)))"/>
    <w:basedOn w:val="Normal"/>
    <w:rsid w:val="00475554"/>
    <w:pPr>
      <w:keepLines/>
      <w:numPr>
        <w:numId w:val="26"/>
      </w:numPr>
      <w:shd w:val="clear" w:color="auto" w:fill="EEEEEE"/>
      <w:tabs>
        <w:tab w:val="clear" w:pos="643"/>
      </w:tabs>
      <w:spacing w:before="120" w:line="240" w:lineRule="auto"/>
      <w:ind w:right="567"/>
      <w:contextualSpacing/>
    </w:pPr>
    <w:rPr>
      <w:i/>
      <w:color w:val="000080"/>
      <w:szCs w:val="20"/>
    </w:rPr>
  </w:style>
  <w:style w:type="paragraph" w:styleId="StyleCaption95ptNotBoldBlackCentered" w:customStyle="1">
    <w:name w:val="Style Caption + 95 pt Not Bold Black Centered"/>
    <w:basedOn w:val="Caption"/>
    <w:next w:val="Normal"/>
    <w:rsid w:val="00475554"/>
    <w:pPr>
      <w:spacing w:after="360" w:line="240" w:lineRule="auto"/>
    </w:pPr>
    <w:rPr>
      <w:i/>
    </w:rPr>
  </w:style>
  <w:style w:type="paragraph" w:styleId="StyleCenteredBefore12ptAfter12pt" w:customStyle="1">
    <w:name w:val="Style Centered Before:  12 pt After:  12 pt"/>
    <w:basedOn w:val="Normal"/>
    <w:rsid w:val="00475554"/>
    <w:pPr>
      <w:spacing w:before="240" w:after="360" w:line="240" w:lineRule="auto"/>
      <w:jc w:val="center"/>
    </w:pPr>
    <w:rPr>
      <w:i/>
      <w:color w:val="000080"/>
      <w:sz w:val="20"/>
      <w:szCs w:val="20"/>
    </w:rPr>
  </w:style>
  <w:style w:type="paragraph" w:styleId="Styleglossarydefinition1TimesNewRoman105pt" w:customStyle="1">
    <w:name w:val="Style glossarydefinition1 + Times New Roman 105 pt"/>
    <w:basedOn w:val="Normal"/>
    <w:rsid w:val="00475554"/>
    <w:pPr>
      <w:spacing w:before="100" w:beforeAutospacing="1" w:after="100" w:afterAutospacing="1" w:line="240" w:lineRule="auto"/>
    </w:pPr>
    <w:rPr>
      <w:rFonts w:cs="Arial"/>
      <w:i/>
      <w:color w:val="000000"/>
      <w:sz w:val="21"/>
      <w:szCs w:val="23"/>
      <w:lang w:val="nl-NL"/>
    </w:rPr>
  </w:style>
  <w:style w:type="paragraph" w:styleId="StyleHeading2" w:customStyle="1">
    <w:name w:val="Style Heading 2"/>
    <w:basedOn w:val="Heading2"/>
    <w:rsid w:val="00475554"/>
    <w:pPr>
      <w:numPr>
        <w:ilvl w:val="0"/>
        <w:numId w:val="0"/>
      </w:numPr>
      <w:spacing w:before="120" w:after="120"/>
    </w:pPr>
    <w:rPr>
      <w:bCs/>
      <w:i/>
      <w:iCs/>
      <w:smallCaps w:val="0"/>
      <w:color w:val="000080"/>
      <w:kern w:val="28"/>
      <w:sz w:val="28"/>
      <w:szCs w:val="28"/>
      <w:lang w:eastAsia="en-US"/>
    </w:rPr>
  </w:style>
  <w:style w:type="paragraph" w:styleId="StyleHeading2Before6ptAfter6pt" w:customStyle="1">
    <w:name w:val="Style Heading 2 + Before:  6 pt After:  6 pt"/>
    <w:basedOn w:val="Heading2"/>
    <w:rsid w:val="00475554"/>
    <w:pPr>
      <w:numPr>
        <w:ilvl w:val="0"/>
        <w:numId w:val="0"/>
      </w:numPr>
      <w:spacing w:before="120" w:after="120"/>
    </w:pPr>
    <w:rPr>
      <w:bCs/>
      <w:i/>
      <w:smallCaps w:val="0"/>
      <w:color w:val="000080"/>
      <w:kern w:val="28"/>
      <w:sz w:val="28"/>
      <w:szCs w:val="28"/>
      <w:lang w:eastAsia="en-US"/>
    </w:rPr>
  </w:style>
  <w:style w:type="paragraph" w:styleId="StyleHeading2NotItalicAuto" w:customStyle="1">
    <w:name w:val="Style Heading 2 + Not Italic Auto"/>
    <w:basedOn w:val="Heading2"/>
    <w:autoRedefine/>
    <w:rsid w:val="00475554"/>
    <w:pPr>
      <w:tabs>
        <w:tab w:val="num" w:pos="1002"/>
      </w:tabs>
      <w:spacing w:before="0" w:after="240"/>
    </w:pPr>
    <w:rPr>
      <w:bCs/>
      <w:smallCaps w:val="0"/>
      <w:kern w:val="28"/>
      <w:sz w:val="28"/>
      <w:szCs w:val="28"/>
      <w:lang w:eastAsia="en-US"/>
    </w:rPr>
  </w:style>
  <w:style w:type="paragraph" w:styleId="StyleHeading3Before6ptAfter6pt" w:customStyle="1">
    <w:name w:val="Style Heading 3 + Before:  6 pt After:  6 pt"/>
    <w:basedOn w:val="Heading3"/>
    <w:rsid w:val="00475554"/>
    <w:pPr>
      <w:numPr>
        <w:ilvl w:val="0"/>
        <w:numId w:val="0"/>
      </w:numPr>
      <w:spacing w:before="120" w:after="120"/>
    </w:pPr>
    <w:rPr>
      <w:bCs/>
      <w:i/>
      <w:color w:val="000080"/>
      <w:szCs w:val="26"/>
    </w:rPr>
  </w:style>
  <w:style w:type="paragraph" w:styleId="StyleNormalAfter0pt" w:customStyle="1">
    <w:name w:val="Style Normal + After:  0 pt"/>
    <w:basedOn w:val="Normal"/>
    <w:rsid w:val="00475554"/>
    <w:pPr>
      <w:shd w:val="clear" w:color="auto" w:fill="EEEEEE"/>
      <w:spacing w:before="120" w:line="240" w:lineRule="auto"/>
      <w:ind w:left="720" w:right="567"/>
    </w:pPr>
    <w:rPr>
      <w:i/>
      <w:color w:val="000080"/>
      <w:szCs w:val="20"/>
    </w:rPr>
  </w:style>
  <w:style w:type="paragraph" w:styleId="StyleNormalBoldAfter0pt" w:customStyle="1">
    <w:name w:val="Style Normal + Bold After:  0 pt"/>
    <w:basedOn w:val="Normal"/>
    <w:rsid w:val="00475554"/>
    <w:pPr>
      <w:shd w:val="clear" w:color="auto" w:fill="EEEEEE"/>
      <w:spacing w:before="120" w:line="240" w:lineRule="auto"/>
      <w:ind w:left="720" w:right="567"/>
    </w:pPr>
    <w:rPr>
      <w:b/>
      <w:bCs/>
      <w:i/>
      <w:color w:val="000080"/>
      <w:szCs w:val="20"/>
    </w:rPr>
  </w:style>
  <w:style w:type="paragraph" w:styleId="StyleNormalBoldLeft0cmFirstline0cm" w:customStyle="1">
    <w:name w:val="Style Normal + Bold Left:  0 cm First line:  0 cm"/>
    <w:basedOn w:val="Normal"/>
    <w:next w:val="Normal"/>
    <w:rsid w:val="00475554"/>
    <w:pPr>
      <w:keepLines/>
      <w:spacing w:before="120" w:line="240" w:lineRule="auto"/>
    </w:pPr>
    <w:rPr>
      <w:b/>
      <w:bCs/>
      <w:i/>
      <w:color w:val="000000"/>
      <w:szCs w:val="20"/>
      <w:lang w:val="en"/>
    </w:rPr>
  </w:style>
  <w:style w:type="paragraph" w:styleId="StyleStyleHeading212ptJustified" w:customStyle="1">
    <w:name w:val="Style Style Heading 2 + 12 pt + Justified"/>
    <w:basedOn w:val="Normal"/>
    <w:uiPriority w:val="99"/>
    <w:rsid w:val="00475554"/>
    <w:pPr>
      <w:keepNext/>
      <w:numPr>
        <w:ilvl w:val="1"/>
        <w:numId w:val="28"/>
      </w:numPr>
      <w:spacing w:before="240" w:after="60" w:line="240" w:lineRule="auto"/>
      <w:outlineLvl w:val="1"/>
    </w:pPr>
    <w:rPr>
      <w:rFonts w:ascii="Arial" w:hAnsi="Arial" w:eastAsia="PMingLiU" w:cs="Arial"/>
      <w:b/>
      <w:bCs/>
      <w:lang w:eastAsia="en-US"/>
    </w:rPr>
  </w:style>
  <w:style w:type="paragraph" w:styleId="StyleTableLeft" w:customStyle="1">
    <w:name w:val="Style Table + Left"/>
    <w:basedOn w:val="Normal"/>
    <w:rsid w:val="00475554"/>
    <w:pPr>
      <w:keepLines/>
      <w:numPr>
        <w:ilvl w:val="1"/>
        <w:numId w:val="29"/>
      </w:numPr>
      <w:spacing w:before="60" w:after="60" w:line="240" w:lineRule="auto"/>
    </w:pPr>
    <w:rPr>
      <w:i/>
      <w:color w:val="000080"/>
      <w:szCs w:val="20"/>
    </w:rPr>
  </w:style>
  <w:style w:type="paragraph" w:styleId="StyleTableBoldLeft" w:customStyle="1">
    <w:name w:val="Style Table + Bold Left"/>
    <w:basedOn w:val="StyleTableLeft"/>
    <w:next w:val="StyleTableLeft"/>
    <w:rsid w:val="00475554"/>
    <w:pPr>
      <w:tabs>
        <w:tab w:val="clear" w:pos="1440"/>
      </w:tabs>
      <w:ind w:left="0" w:firstLine="0"/>
    </w:pPr>
    <w:rPr>
      <w:b/>
      <w:bCs/>
    </w:rPr>
  </w:style>
  <w:style w:type="paragraph" w:styleId="StyleTableUnderlineLeft" w:customStyle="1">
    <w:name w:val="Style Table + Underline Left"/>
    <w:basedOn w:val="Normal"/>
    <w:link w:val="StyleTableUnderlineLeftChar"/>
    <w:rsid w:val="00475554"/>
    <w:pPr>
      <w:keepNext/>
      <w:keepLines/>
      <w:spacing w:before="20" w:after="20" w:line="240" w:lineRule="auto"/>
    </w:pPr>
    <w:rPr>
      <w:i/>
      <w:color w:val="000080"/>
      <w:u w:val="single"/>
    </w:rPr>
  </w:style>
  <w:style w:type="character" w:styleId="StyleTableUnderlineLeftChar" w:customStyle="1">
    <w:name w:val="Style Table + Underline Left Char"/>
    <w:basedOn w:val="DefaultParagraphFont"/>
    <w:link w:val="StyleTableUnderlineLeft"/>
    <w:rsid w:val="00475554"/>
    <w:rPr>
      <w:i/>
      <w:color w:val="000080"/>
      <w:sz w:val="22"/>
      <w:szCs w:val="24"/>
      <w:u w:val="single"/>
      <w:lang w:eastAsia="ko-KR"/>
    </w:rPr>
  </w:style>
  <w:style w:type="character" w:styleId="Style1" w:customStyle="1">
    <w:name w:val="Style1"/>
    <w:basedOn w:val="DefaultParagraphFont"/>
    <w:uiPriority w:val="1"/>
    <w:rsid w:val="00475554"/>
  </w:style>
  <w:style w:type="character" w:styleId="Style2" w:customStyle="1">
    <w:name w:val="Style2"/>
    <w:basedOn w:val="DefaultParagraphFont"/>
    <w:uiPriority w:val="1"/>
    <w:rsid w:val="00475554"/>
  </w:style>
  <w:style w:type="character" w:styleId="Style3" w:customStyle="1">
    <w:name w:val="Style3"/>
    <w:basedOn w:val="DefaultParagraphFont"/>
    <w:uiPriority w:val="1"/>
    <w:rsid w:val="00475554"/>
  </w:style>
  <w:style w:type="character" w:styleId="Style4" w:customStyle="1">
    <w:name w:val="Style4"/>
    <w:basedOn w:val="DefaultParagraphFont"/>
    <w:uiPriority w:val="1"/>
    <w:rsid w:val="00475554"/>
  </w:style>
  <w:style w:type="character" w:styleId="Style5" w:customStyle="1">
    <w:name w:val="Style5"/>
    <w:basedOn w:val="DefaultParagraphFont"/>
    <w:uiPriority w:val="1"/>
    <w:rsid w:val="00475554"/>
  </w:style>
  <w:style w:type="character" w:styleId="Style6" w:customStyle="1">
    <w:name w:val="Style6"/>
    <w:basedOn w:val="DefaultParagraphFont"/>
    <w:uiPriority w:val="1"/>
    <w:rsid w:val="00475554"/>
    <w:rPr>
      <w:color w:val="000000" w:themeColor="text1"/>
    </w:rPr>
  </w:style>
  <w:style w:type="numbering" w:styleId="Style7" w:customStyle="1">
    <w:name w:val="Style7"/>
    <w:uiPriority w:val="99"/>
    <w:rsid w:val="00475554"/>
    <w:pPr>
      <w:numPr>
        <w:numId w:val="30"/>
      </w:numPr>
    </w:pPr>
  </w:style>
  <w:style w:type="paragraph" w:styleId="Style8" w:customStyle="1">
    <w:name w:val="Style8"/>
    <w:basedOn w:val="Heading1"/>
    <w:link w:val="Style8Char"/>
    <w:rsid w:val="00475554"/>
    <w:pPr>
      <w:numPr>
        <w:numId w:val="0"/>
      </w:numPr>
    </w:pPr>
  </w:style>
  <w:style w:type="character" w:styleId="Style8Char" w:customStyle="1">
    <w:name w:val="Style8 Char"/>
    <w:basedOn w:val="Heading1Char"/>
    <w:link w:val="Style8"/>
    <w:rsid w:val="00475554"/>
    <w:rPr>
      <w:b/>
      <w:smallCaps/>
      <w:sz w:val="32"/>
      <w:szCs w:val="24"/>
      <w:lang w:val="en-US" w:eastAsia="ko-KR"/>
    </w:rPr>
  </w:style>
  <w:style w:type="paragraph" w:styleId="SubitemBody" w:customStyle="1">
    <w:name w:val="Subitem Body"/>
    <w:basedOn w:val="NormalSubitem"/>
    <w:rsid w:val="00475554"/>
    <w:pPr>
      <w:tabs>
        <w:tab w:val="num" w:pos="425"/>
      </w:tabs>
      <w:ind w:left="425" w:hanging="425"/>
    </w:pPr>
  </w:style>
  <w:style w:type="paragraph" w:styleId="SubTitle1" w:customStyle="1">
    <w:name w:val="SubTitle 1"/>
    <w:basedOn w:val="Normal"/>
    <w:next w:val="Normal"/>
    <w:uiPriority w:val="4"/>
    <w:rsid w:val="00475554"/>
    <w:pPr>
      <w:spacing w:before="360" w:after="2000"/>
      <w:jc w:val="center"/>
    </w:pPr>
    <w:rPr>
      <w:b/>
      <w:sz w:val="40"/>
    </w:rPr>
  </w:style>
  <w:style w:type="paragraph" w:styleId="SubTitle2" w:customStyle="1">
    <w:name w:val="SubTitle 2"/>
    <w:basedOn w:val="Normal"/>
    <w:rsid w:val="00475554"/>
    <w:pPr>
      <w:spacing w:after="280"/>
      <w:jc w:val="center"/>
    </w:pPr>
    <w:rPr>
      <w:b/>
      <w:sz w:val="32"/>
    </w:rPr>
  </w:style>
  <w:style w:type="character" w:styleId="TableChar" w:customStyle="1">
    <w:name w:val="Table Char"/>
    <w:basedOn w:val="DefaultParagraphFont"/>
    <w:link w:val="Table"/>
    <w:rsid w:val="00475554"/>
    <w:rPr>
      <w:sz w:val="22"/>
      <w:szCs w:val="24"/>
      <w:lang w:eastAsia="nl-NL"/>
    </w:rPr>
  </w:style>
  <w:style w:type="table" w:styleId="TableGrid7">
    <w:name w:val="Table Grid 7"/>
    <w:basedOn w:val="TableNormal"/>
    <w:rsid w:val="00475554"/>
    <w:pPr>
      <w:spacing w:before="120" w:after="120"/>
      <w:jc w:val="both"/>
    </w:pPr>
    <w:rPr>
      <w:b/>
      <w:bCs/>
      <w:lang w:val="nl-BE" w:eastAsia="nl-BE"/>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bottom w:val="single" w:color="000000" w:sz="12" w:space="0"/>
          <w:tl2br w:val="none" w:color="auto" w:sz="0" w:space="0"/>
          <w:tr2bl w:val="none" w:color="auto" w:sz="0" w:space="0"/>
        </w:tcBorders>
      </w:tcPr>
    </w:tblStylePr>
    <w:tblStylePr w:type="lastRow">
      <w:rPr>
        <w:b w:val="0"/>
        <w:bCs w:val="0"/>
      </w:rPr>
      <w:tblPr/>
      <w:tcPr>
        <w:tcBorders>
          <w:top w:val="single" w:color="000000" w:sz="6" w:space="0"/>
          <w:tl2br w:val="none" w:color="auto" w:sz="0" w:space="0"/>
          <w:tr2bl w:val="none" w:color="auto" w:sz="0" w:space="0"/>
        </w:tcBorders>
      </w:tcPr>
    </w:tblStylePr>
    <w:tblStylePr w:type="firstCol">
      <w:rPr>
        <w:b w:val="0"/>
        <w:bCs w:val="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nwCell">
      <w:tblPr/>
      <w:tcPr>
        <w:tcBorders>
          <w:tl2br w:val="single" w:color="000000" w:sz="6" w:space="0"/>
          <w:tr2bl w:val="none" w:color="auto" w:sz="0" w:space="0"/>
        </w:tcBorders>
      </w:tcPr>
    </w:tblStylePr>
  </w:style>
  <w:style w:type="table" w:styleId="TableGrid1" w:customStyle="1">
    <w:name w:val="Table Grid1"/>
    <w:basedOn w:val="TableNormal"/>
    <w:next w:val="TableGrid"/>
    <w:rsid w:val="00475554"/>
    <w:rPr>
      <w:szCs w:val="24"/>
      <w:lang w:val="en-US"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2" w:customStyle="1">
    <w:name w:val="Table Grid2"/>
    <w:basedOn w:val="TableNormal"/>
    <w:next w:val="TableGrid"/>
    <w:rsid w:val="00475554"/>
    <w:pPr>
      <w:spacing w:before="120" w:after="120"/>
    </w:pPr>
    <w:rPr>
      <w:lang w:val="nl-BE" w:eastAsia="nl-B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ableHead" w:customStyle="1">
    <w:name w:val="Table Head"/>
    <w:basedOn w:val="Normal"/>
    <w:rsid w:val="00475554"/>
    <w:pPr>
      <w:spacing w:before="80" w:after="80"/>
    </w:pPr>
    <w:rPr>
      <w:rFonts w:ascii="Arial" w:hAnsi="Arial"/>
      <w:b/>
      <w:i/>
      <w:color w:val="000080"/>
      <w:szCs w:val="20"/>
      <w:lang w:eastAsia="en-US"/>
    </w:rPr>
  </w:style>
  <w:style w:type="paragraph" w:styleId="TableheaderCentered" w:customStyle="1">
    <w:name w:val="Table header Centered"/>
    <w:basedOn w:val="Normal"/>
    <w:next w:val="Normal"/>
    <w:rsid w:val="00475554"/>
    <w:pPr>
      <w:keepNext/>
      <w:keepLines/>
      <w:spacing w:before="120" w:line="240" w:lineRule="auto"/>
      <w:jc w:val="center"/>
    </w:pPr>
    <w:rPr>
      <w:b/>
      <w:bCs/>
      <w:lang w:val="en" w:eastAsia="nl-NL"/>
    </w:rPr>
  </w:style>
  <w:style w:type="table" w:styleId="TableHistory" w:customStyle="1">
    <w:name w:val="Table History"/>
    <w:basedOn w:val="TableNormal"/>
    <w:uiPriority w:val="99"/>
    <w:rsid w:val="00475554"/>
    <w:pPr>
      <w:spacing w:before="60" w:after="60"/>
    </w:pPr>
    <w:rPr>
      <w:sz w:val="24"/>
      <w:szCs w:val="24"/>
    </w:rPr>
    <w:tblPr>
      <w:tblInd w:w="14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ableitem" w:customStyle="1">
    <w:name w:val="Table item"/>
    <w:basedOn w:val="Normal"/>
    <w:uiPriority w:val="99"/>
    <w:rsid w:val="00475554"/>
    <w:pPr>
      <w:spacing w:after="0" w:line="240" w:lineRule="auto"/>
    </w:pPr>
    <w:rPr>
      <w:sz w:val="20"/>
      <w:szCs w:val="22"/>
      <w:lang w:val="en" w:eastAsia="nl-NL"/>
    </w:rPr>
  </w:style>
  <w:style w:type="paragraph" w:styleId="TableItem0" w:customStyle="1">
    <w:name w:val="Table Item"/>
    <w:basedOn w:val="Normal"/>
    <w:rsid w:val="00475554"/>
    <w:pPr>
      <w:spacing w:before="120" w:line="240" w:lineRule="auto"/>
      <w:ind w:left="180"/>
    </w:pPr>
    <w:rPr>
      <w:i/>
      <w:color w:val="000080"/>
      <w:szCs w:val="20"/>
    </w:rPr>
  </w:style>
  <w:style w:type="table" w:styleId="TableLetterhead" w:customStyle="1">
    <w:name w:val="Table Letterhead"/>
    <w:basedOn w:val="TableNormal"/>
    <w:uiPriority w:val="99"/>
    <w:rsid w:val="00475554"/>
    <w:rPr>
      <w:sz w:val="24"/>
      <w:szCs w:val="24"/>
    </w:rPr>
    <w:tblPr>
      <w:tblCellMar>
        <w:left w:w="0" w:type="dxa"/>
        <w:bottom w:w="340" w:type="dxa"/>
        <w:right w:w="0" w:type="dxa"/>
      </w:tblCellMar>
    </w:tblPr>
  </w:style>
  <w:style w:type="paragraph" w:styleId="TableNormal1" w:customStyle="1">
    <w:name w:val="Table Normal1"/>
    <w:basedOn w:val="Normal"/>
    <w:rsid w:val="00475554"/>
    <w:pPr>
      <w:spacing w:before="20" w:after="20" w:line="276" w:lineRule="auto"/>
    </w:pPr>
    <w:rPr>
      <w:szCs w:val="22"/>
      <w:lang w:val="en" w:eastAsia="en-US"/>
    </w:rPr>
  </w:style>
  <w:style w:type="paragraph" w:styleId="TableText" w:customStyle="1">
    <w:name w:val="Table Text"/>
    <w:basedOn w:val="Normal"/>
    <w:rsid w:val="00475554"/>
    <w:pPr>
      <w:spacing w:before="60" w:after="60"/>
    </w:pPr>
  </w:style>
  <w:style w:type="paragraph" w:styleId="Tabletext0" w:customStyle="1">
    <w:name w:val="Table text"/>
    <w:basedOn w:val="Normal"/>
    <w:rsid w:val="00475554"/>
    <w:pPr>
      <w:spacing w:before="60"/>
    </w:pPr>
  </w:style>
  <w:style w:type="table" w:styleId="TableTheme">
    <w:name w:val="Table Theme"/>
    <w:basedOn w:val="TableNormal"/>
    <w:rsid w:val="00475554"/>
    <w:pPr>
      <w:spacing w:before="120" w:after="120"/>
      <w:jc w:val="both"/>
    </w:pPr>
    <w:rPr>
      <w:lang w:val="nl-BE" w:eastAsia="nl-B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ext2" w:customStyle="1">
    <w:name w:val="Text 2"/>
    <w:basedOn w:val="Normal"/>
    <w:rsid w:val="00475554"/>
    <w:pPr>
      <w:spacing w:line="240" w:lineRule="auto"/>
    </w:pPr>
    <w:rPr>
      <w:rFonts w:asciiTheme="minorHAnsi" w:hAnsiTheme="minorHAnsi"/>
      <w:sz w:val="20"/>
      <w:lang w:eastAsia="en-US"/>
    </w:rPr>
  </w:style>
  <w:style w:type="character" w:styleId="TitleChar" w:customStyle="1">
    <w:name w:val="Title Char"/>
    <w:basedOn w:val="DefaultParagraphFont"/>
    <w:link w:val="Title"/>
    <w:uiPriority w:val="3"/>
    <w:rsid w:val="00475554"/>
    <w:rPr>
      <w:b/>
      <w:kern w:val="28"/>
      <w:sz w:val="48"/>
      <w:szCs w:val="24"/>
    </w:rPr>
  </w:style>
  <w:style w:type="paragraph" w:styleId="Verse" w:customStyle="1">
    <w:name w:val="Verse"/>
    <w:basedOn w:val="Base"/>
    <w:rsid w:val="00475554"/>
    <w:pPr>
      <w:keepLines/>
      <w:tabs>
        <w:tab w:val="left" w:pos="2835"/>
      </w:tabs>
      <w:spacing w:after="240"/>
      <w:ind w:left="1701" w:right="851"/>
      <w:jc w:val="center"/>
    </w:pPr>
    <w:rPr>
      <w:b/>
      <w:i/>
      <w:sz w:val="20"/>
      <w:szCs w:val="20"/>
      <w:lang w:eastAsia="ko-KR"/>
    </w:rPr>
  </w:style>
  <w:style w:type="paragraph" w:styleId="YReferences" w:customStyle="1">
    <w:name w:val="YReferences"/>
    <w:basedOn w:val="Normal"/>
    <w:next w:val="Normal"/>
    <w:rsid w:val="00475554"/>
    <w:pPr>
      <w:spacing w:after="480"/>
      <w:ind w:left="1531" w:hanging="1531"/>
    </w:pPr>
  </w:style>
  <w:style w:type="paragraph" w:styleId="ZFlag" w:customStyle="1">
    <w:name w:val="Z_Flag"/>
    <w:basedOn w:val="Normal"/>
    <w:next w:val="Normal"/>
    <w:uiPriority w:val="99"/>
    <w:semiHidden/>
    <w:rsid w:val="00475554"/>
    <w:pPr>
      <w:widowControl w:val="0"/>
      <w:spacing w:after="0"/>
      <w:ind w:right="85"/>
    </w:pPr>
  </w:style>
  <w:style w:type="paragraph" w:styleId="FootnoteReferenceSuperscriptCar" w:customStyle="1">
    <w:name w:val="Footnote Reference Superscript Car"/>
    <w:aliases w:val=" Char Char Char Char Char Car,BVI fnr Car,Footnote symbol Car, BVI fnr Car,SUPERS Car,Footnote reference number Car,note TESI Car,-E Fußnotenzeichen Car,number Char Char Car Car,Char Char Char Char Char Car"/>
    <w:basedOn w:val="Normal"/>
    <w:link w:val="FootnoteReference"/>
    <w:uiPriority w:val="99"/>
    <w:rsid w:val="006521BE"/>
    <w:pPr>
      <w:spacing w:after="160" w:line="240" w:lineRule="exact"/>
    </w:pPr>
    <w:rPr>
      <w:sz w:val="20"/>
      <w:szCs w:val="20"/>
      <w:vertAlign w:val="superscript"/>
    </w:rPr>
  </w:style>
  <w:style w:type="paragraph" w:styleId="pf0" w:customStyle="1">
    <w:name w:val="pf0"/>
    <w:basedOn w:val="Normal"/>
    <w:rsid w:val="00196AE5"/>
    <w:pPr>
      <w:spacing w:before="100" w:beforeAutospacing="1" w:after="100" w:afterAutospacing="1" w:line="240" w:lineRule="auto"/>
    </w:pPr>
    <w:rPr>
      <w:sz w:val="24"/>
    </w:rPr>
  </w:style>
  <w:style w:type="character" w:styleId="cf01" w:customStyle="1">
    <w:name w:val="cf01"/>
    <w:basedOn w:val="DefaultParagraphFont"/>
    <w:rsid w:val="00196AE5"/>
    <w:rPr>
      <w:rFonts w:hint="default" w:ascii="Segoe UI" w:hAnsi="Segoe UI" w:cs="Segoe UI"/>
      <w:b/>
      <w:bCs/>
      <w:color w:val="262626"/>
      <w:sz w:val="28"/>
      <w:szCs w:val="28"/>
    </w:rPr>
  </w:style>
  <w:style w:type="character" w:styleId="UnresolvedMention3" w:customStyle="1">
    <w:name w:val="Unresolved Mention3"/>
    <w:basedOn w:val="DefaultParagraphFont"/>
    <w:uiPriority w:val="99"/>
    <w:semiHidden/>
    <w:unhideWhenUsed/>
    <w:rsid w:val="00520550"/>
    <w:rPr>
      <w:color w:val="605E5C"/>
      <w:shd w:val="clear" w:color="auto" w:fill="E1DFDD"/>
    </w:rPr>
  </w:style>
  <w:style w:type="paragraph" w:styleId="msonormal0" w:customStyle="1">
    <w:name w:val="msonormal"/>
    <w:basedOn w:val="Normal"/>
    <w:rsid w:val="00A55F57"/>
    <w:pPr>
      <w:spacing w:before="100" w:beforeAutospacing="1" w:after="100" w:afterAutospacing="1" w:line="240" w:lineRule="auto"/>
    </w:pPr>
    <w:rPr>
      <w:sz w:val="24"/>
    </w:rPr>
  </w:style>
  <w:style w:type="paragraph" w:styleId="xl63" w:customStyle="1">
    <w:name w:val="xl63"/>
    <w:basedOn w:val="Normal"/>
    <w:rsid w:val="00A55F57"/>
    <w:pPr>
      <w:spacing w:before="100" w:beforeAutospacing="1" w:after="100" w:afterAutospacing="1" w:line="240" w:lineRule="auto"/>
      <w:textAlignment w:val="center"/>
    </w:pPr>
    <w:rPr>
      <w:rFonts w:ascii="Arial" w:hAnsi="Arial" w:cs="Arial"/>
      <w:sz w:val="20"/>
      <w:szCs w:val="20"/>
    </w:rPr>
  </w:style>
  <w:style w:type="paragraph" w:styleId="xl64" w:customStyle="1">
    <w:name w:val="xl64"/>
    <w:basedOn w:val="Normal"/>
    <w:rsid w:val="00A55F57"/>
    <w:pPr>
      <w:pBdr>
        <w:top w:val="single" w:color="auto" w:sz="4" w:space="0"/>
        <w:left w:val="single" w:color="auto" w:sz="4" w:space="0"/>
        <w:bottom w:val="single" w:color="auto" w:sz="4" w:space="0"/>
        <w:right w:val="single" w:color="auto" w:sz="4" w:space="0"/>
      </w:pBdr>
      <w:shd w:val="clear" w:color="000000" w:fill="B7DEE8"/>
      <w:spacing w:before="100" w:beforeAutospacing="1" w:after="100" w:afterAutospacing="1" w:line="240" w:lineRule="auto"/>
      <w:jc w:val="center"/>
      <w:textAlignment w:val="center"/>
    </w:pPr>
    <w:rPr>
      <w:rFonts w:ascii="Arial" w:hAnsi="Arial" w:cs="Arial"/>
      <w:b/>
      <w:bCs/>
      <w:sz w:val="20"/>
      <w:szCs w:val="20"/>
    </w:rPr>
  </w:style>
  <w:style w:type="paragraph" w:styleId="xl65" w:customStyle="1">
    <w:name w:val="xl65"/>
    <w:basedOn w:val="Normal"/>
    <w:rsid w:val="00A55F57"/>
    <w:pPr>
      <w:pBdr>
        <w:top w:val="single" w:color="auto" w:sz="4" w:space="0"/>
        <w:left w:val="single" w:color="auto" w:sz="4" w:space="0"/>
        <w:bottom w:val="single" w:color="auto" w:sz="4" w:space="0"/>
        <w:right w:val="single" w:color="auto" w:sz="4" w:space="0"/>
      </w:pBdr>
      <w:shd w:val="clear" w:color="000000" w:fill="B7DEE8"/>
      <w:spacing w:before="100" w:beforeAutospacing="1" w:after="100" w:afterAutospacing="1" w:line="240" w:lineRule="auto"/>
      <w:textAlignment w:val="center"/>
    </w:pPr>
    <w:rPr>
      <w:rFonts w:ascii="Arial" w:hAnsi="Arial" w:cs="Arial"/>
      <w:b/>
      <w:bCs/>
      <w:sz w:val="20"/>
      <w:szCs w:val="20"/>
    </w:rPr>
  </w:style>
  <w:style w:type="paragraph" w:styleId="xl66" w:customStyle="1">
    <w:name w:val="xl66"/>
    <w:basedOn w:val="Normal"/>
    <w:rsid w:val="00A55F57"/>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textAlignment w:val="center"/>
    </w:pPr>
    <w:rPr>
      <w:rFonts w:ascii="Arial" w:hAnsi="Arial" w:cs="Arial"/>
      <w:sz w:val="20"/>
      <w:szCs w:val="20"/>
    </w:rPr>
  </w:style>
  <w:style w:type="paragraph" w:styleId="xl67" w:customStyle="1">
    <w:name w:val="xl67"/>
    <w:basedOn w:val="Normal"/>
    <w:rsid w:val="00A55F57"/>
    <w:pPr>
      <w:pBdr>
        <w:top w:val="single" w:color="auto" w:sz="4" w:space="0"/>
        <w:left w:val="single" w:color="auto" w:sz="4" w:space="0"/>
        <w:bottom w:val="single" w:color="auto" w:sz="4" w:space="0"/>
        <w:right w:val="single" w:color="auto" w:sz="4" w:space="0"/>
      </w:pBdr>
      <w:spacing w:before="100" w:beforeAutospacing="1" w:after="100" w:afterAutospacing="1" w:line="240" w:lineRule="auto"/>
      <w:textAlignment w:val="center"/>
    </w:pPr>
    <w:rPr>
      <w:rFonts w:ascii="Arial" w:hAnsi="Arial" w:cs="Arial"/>
      <w:sz w:val="20"/>
      <w:szCs w:val="20"/>
    </w:rPr>
  </w:style>
  <w:style w:type="paragraph" w:styleId="xl68" w:customStyle="1">
    <w:name w:val="xl68"/>
    <w:basedOn w:val="Normal"/>
    <w:rsid w:val="00A55F57"/>
    <w:pPr>
      <w:spacing w:before="100" w:beforeAutospacing="1" w:after="100" w:afterAutospacing="1" w:line="240" w:lineRule="auto"/>
      <w:jc w:val="center"/>
      <w:textAlignment w:val="center"/>
    </w:pPr>
    <w:rPr>
      <w:rFonts w:ascii="Arial" w:hAnsi="Arial" w:cs="Arial"/>
      <w:sz w:val="20"/>
      <w:szCs w:val="20"/>
    </w:rPr>
  </w:style>
  <w:style w:type="paragraph" w:styleId="xl69" w:customStyle="1">
    <w:name w:val="xl69"/>
    <w:basedOn w:val="Normal"/>
    <w:rsid w:val="00A55F57"/>
    <w:pPr>
      <w:spacing w:before="100" w:beforeAutospacing="1" w:after="100" w:afterAutospacing="1" w:line="240" w:lineRule="auto"/>
      <w:textAlignment w:val="center"/>
    </w:pPr>
    <w:rPr>
      <w:rFonts w:ascii="Arial" w:hAnsi="Arial" w:cs="Arial"/>
      <w:sz w:val="20"/>
      <w:szCs w:val="20"/>
    </w:rPr>
  </w:style>
  <w:style w:type="paragraph" w:styleId="xl70" w:customStyle="1">
    <w:name w:val="xl70"/>
    <w:basedOn w:val="Normal"/>
    <w:rsid w:val="00A55F57"/>
    <w:pPr>
      <w:pBdr>
        <w:top w:val="single" w:color="B2B2B2" w:sz="4" w:space="0"/>
        <w:left w:val="single" w:color="B2B2B2" w:sz="4" w:space="0"/>
        <w:bottom w:val="single" w:color="B2B2B2" w:sz="4" w:space="0"/>
        <w:right w:val="single" w:color="B2B2B2" w:sz="4" w:space="0"/>
      </w:pBdr>
      <w:shd w:val="clear" w:color="000000" w:fill="FFFFCC"/>
      <w:spacing w:before="100" w:beforeAutospacing="1" w:after="100" w:afterAutospacing="1" w:line="240" w:lineRule="auto"/>
      <w:textAlignment w:val="center"/>
    </w:pPr>
    <w:rPr>
      <w:rFonts w:ascii="Arial" w:hAnsi="Arial" w:cs="Arial"/>
      <w:b/>
      <w:bCs/>
      <w:color w:val="002060"/>
      <w:sz w:val="20"/>
      <w:szCs w:val="20"/>
    </w:rPr>
  </w:style>
  <w:style w:type="paragraph" w:styleId="xl71" w:customStyle="1">
    <w:name w:val="xl71"/>
    <w:basedOn w:val="Normal"/>
    <w:rsid w:val="00A55F57"/>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textAlignment w:val="center"/>
    </w:pPr>
    <w:rPr>
      <w:rFonts w:ascii="Arial" w:hAnsi="Arial" w:cs="Arial"/>
      <w:sz w:val="20"/>
      <w:szCs w:val="20"/>
    </w:rPr>
  </w:style>
  <w:style w:type="paragraph" w:styleId="xl72" w:customStyle="1">
    <w:name w:val="xl72"/>
    <w:basedOn w:val="Normal"/>
    <w:rsid w:val="00A55F57"/>
    <w:pPr>
      <w:spacing w:before="100" w:beforeAutospacing="1" w:after="100" w:afterAutospacing="1" w:line="240" w:lineRule="auto"/>
      <w:jc w:val="center"/>
      <w:textAlignment w:val="center"/>
    </w:pPr>
    <w:rPr>
      <w:rFonts w:ascii="Arial" w:hAnsi="Arial" w:cs="Arial"/>
      <w:sz w:val="20"/>
      <w:szCs w:val="20"/>
    </w:rPr>
  </w:style>
  <w:style w:type="paragraph" w:styleId="xl73" w:customStyle="1">
    <w:name w:val="xl73"/>
    <w:basedOn w:val="Normal"/>
    <w:rsid w:val="00A55F57"/>
    <w:pPr>
      <w:pBdr>
        <w:top w:val="single" w:color="auto" w:sz="4" w:space="0"/>
        <w:bottom w:val="single" w:color="auto" w:sz="4" w:space="0"/>
        <w:right w:val="single" w:color="auto" w:sz="4" w:space="0"/>
      </w:pBdr>
      <w:spacing w:before="100" w:beforeAutospacing="1" w:after="100" w:afterAutospacing="1" w:line="240" w:lineRule="auto"/>
      <w:jc w:val="center"/>
      <w:textAlignment w:val="center"/>
    </w:pPr>
    <w:rPr>
      <w:rFonts w:ascii="Arial" w:hAnsi="Arial" w:cs="Arial"/>
      <w:sz w:val="20"/>
      <w:szCs w:val="20"/>
    </w:rPr>
  </w:style>
  <w:style w:type="paragraph" w:styleId="xl74" w:customStyle="1">
    <w:name w:val="xl74"/>
    <w:basedOn w:val="Normal"/>
    <w:rsid w:val="00A55F57"/>
    <w:pPr>
      <w:pBdr>
        <w:top w:val="single" w:color="auto" w:sz="4" w:space="0"/>
        <w:bottom w:val="single" w:color="auto" w:sz="4" w:space="0"/>
        <w:right w:val="single" w:color="auto" w:sz="4" w:space="0"/>
      </w:pBdr>
      <w:spacing w:before="100" w:beforeAutospacing="1" w:after="100" w:afterAutospacing="1" w:line="240" w:lineRule="auto"/>
      <w:jc w:val="center"/>
      <w:textAlignment w:val="center"/>
    </w:pPr>
    <w:rPr>
      <w:rFonts w:ascii="Arial" w:hAnsi="Arial" w:cs="Arial"/>
      <w:sz w:val="20"/>
      <w:szCs w:val="20"/>
    </w:rPr>
  </w:style>
  <w:style w:type="paragraph" w:styleId="xl75" w:customStyle="1">
    <w:name w:val="xl75"/>
    <w:basedOn w:val="Normal"/>
    <w:rsid w:val="00A55F57"/>
    <w:pPr>
      <w:pBdr>
        <w:top w:val="single" w:color="auto" w:sz="4" w:space="0"/>
        <w:right w:val="single" w:color="auto" w:sz="4" w:space="0"/>
      </w:pBdr>
      <w:spacing w:before="100" w:beforeAutospacing="1" w:after="100" w:afterAutospacing="1" w:line="240" w:lineRule="auto"/>
      <w:jc w:val="center"/>
      <w:textAlignment w:val="center"/>
    </w:pPr>
    <w:rPr>
      <w:rFonts w:ascii="Arial" w:hAnsi="Arial" w:cs="Arial"/>
      <w:sz w:val="20"/>
      <w:szCs w:val="20"/>
    </w:rPr>
  </w:style>
  <w:style w:type="paragraph" w:styleId="xl76" w:customStyle="1">
    <w:name w:val="xl76"/>
    <w:basedOn w:val="Normal"/>
    <w:rsid w:val="00A55F57"/>
    <w:pPr>
      <w:pBdr>
        <w:top w:val="single" w:color="auto" w:sz="4" w:space="0"/>
        <w:left w:val="single" w:color="auto" w:sz="4" w:space="0"/>
        <w:right w:val="single" w:color="auto" w:sz="4" w:space="0"/>
      </w:pBdr>
      <w:spacing w:before="100" w:beforeAutospacing="1" w:after="100" w:afterAutospacing="1" w:line="240" w:lineRule="auto"/>
      <w:jc w:val="center"/>
      <w:textAlignment w:val="center"/>
    </w:pPr>
    <w:rPr>
      <w:rFonts w:ascii="Arial" w:hAnsi="Arial" w:cs="Arial"/>
      <w:sz w:val="20"/>
      <w:szCs w:val="20"/>
    </w:rPr>
  </w:style>
  <w:style w:type="paragraph" w:styleId="xl77" w:customStyle="1">
    <w:name w:val="xl77"/>
    <w:basedOn w:val="Normal"/>
    <w:rsid w:val="00A55F57"/>
    <w:pPr>
      <w:pBdr>
        <w:top w:val="single" w:color="auto" w:sz="4" w:space="0"/>
        <w:left w:val="single" w:color="auto" w:sz="4" w:space="0"/>
        <w:right w:val="single" w:color="auto" w:sz="4" w:space="0"/>
      </w:pBdr>
      <w:spacing w:before="100" w:beforeAutospacing="1" w:after="100" w:afterAutospacing="1" w:line="240" w:lineRule="auto"/>
      <w:textAlignment w:val="center"/>
    </w:pPr>
    <w:rPr>
      <w:rFonts w:ascii="Arial" w:hAnsi="Arial" w:cs="Arial"/>
      <w:sz w:val="20"/>
      <w:szCs w:val="20"/>
    </w:rPr>
  </w:style>
  <w:style w:type="paragraph" w:styleId="xl78" w:customStyle="1">
    <w:name w:val="xl78"/>
    <w:basedOn w:val="Normal"/>
    <w:rsid w:val="00A55F57"/>
    <w:pPr>
      <w:pBdr>
        <w:top w:val="single" w:color="auto" w:sz="4" w:space="0"/>
        <w:left w:val="single" w:color="auto" w:sz="4" w:space="0"/>
        <w:right w:val="single" w:color="auto" w:sz="4" w:space="0"/>
      </w:pBdr>
      <w:spacing w:before="100" w:beforeAutospacing="1" w:after="100" w:afterAutospacing="1" w:line="240" w:lineRule="auto"/>
      <w:jc w:val="center"/>
      <w:textAlignment w:val="center"/>
    </w:pPr>
    <w:rPr>
      <w:rFonts w:ascii="Arial" w:hAnsi="Arial" w:cs="Arial"/>
      <w:sz w:val="20"/>
      <w:szCs w:val="20"/>
    </w:rPr>
  </w:style>
  <w:style w:type="paragraph" w:styleId="xl79" w:customStyle="1">
    <w:name w:val="xl79"/>
    <w:basedOn w:val="Normal"/>
    <w:rsid w:val="00A55F57"/>
    <w:pPr>
      <w:pBdr>
        <w:bottom w:val="single" w:color="auto" w:sz="4" w:space="0"/>
        <w:right w:val="single" w:color="auto" w:sz="4" w:space="0"/>
      </w:pBdr>
      <w:shd w:val="clear" w:color="000000" w:fill="366092"/>
      <w:spacing w:before="100" w:beforeAutospacing="1" w:after="100" w:afterAutospacing="1" w:line="240" w:lineRule="auto"/>
      <w:jc w:val="center"/>
      <w:textAlignment w:val="center"/>
    </w:pPr>
    <w:rPr>
      <w:rFonts w:ascii="Arial" w:hAnsi="Arial" w:cs="Arial"/>
      <w:b/>
      <w:bCs/>
      <w:color w:val="FFFFFF"/>
      <w:sz w:val="20"/>
      <w:szCs w:val="20"/>
    </w:rPr>
  </w:style>
  <w:style w:type="paragraph" w:styleId="xl80" w:customStyle="1">
    <w:name w:val="xl80"/>
    <w:basedOn w:val="Normal"/>
    <w:rsid w:val="00A55F57"/>
    <w:pPr>
      <w:pBdr>
        <w:top w:val="single" w:color="B2B2B2" w:sz="4" w:space="0"/>
        <w:left w:val="single" w:color="B2B2B2" w:sz="4" w:space="0"/>
        <w:bottom w:val="single" w:color="B2B2B2" w:sz="4" w:space="0"/>
        <w:right w:val="single" w:color="B2B2B2" w:sz="4" w:space="0"/>
      </w:pBdr>
      <w:shd w:val="clear" w:color="000000" w:fill="FFFFCC"/>
      <w:spacing w:before="100" w:beforeAutospacing="1" w:after="100" w:afterAutospacing="1" w:line="240" w:lineRule="auto"/>
      <w:jc w:val="center"/>
      <w:textAlignment w:val="center"/>
    </w:pPr>
    <w:rPr>
      <w:rFonts w:ascii="Arial" w:hAnsi="Arial" w:cs="Arial"/>
      <w:b/>
      <w:bCs/>
      <w:color w:val="002060"/>
      <w:sz w:val="20"/>
      <w:szCs w:val="20"/>
    </w:rPr>
  </w:style>
  <w:style w:type="paragraph" w:styleId="xl81" w:customStyle="1">
    <w:name w:val="xl81"/>
    <w:basedOn w:val="Normal"/>
    <w:rsid w:val="00A55F57"/>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textAlignment w:val="center"/>
    </w:pPr>
    <w:rPr>
      <w:rFonts w:ascii="Arial" w:hAnsi="Arial" w:cs="Arial"/>
      <w:sz w:val="20"/>
      <w:szCs w:val="20"/>
    </w:rPr>
  </w:style>
  <w:style w:type="paragraph" w:styleId="xl82" w:customStyle="1">
    <w:name w:val="xl82"/>
    <w:basedOn w:val="Normal"/>
    <w:rsid w:val="00A55F57"/>
    <w:pPr>
      <w:pBdr>
        <w:top w:val="single" w:color="auto" w:sz="4" w:space="0"/>
        <w:left w:val="single" w:color="auto" w:sz="4" w:space="0"/>
        <w:bottom w:val="single" w:color="auto" w:sz="4" w:space="0"/>
        <w:right w:val="single" w:color="auto" w:sz="4" w:space="0"/>
      </w:pBdr>
      <w:spacing w:before="100" w:beforeAutospacing="1" w:after="100" w:afterAutospacing="1" w:line="240" w:lineRule="auto"/>
      <w:textAlignment w:val="center"/>
    </w:pPr>
    <w:rPr>
      <w:rFonts w:ascii="Arial" w:hAnsi="Arial" w:cs="Arial"/>
      <w:sz w:val="20"/>
      <w:szCs w:val="20"/>
    </w:rPr>
  </w:style>
  <w:style w:type="paragraph" w:styleId="xl83" w:customStyle="1">
    <w:name w:val="xl83"/>
    <w:basedOn w:val="Normal"/>
    <w:rsid w:val="00A55F57"/>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textAlignment w:val="center"/>
    </w:pPr>
    <w:rPr>
      <w:rFonts w:ascii="Arial" w:hAnsi="Arial" w:cs="Arial"/>
      <w:sz w:val="20"/>
      <w:szCs w:val="20"/>
    </w:rPr>
  </w:style>
  <w:style w:type="paragraph" w:styleId="xl84" w:customStyle="1">
    <w:name w:val="xl84"/>
    <w:basedOn w:val="Normal"/>
    <w:rsid w:val="00A55F57"/>
    <w:pPr>
      <w:pBdr>
        <w:top w:val="single" w:color="auto" w:sz="4" w:space="0"/>
        <w:bottom w:val="single" w:color="auto" w:sz="4" w:space="0"/>
        <w:right w:val="single" w:color="auto" w:sz="4" w:space="0"/>
      </w:pBdr>
      <w:spacing w:before="100" w:beforeAutospacing="1" w:after="100" w:afterAutospacing="1" w:line="240" w:lineRule="auto"/>
      <w:textAlignment w:val="center"/>
    </w:pPr>
    <w:rPr>
      <w:rFonts w:ascii="Arial" w:hAnsi="Arial" w:cs="Arial"/>
      <w:sz w:val="20"/>
      <w:szCs w:val="20"/>
    </w:rPr>
  </w:style>
  <w:style w:type="character" w:styleId="fontstyle01" w:customStyle="1">
    <w:name w:val="fontstyle01"/>
    <w:basedOn w:val="DefaultParagraphFont"/>
    <w:rsid w:val="006979BF"/>
    <w:rPr>
      <w:rFonts w:hint="default" w:ascii="TimesNewRomanPSMT" w:hAnsi="TimesNewRomanPSMT"/>
      <w:b w:val="0"/>
      <w:bCs w:val="0"/>
      <w:i w:val="0"/>
      <w:iCs w:val="0"/>
      <w:color w:val="000000"/>
      <w:sz w:val="22"/>
      <w:szCs w:val="22"/>
    </w:rPr>
  </w:style>
  <w:style w:type="character" w:styleId="Bold0" w:customStyle="1">
    <w:name w:val="Bold"/>
    <w:uiPriority w:val="99"/>
    <w:rsid w:val="00C0719D"/>
    <w:rPr>
      <w:b/>
    </w:rPr>
  </w:style>
  <w:style w:type="paragraph" w:styleId="TableBullet2" w:customStyle="1">
    <w:name w:val="TableBullet2"/>
    <w:basedOn w:val="Normal"/>
    <w:rsid w:val="001D66D2"/>
    <w:pPr>
      <w:spacing w:after="60" w:line="240" w:lineRule="auto"/>
      <w:ind w:left="567" w:hanging="283"/>
    </w:pPr>
    <w:rPr>
      <w:sz w:val="20"/>
    </w:rPr>
  </w:style>
  <w:style w:type="character" w:styleId="viiyi" w:customStyle="1">
    <w:name w:val="viiyi"/>
    <w:basedOn w:val="DefaultParagraphFont"/>
    <w:rsid w:val="004E2FA9"/>
  </w:style>
  <w:style w:type="character" w:styleId="jlqj4b" w:customStyle="1">
    <w:name w:val="jlqj4b"/>
    <w:basedOn w:val="DefaultParagraphFont"/>
    <w:rsid w:val="004E2FA9"/>
  </w:style>
  <w:style w:type="character" w:styleId="UnresolvedMention4" w:customStyle="1">
    <w:name w:val="Unresolved Mention4"/>
    <w:basedOn w:val="DefaultParagraphFont"/>
    <w:uiPriority w:val="99"/>
    <w:semiHidden/>
    <w:unhideWhenUsed/>
    <w:rsid w:val="009B793F"/>
    <w:rPr>
      <w:color w:val="605E5C"/>
      <w:shd w:val="clear" w:color="auto" w:fill="E1DFDD"/>
    </w:rPr>
  </w:style>
  <w:style w:type="character" w:styleId="Nevyrieenzmienka1" w:customStyle="1">
    <w:name w:val="Nevyriešená zmienka1"/>
    <w:basedOn w:val="DefaultParagraphFont"/>
    <w:uiPriority w:val="99"/>
    <w:semiHidden/>
    <w:unhideWhenUsed/>
    <w:rsid w:val="008524F5"/>
    <w:rPr>
      <w:color w:val="605E5C"/>
      <w:shd w:val="clear" w:color="auto" w:fill="E1DFDD"/>
    </w:rPr>
  </w:style>
  <w:style w:type="character" w:styleId="HTMLPreformattedChar" w:customStyle="1">
    <w:name w:val="HTML Preformatted Char"/>
    <w:basedOn w:val="DefaultParagraphFont"/>
    <w:link w:val="HTMLPreformatted"/>
    <w:uiPriority w:val="99"/>
    <w:rsid w:val="009F7AD9"/>
    <w:rPr>
      <w:rFonts w:ascii="Courier New" w:hAnsi="Courier New" w:eastAsia="Courier New" w:cs="Courier New"/>
      <w:sz w:val="26"/>
      <w:szCs w:val="26"/>
      <w:lang w:val="fr-BE"/>
    </w:rPr>
  </w:style>
  <w:style w:type="paragraph" w:styleId="NormalList" w:customStyle="1">
    <w:name w:val="Normal List"/>
    <w:basedOn w:val="Normal"/>
    <w:rsid w:val="00F83A10"/>
    <w:pPr>
      <w:numPr>
        <w:numId w:val="32"/>
      </w:numPr>
      <w:spacing w:after="0" w:line="240" w:lineRule="auto"/>
    </w:pPr>
    <w:rPr>
      <w:sz w:val="24"/>
      <w:szCs w:val="20"/>
      <w:lang w:eastAsia="en-US"/>
    </w:rPr>
  </w:style>
  <w:style w:type="character" w:styleId="BodyChar" w:customStyle="1">
    <w:name w:val="Body Char"/>
    <w:link w:val="Body0"/>
    <w:locked/>
    <w:rsid w:val="00F83A10"/>
    <w:rPr>
      <w:rFonts w:ascii="Verdana" w:hAnsi="Verdana"/>
      <w:lang w:val="fr-FR"/>
    </w:rPr>
  </w:style>
  <w:style w:type="paragraph" w:styleId="Body0" w:customStyle="1">
    <w:name w:val="Body"/>
    <w:basedOn w:val="Normal"/>
    <w:link w:val="BodyChar"/>
    <w:qFormat/>
    <w:rsid w:val="00F83A10"/>
    <w:pPr>
      <w:spacing w:after="0" w:line="240" w:lineRule="auto"/>
    </w:pPr>
    <w:rPr>
      <w:rFonts w:ascii="Verdana" w:hAnsi="Verdana"/>
      <w:sz w:val="20"/>
      <w:szCs w:val="20"/>
      <w:lang w:val="fr-FR"/>
    </w:rPr>
  </w:style>
  <w:style w:type="character" w:styleId="Zmienka1" w:customStyle="1">
    <w:name w:val="Zmienka1"/>
    <w:basedOn w:val="DefaultParagraphFont"/>
    <w:uiPriority w:val="99"/>
    <w:unhideWhenUsed/>
    <w:rsid w:val="00A91079"/>
    <w:rPr>
      <w:color w:val="2B579A"/>
      <w:shd w:val="clear" w:color="auto" w:fill="E1DFDD"/>
    </w:rPr>
  </w:style>
  <w:style w:type="paragraph" w:styleId="CM1" w:customStyle="1">
    <w:name w:val="CM1"/>
    <w:basedOn w:val="Default"/>
    <w:next w:val="Default"/>
    <w:uiPriority w:val="99"/>
    <w:rsid w:val="003B1B1E"/>
    <w:rPr>
      <w:rFonts w:ascii="EUAlbertina" w:hAnsi="EUAlbertina" w:cs="Times New Roman"/>
      <w:color w:val="auto"/>
      <w:lang w:val="sk-SK"/>
    </w:rPr>
  </w:style>
  <w:style w:type="paragraph" w:styleId="CM3" w:customStyle="1">
    <w:name w:val="CM3"/>
    <w:basedOn w:val="Default"/>
    <w:next w:val="Default"/>
    <w:uiPriority w:val="99"/>
    <w:rsid w:val="003B1B1E"/>
    <w:rPr>
      <w:rFonts w:ascii="EUAlbertina" w:hAnsi="EUAlbertina" w:cs="Times New Roman"/>
      <w:color w:val="auto"/>
      <w:lang w:val="sk-SK"/>
    </w:rPr>
  </w:style>
  <w:style w:type="paragraph" w:styleId="CM4" w:customStyle="1">
    <w:name w:val="CM4"/>
    <w:basedOn w:val="Default"/>
    <w:next w:val="Default"/>
    <w:uiPriority w:val="99"/>
    <w:rsid w:val="003B1B1E"/>
    <w:rPr>
      <w:rFonts w:ascii="EUAlbertina" w:hAnsi="EUAlbertina" w:cs="Times New Roman"/>
      <w:color w:val="auto"/>
      <w:lang w:val="sk-SK"/>
    </w:rPr>
  </w:style>
  <w:style w:type="character" w:styleId="y2iqfc" w:customStyle="1">
    <w:name w:val="y2iqfc"/>
    <w:basedOn w:val="DefaultParagraphFont"/>
    <w:rsid w:val="007E38B4"/>
  </w:style>
  <w:style w:type="character" w:styleId="Italics" w:customStyle="1">
    <w:name w:val="Italics"/>
    <w:uiPriority w:val="99"/>
    <w:rsid w:val="00A95FBB"/>
    <w:rPr>
      <w:i/>
      <w:iCs/>
    </w:rPr>
  </w:style>
  <w:style w:type="paragraph" w:styleId="Properties" w:customStyle="1">
    <w:name w:val="Properties"/>
    <w:next w:val="Normal"/>
    <w:uiPriority w:val="99"/>
    <w:rsid w:val="00A95FBB"/>
    <w:pPr>
      <w:widowControl w:val="0"/>
      <w:autoSpaceDE w:val="0"/>
      <w:autoSpaceDN w:val="0"/>
      <w:adjustRightInd w:val="0"/>
      <w:jc w:val="right"/>
    </w:pPr>
    <w:rPr>
      <w:rFonts w:eastAsiaTheme="minorEastAsia"/>
      <w:color w:val="4F4F4F"/>
      <w:lang w:val="cs-CZ" w:eastAsia="cs-CZ"/>
      <w14:ligatures w14:val="standardContextual"/>
    </w:rPr>
  </w:style>
  <w:style w:type="paragraph" w:styleId="Notes" w:customStyle="1">
    <w:name w:val="Notes"/>
    <w:next w:val="Normal"/>
    <w:uiPriority w:val="99"/>
    <w:rsid w:val="00A95FBB"/>
    <w:pPr>
      <w:widowControl w:val="0"/>
      <w:autoSpaceDE w:val="0"/>
      <w:autoSpaceDN w:val="0"/>
      <w:adjustRightInd w:val="0"/>
    </w:pPr>
    <w:rPr>
      <w:rFonts w:eastAsiaTheme="minorEastAsia"/>
      <w:lang w:val="cs-CZ" w:eastAsia="cs-CZ"/>
      <w14:ligatures w14:val="standardContextual"/>
    </w:rPr>
  </w:style>
  <w:style w:type="paragraph" w:styleId="DiagramImage" w:customStyle="1">
    <w:name w:val="Diagram Image"/>
    <w:next w:val="Normal"/>
    <w:uiPriority w:val="99"/>
    <w:rsid w:val="00A95FBB"/>
    <w:pPr>
      <w:widowControl w:val="0"/>
      <w:autoSpaceDE w:val="0"/>
      <w:autoSpaceDN w:val="0"/>
      <w:adjustRightInd w:val="0"/>
      <w:jc w:val="center"/>
    </w:pPr>
    <w:rPr>
      <w:rFonts w:eastAsiaTheme="minorEastAsia"/>
      <w:sz w:val="24"/>
      <w:szCs w:val="24"/>
      <w:lang w:val="cs-CZ" w:eastAsia="cs-CZ"/>
      <w14:ligatures w14:val="standardContextual"/>
    </w:rPr>
  </w:style>
  <w:style w:type="paragraph" w:styleId="DiagramLabel" w:customStyle="1">
    <w:name w:val="Diagram Label"/>
    <w:next w:val="Normal"/>
    <w:uiPriority w:val="99"/>
    <w:rsid w:val="00A95FBB"/>
    <w:pPr>
      <w:widowControl w:val="0"/>
      <w:tabs>
        <w:tab w:val="num" w:pos="360"/>
      </w:tabs>
      <w:autoSpaceDE w:val="0"/>
      <w:autoSpaceDN w:val="0"/>
      <w:adjustRightInd w:val="0"/>
      <w:ind w:left="360" w:hanging="360"/>
      <w:jc w:val="center"/>
    </w:pPr>
    <w:rPr>
      <w:rFonts w:eastAsiaTheme="minorEastAsia"/>
      <w:sz w:val="16"/>
      <w:szCs w:val="16"/>
      <w:lang w:val="cs-CZ" w:eastAsia="cs-CZ"/>
      <w14:ligatures w14:val="standardContextual"/>
    </w:rPr>
  </w:style>
  <w:style w:type="paragraph" w:styleId="TableTextNormal" w:customStyle="1">
    <w:name w:val="Table Text Normal"/>
    <w:next w:val="Normal"/>
    <w:uiPriority w:val="99"/>
    <w:rsid w:val="00EA25E2"/>
    <w:pPr>
      <w:widowControl w:val="0"/>
      <w:autoSpaceDE w:val="0"/>
      <w:autoSpaceDN w:val="0"/>
      <w:adjustRightInd w:val="0"/>
      <w:spacing w:before="20" w:after="20"/>
      <w:ind w:left="270" w:right="270"/>
    </w:pPr>
    <w:rPr>
      <w:rFonts w:eastAsiaTheme="minorEastAsia"/>
      <w:sz w:val="18"/>
      <w:szCs w:val="18"/>
      <w:lang w:val="cs-CZ" w:eastAsia="cs-CZ"/>
      <w14:ligatures w14:val="standardContextual"/>
    </w:rPr>
  </w:style>
  <w:style w:type="paragraph" w:styleId="TableHeadingLight" w:customStyle="1">
    <w:name w:val="Table Heading Light"/>
    <w:next w:val="Normal"/>
    <w:uiPriority w:val="99"/>
    <w:rsid w:val="00EA25E2"/>
    <w:pPr>
      <w:widowControl w:val="0"/>
      <w:autoSpaceDE w:val="0"/>
      <w:autoSpaceDN w:val="0"/>
      <w:adjustRightInd w:val="0"/>
      <w:spacing w:before="80" w:after="40"/>
      <w:ind w:left="90" w:right="90"/>
    </w:pPr>
    <w:rPr>
      <w:rFonts w:eastAsiaTheme="minorEastAsia"/>
      <w:b/>
      <w:bCs/>
      <w:color w:val="4F4F4F"/>
      <w:sz w:val="18"/>
      <w:szCs w:val="18"/>
      <w:lang w:val="cs-CZ" w:eastAsia="cs-CZ"/>
      <w14:ligatures w14:val="standardContextual"/>
    </w:rPr>
  </w:style>
  <w:style w:type="character" w:styleId="TableFieldLabel" w:customStyle="1">
    <w:name w:val="Table Field Label"/>
    <w:uiPriority w:val="99"/>
    <w:rsid w:val="00EA25E2"/>
    <w:rPr>
      <w:rFonts w:ascii="Times New Roman" w:hAnsi="Times New Roman" w:cs="Times New Roman"/>
      <w:color w:val="6F6F6F"/>
    </w:rPr>
  </w:style>
  <w:style w:type="character" w:styleId="BoldItalics" w:customStyle="1">
    <w:name w:val="Bold Italics"/>
    <w:uiPriority w:val="99"/>
    <w:rsid w:val="009D3F8E"/>
    <w:rPr>
      <w:b/>
      <w:bCs/>
      <w:i/>
      <w:iCs/>
    </w:rPr>
  </w:style>
  <w:style w:type="character" w:styleId="FieldLabel" w:customStyle="1">
    <w:name w:val="Field Label"/>
    <w:uiPriority w:val="99"/>
    <w:rsid w:val="009D3F8E"/>
    <w:rPr>
      <w:rFonts w:ascii="Times New Roman" w:hAnsi="Times New Roman" w:cs="Times New Roman"/>
    </w:rPr>
  </w:style>
  <w:style w:type="character" w:styleId="SSTemplateField" w:customStyle="1">
    <w:name w:val="SSTemplateField"/>
    <w:uiPriority w:val="99"/>
    <w:rsid w:val="009D3F8E"/>
    <w:rPr>
      <w:rFonts w:ascii="Lucida Sans" w:hAnsi="Lucida Sans" w:cs="Lucida Sans"/>
      <w:b/>
      <w:bCs/>
      <w:color w:val="FFFFFF"/>
      <w:sz w:val="16"/>
      <w:szCs w:val="16"/>
      <w:shd w:val="clear" w:color="auto" w:fill="FF0000"/>
    </w:rPr>
  </w:style>
  <w:style w:type="character" w:styleId="SSBookmark" w:customStyle="1">
    <w:name w:val="SSBookmark"/>
    <w:uiPriority w:val="99"/>
    <w:rsid w:val="009D3F8E"/>
    <w:rPr>
      <w:rFonts w:ascii="Lucida Sans" w:hAnsi="Lucida Sans" w:cs="Lucida Sans"/>
      <w:b/>
      <w:bCs/>
      <w:color w:val="000000"/>
      <w:sz w:val="16"/>
      <w:szCs w:val="16"/>
      <w:shd w:val="clear" w:color="auto" w:fill="FFFF80"/>
    </w:rPr>
  </w:style>
  <w:style w:type="paragraph" w:styleId="CoverHeading1" w:customStyle="1">
    <w:name w:val="Cover Heading 1"/>
    <w:next w:val="Normal"/>
    <w:uiPriority w:val="99"/>
    <w:rsid w:val="009D3F8E"/>
    <w:pPr>
      <w:widowControl w:val="0"/>
      <w:autoSpaceDE w:val="0"/>
      <w:autoSpaceDN w:val="0"/>
      <w:adjustRightInd w:val="0"/>
      <w:jc w:val="right"/>
    </w:pPr>
    <w:rPr>
      <w:rFonts w:ascii="Calibri" w:hAnsi="Calibri" w:cs="Calibri" w:eastAsiaTheme="minorEastAsia"/>
      <w:b/>
      <w:bCs/>
      <w:sz w:val="72"/>
      <w:szCs w:val="72"/>
      <w:lang w:val="cs-CZ" w:eastAsia="cs-CZ"/>
      <w14:ligatures w14:val="standardContextual"/>
    </w:rPr>
  </w:style>
  <w:style w:type="paragraph" w:styleId="CoverHeading2" w:customStyle="1">
    <w:name w:val="Cover Heading 2"/>
    <w:next w:val="Normal"/>
    <w:uiPriority w:val="99"/>
    <w:rsid w:val="009D3F8E"/>
    <w:pPr>
      <w:widowControl w:val="0"/>
      <w:autoSpaceDE w:val="0"/>
      <w:autoSpaceDN w:val="0"/>
      <w:adjustRightInd w:val="0"/>
      <w:jc w:val="right"/>
    </w:pPr>
    <w:rPr>
      <w:rFonts w:ascii="Calibri" w:hAnsi="Calibri" w:cs="Calibri" w:eastAsiaTheme="minorEastAsia"/>
      <w:color w:val="800000"/>
      <w:sz w:val="60"/>
      <w:szCs w:val="60"/>
      <w:lang w:val="cs-CZ" w:eastAsia="cs-CZ"/>
      <w14:ligatures w14:val="standardContextual"/>
    </w:rPr>
  </w:style>
  <w:style w:type="paragraph" w:styleId="CoverText1" w:customStyle="1">
    <w:name w:val="Cover Text 1"/>
    <w:next w:val="Normal"/>
    <w:uiPriority w:val="99"/>
    <w:rsid w:val="009D3F8E"/>
    <w:pPr>
      <w:widowControl w:val="0"/>
      <w:autoSpaceDE w:val="0"/>
      <w:autoSpaceDN w:val="0"/>
      <w:adjustRightInd w:val="0"/>
      <w:jc w:val="right"/>
    </w:pPr>
    <w:rPr>
      <w:rFonts w:ascii="Liberation Sans Narrow" w:hAnsi="Liberation Sans Narrow" w:cs="Liberation Sans Narrow" w:eastAsiaTheme="minorEastAsia"/>
      <w:sz w:val="28"/>
      <w:szCs w:val="28"/>
      <w:lang w:val="cs-CZ" w:eastAsia="cs-CZ"/>
      <w14:ligatures w14:val="standardContextual"/>
    </w:rPr>
  </w:style>
  <w:style w:type="paragraph" w:styleId="CoverText2" w:customStyle="1">
    <w:name w:val="Cover Text 2"/>
    <w:next w:val="Normal"/>
    <w:uiPriority w:val="99"/>
    <w:rsid w:val="009D3F8E"/>
    <w:pPr>
      <w:widowControl w:val="0"/>
      <w:autoSpaceDE w:val="0"/>
      <w:autoSpaceDN w:val="0"/>
      <w:adjustRightInd w:val="0"/>
      <w:jc w:val="right"/>
    </w:pPr>
    <w:rPr>
      <w:rFonts w:ascii="Liberation Sans Narrow" w:hAnsi="Liberation Sans Narrow" w:cs="Liberation Sans Narrow" w:eastAsiaTheme="minorEastAsia"/>
      <w:color w:val="7F7F7F"/>
      <w:lang w:val="cs-CZ" w:eastAsia="cs-CZ"/>
      <w14:ligatures w14:val="standardContextual"/>
    </w:rPr>
  </w:style>
  <w:style w:type="paragraph" w:styleId="TableLabel" w:customStyle="1">
    <w:name w:val="Table Label"/>
    <w:next w:val="Normal"/>
    <w:uiPriority w:val="99"/>
    <w:rsid w:val="009D3F8E"/>
    <w:pPr>
      <w:widowControl w:val="0"/>
      <w:autoSpaceDE w:val="0"/>
      <w:autoSpaceDN w:val="0"/>
      <w:adjustRightInd w:val="0"/>
    </w:pPr>
    <w:rPr>
      <w:rFonts w:eastAsiaTheme="minorEastAsia"/>
      <w:sz w:val="16"/>
      <w:szCs w:val="16"/>
      <w:lang w:val="cs-CZ" w:eastAsia="cs-CZ"/>
      <w14:ligatures w14:val="standardContextual"/>
    </w:rPr>
  </w:style>
  <w:style w:type="paragraph" w:styleId="TableTitle0" w:customStyle="1">
    <w:name w:val="Table Title 0"/>
    <w:next w:val="Normal"/>
    <w:uiPriority w:val="99"/>
    <w:rsid w:val="009D3F8E"/>
    <w:pPr>
      <w:widowControl w:val="0"/>
      <w:autoSpaceDE w:val="0"/>
      <w:autoSpaceDN w:val="0"/>
      <w:adjustRightInd w:val="0"/>
      <w:ind w:left="270" w:right="270"/>
    </w:pPr>
    <w:rPr>
      <w:rFonts w:eastAsiaTheme="minorEastAsia"/>
      <w:b/>
      <w:bCs/>
      <w:sz w:val="22"/>
      <w:szCs w:val="22"/>
      <w:lang w:val="cs-CZ" w:eastAsia="cs-CZ"/>
      <w14:ligatures w14:val="standardContextual"/>
    </w:rPr>
  </w:style>
  <w:style w:type="paragraph" w:styleId="TableTitle1" w:customStyle="1">
    <w:name w:val="Table Title 1"/>
    <w:next w:val="Normal"/>
    <w:uiPriority w:val="99"/>
    <w:rsid w:val="009D3F8E"/>
    <w:pPr>
      <w:widowControl w:val="0"/>
      <w:autoSpaceDE w:val="0"/>
      <w:autoSpaceDN w:val="0"/>
      <w:adjustRightInd w:val="0"/>
      <w:spacing w:before="80" w:after="80"/>
      <w:ind w:left="180" w:right="270"/>
    </w:pPr>
    <w:rPr>
      <w:rFonts w:eastAsiaTheme="minorEastAsia"/>
      <w:b/>
      <w:bCs/>
      <w:sz w:val="18"/>
      <w:szCs w:val="18"/>
      <w:u w:val="single"/>
      <w:lang w:val="cs-CZ" w:eastAsia="cs-CZ"/>
      <w14:ligatures w14:val="standardContextual"/>
    </w:rPr>
  </w:style>
  <w:style w:type="paragraph" w:styleId="TableTitle2" w:customStyle="1">
    <w:name w:val="Table Title 2"/>
    <w:next w:val="Normal"/>
    <w:uiPriority w:val="99"/>
    <w:rsid w:val="009D3F8E"/>
    <w:pPr>
      <w:widowControl w:val="0"/>
      <w:autoSpaceDE w:val="0"/>
      <w:autoSpaceDN w:val="0"/>
      <w:adjustRightInd w:val="0"/>
      <w:spacing w:after="120"/>
      <w:ind w:left="270" w:right="270"/>
    </w:pPr>
    <w:rPr>
      <w:rFonts w:eastAsiaTheme="minorEastAsia"/>
      <w:sz w:val="18"/>
      <w:szCs w:val="18"/>
      <w:u w:val="single"/>
      <w:lang w:val="cs-CZ" w:eastAsia="cs-CZ"/>
      <w14:ligatures w14:val="standardContextual"/>
    </w:rPr>
  </w:style>
  <w:style w:type="paragraph" w:styleId="TableTextLight" w:customStyle="1">
    <w:name w:val="Table Text Light"/>
    <w:next w:val="Normal"/>
    <w:uiPriority w:val="99"/>
    <w:rsid w:val="009D3F8E"/>
    <w:pPr>
      <w:widowControl w:val="0"/>
      <w:autoSpaceDE w:val="0"/>
      <w:autoSpaceDN w:val="0"/>
      <w:adjustRightInd w:val="0"/>
      <w:spacing w:before="20" w:after="20"/>
      <w:ind w:left="270" w:right="270"/>
    </w:pPr>
    <w:rPr>
      <w:rFonts w:eastAsiaTheme="minorEastAsia"/>
      <w:color w:val="2F2F2F"/>
      <w:sz w:val="18"/>
      <w:szCs w:val="18"/>
      <w:lang w:val="cs-CZ" w:eastAsia="cs-CZ"/>
      <w14:ligatures w14:val="standardContextual"/>
    </w:rPr>
  </w:style>
  <w:style w:type="paragraph" w:styleId="TableTextBold" w:customStyle="1">
    <w:name w:val="Table Text Bold"/>
    <w:next w:val="Normal"/>
    <w:uiPriority w:val="99"/>
    <w:rsid w:val="009D3F8E"/>
    <w:pPr>
      <w:widowControl w:val="0"/>
      <w:autoSpaceDE w:val="0"/>
      <w:autoSpaceDN w:val="0"/>
      <w:adjustRightInd w:val="0"/>
      <w:spacing w:before="20" w:after="20"/>
      <w:ind w:left="270" w:right="270"/>
    </w:pPr>
    <w:rPr>
      <w:rFonts w:eastAsiaTheme="minorEastAsia"/>
      <w:b/>
      <w:bCs/>
      <w:sz w:val="18"/>
      <w:szCs w:val="18"/>
      <w:lang w:val="cs-CZ" w:eastAsia="cs-CZ"/>
      <w14:ligatures w14:val="standardContextual"/>
    </w:rPr>
  </w:style>
  <w:style w:type="paragraph" w:styleId="CoverText3" w:customStyle="1">
    <w:name w:val="Cover Text 3"/>
    <w:next w:val="Normal"/>
    <w:uiPriority w:val="99"/>
    <w:rsid w:val="009D3F8E"/>
    <w:pPr>
      <w:widowControl w:val="0"/>
      <w:autoSpaceDE w:val="0"/>
      <w:autoSpaceDN w:val="0"/>
      <w:adjustRightInd w:val="0"/>
      <w:jc w:val="right"/>
    </w:pPr>
    <w:rPr>
      <w:rFonts w:ascii="Calibri" w:hAnsi="Calibri" w:cs="Calibri" w:eastAsiaTheme="minorEastAsia"/>
      <w:b/>
      <w:bCs/>
      <w:color w:val="004080"/>
      <w:lang w:val="cs-CZ" w:eastAsia="cs-CZ"/>
      <w14:ligatures w14:val="standardContextual"/>
    </w:rPr>
  </w:style>
  <w:style w:type="paragraph" w:styleId="TitleSmall" w:customStyle="1">
    <w:name w:val="Title Small"/>
    <w:next w:val="Normal"/>
    <w:uiPriority w:val="99"/>
    <w:rsid w:val="009D3F8E"/>
    <w:pPr>
      <w:widowControl w:val="0"/>
      <w:autoSpaceDE w:val="0"/>
      <w:autoSpaceDN w:val="0"/>
      <w:adjustRightInd w:val="0"/>
      <w:spacing w:after="80"/>
    </w:pPr>
    <w:rPr>
      <w:rFonts w:ascii="Calibri" w:hAnsi="Calibri" w:cs="Calibri" w:eastAsiaTheme="minorEastAsia"/>
      <w:b/>
      <w:bCs/>
      <w:i/>
      <w:iCs/>
      <w:color w:val="3F3F3F"/>
      <w:lang w:val="cs-CZ" w:eastAsia="cs-CZ"/>
      <w14:ligatures w14:val="standardContextual"/>
    </w:rPr>
  </w:style>
  <w:style w:type="paragraph" w:styleId="TableTextCode" w:customStyle="1">
    <w:name w:val="Table Text Code"/>
    <w:next w:val="Normal"/>
    <w:uiPriority w:val="99"/>
    <w:rsid w:val="009D3F8E"/>
    <w:pPr>
      <w:widowControl w:val="0"/>
      <w:autoSpaceDE w:val="0"/>
      <w:autoSpaceDN w:val="0"/>
      <w:adjustRightInd w:val="0"/>
      <w:ind w:left="90" w:right="90"/>
    </w:pPr>
    <w:rPr>
      <w:rFonts w:ascii="Courier New" w:hAnsi="Courier New" w:cs="Courier New" w:eastAsiaTheme="minorEastAsia"/>
      <w:sz w:val="16"/>
      <w:szCs w:val="16"/>
      <w:lang w:val="cs-CZ" w:eastAsia="cs-CZ"/>
      <w14:ligatures w14:val="standardContextual"/>
    </w:rPr>
  </w:style>
  <w:style w:type="paragraph" w:styleId="Items" w:customStyle="1">
    <w:name w:val="Items"/>
    <w:next w:val="Normal"/>
    <w:uiPriority w:val="99"/>
    <w:rsid w:val="009D3F8E"/>
    <w:pPr>
      <w:widowControl w:val="0"/>
      <w:autoSpaceDE w:val="0"/>
      <w:autoSpaceDN w:val="0"/>
      <w:adjustRightInd w:val="0"/>
    </w:pPr>
    <w:rPr>
      <w:rFonts w:eastAsiaTheme="minorEastAsia"/>
      <w:lang w:val="cs-CZ" w:eastAsia="cs-CZ"/>
      <w14:ligatures w14:val="standardContextual"/>
    </w:rPr>
  </w:style>
  <w:style w:type="paragraph" w:styleId="DefaultStyle" w:customStyle="1">
    <w:name w:val="Default Style"/>
    <w:next w:val="Normal"/>
    <w:uiPriority w:val="99"/>
    <w:rsid w:val="009D3F8E"/>
    <w:pPr>
      <w:widowControl w:val="0"/>
      <w:autoSpaceDE w:val="0"/>
      <w:autoSpaceDN w:val="0"/>
      <w:adjustRightInd w:val="0"/>
    </w:pPr>
    <w:rPr>
      <w:rFonts w:eastAsiaTheme="minorEastAsia"/>
      <w:sz w:val="24"/>
      <w:szCs w:val="24"/>
      <w:lang w:val="cs-CZ" w:eastAsia="cs-CZ"/>
      <w14:ligatures w14:val="standardContextual"/>
    </w:rPr>
  </w:style>
  <w:style w:type="paragraph" w:styleId="TableContents" w:customStyle="1">
    <w:name w:val="Table Contents"/>
    <w:uiPriority w:val="99"/>
    <w:rsid w:val="009D3F8E"/>
    <w:pPr>
      <w:widowControl w:val="0"/>
      <w:autoSpaceDE w:val="0"/>
      <w:autoSpaceDN w:val="0"/>
      <w:adjustRightInd w:val="0"/>
    </w:pPr>
    <w:rPr>
      <w:rFonts w:ascii="Arial" w:hAnsi="Arial" w:cs="Arial" w:eastAsiaTheme="minorEastAsia"/>
      <w:sz w:val="24"/>
      <w:szCs w:val="24"/>
      <w:lang w:val="cs-CZ" w:eastAsia="cs-CZ"/>
      <w14:ligatures w14:val="standardContextual"/>
    </w:rPr>
  </w:style>
  <w:style w:type="paragraph" w:styleId="Contents9" w:customStyle="1">
    <w:name w:val="Contents 9"/>
    <w:uiPriority w:val="99"/>
    <w:rsid w:val="009D3F8E"/>
    <w:pPr>
      <w:widowControl w:val="0"/>
      <w:tabs>
        <w:tab w:val="right" w:leader="dot" w:pos="9720"/>
      </w:tabs>
      <w:autoSpaceDE w:val="0"/>
      <w:autoSpaceDN w:val="0"/>
      <w:adjustRightInd w:val="0"/>
      <w:spacing w:before="40" w:after="20"/>
      <w:ind w:left="1440" w:right="720"/>
    </w:pPr>
    <w:rPr>
      <w:rFonts w:eastAsiaTheme="minorEastAsia"/>
      <w:lang w:val="cs-CZ" w:eastAsia="cs-CZ"/>
      <w14:ligatures w14:val="standardContextual"/>
    </w:rPr>
  </w:style>
  <w:style w:type="paragraph" w:styleId="Contents8" w:customStyle="1">
    <w:name w:val="Contents 8"/>
    <w:uiPriority w:val="99"/>
    <w:rsid w:val="009D3F8E"/>
    <w:pPr>
      <w:widowControl w:val="0"/>
      <w:tabs>
        <w:tab w:val="right" w:leader="dot" w:pos="9540"/>
      </w:tabs>
      <w:autoSpaceDE w:val="0"/>
      <w:autoSpaceDN w:val="0"/>
      <w:adjustRightInd w:val="0"/>
      <w:spacing w:before="40" w:after="20"/>
      <w:ind w:left="1260" w:right="720"/>
    </w:pPr>
    <w:rPr>
      <w:rFonts w:eastAsiaTheme="minorEastAsia"/>
      <w:lang w:val="cs-CZ" w:eastAsia="cs-CZ"/>
      <w14:ligatures w14:val="standardContextual"/>
    </w:rPr>
  </w:style>
  <w:style w:type="paragraph" w:styleId="Contents7" w:customStyle="1">
    <w:name w:val="Contents 7"/>
    <w:uiPriority w:val="99"/>
    <w:rsid w:val="009D3F8E"/>
    <w:pPr>
      <w:widowControl w:val="0"/>
      <w:tabs>
        <w:tab w:val="right" w:leader="dot" w:pos="9360"/>
      </w:tabs>
      <w:autoSpaceDE w:val="0"/>
      <w:autoSpaceDN w:val="0"/>
      <w:adjustRightInd w:val="0"/>
      <w:spacing w:before="40" w:after="20"/>
      <w:ind w:left="1080" w:right="720"/>
    </w:pPr>
    <w:rPr>
      <w:rFonts w:eastAsiaTheme="minorEastAsia"/>
      <w:lang w:val="cs-CZ" w:eastAsia="cs-CZ"/>
      <w14:ligatures w14:val="standardContextual"/>
    </w:rPr>
  </w:style>
  <w:style w:type="paragraph" w:styleId="Contents6" w:customStyle="1">
    <w:name w:val="Contents 6"/>
    <w:uiPriority w:val="99"/>
    <w:rsid w:val="009D3F8E"/>
    <w:pPr>
      <w:widowControl w:val="0"/>
      <w:tabs>
        <w:tab w:val="right" w:leader="dot" w:pos="9180"/>
      </w:tabs>
      <w:autoSpaceDE w:val="0"/>
      <w:autoSpaceDN w:val="0"/>
      <w:adjustRightInd w:val="0"/>
      <w:spacing w:before="40" w:after="20"/>
      <w:ind w:left="900" w:right="720"/>
    </w:pPr>
    <w:rPr>
      <w:rFonts w:eastAsiaTheme="minorEastAsia"/>
      <w:lang w:val="cs-CZ" w:eastAsia="cs-CZ"/>
      <w14:ligatures w14:val="standardContextual"/>
    </w:rPr>
  </w:style>
  <w:style w:type="paragraph" w:styleId="Contents5" w:customStyle="1">
    <w:name w:val="Contents 5"/>
    <w:uiPriority w:val="99"/>
    <w:rsid w:val="009D3F8E"/>
    <w:pPr>
      <w:widowControl w:val="0"/>
      <w:tabs>
        <w:tab w:val="right" w:leader="dot" w:pos="9000"/>
      </w:tabs>
      <w:autoSpaceDE w:val="0"/>
      <w:autoSpaceDN w:val="0"/>
      <w:adjustRightInd w:val="0"/>
      <w:spacing w:before="40" w:after="20"/>
      <w:ind w:left="720" w:right="720"/>
    </w:pPr>
    <w:rPr>
      <w:rFonts w:eastAsiaTheme="minorEastAsia"/>
      <w:lang w:val="cs-CZ" w:eastAsia="cs-CZ"/>
      <w14:ligatures w14:val="standardContextual"/>
    </w:rPr>
  </w:style>
  <w:style w:type="paragraph" w:styleId="Contents4" w:customStyle="1">
    <w:name w:val="Contents 4"/>
    <w:uiPriority w:val="99"/>
    <w:rsid w:val="009D3F8E"/>
    <w:pPr>
      <w:widowControl w:val="0"/>
      <w:tabs>
        <w:tab w:val="right" w:leader="dot" w:pos="8820"/>
      </w:tabs>
      <w:autoSpaceDE w:val="0"/>
      <w:autoSpaceDN w:val="0"/>
      <w:adjustRightInd w:val="0"/>
      <w:spacing w:before="40" w:after="20"/>
      <w:ind w:left="540" w:right="720"/>
    </w:pPr>
    <w:rPr>
      <w:rFonts w:eastAsiaTheme="minorEastAsia"/>
      <w:lang w:val="cs-CZ" w:eastAsia="cs-CZ"/>
      <w14:ligatures w14:val="standardContextual"/>
    </w:rPr>
  </w:style>
  <w:style w:type="paragraph" w:styleId="Contents3" w:customStyle="1">
    <w:name w:val="Contents 3"/>
    <w:uiPriority w:val="99"/>
    <w:rsid w:val="009D3F8E"/>
    <w:pPr>
      <w:widowControl w:val="0"/>
      <w:tabs>
        <w:tab w:val="right" w:leader="dot" w:pos="8640"/>
      </w:tabs>
      <w:autoSpaceDE w:val="0"/>
      <w:autoSpaceDN w:val="0"/>
      <w:adjustRightInd w:val="0"/>
      <w:spacing w:before="40" w:after="20"/>
      <w:ind w:left="360" w:right="720"/>
    </w:pPr>
    <w:rPr>
      <w:rFonts w:eastAsiaTheme="minorEastAsia"/>
      <w:lang w:val="cs-CZ" w:eastAsia="cs-CZ"/>
      <w14:ligatures w14:val="standardContextual"/>
    </w:rPr>
  </w:style>
  <w:style w:type="paragraph" w:styleId="Contents2" w:customStyle="1">
    <w:name w:val="Contents 2"/>
    <w:uiPriority w:val="99"/>
    <w:rsid w:val="009D3F8E"/>
    <w:pPr>
      <w:widowControl w:val="0"/>
      <w:tabs>
        <w:tab w:val="right" w:leader="dot" w:pos="8460"/>
      </w:tabs>
      <w:autoSpaceDE w:val="0"/>
      <w:autoSpaceDN w:val="0"/>
      <w:adjustRightInd w:val="0"/>
      <w:spacing w:before="40" w:after="20"/>
      <w:ind w:left="180" w:right="720"/>
    </w:pPr>
    <w:rPr>
      <w:rFonts w:eastAsiaTheme="minorEastAsia"/>
      <w:lang w:val="cs-CZ" w:eastAsia="cs-CZ"/>
      <w14:ligatures w14:val="standardContextual"/>
    </w:rPr>
  </w:style>
  <w:style w:type="paragraph" w:styleId="Contents1" w:customStyle="1">
    <w:name w:val="Contents 1"/>
    <w:uiPriority w:val="99"/>
    <w:rsid w:val="009D3F8E"/>
    <w:pPr>
      <w:widowControl w:val="0"/>
      <w:tabs>
        <w:tab w:val="right" w:leader="dot" w:pos="8280"/>
      </w:tabs>
      <w:autoSpaceDE w:val="0"/>
      <w:autoSpaceDN w:val="0"/>
      <w:adjustRightInd w:val="0"/>
      <w:spacing w:before="120" w:after="40"/>
      <w:ind w:right="720"/>
    </w:pPr>
    <w:rPr>
      <w:rFonts w:eastAsiaTheme="minorEastAsia"/>
      <w:b/>
      <w:bCs/>
      <w:lang w:val="cs-CZ" w:eastAsia="cs-CZ"/>
      <w14:ligatures w14:val="standardContextual"/>
    </w:rPr>
  </w:style>
  <w:style w:type="paragraph" w:styleId="ContentsHeading" w:customStyle="1">
    <w:name w:val="Contents Heading"/>
    <w:uiPriority w:val="99"/>
    <w:rsid w:val="009D3F8E"/>
    <w:pPr>
      <w:keepNext/>
      <w:widowControl w:val="0"/>
      <w:autoSpaceDE w:val="0"/>
      <w:autoSpaceDN w:val="0"/>
      <w:adjustRightInd w:val="0"/>
      <w:spacing w:before="240" w:after="80"/>
    </w:pPr>
    <w:rPr>
      <w:rFonts w:ascii="Calibri" w:hAnsi="Calibri" w:cs="Calibri" w:eastAsiaTheme="minorEastAsia"/>
      <w:b/>
      <w:bCs/>
      <w:sz w:val="32"/>
      <w:szCs w:val="32"/>
      <w:lang w:val="cs-CZ" w:eastAsia="cs-CZ"/>
      <w14:ligatures w14:val="standardContextual"/>
    </w:rPr>
  </w:style>
  <w:style w:type="paragraph" w:styleId="Index" w:customStyle="1">
    <w:name w:val="Index"/>
    <w:uiPriority w:val="99"/>
    <w:rsid w:val="009D3F8E"/>
    <w:pPr>
      <w:widowControl w:val="0"/>
      <w:autoSpaceDE w:val="0"/>
      <w:autoSpaceDN w:val="0"/>
      <w:adjustRightInd w:val="0"/>
    </w:pPr>
    <w:rPr>
      <w:rFonts w:eastAsiaTheme="minorEastAsia"/>
      <w:sz w:val="24"/>
      <w:szCs w:val="24"/>
      <w:lang w:val="cs-CZ" w:eastAsia="cs-CZ"/>
      <w14:ligatures w14:val="standardContextual"/>
    </w:rPr>
  </w:style>
  <w:style w:type="paragraph" w:styleId="List">
    <w:name w:val="List"/>
    <w:basedOn w:val="Normal"/>
    <w:uiPriority w:val="99"/>
    <w:rsid w:val="009D3F8E"/>
    <w:pPr>
      <w:widowControl w:val="0"/>
      <w:autoSpaceDE w:val="0"/>
      <w:autoSpaceDN w:val="0"/>
      <w:adjustRightInd w:val="0"/>
      <w:spacing w:line="240" w:lineRule="auto"/>
    </w:pPr>
    <w:rPr>
      <w:rFonts w:eastAsiaTheme="minorEastAsia"/>
      <w:sz w:val="24"/>
      <w:lang w:val="cs-CZ" w:eastAsia="cs-CZ"/>
      <w14:ligatures w14:val="standardContextual"/>
    </w:rPr>
  </w:style>
  <w:style w:type="paragraph" w:styleId="TextBody0" w:customStyle="1">
    <w:name w:val="Text Body"/>
    <w:uiPriority w:val="99"/>
    <w:rsid w:val="009D3F8E"/>
    <w:pPr>
      <w:widowControl w:val="0"/>
      <w:autoSpaceDE w:val="0"/>
      <w:autoSpaceDN w:val="0"/>
      <w:adjustRightInd w:val="0"/>
      <w:spacing w:after="120"/>
    </w:pPr>
    <w:rPr>
      <w:rFonts w:ascii="Arial" w:hAnsi="Arial" w:cs="Arial" w:eastAsiaTheme="minorEastAsia"/>
      <w:sz w:val="24"/>
      <w:szCs w:val="24"/>
      <w:lang w:val="cs-CZ" w:eastAsia="cs-CZ"/>
      <w14:ligatures w14:val="standardContextual"/>
    </w:rPr>
  </w:style>
  <w:style w:type="paragraph" w:styleId="PlainText">
    <w:name w:val="Plain Text"/>
    <w:basedOn w:val="Normal"/>
    <w:link w:val="PlainTextChar"/>
    <w:uiPriority w:val="99"/>
    <w:rsid w:val="009D3F8E"/>
    <w:pPr>
      <w:widowControl w:val="0"/>
      <w:autoSpaceDE w:val="0"/>
      <w:autoSpaceDN w:val="0"/>
      <w:adjustRightInd w:val="0"/>
      <w:spacing w:after="0" w:line="240" w:lineRule="auto"/>
    </w:pPr>
    <w:rPr>
      <w:rFonts w:ascii="Arial" w:hAnsi="Arial" w:cs="Arial" w:eastAsiaTheme="minorEastAsia"/>
      <w:sz w:val="20"/>
      <w:szCs w:val="20"/>
      <w:lang w:val="cs-CZ" w:eastAsia="cs-CZ"/>
      <w14:ligatures w14:val="standardContextual"/>
    </w:rPr>
  </w:style>
  <w:style w:type="character" w:styleId="PlainTextChar" w:customStyle="1">
    <w:name w:val="Plain Text Char"/>
    <w:basedOn w:val="DefaultParagraphFont"/>
    <w:link w:val="PlainText"/>
    <w:uiPriority w:val="99"/>
    <w:rsid w:val="009D3F8E"/>
    <w:rPr>
      <w:rFonts w:ascii="Arial" w:hAnsi="Arial" w:cs="Arial" w:eastAsiaTheme="minorEastAsia"/>
      <w:lang w:val="cs-CZ" w:eastAsia="cs-CZ"/>
      <w14:ligatures w14:val="standardContextual"/>
    </w:rPr>
  </w:style>
  <w:style w:type="character" w:styleId="AllCaps" w:customStyle="1">
    <w:name w:val="All Caps"/>
    <w:uiPriority w:val="99"/>
    <w:rsid w:val="009D3F8E"/>
    <w:rPr>
      <w:caps/>
    </w:rPr>
  </w:style>
  <w:style w:type="character" w:styleId="Nevyeenzmnka1" w:customStyle="1">
    <w:name w:val="Nevyřešená zmínka1"/>
    <w:basedOn w:val="DefaultParagraphFont"/>
    <w:uiPriority w:val="99"/>
    <w:semiHidden/>
    <w:unhideWhenUsed/>
    <w:rsid w:val="00F45FDF"/>
    <w:rPr>
      <w:color w:val="605E5C"/>
      <w:shd w:val="clear" w:color="auto" w:fill="E1DFDD"/>
    </w:rPr>
  </w:style>
  <w:style w:type="paragraph" w:styleId="NormalComment" w:customStyle="1">
    <w:name w:val="Normal Comment"/>
    <w:basedOn w:val="Normal"/>
    <w:rsid w:val="001537F6"/>
    <w:pPr>
      <w:spacing w:before="120" w:after="60" w:line="240" w:lineRule="auto"/>
    </w:pPr>
    <w:rPr>
      <w:color w:val="FF0000"/>
      <w:sz w:val="24"/>
      <w:szCs w:val="20"/>
      <w:lang w:eastAsia="en-US"/>
    </w:rPr>
  </w:style>
  <w:style w:type="table" w:styleId="Styl1" w:customStyle="1">
    <w:name w:val="Styl1"/>
    <w:basedOn w:val="TableNormal"/>
    <w:uiPriority w:val="99"/>
    <w:rsid w:val="00826F7C"/>
    <w:tblPr/>
  </w:style>
  <w:style w:type="paragraph" w:styleId="Normalsp" w:customStyle="1">
    <w:name w:val="Normalsp"/>
    <w:basedOn w:val="Normal"/>
    <w:autoRedefine/>
    <w:rsid w:val="00BB0985"/>
    <w:pPr>
      <w:keepNext/>
      <w:keepLines/>
      <w:tabs>
        <w:tab w:val="left" w:pos="284"/>
      </w:tabs>
      <w:spacing w:before="120" w:line="240" w:lineRule="auto"/>
    </w:pPr>
    <w:rPr>
      <w:sz w:val="20"/>
      <w:szCs w:val="20"/>
      <w:lang w:eastAsia="en-US"/>
    </w:rPr>
  </w:style>
  <w:style w:type="paragraph" w:styleId="Normalsphead" w:customStyle="1">
    <w:name w:val="Normalsphead"/>
    <w:basedOn w:val="Normalsp"/>
    <w:rsid w:val="00BB0985"/>
    <w:rPr>
      <w:b/>
      <w:bCs/>
    </w:rPr>
  </w:style>
  <w:style w:type="character" w:styleId="Nevyeenzmnka2" w:customStyle="1">
    <w:name w:val="Nevyřešená zmínka2"/>
    <w:basedOn w:val="DefaultParagraphFont"/>
    <w:uiPriority w:val="99"/>
    <w:semiHidden/>
    <w:unhideWhenUsed/>
    <w:rsid w:val="00E65139"/>
    <w:rPr>
      <w:color w:val="605E5C"/>
      <w:shd w:val="clear" w:color="auto" w:fill="E1DFDD"/>
    </w:rPr>
  </w:style>
  <w:style w:type="character" w:styleId="UnresolvedMention">
    <w:name w:val="Unresolved Mention"/>
    <w:basedOn w:val="DefaultParagraphFont"/>
    <w:uiPriority w:val="99"/>
    <w:semiHidden/>
    <w:unhideWhenUsed/>
    <w:rsid w:val="00FE2819"/>
    <w:rPr>
      <w:color w:val="605E5C"/>
      <w:shd w:val="clear" w:color="auto" w:fill="E1DFDD"/>
    </w:rPr>
  </w:style>
  <w:style w:type="paragraph" w:styleId="paragraph" w:customStyle="1">
    <w:name w:val="paragraph"/>
    <w:basedOn w:val="Normal"/>
    <w:rsid w:val="00061BCD"/>
    <w:pPr>
      <w:spacing w:before="100" w:beforeAutospacing="1" w:after="100" w:afterAutospacing="1" w:line="240" w:lineRule="auto"/>
    </w:pPr>
    <w:rPr>
      <w:sz w:val="24"/>
    </w:rPr>
  </w:style>
  <w:style w:type="character" w:styleId="normaltextrun" w:customStyle="1">
    <w:name w:val="normaltextrun"/>
    <w:basedOn w:val="DefaultParagraphFont"/>
    <w:rsid w:val="00061BCD"/>
  </w:style>
  <w:style w:type="character" w:styleId="eop" w:customStyle="1">
    <w:name w:val="eop"/>
    <w:basedOn w:val="DefaultParagraphFont"/>
    <w:rsid w:val="00061BCD"/>
  </w:style>
  <w:style w:type="table" w:styleId="PlainTable1">
    <w:name w:val="Plain Table 1"/>
    <w:basedOn w:val="TableNormal"/>
    <w:uiPriority w:val="41"/>
    <w:rsid w:val="00747570"/>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2663">
      <w:bodyDiv w:val="1"/>
      <w:marLeft w:val="0"/>
      <w:marRight w:val="0"/>
      <w:marTop w:val="0"/>
      <w:marBottom w:val="0"/>
      <w:divBdr>
        <w:top w:val="none" w:sz="0" w:space="0" w:color="auto"/>
        <w:left w:val="none" w:sz="0" w:space="0" w:color="auto"/>
        <w:bottom w:val="none" w:sz="0" w:space="0" w:color="auto"/>
        <w:right w:val="none" w:sz="0" w:space="0" w:color="auto"/>
      </w:divBdr>
    </w:div>
    <w:div w:id="2325127">
      <w:bodyDiv w:val="1"/>
      <w:marLeft w:val="0"/>
      <w:marRight w:val="0"/>
      <w:marTop w:val="0"/>
      <w:marBottom w:val="0"/>
      <w:divBdr>
        <w:top w:val="none" w:sz="0" w:space="0" w:color="auto"/>
        <w:left w:val="none" w:sz="0" w:space="0" w:color="auto"/>
        <w:bottom w:val="none" w:sz="0" w:space="0" w:color="auto"/>
        <w:right w:val="none" w:sz="0" w:space="0" w:color="auto"/>
      </w:divBdr>
    </w:div>
    <w:div w:id="4744746">
      <w:bodyDiv w:val="1"/>
      <w:marLeft w:val="0"/>
      <w:marRight w:val="0"/>
      <w:marTop w:val="0"/>
      <w:marBottom w:val="0"/>
      <w:divBdr>
        <w:top w:val="none" w:sz="0" w:space="0" w:color="auto"/>
        <w:left w:val="none" w:sz="0" w:space="0" w:color="auto"/>
        <w:bottom w:val="none" w:sz="0" w:space="0" w:color="auto"/>
        <w:right w:val="none" w:sz="0" w:space="0" w:color="auto"/>
      </w:divBdr>
    </w:div>
    <w:div w:id="10034200">
      <w:bodyDiv w:val="1"/>
      <w:marLeft w:val="0"/>
      <w:marRight w:val="0"/>
      <w:marTop w:val="0"/>
      <w:marBottom w:val="0"/>
      <w:divBdr>
        <w:top w:val="none" w:sz="0" w:space="0" w:color="auto"/>
        <w:left w:val="none" w:sz="0" w:space="0" w:color="auto"/>
        <w:bottom w:val="none" w:sz="0" w:space="0" w:color="auto"/>
        <w:right w:val="none" w:sz="0" w:space="0" w:color="auto"/>
      </w:divBdr>
    </w:div>
    <w:div w:id="10693932">
      <w:bodyDiv w:val="1"/>
      <w:marLeft w:val="0"/>
      <w:marRight w:val="0"/>
      <w:marTop w:val="0"/>
      <w:marBottom w:val="0"/>
      <w:divBdr>
        <w:top w:val="none" w:sz="0" w:space="0" w:color="auto"/>
        <w:left w:val="none" w:sz="0" w:space="0" w:color="auto"/>
        <w:bottom w:val="none" w:sz="0" w:space="0" w:color="auto"/>
        <w:right w:val="none" w:sz="0" w:space="0" w:color="auto"/>
      </w:divBdr>
    </w:div>
    <w:div w:id="16464030">
      <w:bodyDiv w:val="1"/>
      <w:marLeft w:val="0"/>
      <w:marRight w:val="0"/>
      <w:marTop w:val="0"/>
      <w:marBottom w:val="0"/>
      <w:divBdr>
        <w:top w:val="none" w:sz="0" w:space="0" w:color="auto"/>
        <w:left w:val="none" w:sz="0" w:space="0" w:color="auto"/>
        <w:bottom w:val="none" w:sz="0" w:space="0" w:color="auto"/>
        <w:right w:val="none" w:sz="0" w:space="0" w:color="auto"/>
      </w:divBdr>
    </w:div>
    <w:div w:id="22288333">
      <w:bodyDiv w:val="1"/>
      <w:marLeft w:val="0"/>
      <w:marRight w:val="0"/>
      <w:marTop w:val="0"/>
      <w:marBottom w:val="0"/>
      <w:divBdr>
        <w:top w:val="none" w:sz="0" w:space="0" w:color="auto"/>
        <w:left w:val="none" w:sz="0" w:space="0" w:color="auto"/>
        <w:bottom w:val="none" w:sz="0" w:space="0" w:color="auto"/>
        <w:right w:val="none" w:sz="0" w:space="0" w:color="auto"/>
      </w:divBdr>
    </w:div>
    <w:div w:id="22827086">
      <w:bodyDiv w:val="1"/>
      <w:marLeft w:val="0"/>
      <w:marRight w:val="0"/>
      <w:marTop w:val="0"/>
      <w:marBottom w:val="0"/>
      <w:divBdr>
        <w:top w:val="none" w:sz="0" w:space="0" w:color="auto"/>
        <w:left w:val="none" w:sz="0" w:space="0" w:color="auto"/>
        <w:bottom w:val="none" w:sz="0" w:space="0" w:color="auto"/>
        <w:right w:val="none" w:sz="0" w:space="0" w:color="auto"/>
      </w:divBdr>
    </w:div>
    <w:div w:id="30113106">
      <w:bodyDiv w:val="1"/>
      <w:marLeft w:val="0"/>
      <w:marRight w:val="0"/>
      <w:marTop w:val="0"/>
      <w:marBottom w:val="0"/>
      <w:divBdr>
        <w:top w:val="none" w:sz="0" w:space="0" w:color="auto"/>
        <w:left w:val="none" w:sz="0" w:space="0" w:color="auto"/>
        <w:bottom w:val="none" w:sz="0" w:space="0" w:color="auto"/>
        <w:right w:val="none" w:sz="0" w:space="0" w:color="auto"/>
      </w:divBdr>
    </w:div>
    <w:div w:id="32734512">
      <w:bodyDiv w:val="1"/>
      <w:marLeft w:val="0"/>
      <w:marRight w:val="0"/>
      <w:marTop w:val="0"/>
      <w:marBottom w:val="0"/>
      <w:divBdr>
        <w:top w:val="none" w:sz="0" w:space="0" w:color="auto"/>
        <w:left w:val="none" w:sz="0" w:space="0" w:color="auto"/>
        <w:bottom w:val="none" w:sz="0" w:space="0" w:color="auto"/>
        <w:right w:val="none" w:sz="0" w:space="0" w:color="auto"/>
      </w:divBdr>
    </w:div>
    <w:div w:id="33239670">
      <w:bodyDiv w:val="1"/>
      <w:marLeft w:val="0"/>
      <w:marRight w:val="0"/>
      <w:marTop w:val="0"/>
      <w:marBottom w:val="0"/>
      <w:divBdr>
        <w:top w:val="none" w:sz="0" w:space="0" w:color="auto"/>
        <w:left w:val="none" w:sz="0" w:space="0" w:color="auto"/>
        <w:bottom w:val="none" w:sz="0" w:space="0" w:color="auto"/>
        <w:right w:val="none" w:sz="0" w:space="0" w:color="auto"/>
      </w:divBdr>
    </w:div>
    <w:div w:id="33384218">
      <w:bodyDiv w:val="1"/>
      <w:marLeft w:val="0"/>
      <w:marRight w:val="0"/>
      <w:marTop w:val="0"/>
      <w:marBottom w:val="0"/>
      <w:divBdr>
        <w:top w:val="none" w:sz="0" w:space="0" w:color="auto"/>
        <w:left w:val="none" w:sz="0" w:space="0" w:color="auto"/>
        <w:bottom w:val="none" w:sz="0" w:space="0" w:color="auto"/>
        <w:right w:val="none" w:sz="0" w:space="0" w:color="auto"/>
      </w:divBdr>
    </w:div>
    <w:div w:id="39476026">
      <w:bodyDiv w:val="1"/>
      <w:marLeft w:val="0"/>
      <w:marRight w:val="0"/>
      <w:marTop w:val="0"/>
      <w:marBottom w:val="0"/>
      <w:divBdr>
        <w:top w:val="none" w:sz="0" w:space="0" w:color="auto"/>
        <w:left w:val="none" w:sz="0" w:space="0" w:color="auto"/>
        <w:bottom w:val="none" w:sz="0" w:space="0" w:color="auto"/>
        <w:right w:val="none" w:sz="0" w:space="0" w:color="auto"/>
      </w:divBdr>
    </w:div>
    <w:div w:id="43525078">
      <w:bodyDiv w:val="1"/>
      <w:marLeft w:val="0"/>
      <w:marRight w:val="0"/>
      <w:marTop w:val="0"/>
      <w:marBottom w:val="0"/>
      <w:divBdr>
        <w:top w:val="none" w:sz="0" w:space="0" w:color="auto"/>
        <w:left w:val="none" w:sz="0" w:space="0" w:color="auto"/>
        <w:bottom w:val="none" w:sz="0" w:space="0" w:color="auto"/>
        <w:right w:val="none" w:sz="0" w:space="0" w:color="auto"/>
      </w:divBdr>
    </w:div>
    <w:div w:id="50739170">
      <w:bodyDiv w:val="1"/>
      <w:marLeft w:val="0"/>
      <w:marRight w:val="0"/>
      <w:marTop w:val="0"/>
      <w:marBottom w:val="0"/>
      <w:divBdr>
        <w:top w:val="none" w:sz="0" w:space="0" w:color="auto"/>
        <w:left w:val="none" w:sz="0" w:space="0" w:color="auto"/>
        <w:bottom w:val="none" w:sz="0" w:space="0" w:color="auto"/>
        <w:right w:val="none" w:sz="0" w:space="0" w:color="auto"/>
      </w:divBdr>
    </w:div>
    <w:div w:id="50857194">
      <w:bodyDiv w:val="1"/>
      <w:marLeft w:val="0"/>
      <w:marRight w:val="0"/>
      <w:marTop w:val="0"/>
      <w:marBottom w:val="0"/>
      <w:divBdr>
        <w:top w:val="none" w:sz="0" w:space="0" w:color="auto"/>
        <w:left w:val="none" w:sz="0" w:space="0" w:color="auto"/>
        <w:bottom w:val="none" w:sz="0" w:space="0" w:color="auto"/>
        <w:right w:val="none" w:sz="0" w:space="0" w:color="auto"/>
      </w:divBdr>
    </w:div>
    <w:div w:id="52588373">
      <w:bodyDiv w:val="1"/>
      <w:marLeft w:val="0"/>
      <w:marRight w:val="0"/>
      <w:marTop w:val="0"/>
      <w:marBottom w:val="0"/>
      <w:divBdr>
        <w:top w:val="none" w:sz="0" w:space="0" w:color="auto"/>
        <w:left w:val="none" w:sz="0" w:space="0" w:color="auto"/>
        <w:bottom w:val="none" w:sz="0" w:space="0" w:color="auto"/>
        <w:right w:val="none" w:sz="0" w:space="0" w:color="auto"/>
      </w:divBdr>
    </w:div>
    <w:div w:id="54593669">
      <w:bodyDiv w:val="1"/>
      <w:marLeft w:val="0"/>
      <w:marRight w:val="0"/>
      <w:marTop w:val="0"/>
      <w:marBottom w:val="0"/>
      <w:divBdr>
        <w:top w:val="none" w:sz="0" w:space="0" w:color="auto"/>
        <w:left w:val="none" w:sz="0" w:space="0" w:color="auto"/>
        <w:bottom w:val="none" w:sz="0" w:space="0" w:color="auto"/>
        <w:right w:val="none" w:sz="0" w:space="0" w:color="auto"/>
      </w:divBdr>
    </w:div>
    <w:div w:id="55131213">
      <w:bodyDiv w:val="1"/>
      <w:marLeft w:val="0"/>
      <w:marRight w:val="0"/>
      <w:marTop w:val="0"/>
      <w:marBottom w:val="0"/>
      <w:divBdr>
        <w:top w:val="none" w:sz="0" w:space="0" w:color="auto"/>
        <w:left w:val="none" w:sz="0" w:space="0" w:color="auto"/>
        <w:bottom w:val="none" w:sz="0" w:space="0" w:color="auto"/>
        <w:right w:val="none" w:sz="0" w:space="0" w:color="auto"/>
      </w:divBdr>
    </w:div>
    <w:div w:id="66735981">
      <w:bodyDiv w:val="1"/>
      <w:marLeft w:val="0"/>
      <w:marRight w:val="0"/>
      <w:marTop w:val="0"/>
      <w:marBottom w:val="0"/>
      <w:divBdr>
        <w:top w:val="none" w:sz="0" w:space="0" w:color="auto"/>
        <w:left w:val="none" w:sz="0" w:space="0" w:color="auto"/>
        <w:bottom w:val="none" w:sz="0" w:space="0" w:color="auto"/>
        <w:right w:val="none" w:sz="0" w:space="0" w:color="auto"/>
      </w:divBdr>
    </w:div>
    <w:div w:id="68699852">
      <w:bodyDiv w:val="1"/>
      <w:marLeft w:val="0"/>
      <w:marRight w:val="0"/>
      <w:marTop w:val="0"/>
      <w:marBottom w:val="0"/>
      <w:divBdr>
        <w:top w:val="none" w:sz="0" w:space="0" w:color="auto"/>
        <w:left w:val="none" w:sz="0" w:space="0" w:color="auto"/>
        <w:bottom w:val="none" w:sz="0" w:space="0" w:color="auto"/>
        <w:right w:val="none" w:sz="0" w:space="0" w:color="auto"/>
      </w:divBdr>
    </w:div>
    <w:div w:id="68892803">
      <w:bodyDiv w:val="1"/>
      <w:marLeft w:val="0"/>
      <w:marRight w:val="0"/>
      <w:marTop w:val="0"/>
      <w:marBottom w:val="0"/>
      <w:divBdr>
        <w:top w:val="none" w:sz="0" w:space="0" w:color="auto"/>
        <w:left w:val="none" w:sz="0" w:space="0" w:color="auto"/>
        <w:bottom w:val="none" w:sz="0" w:space="0" w:color="auto"/>
        <w:right w:val="none" w:sz="0" w:space="0" w:color="auto"/>
      </w:divBdr>
    </w:div>
    <w:div w:id="70855875">
      <w:bodyDiv w:val="1"/>
      <w:marLeft w:val="0"/>
      <w:marRight w:val="0"/>
      <w:marTop w:val="0"/>
      <w:marBottom w:val="0"/>
      <w:divBdr>
        <w:top w:val="none" w:sz="0" w:space="0" w:color="auto"/>
        <w:left w:val="none" w:sz="0" w:space="0" w:color="auto"/>
        <w:bottom w:val="none" w:sz="0" w:space="0" w:color="auto"/>
        <w:right w:val="none" w:sz="0" w:space="0" w:color="auto"/>
      </w:divBdr>
    </w:div>
    <w:div w:id="74404706">
      <w:bodyDiv w:val="1"/>
      <w:marLeft w:val="0"/>
      <w:marRight w:val="0"/>
      <w:marTop w:val="0"/>
      <w:marBottom w:val="0"/>
      <w:divBdr>
        <w:top w:val="none" w:sz="0" w:space="0" w:color="auto"/>
        <w:left w:val="none" w:sz="0" w:space="0" w:color="auto"/>
        <w:bottom w:val="none" w:sz="0" w:space="0" w:color="auto"/>
        <w:right w:val="none" w:sz="0" w:space="0" w:color="auto"/>
      </w:divBdr>
    </w:div>
    <w:div w:id="81412321">
      <w:bodyDiv w:val="1"/>
      <w:marLeft w:val="0"/>
      <w:marRight w:val="0"/>
      <w:marTop w:val="0"/>
      <w:marBottom w:val="0"/>
      <w:divBdr>
        <w:top w:val="none" w:sz="0" w:space="0" w:color="auto"/>
        <w:left w:val="none" w:sz="0" w:space="0" w:color="auto"/>
        <w:bottom w:val="none" w:sz="0" w:space="0" w:color="auto"/>
        <w:right w:val="none" w:sz="0" w:space="0" w:color="auto"/>
      </w:divBdr>
    </w:div>
    <w:div w:id="81997194">
      <w:bodyDiv w:val="1"/>
      <w:marLeft w:val="0"/>
      <w:marRight w:val="0"/>
      <w:marTop w:val="0"/>
      <w:marBottom w:val="0"/>
      <w:divBdr>
        <w:top w:val="none" w:sz="0" w:space="0" w:color="auto"/>
        <w:left w:val="none" w:sz="0" w:space="0" w:color="auto"/>
        <w:bottom w:val="none" w:sz="0" w:space="0" w:color="auto"/>
        <w:right w:val="none" w:sz="0" w:space="0" w:color="auto"/>
      </w:divBdr>
    </w:div>
    <w:div w:id="82804055">
      <w:bodyDiv w:val="1"/>
      <w:marLeft w:val="0"/>
      <w:marRight w:val="0"/>
      <w:marTop w:val="0"/>
      <w:marBottom w:val="0"/>
      <w:divBdr>
        <w:top w:val="none" w:sz="0" w:space="0" w:color="auto"/>
        <w:left w:val="none" w:sz="0" w:space="0" w:color="auto"/>
        <w:bottom w:val="none" w:sz="0" w:space="0" w:color="auto"/>
        <w:right w:val="none" w:sz="0" w:space="0" w:color="auto"/>
      </w:divBdr>
    </w:div>
    <w:div w:id="84303311">
      <w:bodyDiv w:val="1"/>
      <w:marLeft w:val="0"/>
      <w:marRight w:val="0"/>
      <w:marTop w:val="0"/>
      <w:marBottom w:val="0"/>
      <w:divBdr>
        <w:top w:val="none" w:sz="0" w:space="0" w:color="auto"/>
        <w:left w:val="none" w:sz="0" w:space="0" w:color="auto"/>
        <w:bottom w:val="none" w:sz="0" w:space="0" w:color="auto"/>
        <w:right w:val="none" w:sz="0" w:space="0" w:color="auto"/>
      </w:divBdr>
    </w:div>
    <w:div w:id="85928149">
      <w:bodyDiv w:val="1"/>
      <w:marLeft w:val="0"/>
      <w:marRight w:val="0"/>
      <w:marTop w:val="0"/>
      <w:marBottom w:val="0"/>
      <w:divBdr>
        <w:top w:val="none" w:sz="0" w:space="0" w:color="auto"/>
        <w:left w:val="none" w:sz="0" w:space="0" w:color="auto"/>
        <w:bottom w:val="none" w:sz="0" w:space="0" w:color="auto"/>
        <w:right w:val="none" w:sz="0" w:space="0" w:color="auto"/>
      </w:divBdr>
    </w:div>
    <w:div w:id="87847390">
      <w:bodyDiv w:val="1"/>
      <w:marLeft w:val="0"/>
      <w:marRight w:val="0"/>
      <w:marTop w:val="0"/>
      <w:marBottom w:val="0"/>
      <w:divBdr>
        <w:top w:val="none" w:sz="0" w:space="0" w:color="auto"/>
        <w:left w:val="none" w:sz="0" w:space="0" w:color="auto"/>
        <w:bottom w:val="none" w:sz="0" w:space="0" w:color="auto"/>
        <w:right w:val="none" w:sz="0" w:space="0" w:color="auto"/>
      </w:divBdr>
    </w:div>
    <w:div w:id="88477858">
      <w:bodyDiv w:val="1"/>
      <w:marLeft w:val="0"/>
      <w:marRight w:val="0"/>
      <w:marTop w:val="0"/>
      <w:marBottom w:val="0"/>
      <w:divBdr>
        <w:top w:val="none" w:sz="0" w:space="0" w:color="auto"/>
        <w:left w:val="none" w:sz="0" w:space="0" w:color="auto"/>
        <w:bottom w:val="none" w:sz="0" w:space="0" w:color="auto"/>
        <w:right w:val="none" w:sz="0" w:space="0" w:color="auto"/>
      </w:divBdr>
    </w:div>
    <w:div w:id="95828261">
      <w:bodyDiv w:val="1"/>
      <w:marLeft w:val="0"/>
      <w:marRight w:val="0"/>
      <w:marTop w:val="0"/>
      <w:marBottom w:val="0"/>
      <w:divBdr>
        <w:top w:val="none" w:sz="0" w:space="0" w:color="auto"/>
        <w:left w:val="none" w:sz="0" w:space="0" w:color="auto"/>
        <w:bottom w:val="none" w:sz="0" w:space="0" w:color="auto"/>
        <w:right w:val="none" w:sz="0" w:space="0" w:color="auto"/>
      </w:divBdr>
      <w:divsChild>
        <w:div w:id="90127194">
          <w:marLeft w:val="1800"/>
          <w:marRight w:val="0"/>
          <w:marTop w:val="100"/>
          <w:marBottom w:val="120"/>
          <w:divBdr>
            <w:top w:val="none" w:sz="0" w:space="0" w:color="auto"/>
            <w:left w:val="none" w:sz="0" w:space="0" w:color="auto"/>
            <w:bottom w:val="none" w:sz="0" w:space="0" w:color="auto"/>
            <w:right w:val="none" w:sz="0" w:space="0" w:color="auto"/>
          </w:divBdr>
        </w:div>
        <w:div w:id="1632856974">
          <w:marLeft w:val="1800"/>
          <w:marRight w:val="0"/>
          <w:marTop w:val="100"/>
          <w:marBottom w:val="120"/>
          <w:divBdr>
            <w:top w:val="none" w:sz="0" w:space="0" w:color="auto"/>
            <w:left w:val="none" w:sz="0" w:space="0" w:color="auto"/>
            <w:bottom w:val="none" w:sz="0" w:space="0" w:color="auto"/>
            <w:right w:val="none" w:sz="0" w:space="0" w:color="auto"/>
          </w:divBdr>
        </w:div>
        <w:div w:id="2102022697">
          <w:marLeft w:val="1800"/>
          <w:marRight w:val="0"/>
          <w:marTop w:val="100"/>
          <w:marBottom w:val="120"/>
          <w:divBdr>
            <w:top w:val="none" w:sz="0" w:space="0" w:color="auto"/>
            <w:left w:val="none" w:sz="0" w:space="0" w:color="auto"/>
            <w:bottom w:val="none" w:sz="0" w:space="0" w:color="auto"/>
            <w:right w:val="none" w:sz="0" w:space="0" w:color="auto"/>
          </w:divBdr>
        </w:div>
      </w:divsChild>
    </w:div>
    <w:div w:id="100809655">
      <w:bodyDiv w:val="1"/>
      <w:marLeft w:val="0"/>
      <w:marRight w:val="0"/>
      <w:marTop w:val="0"/>
      <w:marBottom w:val="0"/>
      <w:divBdr>
        <w:top w:val="none" w:sz="0" w:space="0" w:color="auto"/>
        <w:left w:val="none" w:sz="0" w:space="0" w:color="auto"/>
        <w:bottom w:val="none" w:sz="0" w:space="0" w:color="auto"/>
        <w:right w:val="none" w:sz="0" w:space="0" w:color="auto"/>
      </w:divBdr>
    </w:div>
    <w:div w:id="101264198">
      <w:bodyDiv w:val="1"/>
      <w:marLeft w:val="0"/>
      <w:marRight w:val="0"/>
      <w:marTop w:val="0"/>
      <w:marBottom w:val="0"/>
      <w:divBdr>
        <w:top w:val="none" w:sz="0" w:space="0" w:color="auto"/>
        <w:left w:val="none" w:sz="0" w:space="0" w:color="auto"/>
        <w:bottom w:val="none" w:sz="0" w:space="0" w:color="auto"/>
        <w:right w:val="none" w:sz="0" w:space="0" w:color="auto"/>
      </w:divBdr>
    </w:div>
    <w:div w:id="105736789">
      <w:bodyDiv w:val="1"/>
      <w:marLeft w:val="0"/>
      <w:marRight w:val="0"/>
      <w:marTop w:val="0"/>
      <w:marBottom w:val="0"/>
      <w:divBdr>
        <w:top w:val="none" w:sz="0" w:space="0" w:color="auto"/>
        <w:left w:val="none" w:sz="0" w:space="0" w:color="auto"/>
        <w:bottom w:val="none" w:sz="0" w:space="0" w:color="auto"/>
        <w:right w:val="none" w:sz="0" w:space="0" w:color="auto"/>
      </w:divBdr>
    </w:div>
    <w:div w:id="108939148">
      <w:bodyDiv w:val="1"/>
      <w:marLeft w:val="0"/>
      <w:marRight w:val="0"/>
      <w:marTop w:val="0"/>
      <w:marBottom w:val="0"/>
      <w:divBdr>
        <w:top w:val="none" w:sz="0" w:space="0" w:color="auto"/>
        <w:left w:val="none" w:sz="0" w:space="0" w:color="auto"/>
        <w:bottom w:val="none" w:sz="0" w:space="0" w:color="auto"/>
        <w:right w:val="none" w:sz="0" w:space="0" w:color="auto"/>
      </w:divBdr>
    </w:div>
    <w:div w:id="109396120">
      <w:bodyDiv w:val="1"/>
      <w:marLeft w:val="0"/>
      <w:marRight w:val="0"/>
      <w:marTop w:val="0"/>
      <w:marBottom w:val="0"/>
      <w:divBdr>
        <w:top w:val="none" w:sz="0" w:space="0" w:color="auto"/>
        <w:left w:val="none" w:sz="0" w:space="0" w:color="auto"/>
        <w:bottom w:val="none" w:sz="0" w:space="0" w:color="auto"/>
        <w:right w:val="none" w:sz="0" w:space="0" w:color="auto"/>
      </w:divBdr>
    </w:div>
    <w:div w:id="110829176">
      <w:bodyDiv w:val="1"/>
      <w:marLeft w:val="0"/>
      <w:marRight w:val="0"/>
      <w:marTop w:val="0"/>
      <w:marBottom w:val="0"/>
      <w:divBdr>
        <w:top w:val="none" w:sz="0" w:space="0" w:color="auto"/>
        <w:left w:val="none" w:sz="0" w:space="0" w:color="auto"/>
        <w:bottom w:val="none" w:sz="0" w:space="0" w:color="auto"/>
        <w:right w:val="none" w:sz="0" w:space="0" w:color="auto"/>
      </w:divBdr>
    </w:div>
    <w:div w:id="111558309">
      <w:bodyDiv w:val="1"/>
      <w:marLeft w:val="0"/>
      <w:marRight w:val="0"/>
      <w:marTop w:val="0"/>
      <w:marBottom w:val="0"/>
      <w:divBdr>
        <w:top w:val="none" w:sz="0" w:space="0" w:color="auto"/>
        <w:left w:val="none" w:sz="0" w:space="0" w:color="auto"/>
        <w:bottom w:val="none" w:sz="0" w:space="0" w:color="auto"/>
        <w:right w:val="none" w:sz="0" w:space="0" w:color="auto"/>
      </w:divBdr>
    </w:div>
    <w:div w:id="113259837">
      <w:bodyDiv w:val="1"/>
      <w:marLeft w:val="0"/>
      <w:marRight w:val="0"/>
      <w:marTop w:val="0"/>
      <w:marBottom w:val="0"/>
      <w:divBdr>
        <w:top w:val="none" w:sz="0" w:space="0" w:color="auto"/>
        <w:left w:val="none" w:sz="0" w:space="0" w:color="auto"/>
        <w:bottom w:val="none" w:sz="0" w:space="0" w:color="auto"/>
        <w:right w:val="none" w:sz="0" w:space="0" w:color="auto"/>
      </w:divBdr>
    </w:div>
    <w:div w:id="116872886">
      <w:bodyDiv w:val="1"/>
      <w:marLeft w:val="0"/>
      <w:marRight w:val="0"/>
      <w:marTop w:val="0"/>
      <w:marBottom w:val="0"/>
      <w:divBdr>
        <w:top w:val="none" w:sz="0" w:space="0" w:color="auto"/>
        <w:left w:val="none" w:sz="0" w:space="0" w:color="auto"/>
        <w:bottom w:val="none" w:sz="0" w:space="0" w:color="auto"/>
        <w:right w:val="none" w:sz="0" w:space="0" w:color="auto"/>
      </w:divBdr>
    </w:div>
    <w:div w:id="118107501">
      <w:bodyDiv w:val="1"/>
      <w:marLeft w:val="0"/>
      <w:marRight w:val="0"/>
      <w:marTop w:val="0"/>
      <w:marBottom w:val="0"/>
      <w:divBdr>
        <w:top w:val="none" w:sz="0" w:space="0" w:color="auto"/>
        <w:left w:val="none" w:sz="0" w:space="0" w:color="auto"/>
        <w:bottom w:val="none" w:sz="0" w:space="0" w:color="auto"/>
        <w:right w:val="none" w:sz="0" w:space="0" w:color="auto"/>
      </w:divBdr>
    </w:div>
    <w:div w:id="118232923">
      <w:bodyDiv w:val="1"/>
      <w:marLeft w:val="0"/>
      <w:marRight w:val="0"/>
      <w:marTop w:val="0"/>
      <w:marBottom w:val="0"/>
      <w:divBdr>
        <w:top w:val="none" w:sz="0" w:space="0" w:color="auto"/>
        <w:left w:val="none" w:sz="0" w:space="0" w:color="auto"/>
        <w:bottom w:val="none" w:sz="0" w:space="0" w:color="auto"/>
        <w:right w:val="none" w:sz="0" w:space="0" w:color="auto"/>
      </w:divBdr>
    </w:div>
    <w:div w:id="119231624">
      <w:bodyDiv w:val="1"/>
      <w:marLeft w:val="0"/>
      <w:marRight w:val="0"/>
      <w:marTop w:val="0"/>
      <w:marBottom w:val="0"/>
      <w:divBdr>
        <w:top w:val="none" w:sz="0" w:space="0" w:color="auto"/>
        <w:left w:val="none" w:sz="0" w:space="0" w:color="auto"/>
        <w:bottom w:val="none" w:sz="0" w:space="0" w:color="auto"/>
        <w:right w:val="none" w:sz="0" w:space="0" w:color="auto"/>
      </w:divBdr>
    </w:div>
    <w:div w:id="121122544">
      <w:bodyDiv w:val="1"/>
      <w:marLeft w:val="0"/>
      <w:marRight w:val="0"/>
      <w:marTop w:val="0"/>
      <w:marBottom w:val="0"/>
      <w:divBdr>
        <w:top w:val="none" w:sz="0" w:space="0" w:color="auto"/>
        <w:left w:val="none" w:sz="0" w:space="0" w:color="auto"/>
        <w:bottom w:val="none" w:sz="0" w:space="0" w:color="auto"/>
        <w:right w:val="none" w:sz="0" w:space="0" w:color="auto"/>
      </w:divBdr>
    </w:div>
    <w:div w:id="128595305">
      <w:bodyDiv w:val="1"/>
      <w:marLeft w:val="0"/>
      <w:marRight w:val="0"/>
      <w:marTop w:val="0"/>
      <w:marBottom w:val="0"/>
      <w:divBdr>
        <w:top w:val="none" w:sz="0" w:space="0" w:color="auto"/>
        <w:left w:val="none" w:sz="0" w:space="0" w:color="auto"/>
        <w:bottom w:val="none" w:sz="0" w:space="0" w:color="auto"/>
        <w:right w:val="none" w:sz="0" w:space="0" w:color="auto"/>
      </w:divBdr>
    </w:div>
    <w:div w:id="128982503">
      <w:bodyDiv w:val="1"/>
      <w:marLeft w:val="0"/>
      <w:marRight w:val="0"/>
      <w:marTop w:val="0"/>
      <w:marBottom w:val="0"/>
      <w:divBdr>
        <w:top w:val="none" w:sz="0" w:space="0" w:color="auto"/>
        <w:left w:val="none" w:sz="0" w:space="0" w:color="auto"/>
        <w:bottom w:val="none" w:sz="0" w:space="0" w:color="auto"/>
        <w:right w:val="none" w:sz="0" w:space="0" w:color="auto"/>
      </w:divBdr>
    </w:div>
    <w:div w:id="129330781">
      <w:bodyDiv w:val="1"/>
      <w:marLeft w:val="0"/>
      <w:marRight w:val="0"/>
      <w:marTop w:val="0"/>
      <w:marBottom w:val="0"/>
      <w:divBdr>
        <w:top w:val="none" w:sz="0" w:space="0" w:color="auto"/>
        <w:left w:val="none" w:sz="0" w:space="0" w:color="auto"/>
        <w:bottom w:val="none" w:sz="0" w:space="0" w:color="auto"/>
        <w:right w:val="none" w:sz="0" w:space="0" w:color="auto"/>
      </w:divBdr>
    </w:div>
    <w:div w:id="130023569">
      <w:bodyDiv w:val="1"/>
      <w:marLeft w:val="0"/>
      <w:marRight w:val="0"/>
      <w:marTop w:val="0"/>
      <w:marBottom w:val="0"/>
      <w:divBdr>
        <w:top w:val="none" w:sz="0" w:space="0" w:color="auto"/>
        <w:left w:val="none" w:sz="0" w:space="0" w:color="auto"/>
        <w:bottom w:val="none" w:sz="0" w:space="0" w:color="auto"/>
        <w:right w:val="none" w:sz="0" w:space="0" w:color="auto"/>
      </w:divBdr>
    </w:div>
    <w:div w:id="132331140">
      <w:bodyDiv w:val="1"/>
      <w:marLeft w:val="0"/>
      <w:marRight w:val="0"/>
      <w:marTop w:val="0"/>
      <w:marBottom w:val="0"/>
      <w:divBdr>
        <w:top w:val="none" w:sz="0" w:space="0" w:color="auto"/>
        <w:left w:val="none" w:sz="0" w:space="0" w:color="auto"/>
        <w:bottom w:val="none" w:sz="0" w:space="0" w:color="auto"/>
        <w:right w:val="none" w:sz="0" w:space="0" w:color="auto"/>
      </w:divBdr>
      <w:divsChild>
        <w:div w:id="194857580">
          <w:marLeft w:val="0"/>
          <w:marRight w:val="0"/>
          <w:marTop w:val="0"/>
          <w:marBottom w:val="75"/>
          <w:divBdr>
            <w:top w:val="none" w:sz="0" w:space="0" w:color="auto"/>
            <w:left w:val="none" w:sz="0" w:space="0" w:color="auto"/>
            <w:bottom w:val="none" w:sz="0" w:space="0" w:color="auto"/>
            <w:right w:val="none" w:sz="0" w:space="0" w:color="auto"/>
          </w:divBdr>
        </w:div>
      </w:divsChild>
    </w:div>
    <w:div w:id="134028793">
      <w:bodyDiv w:val="1"/>
      <w:marLeft w:val="0"/>
      <w:marRight w:val="0"/>
      <w:marTop w:val="0"/>
      <w:marBottom w:val="0"/>
      <w:divBdr>
        <w:top w:val="none" w:sz="0" w:space="0" w:color="auto"/>
        <w:left w:val="none" w:sz="0" w:space="0" w:color="auto"/>
        <w:bottom w:val="none" w:sz="0" w:space="0" w:color="auto"/>
        <w:right w:val="none" w:sz="0" w:space="0" w:color="auto"/>
      </w:divBdr>
    </w:div>
    <w:div w:id="136075967">
      <w:bodyDiv w:val="1"/>
      <w:marLeft w:val="0"/>
      <w:marRight w:val="0"/>
      <w:marTop w:val="0"/>
      <w:marBottom w:val="0"/>
      <w:divBdr>
        <w:top w:val="none" w:sz="0" w:space="0" w:color="auto"/>
        <w:left w:val="none" w:sz="0" w:space="0" w:color="auto"/>
        <w:bottom w:val="none" w:sz="0" w:space="0" w:color="auto"/>
        <w:right w:val="none" w:sz="0" w:space="0" w:color="auto"/>
      </w:divBdr>
    </w:div>
    <w:div w:id="143355351">
      <w:bodyDiv w:val="1"/>
      <w:marLeft w:val="0"/>
      <w:marRight w:val="0"/>
      <w:marTop w:val="0"/>
      <w:marBottom w:val="0"/>
      <w:divBdr>
        <w:top w:val="none" w:sz="0" w:space="0" w:color="auto"/>
        <w:left w:val="none" w:sz="0" w:space="0" w:color="auto"/>
        <w:bottom w:val="none" w:sz="0" w:space="0" w:color="auto"/>
        <w:right w:val="none" w:sz="0" w:space="0" w:color="auto"/>
      </w:divBdr>
    </w:div>
    <w:div w:id="143740846">
      <w:bodyDiv w:val="1"/>
      <w:marLeft w:val="0"/>
      <w:marRight w:val="0"/>
      <w:marTop w:val="0"/>
      <w:marBottom w:val="0"/>
      <w:divBdr>
        <w:top w:val="none" w:sz="0" w:space="0" w:color="auto"/>
        <w:left w:val="none" w:sz="0" w:space="0" w:color="auto"/>
        <w:bottom w:val="none" w:sz="0" w:space="0" w:color="auto"/>
        <w:right w:val="none" w:sz="0" w:space="0" w:color="auto"/>
      </w:divBdr>
    </w:div>
    <w:div w:id="146098250">
      <w:bodyDiv w:val="1"/>
      <w:marLeft w:val="0"/>
      <w:marRight w:val="0"/>
      <w:marTop w:val="0"/>
      <w:marBottom w:val="0"/>
      <w:divBdr>
        <w:top w:val="none" w:sz="0" w:space="0" w:color="auto"/>
        <w:left w:val="none" w:sz="0" w:space="0" w:color="auto"/>
        <w:bottom w:val="none" w:sz="0" w:space="0" w:color="auto"/>
        <w:right w:val="none" w:sz="0" w:space="0" w:color="auto"/>
      </w:divBdr>
    </w:div>
    <w:div w:id="147553006">
      <w:bodyDiv w:val="1"/>
      <w:marLeft w:val="0"/>
      <w:marRight w:val="0"/>
      <w:marTop w:val="0"/>
      <w:marBottom w:val="0"/>
      <w:divBdr>
        <w:top w:val="none" w:sz="0" w:space="0" w:color="auto"/>
        <w:left w:val="none" w:sz="0" w:space="0" w:color="auto"/>
        <w:bottom w:val="none" w:sz="0" w:space="0" w:color="auto"/>
        <w:right w:val="none" w:sz="0" w:space="0" w:color="auto"/>
      </w:divBdr>
    </w:div>
    <w:div w:id="150759167">
      <w:bodyDiv w:val="1"/>
      <w:marLeft w:val="0"/>
      <w:marRight w:val="0"/>
      <w:marTop w:val="0"/>
      <w:marBottom w:val="0"/>
      <w:divBdr>
        <w:top w:val="none" w:sz="0" w:space="0" w:color="auto"/>
        <w:left w:val="none" w:sz="0" w:space="0" w:color="auto"/>
        <w:bottom w:val="none" w:sz="0" w:space="0" w:color="auto"/>
        <w:right w:val="none" w:sz="0" w:space="0" w:color="auto"/>
      </w:divBdr>
    </w:div>
    <w:div w:id="151798739">
      <w:bodyDiv w:val="1"/>
      <w:marLeft w:val="0"/>
      <w:marRight w:val="0"/>
      <w:marTop w:val="0"/>
      <w:marBottom w:val="0"/>
      <w:divBdr>
        <w:top w:val="none" w:sz="0" w:space="0" w:color="auto"/>
        <w:left w:val="none" w:sz="0" w:space="0" w:color="auto"/>
        <w:bottom w:val="none" w:sz="0" w:space="0" w:color="auto"/>
        <w:right w:val="none" w:sz="0" w:space="0" w:color="auto"/>
      </w:divBdr>
    </w:div>
    <w:div w:id="152335554">
      <w:bodyDiv w:val="1"/>
      <w:marLeft w:val="0"/>
      <w:marRight w:val="0"/>
      <w:marTop w:val="0"/>
      <w:marBottom w:val="0"/>
      <w:divBdr>
        <w:top w:val="none" w:sz="0" w:space="0" w:color="auto"/>
        <w:left w:val="none" w:sz="0" w:space="0" w:color="auto"/>
        <w:bottom w:val="none" w:sz="0" w:space="0" w:color="auto"/>
        <w:right w:val="none" w:sz="0" w:space="0" w:color="auto"/>
      </w:divBdr>
    </w:div>
    <w:div w:id="165290230">
      <w:bodyDiv w:val="1"/>
      <w:marLeft w:val="0"/>
      <w:marRight w:val="0"/>
      <w:marTop w:val="0"/>
      <w:marBottom w:val="0"/>
      <w:divBdr>
        <w:top w:val="none" w:sz="0" w:space="0" w:color="auto"/>
        <w:left w:val="none" w:sz="0" w:space="0" w:color="auto"/>
        <w:bottom w:val="none" w:sz="0" w:space="0" w:color="auto"/>
        <w:right w:val="none" w:sz="0" w:space="0" w:color="auto"/>
      </w:divBdr>
    </w:div>
    <w:div w:id="167864464">
      <w:bodyDiv w:val="1"/>
      <w:marLeft w:val="0"/>
      <w:marRight w:val="0"/>
      <w:marTop w:val="0"/>
      <w:marBottom w:val="0"/>
      <w:divBdr>
        <w:top w:val="none" w:sz="0" w:space="0" w:color="auto"/>
        <w:left w:val="none" w:sz="0" w:space="0" w:color="auto"/>
        <w:bottom w:val="none" w:sz="0" w:space="0" w:color="auto"/>
        <w:right w:val="none" w:sz="0" w:space="0" w:color="auto"/>
      </w:divBdr>
    </w:div>
    <w:div w:id="171649895">
      <w:bodyDiv w:val="1"/>
      <w:marLeft w:val="0"/>
      <w:marRight w:val="0"/>
      <w:marTop w:val="0"/>
      <w:marBottom w:val="0"/>
      <w:divBdr>
        <w:top w:val="none" w:sz="0" w:space="0" w:color="auto"/>
        <w:left w:val="none" w:sz="0" w:space="0" w:color="auto"/>
        <w:bottom w:val="none" w:sz="0" w:space="0" w:color="auto"/>
        <w:right w:val="none" w:sz="0" w:space="0" w:color="auto"/>
      </w:divBdr>
    </w:div>
    <w:div w:id="172032593">
      <w:bodyDiv w:val="1"/>
      <w:marLeft w:val="0"/>
      <w:marRight w:val="0"/>
      <w:marTop w:val="0"/>
      <w:marBottom w:val="0"/>
      <w:divBdr>
        <w:top w:val="none" w:sz="0" w:space="0" w:color="auto"/>
        <w:left w:val="none" w:sz="0" w:space="0" w:color="auto"/>
        <w:bottom w:val="none" w:sz="0" w:space="0" w:color="auto"/>
        <w:right w:val="none" w:sz="0" w:space="0" w:color="auto"/>
      </w:divBdr>
    </w:div>
    <w:div w:id="174075306">
      <w:bodyDiv w:val="1"/>
      <w:marLeft w:val="0"/>
      <w:marRight w:val="0"/>
      <w:marTop w:val="0"/>
      <w:marBottom w:val="0"/>
      <w:divBdr>
        <w:top w:val="none" w:sz="0" w:space="0" w:color="auto"/>
        <w:left w:val="none" w:sz="0" w:space="0" w:color="auto"/>
        <w:bottom w:val="none" w:sz="0" w:space="0" w:color="auto"/>
        <w:right w:val="none" w:sz="0" w:space="0" w:color="auto"/>
      </w:divBdr>
    </w:div>
    <w:div w:id="176816191">
      <w:bodyDiv w:val="1"/>
      <w:marLeft w:val="0"/>
      <w:marRight w:val="0"/>
      <w:marTop w:val="0"/>
      <w:marBottom w:val="0"/>
      <w:divBdr>
        <w:top w:val="none" w:sz="0" w:space="0" w:color="auto"/>
        <w:left w:val="none" w:sz="0" w:space="0" w:color="auto"/>
        <w:bottom w:val="none" w:sz="0" w:space="0" w:color="auto"/>
        <w:right w:val="none" w:sz="0" w:space="0" w:color="auto"/>
      </w:divBdr>
    </w:div>
    <w:div w:id="178853734">
      <w:bodyDiv w:val="1"/>
      <w:marLeft w:val="0"/>
      <w:marRight w:val="0"/>
      <w:marTop w:val="0"/>
      <w:marBottom w:val="0"/>
      <w:divBdr>
        <w:top w:val="none" w:sz="0" w:space="0" w:color="auto"/>
        <w:left w:val="none" w:sz="0" w:space="0" w:color="auto"/>
        <w:bottom w:val="none" w:sz="0" w:space="0" w:color="auto"/>
        <w:right w:val="none" w:sz="0" w:space="0" w:color="auto"/>
      </w:divBdr>
    </w:div>
    <w:div w:id="181404198">
      <w:bodyDiv w:val="1"/>
      <w:marLeft w:val="0"/>
      <w:marRight w:val="0"/>
      <w:marTop w:val="0"/>
      <w:marBottom w:val="0"/>
      <w:divBdr>
        <w:top w:val="none" w:sz="0" w:space="0" w:color="auto"/>
        <w:left w:val="none" w:sz="0" w:space="0" w:color="auto"/>
        <w:bottom w:val="none" w:sz="0" w:space="0" w:color="auto"/>
        <w:right w:val="none" w:sz="0" w:space="0" w:color="auto"/>
      </w:divBdr>
    </w:div>
    <w:div w:id="181669655">
      <w:bodyDiv w:val="1"/>
      <w:marLeft w:val="0"/>
      <w:marRight w:val="0"/>
      <w:marTop w:val="0"/>
      <w:marBottom w:val="0"/>
      <w:divBdr>
        <w:top w:val="none" w:sz="0" w:space="0" w:color="auto"/>
        <w:left w:val="none" w:sz="0" w:space="0" w:color="auto"/>
        <w:bottom w:val="none" w:sz="0" w:space="0" w:color="auto"/>
        <w:right w:val="none" w:sz="0" w:space="0" w:color="auto"/>
      </w:divBdr>
    </w:div>
    <w:div w:id="185169942">
      <w:bodyDiv w:val="1"/>
      <w:marLeft w:val="0"/>
      <w:marRight w:val="0"/>
      <w:marTop w:val="0"/>
      <w:marBottom w:val="0"/>
      <w:divBdr>
        <w:top w:val="none" w:sz="0" w:space="0" w:color="auto"/>
        <w:left w:val="none" w:sz="0" w:space="0" w:color="auto"/>
        <w:bottom w:val="none" w:sz="0" w:space="0" w:color="auto"/>
        <w:right w:val="none" w:sz="0" w:space="0" w:color="auto"/>
      </w:divBdr>
    </w:div>
    <w:div w:id="189073313">
      <w:bodyDiv w:val="1"/>
      <w:marLeft w:val="0"/>
      <w:marRight w:val="0"/>
      <w:marTop w:val="0"/>
      <w:marBottom w:val="0"/>
      <w:divBdr>
        <w:top w:val="none" w:sz="0" w:space="0" w:color="auto"/>
        <w:left w:val="none" w:sz="0" w:space="0" w:color="auto"/>
        <w:bottom w:val="none" w:sz="0" w:space="0" w:color="auto"/>
        <w:right w:val="none" w:sz="0" w:space="0" w:color="auto"/>
      </w:divBdr>
    </w:div>
    <w:div w:id="194004976">
      <w:bodyDiv w:val="1"/>
      <w:marLeft w:val="0"/>
      <w:marRight w:val="0"/>
      <w:marTop w:val="0"/>
      <w:marBottom w:val="0"/>
      <w:divBdr>
        <w:top w:val="none" w:sz="0" w:space="0" w:color="auto"/>
        <w:left w:val="none" w:sz="0" w:space="0" w:color="auto"/>
        <w:bottom w:val="none" w:sz="0" w:space="0" w:color="auto"/>
        <w:right w:val="none" w:sz="0" w:space="0" w:color="auto"/>
      </w:divBdr>
    </w:div>
    <w:div w:id="194539071">
      <w:bodyDiv w:val="1"/>
      <w:marLeft w:val="0"/>
      <w:marRight w:val="0"/>
      <w:marTop w:val="0"/>
      <w:marBottom w:val="0"/>
      <w:divBdr>
        <w:top w:val="none" w:sz="0" w:space="0" w:color="auto"/>
        <w:left w:val="none" w:sz="0" w:space="0" w:color="auto"/>
        <w:bottom w:val="none" w:sz="0" w:space="0" w:color="auto"/>
        <w:right w:val="none" w:sz="0" w:space="0" w:color="auto"/>
      </w:divBdr>
    </w:div>
    <w:div w:id="202056643">
      <w:bodyDiv w:val="1"/>
      <w:marLeft w:val="0"/>
      <w:marRight w:val="0"/>
      <w:marTop w:val="0"/>
      <w:marBottom w:val="0"/>
      <w:divBdr>
        <w:top w:val="none" w:sz="0" w:space="0" w:color="auto"/>
        <w:left w:val="none" w:sz="0" w:space="0" w:color="auto"/>
        <w:bottom w:val="none" w:sz="0" w:space="0" w:color="auto"/>
        <w:right w:val="none" w:sz="0" w:space="0" w:color="auto"/>
      </w:divBdr>
    </w:div>
    <w:div w:id="208734366">
      <w:bodyDiv w:val="1"/>
      <w:marLeft w:val="0"/>
      <w:marRight w:val="0"/>
      <w:marTop w:val="0"/>
      <w:marBottom w:val="0"/>
      <w:divBdr>
        <w:top w:val="none" w:sz="0" w:space="0" w:color="auto"/>
        <w:left w:val="none" w:sz="0" w:space="0" w:color="auto"/>
        <w:bottom w:val="none" w:sz="0" w:space="0" w:color="auto"/>
        <w:right w:val="none" w:sz="0" w:space="0" w:color="auto"/>
      </w:divBdr>
    </w:div>
    <w:div w:id="210504908">
      <w:bodyDiv w:val="1"/>
      <w:marLeft w:val="0"/>
      <w:marRight w:val="0"/>
      <w:marTop w:val="0"/>
      <w:marBottom w:val="0"/>
      <w:divBdr>
        <w:top w:val="none" w:sz="0" w:space="0" w:color="auto"/>
        <w:left w:val="none" w:sz="0" w:space="0" w:color="auto"/>
        <w:bottom w:val="none" w:sz="0" w:space="0" w:color="auto"/>
        <w:right w:val="none" w:sz="0" w:space="0" w:color="auto"/>
      </w:divBdr>
    </w:div>
    <w:div w:id="211774616">
      <w:bodyDiv w:val="1"/>
      <w:marLeft w:val="0"/>
      <w:marRight w:val="0"/>
      <w:marTop w:val="0"/>
      <w:marBottom w:val="0"/>
      <w:divBdr>
        <w:top w:val="none" w:sz="0" w:space="0" w:color="auto"/>
        <w:left w:val="none" w:sz="0" w:space="0" w:color="auto"/>
        <w:bottom w:val="none" w:sz="0" w:space="0" w:color="auto"/>
        <w:right w:val="none" w:sz="0" w:space="0" w:color="auto"/>
      </w:divBdr>
    </w:div>
    <w:div w:id="212276820">
      <w:bodyDiv w:val="1"/>
      <w:marLeft w:val="0"/>
      <w:marRight w:val="0"/>
      <w:marTop w:val="0"/>
      <w:marBottom w:val="0"/>
      <w:divBdr>
        <w:top w:val="none" w:sz="0" w:space="0" w:color="auto"/>
        <w:left w:val="none" w:sz="0" w:space="0" w:color="auto"/>
        <w:bottom w:val="none" w:sz="0" w:space="0" w:color="auto"/>
        <w:right w:val="none" w:sz="0" w:space="0" w:color="auto"/>
      </w:divBdr>
    </w:div>
    <w:div w:id="226108735">
      <w:bodyDiv w:val="1"/>
      <w:marLeft w:val="0"/>
      <w:marRight w:val="0"/>
      <w:marTop w:val="0"/>
      <w:marBottom w:val="0"/>
      <w:divBdr>
        <w:top w:val="none" w:sz="0" w:space="0" w:color="auto"/>
        <w:left w:val="none" w:sz="0" w:space="0" w:color="auto"/>
        <w:bottom w:val="none" w:sz="0" w:space="0" w:color="auto"/>
        <w:right w:val="none" w:sz="0" w:space="0" w:color="auto"/>
      </w:divBdr>
    </w:div>
    <w:div w:id="228343810">
      <w:bodyDiv w:val="1"/>
      <w:marLeft w:val="0"/>
      <w:marRight w:val="0"/>
      <w:marTop w:val="0"/>
      <w:marBottom w:val="0"/>
      <w:divBdr>
        <w:top w:val="none" w:sz="0" w:space="0" w:color="auto"/>
        <w:left w:val="none" w:sz="0" w:space="0" w:color="auto"/>
        <w:bottom w:val="none" w:sz="0" w:space="0" w:color="auto"/>
        <w:right w:val="none" w:sz="0" w:space="0" w:color="auto"/>
      </w:divBdr>
    </w:div>
    <w:div w:id="229078638">
      <w:bodyDiv w:val="1"/>
      <w:marLeft w:val="0"/>
      <w:marRight w:val="0"/>
      <w:marTop w:val="0"/>
      <w:marBottom w:val="0"/>
      <w:divBdr>
        <w:top w:val="none" w:sz="0" w:space="0" w:color="auto"/>
        <w:left w:val="none" w:sz="0" w:space="0" w:color="auto"/>
        <w:bottom w:val="none" w:sz="0" w:space="0" w:color="auto"/>
        <w:right w:val="none" w:sz="0" w:space="0" w:color="auto"/>
      </w:divBdr>
    </w:div>
    <w:div w:id="230426865">
      <w:bodyDiv w:val="1"/>
      <w:marLeft w:val="0"/>
      <w:marRight w:val="0"/>
      <w:marTop w:val="0"/>
      <w:marBottom w:val="0"/>
      <w:divBdr>
        <w:top w:val="none" w:sz="0" w:space="0" w:color="auto"/>
        <w:left w:val="none" w:sz="0" w:space="0" w:color="auto"/>
        <w:bottom w:val="none" w:sz="0" w:space="0" w:color="auto"/>
        <w:right w:val="none" w:sz="0" w:space="0" w:color="auto"/>
      </w:divBdr>
    </w:div>
    <w:div w:id="231697328">
      <w:bodyDiv w:val="1"/>
      <w:marLeft w:val="0"/>
      <w:marRight w:val="0"/>
      <w:marTop w:val="0"/>
      <w:marBottom w:val="0"/>
      <w:divBdr>
        <w:top w:val="none" w:sz="0" w:space="0" w:color="auto"/>
        <w:left w:val="none" w:sz="0" w:space="0" w:color="auto"/>
        <w:bottom w:val="none" w:sz="0" w:space="0" w:color="auto"/>
        <w:right w:val="none" w:sz="0" w:space="0" w:color="auto"/>
      </w:divBdr>
    </w:div>
    <w:div w:id="232282631">
      <w:bodyDiv w:val="1"/>
      <w:marLeft w:val="0"/>
      <w:marRight w:val="0"/>
      <w:marTop w:val="0"/>
      <w:marBottom w:val="0"/>
      <w:divBdr>
        <w:top w:val="none" w:sz="0" w:space="0" w:color="auto"/>
        <w:left w:val="none" w:sz="0" w:space="0" w:color="auto"/>
        <w:bottom w:val="none" w:sz="0" w:space="0" w:color="auto"/>
        <w:right w:val="none" w:sz="0" w:space="0" w:color="auto"/>
      </w:divBdr>
    </w:div>
    <w:div w:id="233441655">
      <w:bodyDiv w:val="1"/>
      <w:marLeft w:val="0"/>
      <w:marRight w:val="0"/>
      <w:marTop w:val="0"/>
      <w:marBottom w:val="0"/>
      <w:divBdr>
        <w:top w:val="none" w:sz="0" w:space="0" w:color="auto"/>
        <w:left w:val="none" w:sz="0" w:space="0" w:color="auto"/>
        <w:bottom w:val="none" w:sz="0" w:space="0" w:color="auto"/>
        <w:right w:val="none" w:sz="0" w:space="0" w:color="auto"/>
      </w:divBdr>
    </w:div>
    <w:div w:id="233585838">
      <w:bodyDiv w:val="1"/>
      <w:marLeft w:val="0"/>
      <w:marRight w:val="0"/>
      <w:marTop w:val="0"/>
      <w:marBottom w:val="0"/>
      <w:divBdr>
        <w:top w:val="none" w:sz="0" w:space="0" w:color="auto"/>
        <w:left w:val="none" w:sz="0" w:space="0" w:color="auto"/>
        <w:bottom w:val="none" w:sz="0" w:space="0" w:color="auto"/>
        <w:right w:val="none" w:sz="0" w:space="0" w:color="auto"/>
      </w:divBdr>
    </w:div>
    <w:div w:id="236674535">
      <w:bodyDiv w:val="1"/>
      <w:marLeft w:val="0"/>
      <w:marRight w:val="0"/>
      <w:marTop w:val="0"/>
      <w:marBottom w:val="0"/>
      <w:divBdr>
        <w:top w:val="none" w:sz="0" w:space="0" w:color="auto"/>
        <w:left w:val="none" w:sz="0" w:space="0" w:color="auto"/>
        <w:bottom w:val="none" w:sz="0" w:space="0" w:color="auto"/>
        <w:right w:val="none" w:sz="0" w:space="0" w:color="auto"/>
      </w:divBdr>
    </w:div>
    <w:div w:id="243691548">
      <w:bodyDiv w:val="1"/>
      <w:marLeft w:val="0"/>
      <w:marRight w:val="0"/>
      <w:marTop w:val="0"/>
      <w:marBottom w:val="0"/>
      <w:divBdr>
        <w:top w:val="none" w:sz="0" w:space="0" w:color="auto"/>
        <w:left w:val="none" w:sz="0" w:space="0" w:color="auto"/>
        <w:bottom w:val="none" w:sz="0" w:space="0" w:color="auto"/>
        <w:right w:val="none" w:sz="0" w:space="0" w:color="auto"/>
      </w:divBdr>
    </w:div>
    <w:div w:id="244070242">
      <w:bodyDiv w:val="1"/>
      <w:marLeft w:val="0"/>
      <w:marRight w:val="0"/>
      <w:marTop w:val="0"/>
      <w:marBottom w:val="0"/>
      <w:divBdr>
        <w:top w:val="none" w:sz="0" w:space="0" w:color="auto"/>
        <w:left w:val="none" w:sz="0" w:space="0" w:color="auto"/>
        <w:bottom w:val="none" w:sz="0" w:space="0" w:color="auto"/>
        <w:right w:val="none" w:sz="0" w:space="0" w:color="auto"/>
      </w:divBdr>
    </w:div>
    <w:div w:id="244143787">
      <w:bodyDiv w:val="1"/>
      <w:marLeft w:val="0"/>
      <w:marRight w:val="0"/>
      <w:marTop w:val="0"/>
      <w:marBottom w:val="0"/>
      <w:divBdr>
        <w:top w:val="none" w:sz="0" w:space="0" w:color="auto"/>
        <w:left w:val="none" w:sz="0" w:space="0" w:color="auto"/>
        <w:bottom w:val="none" w:sz="0" w:space="0" w:color="auto"/>
        <w:right w:val="none" w:sz="0" w:space="0" w:color="auto"/>
      </w:divBdr>
    </w:div>
    <w:div w:id="246768759">
      <w:bodyDiv w:val="1"/>
      <w:marLeft w:val="0"/>
      <w:marRight w:val="0"/>
      <w:marTop w:val="0"/>
      <w:marBottom w:val="0"/>
      <w:divBdr>
        <w:top w:val="none" w:sz="0" w:space="0" w:color="auto"/>
        <w:left w:val="none" w:sz="0" w:space="0" w:color="auto"/>
        <w:bottom w:val="none" w:sz="0" w:space="0" w:color="auto"/>
        <w:right w:val="none" w:sz="0" w:space="0" w:color="auto"/>
      </w:divBdr>
    </w:div>
    <w:div w:id="256907115">
      <w:bodyDiv w:val="1"/>
      <w:marLeft w:val="0"/>
      <w:marRight w:val="0"/>
      <w:marTop w:val="0"/>
      <w:marBottom w:val="0"/>
      <w:divBdr>
        <w:top w:val="none" w:sz="0" w:space="0" w:color="auto"/>
        <w:left w:val="none" w:sz="0" w:space="0" w:color="auto"/>
        <w:bottom w:val="none" w:sz="0" w:space="0" w:color="auto"/>
        <w:right w:val="none" w:sz="0" w:space="0" w:color="auto"/>
      </w:divBdr>
    </w:div>
    <w:div w:id="259341530">
      <w:bodyDiv w:val="1"/>
      <w:marLeft w:val="0"/>
      <w:marRight w:val="0"/>
      <w:marTop w:val="0"/>
      <w:marBottom w:val="0"/>
      <w:divBdr>
        <w:top w:val="none" w:sz="0" w:space="0" w:color="auto"/>
        <w:left w:val="none" w:sz="0" w:space="0" w:color="auto"/>
        <w:bottom w:val="none" w:sz="0" w:space="0" w:color="auto"/>
        <w:right w:val="none" w:sz="0" w:space="0" w:color="auto"/>
      </w:divBdr>
    </w:div>
    <w:div w:id="259532157">
      <w:bodyDiv w:val="1"/>
      <w:marLeft w:val="0"/>
      <w:marRight w:val="0"/>
      <w:marTop w:val="0"/>
      <w:marBottom w:val="0"/>
      <w:divBdr>
        <w:top w:val="none" w:sz="0" w:space="0" w:color="auto"/>
        <w:left w:val="none" w:sz="0" w:space="0" w:color="auto"/>
        <w:bottom w:val="none" w:sz="0" w:space="0" w:color="auto"/>
        <w:right w:val="none" w:sz="0" w:space="0" w:color="auto"/>
      </w:divBdr>
    </w:div>
    <w:div w:id="259610057">
      <w:bodyDiv w:val="1"/>
      <w:marLeft w:val="0"/>
      <w:marRight w:val="0"/>
      <w:marTop w:val="0"/>
      <w:marBottom w:val="0"/>
      <w:divBdr>
        <w:top w:val="none" w:sz="0" w:space="0" w:color="auto"/>
        <w:left w:val="none" w:sz="0" w:space="0" w:color="auto"/>
        <w:bottom w:val="none" w:sz="0" w:space="0" w:color="auto"/>
        <w:right w:val="none" w:sz="0" w:space="0" w:color="auto"/>
      </w:divBdr>
    </w:div>
    <w:div w:id="263852124">
      <w:bodyDiv w:val="1"/>
      <w:marLeft w:val="0"/>
      <w:marRight w:val="0"/>
      <w:marTop w:val="0"/>
      <w:marBottom w:val="0"/>
      <w:divBdr>
        <w:top w:val="none" w:sz="0" w:space="0" w:color="auto"/>
        <w:left w:val="none" w:sz="0" w:space="0" w:color="auto"/>
        <w:bottom w:val="none" w:sz="0" w:space="0" w:color="auto"/>
        <w:right w:val="none" w:sz="0" w:space="0" w:color="auto"/>
      </w:divBdr>
    </w:div>
    <w:div w:id="265890396">
      <w:bodyDiv w:val="1"/>
      <w:marLeft w:val="0"/>
      <w:marRight w:val="0"/>
      <w:marTop w:val="0"/>
      <w:marBottom w:val="0"/>
      <w:divBdr>
        <w:top w:val="none" w:sz="0" w:space="0" w:color="auto"/>
        <w:left w:val="none" w:sz="0" w:space="0" w:color="auto"/>
        <w:bottom w:val="none" w:sz="0" w:space="0" w:color="auto"/>
        <w:right w:val="none" w:sz="0" w:space="0" w:color="auto"/>
      </w:divBdr>
    </w:div>
    <w:div w:id="270168734">
      <w:bodyDiv w:val="1"/>
      <w:marLeft w:val="0"/>
      <w:marRight w:val="0"/>
      <w:marTop w:val="0"/>
      <w:marBottom w:val="0"/>
      <w:divBdr>
        <w:top w:val="none" w:sz="0" w:space="0" w:color="auto"/>
        <w:left w:val="none" w:sz="0" w:space="0" w:color="auto"/>
        <w:bottom w:val="none" w:sz="0" w:space="0" w:color="auto"/>
        <w:right w:val="none" w:sz="0" w:space="0" w:color="auto"/>
      </w:divBdr>
    </w:div>
    <w:div w:id="273901269">
      <w:bodyDiv w:val="1"/>
      <w:marLeft w:val="0"/>
      <w:marRight w:val="0"/>
      <w:marTop w:val="0"/>
      <w:marBottom w:val="0"/>
      <w:divBdr>
        <w:top w:val="none" w:sz="0" w:space="0" w:color="auto"/>
        <w:left w:val="none" w:sz="0" w:space="0" w:color="auto"/>
        <w:bottom w:val="none" w:sz="0" w:space="0" w:color="auto"/>
        <w:right w:val="none" w:sz="0" w:space="0" w:color="auto"/>
      </w:divBdr>
    </w:div>
    <w:div w:id="276259543">
      <w:bodyDiv w:val="1"/>
      <w:marLeft w:val="0"/>
      <w:marRight w:val="0"/>
      <w:marTop w:val="0"/>
      <w:marBottom w:val="0"/>
      <w:divBdr>
        <w:top w:val="none" w:sz="0" w:space="0" w:color="auto"/>
        <w:left w:val="none" w:sz="0" w:space="0" w:color="auto"/>
        <w:bottom w:val="none" w:sz="0" w:space="0" w:color="auto"/>
        <w:right w:val="none" w:sz="0" w:space="0" w:color="auto"/>
      </w:divBdr>
    </w:div>
    <w:div w:id="279839823">
      <w:bodyDiv w:val="1"/>
      <w:marLeft w:val="0"/>
      <w:marRight w:val="0"/>
      <w:marTop w:val="0"/>
      <w:marBottom w:val="0"/>
      <w:divBdr>
        <w:top w:val="none" w:sz="0" w:space="0" w:color="auto"/>
        <w:left w:val="none" w:sz="0" w:space="0" w:color="auto"/>
        <w:bottom w:val="none" w:sz="0" w:space="0" w:color="auto"/>
        <w:right w:val="none" w:sz="0" w:space="0" w:color="auto"/>
      </w:divBdr>
    </w:div>
    <w:div w:id="282080995">
      <w:bodyDiv w:val="1"/>
      <w:marLeft w:val="0"/>
      <w:marRight w:val="0"/>
      <w:marTop w:val="0"/>
      <w:marBottom w:val="0"/>
      <w:divBdr>
        <w:top w:val="none" w:sz="0" w:space="0" w:color="auto"/>
        <w:left w:val="none" w:sz="0" w:space="0" w:color="auto"/>
        <w:bottom w:val="none" w:sz="0" w:space="0" w:color="auto"/>
        <w:right w:val="none" w:sz="0" w:space="0" w:color="auto"/>
      </w:divBdr>
    </w:div>
    <w:div w:id="285284084">
      <w:bodyDiv w:val="1"/>
      <w:marLeft w:val="0"/>
      <w:marRight w:val="0"/>
      <w:marTop w:val="0"/>
      <w:marBottom w:val="0"/>
      <w:divBdr>
        <w:top w:val="none" w:sz="0" w:space="0" w:color="auto"/>
        <w:left w:val="none" w:sz="0" w:space="0" w:color="auto"/>
        <w:bottom w:val="none" w:sz="0" w:space="0" w:color="auto"/>
        <w:right w:val="none" w:sz="0" w:space="0" w:color="auto"/>
      </w:divBdr>
    </w:div>
    <w:div w:id="286855591">
      <w:bodyDiv w:val="1"/>
      <w:marLeft w:val="0"/>
      <w:marRight w:val="0"/>
      <w:marTop w:val="0"/>
      <w:marBottom w:val="0"/>
      <w:divBdr>
        <w:top w:val="none" w:sz="0" w:space="0" w:color="auto"/>
        <w:left w:val="none" w:sz="0" w:space="0" w:color="auto"/>
        <w:bottom w:val="none" w:sz="0" w:space="0" w:color="auto"/>
        <w:right w:val="none" w:sz="0" w:space="0" w:color="auto"/>
      </w:divBdr>
    </w:div>
    <w:div w:id="286937643">
      <w:bodyDiv w:val="1"/>
      <w:marLeft w:val="0"/>
      <w:marRight w:val="0"/>
      <w:marTop w:val="0"/>
      <w:marBottom w:val="0"/>
      <w:divBdr>
        <w:top w:val="none" w:sz="0" w:space="0" w:color="auto"/>
        <w:left w:val="none" w:sz="0" w:space="0" w:color="auto"/>
        <w:bottom w:val="none" w:sz="0" w:space="0" w:color="auto"/>
        <w:right w:val="none" w:sz="0" w:space="0" w:color="auto"/>
      </w:divBdr>
    </w:div>
    <w:div w:id="289631344">
      <w:bodyDiv w:val="1"/>
      <w:marLeft w:val="0"/>
      <w:marRight w:val="0"/>
      <w:marTop w:val="0"/>
      <w:marBottom w:val="0"/>
      <w:divBdr>
        <w:top w:val="none" w:sz="0" w:space="0" w:color="auto"/>
        <w:left w:val="none" w:sz="0" w:space="0" w:color="auto"/>
        <w:bottom w:val="none" w:sz="0" w:space="0" w:color="auto"/>
        <w:right w:val="none" w:sz="0" w:space="0" w:color="auto"/>
      </w:divBdr>
    </w:div>
    <w:div w:id="292295990">
      <w:bodyDiv w:val="1"/>
      <w:marLeft w:val="0"/>
      <w:marRight w:val="0"/>
      <w:marTop w:val="0"/>
      <w:marBottom w:val="0"/>
      <w:divBdr>
        <w:top w:val="none" w:sz="0" w:space="0" w:color="auto"/>
        <w:left w:val="none" w:sz="0" w:space="0" w:color="auto"/>
        <w:bottom w:val="none" w:sz="0" w:space="0" w:color="auto"/>
        <w:right w:val="none" w:sz="0" w:space="0" w:color="auto"/>
      </w:divBdr>
    </w:div>
    <w:div w:id="295335891">
      <w:bodyDiv w:val="1"/>
      <w:marLeft w:val="0"/>
      <w:marRight w:val="0"/>
      <w:marTop w:val="0"/>
      <w:marBottom w:val="0"/>
      <w:divBdr>
        <w:top w:val="none" w:sz="0" w:space="0" w:color="auto"/>
        <w:left w:val="none" w:sz="0" w:space="0" w:color="auto"/>
        <w:bottom w:val="none" w:sz="0" w:space="0" w:color="auto"/>
        <w:right w:val="none" w:sz="0" w:space="0" w:color="auto"/>
      </w:divBdr>
    </w:div>
    <w:div w:id="296031338">
      <w:bodyDiv w:val="1"/>
      <w:marLeft w:val="0"/>
      <w:marRight w:val="0"/>
      <w:marTop w:val="0"/>
      <w:marBottom w:val="0"/>
      <w:divBdr>
        <w:top w:val="none" w:sz="0" w:space="0" w:color="auto"/>
        <w:left w:val="none" w:sz="0" w:space="0" w:color="auto"/>
        <w:bottom w:val="none" w:sz="0" w:space="0" w:color="auto"/>
        <w:right w:val="none" w:sz="0" w:space="0" w:color="auto"/>
      </w:divBdr>
    </w:div>
    <w:div w:id="301009566">
      <w:bodyDiv w:val="1"/>
      <w:marLeft w:val="0"/>
      <w:marRight w:val="0"/>
      <w:marTop w:val="0"/>
      <w:marBottom w:val="0"/>
      <w:divBdr>
        <w:top w:val="none" w:sz="0" w:space="0" w:color="auto"/>
        <w:left w:val="none" w:sz="0" w:space="0" w:color="auto"/>
        <w:bottom w:val="none" w:sz="0" w:space="0" w:color="auto"/>
        <w:right w:val="none" w:sz="0" w:space="0" w:color="auto"/>
      </w:divBdr>
    </w:div>
    <w:div w:id="302974477">
      <w:bodyDiv w:val="1"/>
      <w:marLeft w:val="0"/>
      <w:marRight w:val="0"/>
      <w:marTop w:val="0"/>
      <w:marBottom w:val="0"/>
      <w:divBdr>
        <w:top w:val="none" w:sz="0" w:space="0" w:color="auto"/>
        <w:left w:val="none" w:sz="0" w:space="0" w:color="auto"/>
        <w:bottom w:val="none" w:sz="0" w:space="0" w:color="auto"/>
        <w:right w:val="none" w:sz="0" w:space="0" w:color="auto"/>
      </w:divBdr>
    </w:div>
    <w:div w:id="304315157">
      <w:bodyDiv w:val="1"/>
      <w:marLeft w:val="0"/>
      <w:marRight w:val="0"/>
      <w:marTop w:val="0"/>
      <w:marBottom w:val="0"/>
      <w:divBdr>
        <w:top w:val="none" w:sz="0" w:space="0" w:color="auto"/>
        <w:left w:val="none" w:sz="0" w:space="0" w:color="auto"/>
        <w:bottom w:val="none" w:sz="0" w:space="0" w:color="auto"/>
        <w:right w:val="none" w:sz="0" w:space="0" w:color="auto"/>
      </w:divBdr>
    </w:div>
    <w:div w:id="304434778">
      <w:bodyDiv w:val="1"/>
      <w:marLeft w:val="0"/>
      <w:marRight w:val="0"/>
      <w:marTop w:val="0"/>
      <w:marBottom w:val="0"/>
      <w:divBdr>
        <w:top w:val="none" w:sz="0" w:space="0" w:color="auto"/>
        <w:left w:val="none" w:sz="0" w:space="0" w:color="auto"/>
        <w:bottom w:val="none" w:sz="0" w:space="0" w:color="auto"/>
        <w:right w:val="none" w:sz="0" w:space="0" w:color="auto"/>
      </w:divBdr>
    </w:div>
    <w:div w:id="305932785">
      <w:bodyDiv w:val="1"/>
      <w:marLeft w:val="0"/>
      <w:marRight w:val="0"/>
      <w:marTop w:val="0"/>
      <w:marBottom w:val="0"/>
      <w:divBdr>
        <w:top w:val="none" w:sz="0" w:space="0" w:color="auto"/>
        <w:left w:val="none" w:sz="0" w:space="0" w:color="auto"/>
        <w:bottom w:val="none" w:sz="0" w:space="0" w:color="auto"/>
        <w:right w:val="none" w:sz="0" w:space="0" w:color="auto"/>
      </w:divBdr>
    </w:div>
    <w:div w:id="308435828">
      <w:bodyDiv w:val="1"/>
      <w:marLeft w:val="0"/>
      <w:marRight w:val="0"/>
      <w:marTop w:val="0"/>
      <w:marBottom w:val="0"/>
      <w:divBdr>
        <w:top w:val="none" w:sz="0" w:space="0" w:color="auto"/>
        <w:left w:val="none" w:sz="0" w:space="0" w:color="auto"/>
        <w:bottom w:val="none" w:sz="0" w:space="0" w:color="auto"/>
        <w:right w:val="none" w:sz="0" w:space="0" w:color="auto"/>
      </w:divBdr>
    </w:div>
    <w:div w:id="308487123">
      <w:bodyDiv w:val="1"/>
      <w:marLeft w:val="0"/>
      <w:marRight w:val="0"/>
      <w:marTop w:val="0"/>
      <w:marBottom w:val="0"/>
      <w:divBdr>
        <w:top w:val="none" w:sz="0" w:space="0" w:color="auto"/>
        <w:left w:val="none" w:sz="0" w:space="0" w:color="auto"/>
        <w:bottom w:val="none" w:sz="0" w:space="0" w:color="auto"/>
        <w:right w:val="none" w:sz="0" w:space="0" w:color="auto"/>
      </w:divBdr>
    </w:div>
    <w:div w:id="318535472">
      <w:bodyDiv w:val="1"/>
      <w:marLeft w:val="0"/>
      <w:marRight w:val="0"/>
      <w:marTop w:val="0"/>
      <w:marBottom w:val="0"/>
      <w:divBdr>
        <w:top w:val="none" w:sz="0" w:space="0" w:color="auto"/>
        <w:left w:val="none" w:sz="0" w:space="0" w:color="auto"/>
        <w:bottom w:val="none" w:sz="0" w:space="0" w:color="auto"/>
        <w:right w:val="none" w:sz="0" w:space="0" w:color="auto"/>
      </w:divBdr>
    </w:div>
    <w:div w:id="319888640">
      <w:bodyDiv w:val="1"/>
      <w:marLeft w:val="0"/>
      <w:marRight w:val="0"/>
      <w:marTop w:val="0"/>
      <w:marBottom w:val="0"/>
      <w:divBdr>
        <w:top w:val="none" w:sz="0" w:space="0" w:color="auto"/>
        <w:left w:val="none" w:sz="0" w:space="0" w:color="auto"/>
        <w:bottom w:val="none" w:sz="0" w:space="0" w:color="auto"/>
        <w:right w:val="none" w:sz="0" w:space="0" w:color="auto"/>
      </w:divBdr>
    </w:div>
    <w:div w:id="322782595">
      <w:bodyDiv w:val="1"/>
      <w:marLeft w:val="0"/>
      <w:marRight w:val="0"/>
      <w:marTop w:val="0"/>
      <w:marBottom w:val="0"/>
      <w:divBdr>
        <w:top w:val="none" w:sz="0" w:space="0" w:color="auto"/>
        <w:left w:val="none" w:sz="0" w:space="0" w:color="auto"/>
        <w:bottom w:val="none" w:sz="0" w:space="0" w:color="auto"/>
        <w:right w:val="none" w:sz="0" w:space="0" w:color="auto"/>
      </w:divBdr>
    </w:div>
    <w:div w:id="326330043">
      <w:bodyDiv w:val="1"/>
      <w:marLeft w:val="0"/>
      <w:marRight w:val="0"/>
      <w:marTop w:val="0"/>
      <w:marBottom w:val="0"/>
      <w:divBdr>
        <w:top w:val="none" w:sz="0" w:space="0" w:color="auto"/>
        <w:left w:val="none" w:sz="0" w:space="0" w:color="auto"/>
        <w:bottom w:val="none" w:sz="0" w:space="0" w:color="auto"/>
        <w:right w:val="none" w:sz="0" w:space="0" w:color="auto"/>
      </w:divBdr>
    </w:div>
    <w:div w:id="327297196">
      <w:bodyDiv w:val="1"/>
      <w:marLeft w:val="0"/>
      <w:marRight w:val="0"/>
      <w:marTop w:val="0"/>
      <w:marBottom w:val="0"/>
      <w:divBdr>
        <w:top w:val="none" w:sz="0" w:space="0" w:color="auto"/>
        <w:left w:val="none" w:sz="0" w:space="0" w:color="auto"/>
        <w:bottom w:val="none" w:sz="0" w:space="0" w:color="auto"/>
        <w:right w:val="none" w:sz="0" w:space="0" w:color="auto"/>
      </w:divBdr>
    </w:div>
    <w:div w:id="328557020">
      <w:bodyDiv w:val="1"/>
      <w:marLeft w:val="0"/>
      <w:marRight w:val="0"/>
      <w:marTop w:val="0"/>
      <w:marBottom w:val="0"/>
      <w:divBdr>
        <w:top w:val="none" w:sz="0" w:space="0" w:color="auto"/>
        <w:left w:val="none" w:sz="0" w:space="0" w:color="auto"/>
        <w:bottom w:val="none" w:sz="0" w:space="0" w:color="auto"/>
        <w:right w:val="none" w:sz="0" w:space="0" w:color="auto"/>
      </w:divBdr>
    </w:div>
    <w:div w:id="331761491">
      <w:bodyDiv w:val="1"/>
      <w:marLeft w:val="0"/>
      <w:marRight w:val="0"/>
      <w:marTop w:val="0"/>
      <w:marBottom w:val="0"/>
      <w:divBdr>
        <w:top w:val="none" w:sz="0" w:space="0" w:color="auto"/>
        <w:left w:val="none" w:sz="0" w:space="0" w:color="auto"/>
        <w:bottom w:val="none" w:sz="0" w:space="0" w:color="auto"/>
        <w:right w:val="none" w:sz="0" w:space="0" w:color="auto"/>
      </w:divBdr>
    </w:div>
    <w:div w:id="334693610">
      <w:bodyDiv w:val="1"/>
      <w:marLeft w:val="0"/>
      <w:marRight w:val="0"/>
      <w:marTop w:val="0"/>
      <w:marBottom w:val="0"/>
      <w:divBdr>
        <w:top w:val="none" w:sz="0" w:space="0" w:color="auto"/>
        <w:left w:val="none" w:sz="0" w:space="0" w:color="auto"/>
        <w:bottom w:val="none" w:sz="0" w:space="0" w:color="auto"/>
        <w:right w:val="none" w:sz="0" w:space="0" w:color="auto"/>
      </w:divBdr>
    </w:div>
    <w:div w:id="335154030">
      <w:bodyDiv w:val="1"/>
      <w:marLeft w:val="0"/>
      <w:marRight w:val="0"/>
      <w:marTop w:val="0"/>
      <w:marBottom w:val="0"/>
      <w:divBdr>
        <w:top w:val="none" w:sz="0" w:space="0" w:color="auto"/>
        <w:left w:val="none" w:sz="0" w:space="0" w:color="auto"/>
        <w:bottom w:val="none" w:sz="0" w:space="0" w:color="auto"/>
        <w:right w:val="none" w:sz="0" w:space="0" w:color="auto"/>
      </w:divBdr>
    </w:div>
    <w:div w:id="339282980">
      <w:bodyDiv w:val="1"/>
      <w:marLeft w:val="0"/>
      <w:marRight w:val="0"/>
      <w:marTop w:val="0"/>
      <w:marBottom w:val="0"/>
      <w:divBdr>
        <w:top w:val="none" w:sz="0" w:space="0" w:color="auto"/>
        <w:left w:val="none" w:sz="0" w:space="0" w:color="auto"/>
        <w:bottom w:val="none" w:sz="0" w:space="0" w:color="auto"/>
        <w:right w:val="none" w:sz="0" w:space="0" w:color="auto"/>
      </w:divBdr>
    </w:div>
    <w:div w:id="342704104">
      <w:bodyDiv w:val="1"/>
      <w:marLeft w:val="0"/>
      <w:marRight w:val="0"/>
      <w:marTop w:val="0"/>
      <w:marBottom w:val="0"/>
      <w:divBdr>
        <w:top w:val="none" w:sz="0" w:space="0" w:color="auto"/>
        <w:left w:val="none" w:sz="0" w:space="0" w:color="auto"/>
        <w:bottom w:val="none" w:sz="0" w:space="0" w:color="auto"/>
        <w:right w:val="none" w:sz="0" w:space="0" w:color="auto"/>
      </w:divBdr>
    </w:div>
    <w:div w:id="350879957">
      <w:bodyDiv w:val="1"/>
      <w:marLeft w:val="0"/>
      <w:marRight w:val="0"/>
      <w:marTop w:val="0"/>
      <w:marBottom w:val="0"/>
      <w:divBdr>
        <w:top w:val="none" w:sz="0" w:space="0" w:color="auto"/>
        <w:left w:val="none" w:sz="0" w:space="0" w:color="auto"/>
        <w:bottom w:val="none" w:sz="0" w:space="0" w:color="auto"/>
        <w:right w:val="none" w:sz="0" w:space="0" w:color="auto"/>
      </w:divBdr>
    </w:div>
    <w:div w:id="353239343">
      <w:bodyDiv w:val="1"/>
      <w:marLeft w:val="0"/>
      <w:marRight w:val="0"/>
      <w:marTop w:val="0"/>
      <w:marBottom w:val="0"/>
      <w:divBdr>
        <w:top w:val="none" w:sz="0" w:space="0" w:color="auto"/>
        <w:left w:val="none" w:sz="0" w:space="0" w:color="auto"/>
        <w:bottom w:val="none" w:sz="0" w:space="0" w:color="auto"/>
        <w:right w:val="none" w:sz="0" w:space="0" w:color="auto"/>
      </w:divBdr>
    </w:div>
    <w:div w:id="356658179">
      <w:bodyDiv w:val="1"/>
      <w:marLeft w:val="0"/>
      <w:marRight w:val="0"/>
      <w:marTop w:val="0"/>
      <w:marBottom w:val="0"/>
      <w:divBdr>
        <w:top w:val="none" w:sz="0" w:space="0" w:color="auto"/>
        <w:left w:val="none" w:sz="0" w:space="0" w:color="auto"/>
        <w:bottom w:val="none" w:sz="0" w:space="0" w:color="auto"/>
        <w:right w:val="none" w:sz="0" w:space="0" w:color="auto"/>
      </w:divBdr>
    </w:div>
    <w:div w:id="357968622">
      <w:bodyDiv w:val="1"/>
      <w:marLeft w:val="0"/>
      <w:marRight w:val="0"/>
      <w:marTop w:val="0"/>
      <w:marBottom w:val="0"/>
      <w:divBdr>
        <w:top w:val="none" w:sz="0" w:space="0" w:color="auto"/>
        <w:left w:val="none" w:sz="0" w:space="0" w:color="auto"/>
        <w:bottom w:val="none" w:sz="0" w:space="0" w:color="auto"/>
        <w:right w:val="none" w:sz="0" w:space="0" w:color="auto"/>
      </w:divBdr>
    </w:div>
    <w:div w:id="364066579">
      <w:bodyDiv w:val="1"/>
      <w:marLeft w:val="0"/>
      <w:marRight w:val="0"/>
      <w:marTop w:val="0"/>
      <w:marBottom w:val="0"/>
      <w:divBdr>
        <w:top w:val="none" w:sz="0" w:space="0" w:color="auto"/>
        <w:left w:val="none" w:sz="0" w:space="0" w:color="auto"/>
        <w:bottom w:val="none" w:sz="0" w:space="0" w:color="auto"/>
        <w:right w:val="none" w:sz="0" w:space="0" w:color="auto"/>
      </w:divBdr>
    </w:div>
    <w:div w:id="364404629">
      <w:bodyDiv w:val="1"/>
      <w:marLeft w:val="0"/>
      <w:marRight w:val="0"/>
      <w:marTop w:val="0"/>
      <w:marBottom w:val="0"/>
      <w:divBdr>
        <w:top w:val="none" w:sz="0" w:space="0" w:color="auto"/>
        <w:left w:val="none" w:sz="0" w:space="0" w:color="auto"/>
        <w:bottom w:val="none" w:sz="0" w:space="0" w:color="auto"/>
        <w:right w:val="none" w:sz="0" w:space="0" w:color="auto"/>
      </w:divBdr>
    </w:div>
    <w:div w:id="366370186">
      <w:bodyDiv w:val="1"/>
      <w:marLeft w:val="0"/>
      <w:marRight w:val="0"/>
      <w:marTop w:val="0"/>
      <w:marBottom w:val="0"/>
      <w:divBdr>
        <w:top w:val="none" w:sz="0" w:space="0" w:color="auto"/>
        <w:left w:val="none" w:sz="0" w:space="0" w:color="auto"/>
        <w:bottom w:val="none" w:sz="0" w:space="0" w:color="auto"/>
        <w:right w:val="none" w:sz="0" w:space="0" w:color="auto"/>
      </w:divBdr>
    </w:div>
    <w:div w:id="367143849">
      <w:bodyDiv w:val="1"/>
      <w:marLeft w:val="0"/>
      <w:marRight w:val="0"/>
      <w:marTop w:val="0"/>
      <w:marBottom w:val="0"/>
      <w:divBdr>
        <w:top w:val="none" w:sz="0" w:space="0" w:color="auto"/>
        <w:left w:val="none" w:sz="0" w:space="0" w:color="auto"/>
        <w:bottom w:val="none" w:sz="0" w:space="0" w:color="auto"/>
        <w:right w:val="none" w:sz="0" w:space="0" w:color="auto"/>
      </w:divBdr>
    </w:div>
    <w:div w:id="374163410">
      <w:bodyDiv w:val="1"/>
      <w:marLeft w:val="0"/>
      <w:marRight w:val="0"/>
      <w:marTop w:val="0"/>
      <w:marBottom w:val="0"/>
      <w:divBdr>
        <w:top w:val="none" w:sz="0" w:space="0" w:color="auto"/>
        <w:left w:val="none" w:sz="0" w:space="0" w:color="auto"/>
        <w:bottom w:val="none" w:sz="0" w:space="0" w:color="auto"/>
        <w:right w:val="none" w:sz="0" w:space="0" w:color="auto"/>
      </w:divBdr>
    </w:div>
    <w:div w:id="376205478">
      <w:bodyDiv w:val="1"/>
      <w:marLeft w:val="0"/>
      <w:marRight w:val="0"/>
      <w:marTop w:val="0"/>
      <w:marBottom w:val="0"/>
      <w:divBdr>
        <w:top w:val="none" w:sz="0" w:space="0" w:color="auto"/>
        <w:left w:val="none" w:sz="0" w:space="0" w:color="auto"/>
        <w:bottom w:val="none" w:sz="0" w:space="0" w:color="auto"/>
        <w:right w:val="none" w:sz="0" w:space="0" w:color="auto"/>
      </w:divBdr>
    </w:div>
    <w:div w:id="378478099">
      <w:bodyDiv w:val="1"/>
      <w:marLeft w:val="0"/>
      <w:marRight w:val="0"/>
      <w:marTop w:val="0"/>
      <w:marBottom w:val="0"/>
      <w:divBdr>
        <w:top w:val="none" w:sz="0" w:space="0" w:color="auto"/>
        <w:left w:val="none" w:sz="0" w:space="0" w:color="auto"/>
        <w:bottom w:val="none" w:sz="0" w:space="0" w:color="auto"/>
        <w:right w:val="none" w:sz="0" w:space="0" w:color="auto"/>
      </w:divBdr>
    </w:div>
    <w:div w:id="393890687">
      <w:bodyDiv w:val="1"/>
      <w:marLeft w:val="0"/>
      <w:marRight w:val="0"/>
      <w:marTop w:val="0"/>
      <w:marBottom w:val="0"/>
      <w:divBdr>
        <w:top w:val="none" w:sz="0" w:space="0" w:color="auto"/>
        <w:left w:val="none" w:sz="0" w:space="0" w:color="auto"/>
        <w:bottom w:val="none" w:sz="0" w:space="0" w:color="auto"/>
        <w:right w:val="none" w:sz="0" w:space="0" w:color="auto"/>
      </w:divBdr>
    </w:div>
    <w:div w:id="399986892">
      <w:bodyDiv w:val="1"/>
      <w:marLeft w:val="0"/>
      <w:marRight w:val="0"/>
      <w:marTop w:val="0"/>
      <w:marBottom w:val="0"/>
      <w:divBdr>
        <w:top w:val="none" w:sz="0" w:space="0" w:color="auto"/>
        <w:left w:val="none" w:sz="0" w:space="0" w:color="auto"/>
        <w:bottom w:val="none" w:sz="0" w:space="0" w:color="auto"/>
        <w:right w:val="none" w:sz="0" w:space="0" w:color="auto"/>
      </w:divBdr>
    </w:div>
    <w:div w:id="401100322">
      <w:bodyDiv w:val="1"/>
      <w:marLeft w:val="0"/>
      <w:marRight w:val="0"/>
      <w:marTop w:val="0"/>
      <w:marBottom w:val="0"/>
      <w:divBdr>
        <w:top w:val="none" w:sz="0" w:space="0" w:color="auto"/>
        <w:left w:val="none" w:sz="0" w:space="0" w:color="auto"/>
        <w:bottom w:val="none" w:sz="0" w:space="0" w:color="auto"/>
        <w:right w:val="none" w:sz="0" w:space="0" w:color="auto"/>
      </w:divBdr>
    </w:div>
    <w:div w:id="401178400">
      <w:bodyDiv w:val="1"/>
      <w:marLeft w:val="0"/>
      <w:marRight w:val="0"/>
      <w:marTop w:val="0"/>
      <w:marBottom w:val="0"/>
      <w:divBdr>
        <w:top w:val="none" w:sz="0" w:space="0" w:color="auto"/>
        <w:left w:val="none" w:sz="0" w:space="0" w:color="auto"/>
        <w:bottom w:val="none" w:sz="0" w:space="0" w:color="auto"/>
        <w:right w:val="none" w:sz="0" w:space="0" w:color="auto"/>
      </w:divBdr>
    </w:div>
    <w:div w:id="411852398">
      <w:bodyDiv w:val="1"/>
      <w:marLeft w:val="0"/>
      <w:marRight w:val="0"/>
      <w:marTop w:val="0"/>
      <w:marBottom w:val="0"/>
      <w:divBdr>
        <w:top w:val="none" w:sz="0" w:space="0" w:color="auto"/>
        <w:left w:val="none" w:sz="0" w:space="0" w:color="auto"/>
        <w:bottom w:val="none" w:sz="0" w:space="0" w:color="auto"/>
        <w:right w:val="none" w:sz="0" w:space="0" w:color="auto"/>
      </w:divBdr>
    </w:div>
    <w:div w:id="412362608">
      <w:bodyDiv w:val="1"/>
      <w:marLeft w:val="0"/>
      <w:marRight w:val="0"/>
      <w:marTop w:val="0"/>
      <w:marBottom w:val="0"/>
      <w:divBdr>
        <w:top w:val="none" w:sz="0" w:space="0" w:color="auto"/>
        <w:left w:val="none" w:sz="0" w:space="0" w:color="auto"/>
        <w:bottom w:val="none" w:sz="0" w:space="0" w:color="auto"/>
        <w:right w:val="none" w:sz="0" w:space="0" w:color="auto"/>
      </w:divBdr>
    </w:div>
    <w:div w:id="414058430">
      <w:bodyDiv w:val="1"/>
      <w:marLeft w:val="0"/>
      <w:marRight w:val="0"/>
      <w:marTop w:val="0"/>
      <w:marBottom w:val="0"/>
      <w:divBdr>
        <w:top w:val="none" w:sz="0" w:space="0" w:color="auto"/>
        <w:left w:val="none" w:sz="0" w:space="0" w:color="auto"/>
        <w:bottom w:val="none" w:sz="0" w:space="0" w:color="auto"/>
        <w:right w:val="none" w:sz="0" w:space="0" w:color="auto"/>
      </w:divBdr>
    </w:div>
    <w:div w:id="414131568">
      <w:bodyDiv w:val="1"/>
      <w:marLeft w:val="0"/>
      <w:marRight w:val="0"/>
      <w:marTop w:val="0"/>
      <w:marBottom w:val="0"/>
      <w:divBdr>
        <w:top w:val="none" w:sz="0" w:space="0" w:color="auto"/>
        <w:left w:val="none" w:sz="0" w:space="0" w:color="auto"/>
        <w:bottom w:val="none" w:sz="0" w:space="0" w:color="auto"/>
        <w:right w:val="none" w:sz="0" w:space="0" w:color="auto"/>
      </w:divBdr>
    </w:div>
    <w:div w:id="416026364">
      <w:bodyDiv w:val="1"/>
      <w:marLeft w:val="0"/>
      <w:marRight w:val="0"/>
      <w:marTop w:val="0"/>
      <w:marBottom w:val="0"/>
      <w:divBdr>
        <w:top w:val="none" w:sz="0" w:space="0" w:color="auto"/>
        <w:left w:val="none" w:sz="0" w:space="0" w:color="auto"/>
        <w:bottom w:val="none" w:sz="0" w:space="0" w:color="auto"/>
        <w:right w:val="none" w:sz="0" w:space="0" w:color="auto"/>
      </w:divBdr>
    </w:div>
    <w:div w:id="419372072">
      <w:bodyDiv w:val="1"/>
      <w:marLeft w:val="0"/>
      <w:marRight w:val="0"/>
      <w:marTop w:val="0"/>
      <w:marBottom w:val="0"/>
      <w:divBdr>
        <w:top w:val="none" w:sz="0" w:space="0" w:color="auto"/>
        <w:left w:val="none" w:sz="0" w:space="0" w:color="auto"/>
        <w:bottom w:val="none" w:sz="0" w:space="0" w:color="auto"/>
        <w:right w:val="none" w:sz="0" w:space="0" w:color="auto"/>
      </w:divBdr>
    </w:div>
    <w:div w:id="420757193">
      <w:bodyDiv w:val="1"/>
      <w:marLeft w:val="0"/>
      <w:marRight w:val="0"/>
      <w:marTop w:val="0"/>
      <w:marBottom w:val="0"/>
      <w:divBdr>
        <w:top w:val="none" w:sz="0" w:space="0" w:color="auto"/>
        <w:left w:val="none" w:sz="0" w:space="0" w:color="auto"/>
        <w:bottom w:val="none" w:sz="0" w:space="0" w:color="auto"/>
        <w:right w:val="none" w:sz="0" w:space="0" w:color="auto"/>
      </w:divBdr>
    </w:div>
    <w:div w:id="424767092">
      <w:bodyDiv w:val="1"/>
      <w:marLeft w:val="0"/>
      <w:marRight w:val="0"/>
      <w:marTop w:val="0"/>
      <w:marBottom w:val="0"/>
      <w:divBdr>
        <w:top w:val="none" w:sz="0" w:space="0" w:color="auto"/>
        <w:left w:val="none" w:sz="0" w:space="0" w:color="auto"/>
        <w:bottom w:val="none" w:sz="0" w:space="0" w:color="auto"/>
        <w:right w:val="none" w:sz="0" w:space="0" w:color="auto"/>
      </w:divBdr>
    </w:div>
    <w:div w:id="430666154">
      <w:bodyDiv w:val="1"/>
      <w:marLeft w:val="0"/>
      <w:marRight w:val="0"/>
      <w:marTop w:val="0"/>
      <w:marBottom w:val="0"/>
      <w:divBdr>
        <w:top w:val="none" w:sz="0" w:space="0" w:color="auto"/>
        <w:left w:val="none" w:sz="0" w:space="0" w:color="auto"/>
        <w:bottom w:val="none" w:sz="0" w:space="0" w:color="auto"/>
        <w:right w:val="none" w:sz="0" w:space="0" w:color="auto"/>
      </w:divBdr>
    </w:div>
    <w:div w:id="431628806">
      <w:bodyDiv w:val="1"/>
      <w:marLeft w:val="0"/>
      <w:marRight w:val="0"/>
      <w:marTop w:val="0"/>
      <w:marBottom w:val="0"/>
      <w:divBdr>
        <w:top w:val="none" w:sz="0" w:space="0" w:color="auto"/>
        <w:left w:val="none" w:sz="0" w:space="0" w:color="auto"/>
        <w:bottom w:val="none" w:sz="0" w:space="0" w:color="auto"/>
        <w:right w:val="none" w:sz="0" w:space="0" w:color="auto"/>
      </w:divBdr>
    </w:div>
    <w:div w:id="436868382">
      <w:bodyDiv w:val="1"/>
      <w:marLeft w:val="0"/>
      <w:marRight w:val="0"/>
      <w:marTop w:val="0"/>
      <w:marBottom w:val="0"/>
      <w:divBdr>
        <w:top w:val="none" w:sz="0" w:space="0" w:color="auto"/>
        <w:left w:val="none" w:sz="0" w:space="0" w:color="auto"/>
        <w:bottom w:val="none" w:sz="0" w:space="0" w:color="auto"/>
        <w:right w:val="none" w:sz="0" w:space="0" w:color="auto"/>
      </w:divBdr>
    </w:div>
    <w:div w:id="440222947">
      <w:bodyDiv w:val="1"/>
      <w:marLeft w:val="0"/>
      <w:marRight w:val="0"/>
      <w:marTop w:val="0"/>
      <w:marBottom w:val="0"/>
      <w:divBdr>
        <w:top w:val="none" w:sz="0" w:space="0" w:color="auto"/>
        <w:left w:val="none" w:sz="0" w:space="0" w:color="auto"/>
        <w:bottom w:val="none" w:sz="0" w:space="0" w:color="auto"/>
        <w:right w:val="none" w:sz="0" w:space="0" w:color="auto"/>
      </w:divBdr>
    </w:div>
    <w:div w:id="442960875">
      <w:bodyDiv w:val="1"/>
      <w:marLeft w:val="0"/>
      <w:marRight w:val="0"/>
      <w:marTop w:val="0"/>
      <w:marBottom w:val="0"/>
      <w:divBdr>
        <w:top w:val="none" w:sz="0" w:space="0" w:color="auto"/>
        <w:left w:val="none" w:sz="0" w:space="0" w:color="auto"/>
        <w:bottom w:val="none" w:sz="0" w:space="0" w:color="auto"/>
        <w:right w:val="none" w:sz="0" w:space="0" w:color="auto"/>
      </w:divBdr>
    </w:div>
    <w:div w:id="449515247">
      <w:bodyDiv w:val="1"/>
      <w:marLeft w:val="0"/>
      <w:marRight w:val="0"/>
      <w:marTop w:val="0"/>
      <w:marBottom w:val="0"/>
      <w:divBdr>
        <w:top w:val="none" w:sz="0" w:space="0" w:color="auto"/>
        <w:left w:val="none" w:sz="0" w:space="0" w:color="auto"/>
        <w:bottom w:val="none" w:sz="0" w:space="0" w:color="auto"/>
        <w:right w:val="none" w:sz="0" w:space="0" w:color="auto"/>
      </w:divBdr>
    </w:div>
    <w:div w:id="454908296">
      <w:bodyDiv w:val="1"/>
      <w:marLeft w:val="0"/>
      <w:marRight w:val="0"/>
      <w:marTop w:val="0"/>
      <w:marBottom w:val="0"/>
      <w:divBdr>
        <w:top w:val="none" w:sz="0" w:space="0" w:color="auto"/>
        <w:left w:val="none" w:sz="0" w:space="0" w:color="auto"/>
        <w:bottom w:val="none" w:sz="0" w:space="0" w:color="auto"/>
        <w:right w:val="none" w:sz="0" w:space="0" w:color="auto"/>
      </w:divBdr>
    </w:div>
    <w:div w:id="463432664">
      <w:bodyDiv w:val="1"/>
      <w:marLeft w:val="0"/>
      <w:marRight w:val="0"/>
      <w:marTop w:val="0"/>
      <w:marBottom w:val="0"/>
      <w:divBdr>
        <w:top w:val="none" w:sz="0" w:space="0" w:color="auto"/>
        <w:left w:val="none" w:sz="0" w:space="0" w:color="auto"/>
        <w:bottom w:val="none" w:sz="0" w:space="0" w:color="auto"/>
        <w:right w:val="none" w:sz="0" w:space="0" w:color="auto"/>
      </w:divBdr>
    </w:div>
    <w:div w:id="464548171">
      <w:bodyDiv w:val="1"/>
      <w:marLeft w:val="0"/>
      <w:marRight w:val="0"/>
      <w:marTop w:val="0"/>
      <w:marBottom w:val="0"/>
      <w:divBdr>
        <w:top w:val="none" w:sz="0" w:space="0" w:color="auto"/>
        <w:left w:val="none" w:sz="0" w:space="0" w:color="auto"/>
        <w:bottom w:val="none" w:sz="0" w:space="0" w:color="auto"/>
        <w:right w:val="none" w:sz="0" w:space="0" w:color="auto"/>
      </w:divBdr>
    </w:div>
    <w:div w:id="464810694">
      <w:bodyDiv w:val="1"/>
      <w:marLeft w:val="0"/>
      <w:marRight w:val="0"/>
      <w:marTop w:val="0"/>
      <w:marBottom w:val="0"/>
      <w:divBdr>
        <w:top w:val="none" w:sz="0" w:space="0" w:color="auto"/>
        <w:left w:val="none" w:sz="0" w:space="0" w:color="auto"/>
        <w:bottom w:val="none" w:sz="0" w:space="0" w:color="auto"/>
        <w:right w:val="none" w:sz="0" w:space="0" w:color="auto"/>
      </w:divBdr>
    </w:div>
    <w:div w:id="466975969">
      <w:bodyDiv w:val="1"/>
      <w:marLeft w:val="0"/>
      <w:marRight w:val="0"/>
      <w:marTop w:val="0"/>
      <w:marBottom w:val="0"/>
      <w:divBdr>
        <w:top w:val="none" w:sz="0" w:space="0" w:color="auto"/>
        <w:left w:val="none" w:sz="0" w:space="0" w:color="auto"/>
        <w:bottom w:val="none" w:sz="0" w:space="0" w:color="auto"/>
        <w:right w:val="none" w:sz="0" w:space="0" w:color="auto"/>
      </w:divBdr>
    </w:div>
    <w:div w:id="472253408">
      <w:bodyDiv w:val="1"/>
      <w:marLeft w:val="0"/>
      <w:marRight w:val="0"/>
      <w:marTop w:val="0"/>
      <w:marBottom w:val="0"/>
      <w:divBdr>
        <w:top w:val="none" w:sz="0" w:space="0" w:color="auto"/>
        <w:left w:val="none" w:sz="0" w:space="0" w:color="auto"/>
        <w:bottom w:val="none" w:sz="0" w:space="0" w:color="auto"/>
        <w:right w:val="none" w:sz="0" w:space="0" w:color="auto"/>
      </w:divBdr>
    </w:div>
    <w:div w:id="473301470">
      <w:bodyDiv w:val="1"/>
      <w:marLeft w:val="0"/>
      <w:marRight w:val="0"/>
      <w:marTop w:val="0"/>
      <w:marBottom w:val="0"/>
      <w:divBdr>
        <w:top w:val="none" w:sz="0" w:space="0" w:color="auto"/>
        <w:left w:val="none" w:sz="0" w:space="0" w:color="auto"/>
        <w:bottom w:val="none" w:sz="0" w:space="0" w:color="auto"/>
        <w:right w:val="none" w:sz="0" w:space="0" w:color="auto"/>
      </w:divBdr>
    </w:div>
    <w:div w:id="475338558">
      <w:bodyDiv w:val="1"/>
      <w:marLeft w:val="0"/>
      <w:marRight w:val="0"/>
      <w:marTop w:val="0"/>
      <w:marBottom w:val="0"/>
      <w:divBdr>
        <w:top w:val="none" w:sz="0" w:space="0" w:color="auto"/>
        <w:left w:val="none" w:sz="0" w:space="0" w:color="auto"/>
        <w:bottom w:val="none" w:sz="0" w:space="0" w:color="auto"/>
        <w:right w:val="none" w:sz="0" w:space="0" w:color="auto"/>
      </w:divBdr>
    </w:div>
    <w:div w:id="479809942">
      <w:bodyDiv w:val="1"/>
      <w:marLeft w:val="0"/>
      <w:marRight w:val="0"/>
      <w:marTop w:val="0"/>
      <w:marBottom w:val="0"/>
      <w:divBdr>
        <w:top w:val="none" w:sz="0" w:space="0" w:color="auto"/>
        <w:left w:val="none" w:sz="0" w:space="0" w:color="auto"/>
        <w:bottom w:val="none" w:sz="0" w:space="0" w:color="auto"/>
        <w:right w:val="none" w:sz="0" w:space="0" w:color="auto"/>
      </w:divBdr>
    </w:div>
    <w:div w:id="486242116">
      <w:bodyDiv w:val="1"/>
      <w:marLeft w:val="0"/>
      <w:marRight w:val="0"/>
      <w:marTop w:val="0"/>
      <w:marBottom w:val="0"/>
      <w:divBdr>
        <w:top w:val="none" w:sz="0" w:space="0" w:color="auto"/>
        <w:left w:val="none" w:sz="0" w:space="0" w:color="auto"/>
        <w:bottom w:val="none" w:sz="0" w:space="0" w:color="auto"/>
        <w:right w:val="none" w:sz="0" w:space="0" w:color="auto"/>
      </w:divBdr>
    </w:div>
    <w:div w:id="489030284">
      <w:bodyDiv w:val="1"/>
      <w:marLeft w:val="0"/>
      <w:marRight w:val="0"/>
      <w:marTop w:val="0"/>
      <w:marBottom w:val="0"/>
      <w:divBdr>
        <w:top w:val="none" w:sz="0" w:space="0" w:color="auto"/>
        <w:left w:val="none" w:sz="0" w:space="0" w:color="auto"/>
        <w:bottom w:val="none" w:sz="0" w:space="0" w:color="auto"/>
        <w:right w:val="none" w:sz="0" w:space="0" w:color="auto"/>
      </w:divBdr>
    </w:div>
    <w:div w:id="493911302">
      <w:bodyDiv w:val="1"/>
      <w:marLeft w:val="0"/>
      <w:marRight w:val="0"/>
      <w:marTop w:val="0"/>
      <w:marBottom w:val="0"/>
      <w:divBdr>
        <w:top w:val="none" w:sz="0" w:space="0" w:color="auto"/>
        <w:left w:val="none" w:sz="0" w:space="0" w:color="auto"/>
        <w:bottom w:val="none" w:sz="0" w:space="0" w:color="auto"/>
        <w:right w:val="none" w:sz="0" w:space="0" w:color="auto"/>
      </w:divBdr>
    </w:div>
    <w:div w:id="497497751">
      <w:bodyDiv w:val="1"/>
      <w:marLeft w:val="0"/>
      <w:marRight w:val="0"/>
      <w:marTop w:val="0"/>
      <w:marBottom w:val="0"/>
      <w:divBdr>
        <w:top w:val="none" w:sz="0" w:space="0" w:color="auto"/>
        <w:left w:val="none" w:sz="0" w:space="0" w:color="auto"/>
        <w:bottom w:val="none" w:sz="0" w:space="0" w:color="auto"/>
        <w:right w:val="none" w:sz="0" w:space="0" w:color="auto"/>
      </w:divBdr>
    </w:div>
    <w:div w:id="499467525">
      <w:bodyDiv w:val="1"/>
      <w:marLeft w:val="0"/>
      <w:marRight w:val="0"/>
      <w:marTop w:val="0"/>
      <w:marBottom w:val="0"/>
      <w:divBdr>
        <w:top w:val="none" w:sz="0" w:space="0" w:color="auto"/>
        <w:left w:val="none" w:sz="0" w:space="0" w:color="auto"/>
        <w:bottom w:val="none" w:sz="0" w:space="0" w:color="auto"/>
        <w:right w:val="none" w:sz="0" w:space="0" w:color="auto"/>
      </w:divBdr>
    </w:div>
    <w:div w:id="500051882">
      <w:bodyDiv w:val="1"/>
      <w:marLeft w:val="0"/>
      <w:marRight w:val="0"/>
      <w:marTop w:val="0"/>
      <w:marBottom w:val="0"/>
      <w:divBdr>
        <w:top w:val="none" w:sz="0" w:space="0" w:color="auto"/>
        <w:left w:val="none" w:sz="0" w:space="0" w:color="auto"/>
        <w:bottom w:val="none" w:sz="0" w:space="0" w:color="auto"/>
        <w:right w:val="none" w:sz="0" w:space="0" w:color="auto"/>
      </w:divBdr>
    </w:div>
    <w:div w:id="508721272">
      <w:bodyDiv w:val="1"/>
      <w:marLeft w:val="0"/>
      <w:marRight w:val="0"/>
      <w:marTop w:val="0"/>
      <w:marBottom w:val="0"/>
      <w:divBdr>
        <w:top w:val="none" w:sz="0" w:space="0" w:color="auto"/>
        <w:left w:val="none" w:sz="0" w:space="0" w:color="auto"/>
        <w:bottom w:val="none" w:sz="0" w:space="0" w:color="auto"/>
        <w:right w:val="none" w:sz="0" w:space="0" w:color="auto"/>
      </w:divBdr>
    </w:div>
    <w:div w:id="510294636">
      <w:bodyDiv w:val="1"/>
      <w:marLeft w:val="0"/>
      <w:marRight w:val="0"/>
      <w:marTop w:val="0"/>
      <w:marBottom w:val="0"/>
      <w:divBdr>
        <w:top w:val="none" w:sz="0" w:space="0" w:color="auto"/>
        <w:left w:val="none" w:sz="0" w:space="0" w:color="auto"/>
        <w:bottom w:val="none" w:sz="0" w:space="0" w:color="auto"/>
        <w:right w:val="none" w:sz="0" w:space="0" w:color="auto"/>
      </w:divBdr>
    </w:div>
    <w:div w:id="518084447">
      <w:bodyDiv w:val="1"/>
      <w:marLeft w:val="0"/>
      <w:marRight w:val="0"/>
      <w:marTop w:val="0"/>
      <w:marBottom w:val="0"/>
      <w:divBdr>
        <w:top w:val="none" w:sz="0" w:space="0" w:color="auto"/>
        <w:left w:val="none" w:sz="0" w:space="0" w:color="auto"/>
        <w:bottom w:val="none" w:sz="0" w:space="0" w:color="auto"/>
        <w:right w:val="none" w:sz="0" w:space="0" w:color="auto"/>
      </w:divBdr>
    </w:div>
    <w:div w:id="522521290">
      <w:bodyDiv w:val="1"/>
      <w:marLeft w:val="0"/>
      <w:marRight w:val="0"/>
      <w:marTop w:val="0"/>
      <w:marBottom w:val="0"/>
      <w:divBdr>
        <w:top w:val="none" w:sz="0" w:space="0" w:color="auto"/>
        <w:left w:val="none" w:sz="0" w:space="0" w:color="auto"/>
        <w:bottom w:val="none" w:sz="0" w:space="0" w:color="auto"/>
        <w:right w:val="none" w:sz="0" w:space="0" w:color="auto"/>
      </w:divBdr>
    </w:div>
    <w:div w:id="523861350">
      <w:bodyDiv w:val="1"/>
      <w:marLeft w:val="0"/>
      <w:marRight w:val="0"/>
      <w:marTop w:val="0"/>
      <w:marBottom w:val="0"/>
      <w:divBdr>
        <w:top w:val="none" w:sz="0" w:space="0" w:color="auto"/>
        <w:left w:val="none" w:sz="0" w:space="0" w:color="auto"/>
        <w:bottom w:val="none" w:sz="0" w:space="0" w:color="auto"/>
        <w:right w:val="none" w:sz="0" w:space="0" w:color="auto"/>
      </w:divBdr>
    </w:div>
    <w:div w:id="527183388">
      <w:bodyDiv w:val="1"/>
      <w:marLeft w:val="0"/>
      <w:marRight w:val="0"/>
      <w:marTop w:val="0"/>
      <w:marBottom w:val="0"/>
      <w:divBdr>
        <w:top w:val="none" w:sz="0" w:space="0" w:color="auto"/>
        <w:left w:val="none" w:sz="0" w:space="0" w:color="auto"/>
        <w:bottom w:val="none" w:sz="0" w:space="0" w:color="auto"/>
        <w:right w:val="none" w:sz="0" w:space="0" w:color="auto"/>
      </w:divBdr>
    </w:div>
    <w:div w:id="528958692">
      <w:bodyDiv w:val="1"/>
      <w:marLeft w:val="0"/>
      <w:marRight w:val="0"/>
      <w:marTop w:val="0"/>
      <w:marBottom w:val="0"/>
      <w:divBdr>
        <w:top w:val="none" w:sz="0" w:space="0" w:color="auto"/>
        <w:left w:val="none" w:sz="0" w:space="0" w:color="auto"/>
        <w:bottom w:val="none" w:sz="0" w:space="0" w:color="auto"/>
        <w:right w:val="none" w:sz="0" w:space="0" w:color="auto"/>
      </w:divBdr>
    </w:div>
    <w:div w:id="529730642">
      <w:bodyDiv w:val="1"/>
      <w:marLeft w:val="0"/>
      <w:marRight w:val="0"/>
      <w:marTop w:val="0"/>
      <w:marBottom w:val="0"/>
      <w:divBdr>
        <w:top w:val="none" w:sz="0" w:space="0" w:color="auto"/>
        <w:left w:val="none" w:sz="0" w:space="0" w:color="auto"/>
        <w:bottom w:val="none" w:sz="0" w:space="0" w:color="auto"/>
        <w:right w:val="none" w:sz="0" w:space="0" w:color="auto"/>
      </w:divBdr>
    </w:div>
    <w:div w:id="533007623">
      <w:bodyDiv w:val="1"/>
      <w:marLeft w:val="0"/>
      <w:marRight w:val="0"/>
      <w:marTop w:val="0"/>
      <w:marBottom w:val="0"/>
      <w:divBdr>
        <w:top w:val="none" w:sz="0" w:space="0" w:color="auto"/>
        <w:left w:val="none" w:sz="0" w:space="0" w:color="auto"/>
        <w:bottom w:val="none" w:sz="0" w:space="0" w:color="auto"/>
        <w:right w:val="none" w:sz="0" w:space="0" w:color="auto"/>
      </w:divBdr>
    </w:div>
    <w:div w:id="536545335">
      <w:bodyDiv w:val="1"/>
      <w:marLeft w:val="0"/>
      <w:marRight w:val="0"/>
      <w:marTop w:val="0"/>
      <w:marBottom w:val="0"/>
      <w:divBdr>
        <w:top w:val="none" w:sz="0" w:space="0" w:color="auto"/>
        <w:left w:val="none" w:sz="0" w:space="0" w:color="auto"/>
        <w:bottom w:val="none" w:sz="0" w:space="0" w:color="auto"/>
        <w:right w:val="none" w:sz="0" w:space="0" w:color="auto"/>
      </w:divBdr>
    </w:div>
    <w:div w:id="542405722">
      <w:bodyDiv w:val="1"/>
      <w:marLeft w:val="0"/>
      <w:marRight w:val="0"/>
      <w:marTop w:val="0"/>
      <w:marBottom w:val="0"/>
      <w:divBdr>
        <w:top w:val="none" w:sz="0" w:space="0" w:color="auto"/>
        <w:left w:val="none" w:sz="0" w:space="0" w:color="auto"/>
        <w:bottom w:val="none" w:sz="0" w:space="0" w:color="auto"/>
        <w:right w:val="none" w:sz="0" w:space="0" w:color="auto"/>
      </w:divBdr>
    </w:div>
    <w:div w:id="546725075">
      <w:bodyDiv w:val="1"/>
      <w:marLeft w:val="0"/>
      <w:marRight w:val="0"/>
      <w:marTop w:val="0"/>
      <w:marBottom w:val="0"/>
      <w:divBdr>
        <w:top w:val="none" w:sz="0" w:space="0" w:color="auto"/>
        <w:left w:val="none" w:sz="0" w:space="0" w:color="auto"/>
        <w:bottom w:val="none" w:sz="0" w:space="0" w:color="auto"/>
        <w:right w:val="none" w:sz="0" w:space="0" w:color="auto"/>
      </w:divBdr>
    </w:div>
    <w:div w:id="551380132">
      <w:bodyDiv w:val="1"/>
      <w:marLeft w:val="0"/>
      <w:marRight w:val="0"/>
      <w:marTop w:val="0"/>
      <w:marBottom w:val="0"/>
      <w:divBdr>
        <w:top w:val="none" w:sz="0" w:space="0" w:color="auto"/>
        <w:left w:val="none" w:sz="0" w:space="0" w:color="auto"/>
        <w:bottom w:val="none" w:sz="0" w:space="0" w:color="auto"/>
        <w:right w:val="none" w:sz="0" w:space="0" w:color="auto"/>
      </w:divBdr>
    </w:div>
    <w:div w:id="555355893">
      <w:bodyDiv w:val="1"/>
      <w:marLeft w:val="0"/>
      <w:marRight w:val="0"/>
      <w:marTop w:val="0"/>
      <w:marBottom w:val="0"/>
      <w:divBdr>
        <w:top w:val="none" w:sz="0" w:space="0" w:color="auto"/>
        <w:left w:val="none" w:sz="0" w:space="0" w:color="auto"/>
        <w:bottom w:val="none" w:sz="0" w:space="0" w:color="auto"/>
        <w:right w:val="none" w:sz="0" w:space="0" w:color="auto"/>
      </w:divBdr>
    </w:div>
    <w:div w:id="557403757">
      <w:bodyDiv w:val="1"/>
      <w:marLeft w:val="0"/>
      <w:marRight w:val="0"/>
      <w:marTop w:val="0"/>
      <w:marBottom w:val="0"/>
      <w:divBdr>
        <w:top w:val="none" w:sz="0" w:space="0" w:color="auto"/>
        <w:left w:val="none" w:sz="0" w:space="0" w:color="auto"/>
        <w:bottom w:val="none" w:sz="0" w:space="0" w:color="auto"/>
        <w:right w:val="none" w:sz="0" w:space="0" w:color="auto"/>
      </w:divBdr>
    </w:div>
    <w:div w:id="558177357">
      <w:bodyDiv w:val="1"/>
      <w:marLeft w:val="0"/>
      <w:marRight w:val="0"/>
      <w:marTop w:val="0"/>
      <w:marBottom w:val="0"/>
      <w:divBdr>
        <w:top w:val="none" w:sz="0" w:space="0" w:color="auto"/>
        <w:left w:val="none" w:sz="0" w:space="0" w:color="auto"/>
        <w:bottom w:val="none" w:sz="0" w:space="0" w:color="auto"/>
        <w:right w:val="none" w:sz="0" w:space="0" w:color="auto"/>
      </w:divBdr>
    </w:div>
    <w:div w:id="563834356">
      <w:bodyDiv w:val="1"/>
      <w:marLeft w:val="0"/>
      <w:marRight w:val="0"/>
      <w:marTop w:val="0"/>
      <w:marBottom w:val="0"/>
      <w:divBdr>
        <w:top w:val="none" w:sz="0" w:space="0" w:color="auto"/>
        <w:left w:val="none" w:sz="0" w:space="0" w:color="auto"/>
        <w:bottom w:val="none" w:sz="0" w:space="0" w:color="auto"/>
        <w:right w:val="none" w:sz="0" w:space="0" w:color="auto"/>
      </w:divBdr>
    </w:div>
    <w:div w:id="564607921">
      <w:bodyDiv w:val="1"/>
      <w:marLeft w:val="0"/>
      <w:marRight w:val="0"/>
      <w:marTop w:val="0"/>
      <w:marBottom w:val="0"/>
      <w:divBdr>
        <w:top w:val="none" w:sz="0" w:space="0" w:color="auto"/>
        <w:left w:val="none" w:sz="0" w:space="0" w:color="auto"/>
        <w:bottom w:val="none" w:sz="0" w:space="0" w:color="auto"/>
        <w:right w:val="none" w:sz="0" w:space="0" w:color="auto"/>
      </w:divBdr>
    </w:div>
    <w:div w:id="567615598">
      <w:bodyDiv w:val="1"/>
      <w:marLeft w:val="0"/>
      <w:marRight w:val="0"/>
      <w:marTop w:val="0"/>
      <w:marBottom w:val="0"/>
      <w:divBdr>
        <w:top w:val="none" w:sz="0" w:space="0" w:color="auto"/>
        <w:left w:val="none" w:sz="0" w:space="0" w:color="auto"/>
        <w:bottom w:val="none" w:sz="0" w:space="0" w:color="auto"/>
        <w:right w:val="none" w:sz="0" w:space="0" w:color="auto"/>
      </w:divBdr>
    </w:div>
    <w:div w:id="573126269">
      <w:bodyDiv w:val="1"/>
      <w:marLeft w:val="0"/>
      <w:marRight w:val="0"/>
      <w:marTop w:val="0"/>
      <w:marBottom w:val="0"/>
      <w:divBdr>
        <w:top w:val="none" w:sz="0" w:space="0" w:color="auto"/>
        <w:left w:val="none" w:sz="0" w:space="0" w:color="auto"/>
        <w:bottom w:val="none" w:sz="0" w:space="0" w:color="auto"/>
        <w:right w:val="none" w:sz="0" w:space="0" w:color="auto"/>
      </w:divBdr>
    </w:div>
    <w:div w:id="581960333">
      <w:bodyDiv w:val="1"/>
      <w:marLeft w:val="0"/>
      <w:marRight w:val="0"/>
      <w:marTop w:val="0"/>
      <w:marBottom w:val="0"/>
      <w:divBdr>
        <w:top w:val="none" w:sz="0" w:space="0" w:color="auto"/>
        <w:left w:val="none" w:sz="0" w:space="0" w:color="auto"/>
        <w:bottom w:val="none" w:sz="0" w:space="0" w:color="auto"/>
        <w:right w:val="none" w:sz="0" w:space="0" w:color="auto"/>
      </w:divBdr>
    </w:div>
    <w:div w:id="582182671">
      <w:bodyDiv w:val="1"/>
      <w:marLeft w:val="0"/>
      <w:marRight w:val="0"/>
      <w:marTop w:val="0"/>
      <w:marBottom w:val="0"/>
      <w:divBdr>
        <w:top w:val="none" w:sz="0" w:space="0" w:color="auto"/>
        <w:left w:val="none" w:sz="0" w:space="0" w:color="auto"/>
        <w:bottom w:val="none" w:sz="0" w:space="0" w:color="auto"/>
        <w:right w:val="none" w:sz="0" w:space="0" w:color="auto"/>
      </w:divBdr>
    </w:div>
    <w:div w:id="584532647">
      <w:bodyDiv w:val="1"/>
      <w:marLeft w:val="0"/>
      <w:marRight w:val="0"/>
      <w:marTop w:val="0"/>
      <w:marBottom w:val="0"/>
      <w:divBdr>
        <w:top w:val="none" w:sz="0" w:space="0" w:color="auto"/>
        <w:left w:val="none" w:sz="0" w:space="0" w:color="auto"/>
        <w:bottom w:val="none" w:sz="0" w:space="0" w:color="auto"/>
        <w:right w:val="none" w:sz="0" w:space="0" w:color="auto"/>
      </w:divBdr>
    </w:div>
    <w:div w:id="587233851">
      <w:bodyDiv w:val="1"/>
      <w:marLeft w:val="0"/>
      <w:marRight w:val="0"/>
      <w:marTop w:val="0"/>
      <w:marBottom w:val="0"/>
      <w:divBdr>
        <w:top w:val="none" w:sz="0" w:space="0" w:color="auto"/>
        <w:left w:val="none" w:sz="0" w:space="0" w:color="auto"/>
        <w:bottom w:val="none" w:sz="0" w:space="0" w:color="auto"/>
        <w:right w:val="none" w:sz="0" w:space="0" w:color="auto"/>
      </w:divBdr>
    </w:div>
    <w:div w:id="593241781">
      <w:bodyDiv w:val="1"/>
      <w:marLeft w:val="0"/>
      <w:marRight w:val="0"/>
      <w:marTop w:val="0"/>
      <w:marBottom w:val="0"/>
      <w:divBdr>
        <w:top w:val="none" w:sz="0" w:space="0" w:color="auto"/>
        <w:left w:val="none" w:sz="0" w:space="0" w:color="auto"/>
        <w:bottom w:val="none" w:sz="0" w:space="0" w:color="auto"/>
        <w:right w:val="none" w:sz="0" w:space="0" w:color="auto"/>
      </w:divBdr>
    </w:div>
    <w:div w:id="594048322">
      <w:bodyDiv w:val="1"/>
      <w:marLeft w:val="0"/>
      <w:marRight w:val="0"/>
      <w:marTop w:val="0"/>
      <w:marBottom w:val="0"/>
      <w:divBdr>
        <w:top w:val="none" w:sz="0" w:space="0" w:color="auto"/>
        <w:left w:val="none" w:sz="0" w:space="0" w:color="auto"/>
        <w:bottom w:val="none" w:sz="0" w:space="0" w:color="auto"/>
        <w:right w:val="none" w:sz="0" w:space="0" w:color="auto"/>
      </w:divBdr>
    </w:div>
    <w:div w:id="595097589">
      <w:bodyDiv w:val="1"/>
      <w:marLeft w:val="0"/>
      <w:marRight w:val="0"/>
      <w:marTop w:val="0"/>
      <w:marBottom w:val="0"/>
      <w:divBdr>
        <w:top w:val="none" w:sz="0" w:space="0" w:color="auto"/>
        <w:left w:val="none" w:sz="0" w:space="0" w:color="auto"/>
        <w:bottom w:val="none" w:sz="0" w:space="0" w:color="auto"/>
        <w:right w:val="none" w:sz="0" w:space="0" w:color="auto"/>
      </w:divBdr>
    </w:div>
    <w:div w:id="595556884">
      <w:bodyDiv w:val="1"/>
      <w:marLeft w:val="0"/>
      <w:marRight w:val="0"/>
      <w:marTop w:val="0"/>
      <w:marBottom w:val="0"/>
      <w:divBdr>
        <w:top w:val="none" w:sz="0" w:space="0" w:color="auto"/>
        <w:left w:val="none" w:sz="0" w:space="0" w:color="auto"/>
        <w:bottom w:val="none" w:sz="0" w:space="0" w:color="auto"/>
        <w:right w:val="none" w:sz="0" w:space="0" w:color="auto"/>
      </w:divBdr>
    </w:div>
    <w:div w:id="602106858">
      <w:bodyDiv w:val="1"/>
      <w:marLeft w:val="0"/>
      <w:marRight w:val="0"/>
      <w:marTop w:val="0"/>
      <w:marBottom w:val="0"/>
      <w:divBdr>
        <w:top w:val="none" w:sz="0" w:space="0" w:color="auto"/>
        <w:left w:val="none" w:sz="0" w:space="0" w:color="auto"/>
        <w:bottom w:val="none" w:sz="0" w:space="0" w:color="auto"/>
        <w:right w:val="none" w:sz="0" w:space="0" w:color="auto"/>
      </w:divBdr>
    </w:div>
    <w:div w:id="604771942">
      <w:bodyDiv w:val="1"/>
      <w:marLeft w:val="0"/>
      <w:marRight w:val="0"/>
      <w:marTop w:val="0"/>
      <w:marBottom w:val="0"/>
      <w:divBdr>
        <w:top w:val="none" w:sz="0" w:space="0" w:color="auto"/>
        <w:left w:val="none" w:sz="0" w:space="0" w:color="auto"/>
        <w:bottom w:val="none" w:sz="0" w:space="0" w:color="auto"/>
        <w:right w:val="none" w:sz="0" w:space="0" w:color="auto"/>
      </w:divBdr>
    </w:div>
    <w:div w:id="606278491">
      <w:bodyDiv w:val="1"/>
      <w:marLeft w:val="0"/>
      <w:marRight w:val="0"/>
      <w:marTop w:val="0"/>
      <w:marBottom w:val="0"/>
      <w:divBdr>
        <w:top w:val="none" w:sz="0" w:space="0" w:color="auto"/>
        <w:left w:val="none" w:sz="0" w:space="0" w:color="auto"/>
        <w:bottom w:val="none" w:sz="0" w:space="0" w:color="auto"/>
        <w:right w:val="none" w:sz="0" w:space="0" w:color="auto"/>
      </w:divBdr>
    </w:div>
    <w:div w:id="609511497">
      <w:bodyDiv w:val="1"/>
      <w:marLeft w:val="0"/>
      <w:marRight w:val="0"/>
      <w:marTop w:val="0"/>
      <w:marBottom w:val="0"/>
      <w:divBdr>
        <w:top w:val="none" w:sz="0" w:space="0" w:color="auto"/>
        <w:left w:val="none" w:sz="0" w:space="0" w:color="auto"/>
        <w:bottom w:val="none" w:sz="0" w:space="0" w:color="auto"/>
        <w:right w:val="none" w:sz="0" w:space="0" w:color="auto"/>
      </w:divBdr>
    </w:div>
    <w:div w:id="617420772">
      <w:bodyDiv w:val="1"/>
      <w:marLeft w:val="0"/>
      <w:marRight w:val="0"/>
      <w:marTop w:val="0"/>
      <w:marBottom w:val="0"/>
      <w:divBdr>
        <w:top w:val="none" w:sz="0" w:space="0" w:color="auto"/>
        <w:left w:val="none" w:sz="0" w:space="0" w:color="auto"/>
        <w:bottom w:val="none" w:sz="0" w:space="0" w:color="auto"/>
        <w:right w:val="none" w:sz="0" w:space="0" w:color="auto"/>
      </w:divBdr>
    </w:div>
    <w:div w:id="621769254">
      <w:bodyDiv w:val="1"/>
      <w:marLeft w:val="0"/>
      <w:marRight w:val="0"/>
      <w:marTop w:val="0"/>
      <w:marBottom w:val="0"/>
      <w:divBdr>
        <w:top w:val="none" w:sz="0" w:space="0" w:color="auto"/>
        <w:left w:val="none" w:sz="0" w:space="0" w:color="auto"/>
        <w:bottom w:val="none" w:sz="0" w:space="0" w:color="auto"/>
        <w:right w:val="none" w:sz="0" w:space="0" w:color="auto"/>
      </w:divBdr>
    </w:div>
    <w:div w:id="628898900">
      <w:bodyDiv w:val="1"/>
      <w:marLeft w:val="0"/>
      <w:marRight w:val="0"/>
      <w:marTop w:val="0"/>
      <w:marBottom w:val="0"/>
      <w:divBdr>
        <w:top w:val="none" w:sz="0" w:space="0" w:color="auto"/>
        <w:left w:val="none" w:sz="0" w:space="0" w:color="auto"/>
        <w:bottom w:val="none" w:sz="0" w:space="0" w:color="auto"/>
        <w:right w:val="none" w:sz="0" w:space="0" w:color="auto"/>
      </w:divBdr>
    </w:div>
    <w:div w:id="631324955">
      <w:bodyDiv w:val="1"/>
      <w:marLeft w:val="0"/>
      <w:marRight w:val="0"/>
      <w:marTop w:val="0"/>
      <w:marBottom w:val="0"/>
      <w:divBdr>
        <w:top w:val="none" w:sz="0" w:space="0" w:color="auto"/>
        <w:left w:val="none" w:sz="0" w:space="0" w:color="auto"/>
        <w:bottom w:val="none" w:sz="0" w:space="0" w:color="auto"/>
        <w:right w:val="none" w:sz="0" w:space="0" w:color="auto"/>
      </w:divBdr>
    </w:div>
    <w:div w:id="638650818">
      <w:bodyDiv w:val="1"/>
      <w:marLeft w:val="0"/>
      <w:marRight w:val="0"/>
      <w:marTop w:val="0"/>
      <w:marBottom w:val="0"/>
      <w:divBdr>
        <w:top w:val="none" w:sz="0" w:space="0" w:color="auto"/>
        <w:left w:val="none" w:sz="0" w:space="0" w:color="auto"/>
        <w:bottom w:val="none" w:sz="0" w:space="0" w:color="auto"/>
        <w:right w:val="none" w:sz="0" w:space="0" w:color="auto"/>
      </w:divBdr>
    </w:div>
    <w:div w:id="641739708">
      <w:bodyDiv w:val="1"/>
      <w:marLeft w:val="0"/>
      <w:marRight w:val="0"/>
      <w:marTop w:val="0"/>
      <w:marBottom w:val="0"/>
      <w:divBdr>
        <w:top w:val="none" w:sz="0" w:space="0" w:color="auto"/>
        <w:left w:val="none" w:sz="0" w:space="0" w:color="auto"/>
        <w:bottom w:val="none" w:sz="0" w:space="0" w:color="auto"/>
        <w:right w:val="none" w:sz="0" w:space="0" w:color="auto"/>
      </w:divBdr>
    </w:div>
    <w:div w:id="642393952">
      <w:bodyDiv w:val="1"/>
      <w:marLeft w:val="0"/>
      <w:marRight w:val="0"/>
      <w:marTop w:val="0"/>
      <w:marBottom w:val="0"/>
      <w:divBdr>
        <w:top w:val="none" w:sz="0" w:space="0" w:color="auto"/>
        <w:left w:val="none" w:sz="0" w:space="0" w:color="auto"/>
        <w:bottom w:val="none" w:sz="0" w:space="0" w:color="auto"/>
        <w:right w:val="none" w:sz="0" w:space="0" w:color="auto"/>
      </w:divBdr>
    </w:div>
    <w:div w:id="650838398">
      <w:bodyDiv w:val="1"/>
      <w:marLeft w:val="0"/>
      <w:marRight w:val="0"/>
      <w:marTop w:val="0"/>
      <w:marBottom w:val="0"/>
      <w:divBdr>
        <w:top w:val="none" w:sz="0" w:space="0" w:color="auto"/>
        <w:left w:val="none" w:sz="0" w:space="0" w:color="auto"/>
        <w:bottom w:val="none" w:sz="0" w:space="0" w:color="auto"/>
        <w:right w:val="none" w:sz="0" w:space="0" w:color="auto"/>
      </w:divBdr>
    </w:div>
    <w:div w:id="650839071">
      <w:bodyDiv w:val="1"/>
      <w:marLeft w:val="0"/>
      <w:marRight w:val="0"/>
      <w:marTop w:val="0"/>
      <w:marBottom w:val="0"/>
      <w:divBdr>
        <w:top w:val="none" w:sz="0" w:space="0" w:color="auto"/>
        <w:left w:val="none" w:sz="0" w:space="0" w:color="auto"/>
        <w:bottom w:val="none" w:sz="0" w:space="0" w:color="auto"/>
        <w:right w:val="none" w:sz="0" w:space="0" w:color="auto"/>
      </w:divBdr>
    </w:div>
    <w:div w:id="658772943">
      <w:bodyDiv w:val="1"/>
      <w:marLeft w:val="0"/>
      <w:marRight w:val="0"/>
      <w:marTop w:val="0"/>
      <w:marBottom w:val="0"/>
      <w:divBdr>
        <w:top w:val="none" w:sz="0" w:space="0" w:color="auto"/>
        <w:left w:val="none" w:sz="0" w:space="0" w:color="auto"/>
        <w:bottom w:val="none" w:sz="0" w:space="0" w:color="auto"/>
        <w:right w:val="none" w:sz="0" w:space="0" w:color="auto"/>
      </w:divBdr>
    </w:div>
    <w:div w:id="659117486">
      <w:bodyDiv w:val="1"/>
      <w:marLeft w:val="0"/>
      <w:marRight w:val="0"/>
      <w:marTop w:val="0"/>
      <w:marBottom w:val="0"/>
      <w:divBdr>
        <w:top w:val="none" w:sz="0" w:space="0" w:color="auto"/>
        <w:left w:val="none" w:sz="0" w:space="0" w:color="auto"/>
        <w:bottom w:val="none" w:sz="0" w:space="0" w:color="auto"/>
        <w:right w:val="none" w:sz="0" w:space="0" w:color="auto"/>
      </w:divBdr>
    </w:div>
    <w:div w:id="663583698">
      <w:bodyDiv w:val="1"/>
      <w:marLeft w:val="0"/>
      <w:marRight w:val="0"/>
      <w:marTop w:val="0"/>
      <w:marBottom w:val="0"/>
      <w:divBdr>
        <w:top w:val="none" w:sz="0" w:space="0" w:color="auto"/>
        <w:left w:val="none" w:sz="0" w:space="0" w:color="auto"/>
        <w:bottom w:val="none" w:sz="0" w:space="0" w:color="auto"/>
        <w:right w:val="none" w:sz="0" w:space="0" w:color="auto"/>
      </w:divBdr>
    </w:div>
    <w:div w:id="665134627">
      <w:bodyDiv w:val="1"/>
      <w:marLeft w:val="0"/>
      <w:marRight w:val="0"/>
      <w:marTop w:val="0"/>
      <w:marBottom w:val="0"/>
      <w:divBdr>
        <w:top w:val="none" w:sz="0" w:space="0" w:color="auto"/>
        <w:left w:val="none" w:sz="0" w:space="0" w:color="auto"/>
        <w:bottom w:val="none" w:sz="0" w:space="0" w:color="auto"/>
        <w:right w:val="none" w:sz="0" w:space="0" w:color="auto"/>
      </w:divBdr>
    </w:div>
    <w:div w:id="670647838">
      <w:bodyDiv w:val="1"/>
      <w:marLeft w:val="0"/>
      <w:marRight w:val="0"/>
      <w:marTop w:val="0"/>
      <w:marBottom w:val="0"/>
      <w:divBdr>
        <w:top w:val="none" w:sz="0" w:space="0" w:color="auto"/>
        <w:left w:val="none" w:sz="0" w:space="0" w:color="auto"/>
        <w:bottom w:val="none" w:sz="0" w:space="0" w:color="auto"/>
        <w:right w:val="none" w:sz="0" w:space="0" w:color="auto"/>
      </w:divBdr>
    </w:div>
    <w:div w:id="673457276">
      <w:bodyDiv w:val="1"/>
      <w:marLeft w:val="0"/>
      <w:marRight w:val="0"/>
      <w:marTop w:val="0"/>
      <w:marBottom w:val="0"/>
      <w:divBdr>
        <w:top w:val="none" w:sz="0" w:space="0" w:color="auto"/>
        <w:left w:val="none" w:sz="0" w:space="0" w:color="auto"/>
        <w:bottom w:val="none" w:sz="0" w:space="0" w:color="auto"/>
        <w:right w:val="none" w:sz="0" w:space="0" w:color="auto"/>
      </w:divBdr>
    </w:div>
    <w:div w:id="674769813">
      <w:bodyDiv w:val="1"/>
      <w:marLeft w:val="0"/>
      <w:marRight w:val="0"/>
      <w:marTop w:val="0"/>
      <w:marBottom w:val="0"/>
      <w:divBdr>
        <w:top w:val="none" w:sz="0" w:space="0" w:color="auto"/>
        <w:left w:val="none" w:sz="0" w:space="0" w:color="auto"/>
        <w:bottom w:val="none" w:sz="0" w:space="0" w:color="auto"/>
        <w:right w:val="none" w:sz="0" w:space="0" w:color="auto"/>
      </w:divBdr>
    </w:div>
    <w:div w:id="679621763">
      <w:bodyDiv w:val="1"/>
      <w:marLeft w:val="0"/>
      <w:marRight w:val="0"/>
      <w:marTop w:val="0"/>
      <w:marBottom w:val="0"/>
      <w:divBdr>
        <w:top w:val="none" w:sz="0" w:space="0" w:color="auto"/>
        <w:left w:val="none" w:sz="0" w:space="0" w:color="auto"/>
        <w:bottom w:val="none" w:sz="0" w:space="0" w:color="auto"/>
        <w:right w:val="none" w:sz="0" w:space="0" w:color="auto"/>
      </w:divBdr>
    </w:div>
    <w:div w:id="685711937">
      <w:bodyDiv w:val="1"/>
      <w:marLeft w:val="0"/>
      <w:marRight w:val="0"/>
      <w:marTop w:val="0"/>
      <w:marBottom w:val="0"/>
      <w:divBdr>
        <w:top w:val="none" w:sz="0" w:space="0" w:color="auto"/>
        <w:left w:val="none" w:sz="0" w:space="0" w:color="auto"/>
        <w:bottom w:val="none" w:sz="0" w:space="0" w:color="auto"/>
        <w:right w:val="none" w:sz="0" w:space="0" w:color="auto"/>
      </w:divBdr>
    </w:div>
    <w:div w:id="689263549">
      <w:bodyDiv w:val="1"/>
      <w:marLeft w:val="0"/>
      <w:marRight w:val="0"/>
      <w:marTop w:val="0"/>
      <w:marBottom w:val="0"/>
      <w:divBdr>
        <w:top w:val="none" w:sz="0" w:space="0" w:color="auto"/>
        <w:left w:val="none" w:sz="0" w:space="0" w:color="auto"/>
        <w:bottom w:val="none" w:sz="0" w:space="0" w:color="auto"/>
        <w:right w:val="none" w:sz="0" w:space="0" w:color="auto"/>
      </w:divBdr>
    </w:div>
    <w:div w:id="692614570">
      <w:bodyDiv w:val="1"/>
      <w:marLeft w:val="0"/>
      <w:marRight w:val="0"/>
      <w:marTop w:val="0"/>
      <w:marBottom w:val="0"/>
      <w:divBdr>
        <w:top w:val="none" w:sz="0" w:space="0" w:color="auto"/>
        <w:left w:val="none" w:sz="0" w:space="0" w:color="auto"/>
        <w:bottom w:val="none" w:sz="0" w:space="0" w:color="auto"/>
        <w:right w:val="none" w:sz="0" w:space="0" w:color="auto"/>
      </w:divBdr>
    </w:div>
    <w:div w:id="693192713">
      <w:bodyDiv w:val="1"/>
      <w:marLeft w:val="0"/>
      <w:marRight w:val="0"/>
      <w:marTop w:val="0"/>
      <w:marBottom w:val="0"/>
      <w:divBdr>
        <w:top w:val="none" w:sz="0" w:space="0" w:color="auto"/>
        <w:left w:val="none" w:sz="0" w:space="0" w:color="auto"/>
        <w:bottom w:val="none" w:sz="0" w:space="0" w:color="auto"/>
        <w:right w:val="none" w:sz="0" w:space="0" w:color="auto"/>
      </w:divBdr>
    </w:div>
    <w:div w:id="696471403">
      <w:bodyDiv w:val="1"/>
      <w:marLeft w:val="0"/>
      <w:marRight w:val="0"/>
      <w:marTop w:val="0"/>
      <w:marBottom w:val="0"/>
      <w:divBdr>
        <w:top w:val="none" w:sz="0" w:space="0" w:color="auto"/>
        <w:left w:val="none" w:sz="0" w:space="0" w:color="auto"/>
        <w:bottom w:val="none" w:sz="0" w:space="0" w:color="auto"/>
        <w:right w:val="none" w:sz="0" w:space="0" w:color="auto"/>
      </w:divBdr>
    </w:div>
    <w:div w:id="699234669">
      <w:bodyDiv w:val="1"/>
      <w:marLeft w:val="0"/>
      <w:marRight w:val="0"/>
      <w:marTop w:val="0"/>
      <w:marBottom w:val="0"/>
      <w:divBdr>
        <w:top w:val="none" w:sz="0" w:space="0" w:color="auto"/>
        <w:left w:val="none" w:sz="0" w:space="0" w:color="auto"/>
        <w:bottom w:val="none" w:sz="0" w:space="0" w:color="auto"/>
        <w:right w:val="none" w:sz="0" w:space="0" w:color="auto"/>
      </w:divBdr>
    </w:div>
    <w:div w:id="701587452">
      <w:bodyDiv w:val="1"/>
      <w:marLeft w:val="0"/>
      <w:marRight w:val="0"/>
      <w:marTop w:val="0"/>
      <w:marBottom w:val="0"/>
      <w:divBdr>
        <w:top w:val="none" w:sz="0" w:space="0" w:color="auto"/>
        <w:left w:val="none" w:sz="0" w:space="0" w:color="auto"/>
        <w:bottom w:val="none" w:sz="0" w:space="0" w:color="auto"/>
        <w:right w:val="none" w:sz="0" w:space="0" w:color="auto"/>
      </w:divBdr>
    </w:div>
    <w:div w:id="705833569">
      <w:bodyDiv w:val="1"/>
      <w:marLeft w:val="0"/>
      <w:marRight w:val="0"/>
      <w:marTop w:val="0"/>
      <w:marBottom w:val="0"/>
      <w:divBdr>
        <w:top w:val="none" w:sz="0" w:space="0" w:color="auto"/>
        <w:left w:val="none" w:sz="0" w:space="0" w:color="auto"/>
        <w:bottom w:val="none" w:sz="0" w:space="0" w:color="auto"/>
        <w:right w:val="none" w:sz="0" w:space="0" w:color="auto"/>
      </w:divBdr>
      <w:divsChild>
        <w:div w:id="459155554">
          <w:marLeft w:val="1166"/>
          <w:marRight w:val="0"/>
          <w:marTop w:val="86"/>
          <w:marBottom w:val="0"/>
          <w:divBdr>
            <w:top w:val="none" w:sz="0" w:space="0" w:color="auto"/>
            <w:left w:val="none" w:sz="0" w:space="0" w:color="auto"/>
            <w:bottom w:val="none" w:sz="0" w:space="0" w:color="auto"/>
            <w:right w:val="none" w:sz="0" w:space="0" w:color="auto"/>
          </w:divBdr>
        </w:div>
        <w:div w:id="699937204">
          <w:marLeft w:val="1166"/>
          <w:marRight w:val="0"/>
          <w:marTop w:val="86"/>
          <w:marBottom w:val="0"/>
          <w:divBdr>
            <w:top w:val="none" w:sz="0" w:space="0" w:color="auto"/>
            <w:left w:val="none" w:sz="0" w:space="0" w:color="auto"/>
            <w:bottom w:val="none" w:sz="0" w:space="0" w:color="auto"/>
            <w:right w:val="none" w:sz="0" w:space="0" w:color="auto"/>
          </w:divBdr>
        </w:div>
        <w:div w:id="1070884004">
          <w:marLeft w:val="1166"/>
          <w:marRight w:val="0"/>
          <w:marTop w:val="86"/>
          <w:marBottom w:val="0"/>
          <w:divBdr>
            <w:top w:val="none" w:sz="0" w:space="0" w:color="auto"/>
            <w:left w:val="none" w:sz="0" w:space="0" w:color="auto"/>
            <w:bottom w:val="none" w:sz="0" w:space="0" w:color="auto"/>
            <w:right w:val="none" w:sz="0" w:space="0" w:color="auto"/>
          </w:divBdr>
        </w:div>
        <w:div w:id="1080904720">
          <w:marLeft w:val="1166"/>
          <w:marRight w:val="0"/>
          <w:marTop w:val="86"/>
          <w:marBottom w:val="0"/>
          <w:divBdr>
            <w:top w:val="none" w:sz="0" w:space="0" w:color="auto"/>
            <w:left w:val="none" w:sz="0" w:space="0" w:color="auto"/>
            <w:bottom w:val="none" w:sz="0" w:space="0" w:color="auto"/>
            <w:right w:val="none" w:sz="0" w:space="0" w:color="auto"/>
          </w:divBdr>
        </w:div>
      </w:divsChild>
    </w:div>
    <w:div w:id="708915112">
      <w:bodyDiv w:val="1"/>
      <w:marLeft w:val="0"/>
      <w:marRight w:val="0"/>
      <w:marTop w:val="0"/>
      <w:marBottom w:val="0"/>
      <w:divBdr>
        <w:top w:val="none" w:sz="0" w:space="0" w:color="auto"/>
        <w:left w:val="none" w:sz="0" w:space="0" w:color="auto"/>
        <w:bottom w:val="none" w:sz="0" w:space="0" w:color="auto"/>
        <w:right w:val="none" w:sz="0" w:space="0" w:color="auto"/>
      </w:divBdr>
    </w:div>
    <w:div w:id="711805388">
      <w:bodyDiv w:val="1"/>
      <w:marLeft w:val="0"/>
      <w:marRight w:val="0"/>
      <w:marTop w:val="0"/>
      <w:marBottom w:val="0"/>
      <w:divBdr>
        <w:top w:val="none" w:sz="0" w:space="0" w:color="auto"/>
        <w:left w:val="none" w:sz="0" w:space="0" w:color="auto"/>
        <w:bottom w:val="none" w:sz="0" w:space="0" w:color="auto"/>
        <w:right w:val="none" w:sz="0" w:space="0" w:color="auto"/>
      </w:divBdr>
    </w:div>
    <w:div w:id="712852803">
      <w:bodyDiv w:val="1"/>
      <w:marLeft w:val="0"/>
      <w:marRight w:val="0"/>
      <w:marTop w:val="0"/>
      <w:marBottom w:val="0"/>
      <w:divBdr>
        <w:top w:val="none" w:sz="0" w:space="0" w:color="auto"/>
        <w:left w:val="none" w:sz="0" w:space="0" w:color="auto"/>
        <w:bottom w:val="none" w:sz="0" w:space="0" w:color="auto"/>
        <w:right w:val="none" w:sz="0" w:space="0" w:color="auto"/>
      </w:divBdr>
    </w:div>
    <w:div w:id="717239516">
      <w:bodyDiv w:val="1"/>
      <w:marLeft w:val="0"/>
      <w:marRight w:val="0"/>
      <w:marTop w:val="0"/>
      <w:marBottom w:val="0"/>
      <w:divBdr>
        <w:top w:val="none" w:sz="0" w:space="0" w:color="auto"/>
        <w:left w:val="none" w:sz="0" w:space="0" w:color="auto"/>
        <w:bottom w:val="none" w:sz="0" w:space="0" w:color="auto"/>
        <w:right w:val="none" w:sz="0" w:space="0" w:color="auto"/>
      </w:divBdr>
    </w:div>
    <w:div w:id="717436773">
      <w:bodyDiv w:val="1"/>
      <w:marLeft w:val="0"/>
      <w:marRight w:val="0"/>
      <w:marTop w:val="0"/>
      <w:marBottom w:val="0"/>
      <w:divBdr>
        <w:top w:val="none" w:sz="0" w:space="0" w:color="auto"/>
        <w:left w:val="none" w:sz="0" w:space="0" w:color="auto"/>
        <w:bottom w:val="none" w:sz="0" w:space="0" w:color="auto"/>
        <w:right w:val="none" w:sz="0" w:space="0" w:color="auto"/>
      </w:divBdr>
    </w:div>
    <w:div w:id="726151238">
      <w:bodyDiv w:val="1"/>
      <w:marLeft w:val="0"/>
      <w:marRight w:val="0"/>
      <w:marTop w:val="0"/>
      <w:marBottom w:val="0"/>
      <w:divBdr>
        <w:top w:val="none" w:sz="0" w:space="0" w:color="auto"/>
        <w:left w:val="none" w:sz="0" w:space="0" w:color="auto"/>
        <w:bottom w:val="none" w:sz="0" w:space="0" w:color="auto"/>
        <w:right w:val="none" w:sz="0" w:space="0" w:color="auto"/>
      </w:divBdr>
    </w:div>
    <w:div w:id="731267752">
      <w:bodyDiv w:val="1"/>
      <w:marLeft w:val="0"/>
      <w:marRight w:val="0"/>
      <w:marTop w:val="0"/>
      <w:marBottom w:val="0"/>
      <w:divBdr>
        <w:top w:val="none" w:sz="0" w:space="0" w:color="auto"/>
        <w:left w:val="none" w:sz="0" w:space="0" w:color="auto"/>
        <w:bottom w:val="none" w:sz="0" w:space="0" w:color="auto"/>
        <w:right w:val="none" w:sz="0" w:space="0" w:color="auto"/>
      </w:divBdr>
    </w:div>
    <w:div w:id="732389552">
      <w:bodyDiv w:val="1"/>
      <w:marLeft w:val="0"/>
      <w:marRight w:val="0"/>
      <w:marTop w:val="0"/>
      <w:marBottom w:val="0"/>
      <w:divBdr>
        <w:top w:val="none" w:sz="0" w:space="0" w:color="auto"/>
        <w:left w:val="none" w:sz="0" w:space="0" w:color="auto"/>
        <w:bottom w:val="none" w:sz="0" w:space="0" w:color="auto"/>
        <w:right w:val="none" w:sz="0" w:space="0" w:color="auto"/>
      </w:divBdr>
    </w:div>
    <w:div w:id="738551659">
      <w:bodyDiv w:val="1"/>
      <w:marLeft w:val="0"/>
      <w:marRight w:val="0"/>
      <w:marTop w:val="0"/>
      <w:marBottom w:val="0"/>
      <w:divBdr>
        <w:top w:val="none" w:sz="0" w:space="0" w:color="auto"/>
        <w:left w:val="none" w:sz="0" w:space="0" w:color="auto"/>
        <w:bottom w:val="none" w:sz="0" w:space="0" w:color="auto"/>
        <w:right w:val="none" w:sz="0" w:space="0" w:color="auto"/>
      </w:divBdr>
    </w:div>
    <w:div w:id="741147361">
      <w:bodyDiv w:val="1"/>
      <w:marLeft w:val="0"/>
      <w:marRight w:val="0"/>
      <w:marTop w:val="0"/>
      <w:marBottom w:val="0"/>
      <w:divBdr>
        <w:top w:val="none" w:sz="0" w:space="0" w:color="auto"/>
        <w:left w:val="none" w:sz="0" w:space="0" w:color="auto"/>
        <w:bottom w:val="none" w:sz="0" w:space="0" w:color="auto"/>
        <w:right w:val="none" w:sz="0" w:space="0" w:color="auto"/>
      </w:divBdr>
    </w:div>
    <w:div w:id="741292215">
      <w:bodyDiv w:val="1"/>
      <w:marLeft w:val="0"/>
      <w:marRight w:val="0"/>
      <w:marTop w:val="0"/>
      <w:marBottom w:val="0"/>
      <w:divBdr>
        <w:top w:val="none" w:sz="0" w:space="0" w:color="auto"/>
        <w:left w:val="none" w:sz="0" w:space="0" w:color="auto"/>
        <w:bottom w:val="none" w:sz="0" w:space="0" w:color="auto"/>
        <w:right w:val="none" w:sz="0" w:space="0" w:color="auto"/>
      </w:divBdr>
    </w:div>
    <w:div w:id="741832705">
      <w:bodyDiv w:val="1"/>
      <w:marLeft w:val="0"/>
      <w:marRight w:val="0"/>
      <w:marTop w:val="0"/>
      <w:marBottom w:val="0"/>
      <w:divBdr>
        <w:top w:val="none" w:sz="0" w:space="0" w:color="auto"/>
        <w:left w:val="none" w:sz="0" w:space="0" w:color="auto"/>
        <w:bottom w:val="none" w:sz="0" w:space="0" w:color="auto"/>
        <w:right w:val="none" w:sz="0" w:space="0" w:color="auto"/>
      </w:divBdr>
    </w:div>
    <w:div w:id="749347314">
      <w:bodyDiv w:val="1"/>
      <w:marLeft w:val="0"/>
      <w:marRight w:val="0"/>
      <w:marTop w:val="0"/>
      <w:marBottom w:val="0"/>
      <w:divBdr>
        <w:top w:val="none" w:sz="0" w:space="0" w:color="auto"/>
        <w:left w:val="none" w:sz="0" w:space="0" w:color="auto"/>
        <w:bottom w:val="none" w:sz="0" w:space="0" w:color="auto"/>
        <w:right w:val="none" w:sz="0" w:space="0" w:color="auto"/>
      </w:divBdr>
    </w:div>
    <w:div w:id="751583413">
      <w:bodyDiv w:val="1"/>
      <w:marLeft w:val="0"/>
      <w:marRight w:val="0"/>
      <w:marTop w:val="0"/>
      <w:marBottom w:val="0"/>
      <w:divBdr>
        <w:top w:val="none" w:sz="0" w:space="0" w:color="auto"/>
        <w:left w:val="none" w:sz="0" w:space="0" w:color="auto"/>
        <w:bottom w:val="none" w:sz="0" w:space="0" w:color="auto"/>
        <w:right w:val="none" w:sz="0" w:space="0" w:color="auto"/>
      </w:divBdr>
    </w:div>
    <w:div w:id="762455784">
      <w:bodyDiv w:val="1"/>
      <w:marLeft w:val="0"/>
      <w:marRight w:val="0"/>
      <w:marTop w:val="0"/>
      <w:marBottom w:val="0"/>
      <w:divBdr>
        <w:top w:val="none" w:sz="0" w:space="0" w:color="auto"/>
        <w:left w:val="none" w:sz="0" w:space="0" w:color="auto"/>
        <w:bottom w:val="none" w:sz="0" w:space="0" w:color="auto"/>
        <w:right w:val="none" w:sz="0" w:space="0" w:color="auto"/>
      </w:divBdr>
    </w:div>
    <w:div w:id="762994410">
      <w:bodyDiv w:val="1"/>
      <w:marLeft w:val="0"/>
      <w:marRight w:val="0"/>
      <w:marTop w:val="0"/>
      <w:marBottom w:val="0"/>
      <w:divBdr>
        <w:top w:val="none" w:sz="0" w:space="0" w:color="auto"/>
        <w:left w:val="none" w:sz="0" w:space="0" w:color="auto"/>
        <w:bottom w:val="none" w:sz="0" w:space="0" w:color="auto"/>
        <w:right w:val="none" w:sz="0" w:space="0" w:color="auto"/>
      </w:divBdr>
    </w:div>
    <w:div w:id="769202669">
      <w:bodyDiv w:val="1"/>
      <w:marLeft w:val="0"/>
      <w:marRight w:val="0"/>
      <w:marTop w:val="0"/>
      <w:marBottom w:val="0"/>
      <w:divBdr>
        <w:top w:val="none" w:sz="0" w:space="0" w:color="auto"/>
        <w:left w:val="none" w:sz="0" w:space="0" w:color="auto"/>
        <w:bottom w:val="none" w:sz="0" w:space="0" w:color="auto"/>
        <w:right w:val="none" w:sz="0" w:space="0" w:color="auto"/>
      </w:divBdr>
    </w:div>
    <w:div w:id="769352822">
      <w:bodyDiv w:val="1"/>
      <w:marLeft w:val="0"/>
      <w:marRight w:val="0"/>
      <w:marTop w:val="0"/>
      <w:marBottom w:val="0"/>
      <w:divBdr>
        <w:top w:val="none" w:sz="0" w:space="0" w:color="auto"/>
        <w:left w:val="none" w:sz="0" w:space="0" w:color="auto"/>
        <w:bottom w:val="none" w:sz="0" w:space="0" w:color="auto"/>
        <w:right w:val="none" w:sz="0" w:space="0" w:color="auto"/>
      </w:divBdr>
    </w:div>
    <w:div w:id="771514457">
      <w:bodyDiv w:val="1"/>
      <w:marLeft w:val="0"/>
      <w:marRight w:val="0"/>
      <w:marTop w:val="0"/>
      <w:marBottom w:val="0"/>
      <w:divBdr>
        <w:top w:val="none" w:sz="0" w:space="0" w:color="auto"/>
        <w:left w:val="none" w:sz="0" w:space="0" w:color="auto"/>
        <w:bottom w:val="none" w:sz="0" w:space="0" w:color="auto"/>
        <w:right w:val="none" w:sz="0" w:space="0" w:color="auto"/>
      </w:divBdr>
    </w:div>
    <w:div w:id="774983378">
      <w:bodyDiv w:val="1"/>
      <w:marLeft w:val="0"/>
      <w:marRight w:val="0"/>
      <w:marTop w:val="0"/>
      <w:marBottom w:val="0"/>
      <w:divBdr>
        <w:top w:val="none" w:sz="0" w:space="0" w:color="auto"/>
        <w:left w:val="none" w:sz="0" w:space="0" w:color="auto"/>
        <w:bottom w:val="none" w:sz="0" w:space="0" w:color="auto"/>
        <w:right w:val="none" w:sz="0" w:space="0" w:color="auto"/>
      </w:divBdr>
    </w:div>
    <w:div w:id="776484824">
      <w:bodyDiv w:val="1"/>
      <w:marLeft w:val="0"/>
      <w:marRight w:val="0"/>
      <w:marTop w:val="0"/>
      <w:marBottom w:val="0"/>
      <w:divBdr>
        <w:top w:val="none" w:sz="0" w:space="0" w:color="auto"/>
        <w:left w:val="none" w:sz="0" w:space="0" w:color="auto"/>
        <w:bottom w:val="none" w:sz="0" w:space="0" w:color="auto"/>
        <w:right w:val="none" w:sz="0" w:space="0" w:color="auto"/>
      </w:divBdr>
    </w:div>
    <w:div w:id="777061611">
      <w:bodyDiv w:val="1"/>
      <w:marLeft w:val="0"/>
      <w:marRight w:val="0"/>
      <w:marTop w:val="0"/>
      <w:marBottom w:val="0"/>
      <w:divBdr>
        <w:top w:val="none" w:sz="0" w:space="0" w:color="auto"/>
        <w:left w:val="none" w:sz="0" w:space="0" w:color="auto"/>
        <w:bottom w:val="none" w:sz="0" w:space="0" w:color="auto"/>
        <w:right w:val="none" w:sz="0" w:space="0" w:color="auto"/>
      </w:divBdr>
    </w:div>
    <w:div w:id="780222147">
      <w:bodyDiv w:val="1"/>
      <w:marLeft w:val="0"/>
      <w:marRight w:val="0"/>
      <w:marTop w:val="0"/>
      <w:marBottom w:val="0"/>
      <w:divBdr>
        <w:top w:val="none" w:sz="0" w:space="0" w:color="auto"/>
        <w:left w:val="none" w:sz="0" w:space="0" w:color="auto"/>
        <w:bottom w:val="none" w:sz="0" w:space="0" w:color="auto"/>
        <w:right w:val="none" w:sz="0" w:space="0" w:color="auto"/>
      </w:divBdr>
    </w:div>
    <w:div w:id="781731623">
      <w:bodyDiv w:val="1"/>
      <w:marLeft w:val="0"/>
      <w:marRight w:val="0"/>
      <w:marTop w:val="0"/>
      <w:marBottom w:val="0"/>
      <w:divBdr>
        <w:top w:val="none" w:sz="0" w:space="0" w:color="auto"/>
        <w:left w:val="none" w:sz="0" w:space="0" w:color="auto"/>
        <w:bottom w:val="none" w:sz="0" w:space="0" w:color="auto"/>
        <w:right w:val="none" w:sz="0" w:space="0" w:color="auto"/>
      </w:divBdr>
    </w:div>
    <w:div w:id="783112311">
      <w:bodyDiv w:val="1"/>
      <w:marLeft w:val="0"/>
      <w:marRight w:val="0"/>
      <w:marTop w:val="0"/>
      <w:marBottom w:val="0"/>
      <w:divBdr>
        <w:top w:val="none" w:sz="0" w:space="0" w:color="auto"/>
        <w:left w:val="none" w:sz="0" w:space="0" w:color="auto"/>
        <w:bottom w:val="none" w:sz="0" w:space="0" w:color="auto"/>
        <w:right w:val="none" w:sz="0" w:space="0" w:color="auto"/>
      </w:divBdr>
    </w:div>
    <w:div w:id="787814254">
      <w:bodyDiv w:val="1"/>
      <w:marLeft w:val="0"/>
      <w:marRight w:val="0"/>
      <w:marTop w:val="0"/>
      <w:marBottom w:val="0"/>
      <w:divBdr>
        <w:top w:val="none" w:sz="0" w:space="0" w:color="auto"/>
        <w:left w:val="none" w:sz="0" w:space="0" w:color="auto"/>
        <w:bottom w:val="none" w:sz="0" w:space="0" w:color="auto"/>
        <w:right w:val="none" w:sz="0" w:space="0" w:color="auto"/>
      </w:divBdr>
    </w:div>
    <w:div w:id="789665374">
      <w:bodyDiv w:val="1"/>
      <w:marLeft w:val="0"/>
      <w:marRight w:val="0"/>
      <w:marTop w:val="0"/>
      <w:marBottom w:val="0"/>
      <w:divBdr>
        <w:top w:val="none" w:sz="0" w:space="0" w:color="auto"/>
        <w:left w:val="none" w:sz="0" w:space="0" w:color="auto"/>
        <w:bottom w:val="none" w:sz="0" w:space="0" w:color="auto"/>
        <w:right w:val="none" w:sz="0" w:space="0" w:color="auto"/>
      </w:divBdr>
    </w:div>
    <w:div w:id="792942857">
      <w:bodyDiv w:val="1"/>
      <w:marLeft w:val="0"/>
      <w:marRight w:val="0"/>
      <w:marTop w:val="0"/>
      <w:marBottom w:val="0"/>
      <w:divBdr>
        <w:top w:val="none" w:sz="0" w:space="0" w:color="auto"/>
        <w:left w:val="none" w:sz="0" w:space="0" w:color="auto"/>
        <w:bottom w:val="none" w:sz="0" w:space="0" w:color="auto"/>
        <w:right w:val="none" w:sz="0" w:space="0" w:color="auto"/>
      </w:divBdr>
    </w:div>
    <w:div w:id="794174464">
      <w:bodyDiv w:val="1"/>
      <w:marLeft w:val="0"/>
      <w:marRight w:val="0"/>
      <w:marTop w:val="0"/>
      <w:marBottom w:val="0"/>
      <w:divBdr>
        <w:top w:val="none" w:sz="0" w:space="0" w:color="auto"/>
        <w:left w:val="none" w:sz="0" w:space="0" w:color="auto"/>
        <w:bottom w:val="none" w:sz="0" w:space="0" w:color="auto"/>
        <w:right w:val="none" w:sz="0" w:space="0" w:color="auto"/>
      </w:divBdr>
    </w:div>
    <w:div w:id="803545272">
      <w:bodyDiv w:val="1"/>
      <w:marLeft w:val="0"/>
      <w:marRight w:val="0"/>
      <w:marTop w:val="0"/>
      <w:marBottom w:val="0"/>
      <w:divBdr>
        <w:top w:val="none" w:sz="0" w:space="0" w:color="auto"/>
        <w:left w:val="none" w:sz="0" w:space="0" w:color="auto"/>
        <w:bottom w:val="none" w:sz="0" w:space="0" w:color="auto"/>
        <w:right w:val="none" w:sz="0" w:space="0" w:color="auto"/>
      </w:divBdr>
    </w:div>
    <w:div w:id="805969341">
      <w:bodyDiv w:val="1"/>
      <w:marLeft w:val="0"/>
      <w:marRight w:val="0"/>
      <w:marTop w:val="0"/>
      <w:marBottom w:val="0"/>
      <w:divBdr>
        <w:top w:val="none" w:sz="0" w:space="0" w:color="auto"/>
        <w:left w:val="none" w:sz="0" w:space="0" w:color="auto"/>
        <w:bottom w:val="none" w:sz="0" w:space="0" w:color="auto"/>
        <w:right w:val="none" w:sz="0" w:space="0" w:color="auto"/>
      </w:divBdr>
    </w:div>
    <w:div w:id="810371281">
      <w:bodyDiv w:val="1"/>
      <w:marLeft w:val="0"/>
      <w:marRight w:val="0"/>
      <w:marTop w:val="0"/>
      <w:marBottom w:val="0"/>
      <w:divBdr>
        <w:top w:val="none" w:sz="0" w:space="0" w:color="auto"/>
        <w:left w:val="none" w:sz="0" w:space="0" w:color="auto"/>
        <w:bottom w:val="none" w:sz="0" w:space="0" w:color="auto"/>
        <w:right w:val="none" w:sz="0" w:space="0" w:color="auto"/>
      </w:divBdr>
    </w:div>
    <w:div w:id="811410450">
      <w:bodyDiv w:val="1"/>
      <w:marLeft w:val="0"/>
      <w:marRight w:val="0"/>
      <w:marTop w:val="0"/>
      <w:marBottom w:val="0"/>
      <w:divBdr>
        <w:top w:val="none" w:sz="0" w:space="0" w:color="auto"/>
        <w:left w:val="none" w:sz="0" w:space="0" w:color="auto"/>
        <w:bottom w:val="none" w:sz="0" w:space="0" w:color="auto"/>
        <w:right w:val="none" w:sz="0" w:space="0" w:color="auto"/>
      </w:divBdr>
    </w:div>
    <w:div w:id="815294826">
      <w:bodyDiv w:val="1"/>
      <w:marLeft w:val="0"/>
      <w:marRight w:val="0"/>
      <w:marTop w:val="0"/>
      <w:marBottom w:val="0"/>
      <w:divBdr>
        <w:top w:val="none" w:sz="0" w:space="0" w:color="auto"/>
        <w:left w:val="none" w:sz="0" w:space="0" w:color="auto"/>
        <w:bottom w:val="none" w:sz="0" w:space="0" w:color="auto"/>
        <w:right w:val="none" w:sz="0" w:space="0" w:color="auto"/>
      </w:divBdr>
    </w:div>
    <w:div w:id="817579252">
      <w:bodyDiv w:val="1"/>
      <w:marLeft w:val="0"/>
      <w:marRight w:val="0"/>
      <w:marTop w:val="0"/>
      <w:marBottom w:val="0"/>
      <w:divBdr>
        <w:top w:val="none" w:sz="0" w:space="0" w:color="auto"/>
        <w:left w:val="none" w:sz="0" w:space="0" w:color="auto"/>
        <w:bottom w:val="none" w:sz="0" w:space="0" w:color="auto"/>
        <w:right w:val="none" w:sz="0" w:space="0" w:color="auto"/>
      </w:divBdr>
    </w:div>
    <w:div w:id="819080538">
      <w:bodyDiv w:val="1"/>
      <w:marLeft w:val="0"/>
      <w:marRight w:val="0"/>
      <w:marTop w:val="0"/>
      <w:marBottom w:val="0"/>
      <w:divBdr>
        <w:top w:val="none" w:sz="0" w:space="0" w:color="auto"/>
        <w:left w:val="none" w:sz="0" w:space="0" w:color="auto"/>
        <w:bottom w:val="none" w:sz="0" w:space="0" w:color="auto"/>
        <w:right w:val="none" w:sz="0" w:space="0" w:color="auto"/>
      </w:divBdr>
    </w:div>
    <w:div w:id="820119194">
      <w:bodyDiv w:val="1"/>
      <w:marLeft w:val="0"/>
      <w:marRight w:val="0"/>
      <w:marTop w:val="0"/>
      <w:marBottom w:val="0"/>
      <w:divBdr>
        <w:top w:val="none" w:sz="0" w:space="0" w:color="auto"/>
        <w:left w:val="none" w:sz="0" w:space="0" w:color="auto"/>
        <w:bottom w:val="none" w:sz="0" w:space="0" w:color="auto"/>
        <w:right w:val="none" w:sz="0" w:space="0" w:color="auto"/>
      </w:divBdr>
    </w:div>
    <w:div w:id="820384787">
      <w:bodyDiv w:val="1"/>
      <w:marLeft w:val="0"/>
      <w:marRight w:val="0"/>
      <w:marTop w:val="0"/>
      <w:marBottom w:val="0"/>
      <w:divBdr>
        <w:top w:val="none" w:sz="0" w:space="0" w:color="auto"/>
        <w:left w:val="none" w:sz="0" w:space="0" w:color="auto"/>
        <w:bottom w:val="none" w:sz="0" w:space="0" w:color="auto"/>
        <w:right w:val="none" w:sz="0" w:space="0" w:color="auto"/>
      </w:divBdr>
    </w:div>
    <w:div w:id="821703292">
      <w:bodyDiv w:val="1"/>
      <w:marLeft w:val="0"/>
      <w:marRight w:val="0"/>
      <w:marTop w:val="0"/>
      <w:marBottom w:val="0"/>
      <w:divBdr>
        <w:top w:val="none" w:sz="0" w:space="0" w:color="auto"/>
        <w:left w:val="none" w:sz="0" w:space="0" w:color="auto"/>
        <w:bottom w:val="none" w:sz="0" w:space="0" w:color="auto"/>
        <w:right w:val="none" w:sz="0" w:space="0" w:color="auto"/>
      </w:divBdr>
    </w:div>
    <w:div w:id="824124391">
      <w:bodyDiv w:val="1"/>
      <w:marLeft w:val="0"/>
      <w:marRight w:val="0"/>
      <w:marTop w:val="0"/>
      <w:marBottom w:val="0"/>
      <w:divBdr>
        <w:top w:val="none" w:sz="0" w:space="0" w:color="auto"/>
        <w:left w:val="none" w:sz="0" w:space="0" w:color="auto"/>
        <w:bottom w:val="none" w:sz="0" w:space="0" w:color="auto"/>
        <w:right w:val="none" w:sz="0" w:space="0" w:color="auto"/>
      </w:divBdr>
    </w:div>
    <w:div w:id="828058956">
      <w:bodyDiv w:val="1"/>
      <w:marLeft w:val="0"/>
      <w:marRight w:val="0"/>
      <w:marTop w:val="0"/>
      <w:marBottom w:val="0"/>
      <w:divBdr>
        <w:top w:val="none" w:sz="0" w:space="0" w:color="auto"/>
        <w:left w:val="none" w:sz="0" w:space="0" w:color="auto"/>
        <w:bottom w:val="none" w:sz="0" w:space="0" w:color="auto"/>
        <w:right w:val="none" w:sz="0" w:space="0" w:color="auto"/>
      </w:divBdr>
    </w:div>
    <w:div w:id="829948223">
      <w:bodyDiv w:val="1"/>
      <w:marLeft w:val="0"/>
      <w:marRight w:val="0"/>
      <w:marTop w:val="0"/>
      <w:marBottom w:val="0"/>
      <w:divBdr>
        <w:top w:val="none" w:sz="0" w:space="0" w:color="auto"/>
        <w:left w:val="none" w:sz="0" w:space="0" w:color="auto"/>
        <w:bottom w:val="none" w:sz="0" w:space="0" w:color="auto"/>
        <w:right w:val="none" w:sz="0" w:space="0" w:color="auto"/>
      </w:divBdr>
    </w:div>
    <w:div w:id="838812684">
      <w:bodyDiv w:val="1"/>
      <w:marLeft w:val="0"/>
      <w:marRight w:val="0"/>
      <w:marTop w:val="0"/>
      <w:marBottom w:val="0"/>
      <w:divBdr>
        <w:top w:val="none" w:sz="0" w:space="0" w:color="auto"/>
        <w:left w:val="none" w:sz="0" w:space="0" w:color="auto"/>
        <w:bottom w:val="none" w:sz="0" w:space="0" w:color="auto"/>
        <w:right w:val="none" w:sz="0" w:space="0" w:color="auto"/>
      </w:divBdr>
    </w:div>
    <w:div w:id="839657300">
      <w:bodyDiv w:val="1"/>
      <w:marLeft w:val="0"/>
      <w:marRight w:val="0"/>
      <w:marTop w:val="0"/>
      <w:marBottom w:val="0"/>
      <w:divBdr>
        <w:top w:val="none" w:sz="0" w:space="0" w:color="auto"/>
        <w:left w:val="none" w:sz="0" w:space="0" w:color="auto"/>
        <w:bottom w:val="none" w:sz="0" w:space="0" w:color="auto"/>
        <w:right w:val="none" w:sz="0" w:space="0" w:color="auto"/>
      </w:divBdr>
    </w:div>
    <w:div w:id="841817702">
      <w:bodyDiv w:val="1"/>
      <w:marLeft w:val="0"/>
      <w:marRight w:val="0"/>
      <w:marTop w:val="0"/>
      <w:marBottom w:val="0"/>
      <w:divBdr>
        <w:top w:val="none" w:sz="0" w:space="0" w:color="auto"/>
        <w:left w:val="none" w:sz="0" w:space="0" w:color="auto"/>
        <w:bottom w:val="none" w:sz="0" w:space="0" w:color="auto"/>
        <w:right w:val="none" w:sz="0" w:space="0" w:color="auto"/>
      </w:divBdr>
    </w:div>
    <w:div w:id="841891623">
      <w:bodyDiv w:val="1"/>
      <w:marLeft w:val="0"/>
      <w:marRight w:val="0"/>
      <w:marTop w:val="0"/>
      <w:marBottom w:val="0"/>
      <w:divBdr>
        <w:top w:val="none" w:sz="0" w:space="0" w:color="auto"/>
        <w:left w:val="none" w:sz="0" w:space="0" w:color="auto"/>
        <w:bottom w:val="none" w:sz="0" w:space="0" w:color="auto"/>
        <w:right w:val="none" w:sz="0" w:space="0" w:color="auto"/>
      </w:divBdr>
    </w:div>
    <w:div w:id="843714456">
      <w:bodyDiv w:val="1"/>
      <w:marLeft w:val="0"/>
      <w:marRight w:val="0"/>
      <w:marTop w:val="0"/>
      <w:marBottom w:val="0"/>
      <w:divBdr>
        <w:top w:val="none" w:sz="0" w:space="0" w:color="auto"/>
        <w:left w:val="none" w:sz="0" w:space="0" w:color="auto"/>
        <w:bottom w:val="none" w:sz="0" w:space="0" w:color="auto"/>
        <w:right w:val="none" w:sz="0" w:space="0" w:color="auto"/>
      </w:divBdr>
    </w:div>
    <w:div w:id="848644926">
      <w:bodyDiv w:val="1"/>
      <w:marLeft w:val="0"/>
      <w:marRight w:val="0"/>
      <w:marTop w:val="0"/>
      <w:marBottom w:val="0"/>
      <w:divBdr>
        <w:top w:val="none" w:sz="0" w:space="0" w:color="auto"/>
        <w:left w:val="none" w:sz="0" w:space="0" w:color="auto"/>
        <w:bottom w:val="none" w:sz="0" w:space="0" w:color="auto"/>
        <w:right w:val="none" w:sz="0" w:space="0" w:color="auto"/>
      </w:divBdr>
    </w:div>
    <w:div w:id="849417493">
      <w:bodyDiv w:val="1"/>
      <w:marLeft w:val="0"/>
      <w:marRight w:val="0"/>
      <w:marTop w:val="0"/>
      <w:marBottom w:val="0"/>
      <w:divBdr>
        <w:top w:val="none" w:sz="0" w:space="0" w:color="auto"/>
        <w:left w:val="none" w:sz="0" w:space="0" w:color="auto"/>
        <w:bottom w:val="none" w:sz="0" w:space="0" w:color="auto"/>
        <w:right w:val="none" w:sz="0" w:space="0" w:color="auto"/>
      </w:divBdr>
    </w:div>
    <w:div w:id="851913595">
      <w:bodyDiv w:val="1"/>
      <w:marLeft w:val="0"/>
      <w:marRight w:val="0"/>
      <w:marTop w:val="0"/>
      <w:marBottom w:val="0"/>
      <w:divBdr>
        <w:top w:val="none" w:sz="0" w:space="0" w:color="auto"/>
        <w:left w:val="none" w:sz="0" w:space="0" w:color="auto"/>
        <w:bottom w:val="none" w:sz="0" w:space="0" w:color="auto"/>
        <w:right w:val="none" w:sz="0" w:space="0" w:color="auto"/>
      </w:divBdr>
    </w:div>
    <w:div w:id="852695142">
      <w:bodyDiv w:val="1"/>
      <w:marLeft w:val="0"/>
      <w:marRight w:val="0"/>
      <w:marTop w:val="0"/>
      <w:marBottom w:val="0"/>
      <w:divBdr>
        <w:top w:val="none" w:sz="0" w:space="0" w:color="auto"/>
        <w:left w:val="none" w:sz="0" w:space="0" w:color="auto"/>
        <w:bottom w:val="none" w:sz="0" w:space="0" w:color="auto"/>
        <w:right w:val="none" w:sz="0" w:space="0" w:color="auto"/>
      </w:divBdr>
    </w:div>
    <w:div w:id="860699829">
      <w:bodyDiv w:val="1"/>
      <w:marLeft w:val="0"/>
      <w:marRight w:val="0"/>
      <w:marTop w:val="0"/>
      <w:marBottom w:val="0"/>
      <w:divBdr>
        <w:top w:val="none" w:sz="0" w:space="0" w:color="auto"/>
        <w:left w:val="none" w:sz="0" w:space="0" w:color="auto"/>
        <w:bottom w:val="none" w:sz="0" w:space="0" w:color="auto"/>
        <w:right w:val="none" w:sz="0" w:space="0" w:color="auto"/>
      </w:divBdr>
    </w:div>
    <w:div w:id="864053974">
      <w:bodyDiv w:val="1"/>
      <w:marLeft w:val="0"/>
      <w:marRight w:val="0"/>
      <w:marTop w:val="0"/>
      <w:marBottom w:val="0"/>
      <w:divBdr>
        <w:top w:val="none" w:sz="0" w:space="0" w:color="auto"/>
        <w:left w:val="none" w:sz="0" w:space="0" w:color="auto"/>
        <w:bottom w:val="none" w:sz="0" w:space="0" w:color="auto"/>
        <w:right w:val="none" w:sz="0" w:space="0" w:color="auto"/>
      </w:divBdr>
      <w:divsChild>
        <w:div w:id="1755738263">
          <w:marLeft w:val="0"/>
          <w:marRight w:val="0"/>
          <w:marTop w:val="0"/>
          <w:marBottom w:val="0"/>
          <w:divBdr>
            <w:top w:val="none" w:sz="0" w:space="0" w:color="auto"/>
            <w:left w:val="none" w:sz="0" w:space="0" w:color="auto"/>
            <w:bottom w:val="none" w:sz="0" w:space="0" w:color="auto"/>
            <w:right w:val="none" w:sz="0" w:space="0" w:color="auto"/>
          </w:divBdr>
          <w:divsChild>
            <w:div w:id="934484746">
              <w:marLeft w:val="0"/>
              <w:marRight w:val="0"/>
              <w:marTop w:val="0"/>
              <w:marBottom w:val="0"/>
              <w:divBdr>
                <w:top w:val="none" w:sz="0" w:space="0" w:color="auto"/>
                <w:left w:val="none" w:sz="0" w:space="0" w:color="auto"/>
                <w:bottom w:val="none" w:sz="0" w:space="0" w:color="auto"/>
                <w:right w:val="none" w:sz="0" w:space="0" w:color="auto"/>
              </w:divBdr>
              <w:divsChild>
                <w:div w:id="1336878474">
                  <w:marLeft w:val="0"/>
                  <w:marRight w:val="0"/>
                  <w:marTop w:val="0"/>
                  <w:marBottom w:val="0"/>
                  <w:divBdr>
                    <w:top w:val="none" w:sz="0" w:space="0" w:color="auto"/>
                    <w:left w:val="none" w:sz="0" w:space="0" w:color="auto"/>
                    <w:bottom w:val="none" w:sz="0" w:space="0" w:color="auto"/>
                    <w:right w:val="none" w:sz="0" w:space="0" w:color="auto"/>
                  </w:divBdr>
                  <w:divsChild>
                    <w:div w:id="1208029914">
                      <w:marLeft w:val="0"/>
                      <w:marRight w:val="0"/>
                      <w:marTop w:val="0"/>
                      <w:marBottom w:val="0"/>
                      <w:divBdr>
                        <w:top w:val="none" w:sz="0" w:space="0" w:color="auto"/>
                        <w:left w:val="none" w:sz="0" w:space="0" w:color="auto"/>
                        <w:bottom w:val="none" w:sz="0" w:space="0" w:color="auto"/>
                        <w:right w:val="none" w:sz="0" w:space="0" w:color="auto"/>
                      </w:divBdr>
                      <w:divsChild>
                        <w:div w:id="1942253117">
                          <w:marLeft w:val="0"/>
                          <w:marRight w:val="0"/>
                          <w:marTop w:val="0"/>
                          <w:marBottom w:val="0"/>
                          <w:divBdr>
                            <w:top w:val="none" w:sz="0" w:space="0" w:color="auto"/>
                            <w:left w:val="none" w:sz="0" w:space="0" w:color="auto"/>
                            <w:bottom w:val="none" w:sz="0" w:space="0" w:color="auto"/>
                            <w:right w:val="none" w:sz="0" w:space="0" w:color="auto"/>
                          </w:divBdr>
                          <w:divsChild>
                            <w:div w:id="1497454831">
                              <w:marLeft w:val="0"/>
                              <w:marRight w:val="0"/>
                              <w:marTop w:val="0"/>
                              <w:marBottom w:val="0"/>
                              <w:divBdr>
                                <w:top w:val="none" w:sz="0" w:space="0" w:color="auto"/>
                                <w:left w:val="none" w:sz="0" w:space="0" w:color="auto"/>
                                <w:bottom w:val="none" w:sz="0" w:space="0" w:color="auto"/>
                                <w:right w:val="none" w:sz="0" w:space="0" w:color="auto"/>
                              </w:divBdr>
                              <w:divsChild>
                                <w:div w:id="279068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7757726">
                      <w:marLeft w:val="0"/>
                      <w:marRight w:val="0"/>
                      <w:marTop w:val="0"/>
                      <w:marBottom w:val="0"/>
                      <w:divBdr>
                        <w:top w:val="none" w:sz="0" w:space="0" w:color="auto"/>
                        <w:left w:val="none" w:sz="0" w:space="0" w:color="auto"/>
                        <w:bottom w:val="none" w:sz="0" w:space="0" w:color="auto"/>
                        <w:right w:val="none" w:sz="0" w:space="0" w:color="auto"/>
                      </w:divBdr>
                      <w:divsChild>
                        <w:div w:id="754130585">
                          <w:marLeft w:val="0"/>
                          <w:marRight w:val="0"/>
                          <w:marTop w:val="0"/>
                          <w:marBottom w:val="0"/>
                          <w:divBdr>
                            <w:top w:val="none" w:sz="0" w:space="0" w:color="auto"/>
                            <w:left w:val="none" w:sz="0" w:space="0" w:color="auto"/>
                            <w:bottom w:val="none" w:sz="0" w:space="0" w:color="auto"/>
                            <w:right w:val="none" w:sz="0" w:space="0" w:color="auto"/>
                          </w:divBdr>
                          <w:divsChild>
                            <w:div w:id="262081649">
                              <w:marLeft w:val="0"/>
                              <w:marRight w:val="0"/>
                              <w:marTop w:val="0"/>
                              <w:marBottom w:val="0"/>
                              <w:divBdr>
                                <w:top w:val="none" w:sz="0" w:space="0" w:color="auto"/>
                                <w:left w:val="none" w:sz="0" w:space="0" w:color="auto"/>
                                <w:bottom w:val="none" w:sz="0" w:space="0" w:color="auto"/>
                                <w:right w:val="none" w:sz="0" w:space="0" w:color="auto"/>
                              </w:divBdr>
                              <w:divsChild>
                                <w:div w:id="500044558">
                                  <w:marLeft w:val="120"/>
                                  <w:marRight w:val="120"/>
                                  <w:marTop w:val="0"/>
                                  <w:marBottom w:val="0"/>
                                  <w:divBdr>
                                    <w:top w:val="none" w:sz="0" w:space="0" w:color="auto"/>
                                    <w:left w:val="none" w:sz="0" w:space="0" w:color="auto"/>
                                    <w:bottom w:val="none" w:sz="0" w:space="0" w:color="auto"/>
                                    <w:right w:val="none" w:sz="0" w:space="0" w:color="auto"/>
                                  </w:divBdr>
                                  <w:divsChild>
                                    <w:div w:id="40059219">
                                      <w:marLeft w:val="0"/>
                                      <w:marRight w:val="0"/>
                                      <w:marTop w:val="0"/>
                                      <w:marBottom w:val="0"/>
                                      <w:divBdr>
                                        <w:top w:val="none" w:sz="0" w:space="0" w:color="auto"/>
                                        <w:left w:val="none" w:sz="0" w:space="0" w:color="auto"/>
                                        <w:bottom w:val="none" w:sz="0" w:space="0" w:color="auto"/>
                                        <w:right w:val="none" w:sz="0" w:space="0" w:color="auto"/>
                                      </w:divBdr>
                                      <w:divsChild>
                                        <w:div w:id="1110004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6856557">
                              <w:marLeft w:val="0"/>
                              <w:marRight w:val="0"/>
                              <w:marTop w:val="100"/>
                              <w:marBottom w:val="0"/>
                              <w:divBdr>
                                <w:top w:val="none" w:sz="0" w:space="0" w:color="auto"/>
                                <w:left w:val="none" w:sz="0" w:space="0" w:color="auto"/>
                                <w:bottom w:val="none" w:sz="0" w:space="0" w:color="auto"/>
                                <w:right w:val="none" w:sz="0" w:space="0" w:color="auto"/>
                              </w:divBdr>
                              <w:divsChild>
                                <w:div w:id="622032615">
                                  <w:marLeft w:val="0"/>
                                  <w:marRight w:val="0"/>
                                  <w:marTop w:val="0"/>
                                  <w:marBottom w:val="0"/>
                                  <w:divBdr>
                                    <w:top w:val="none" w:sz="0" w:space="0" w:color="auto"/>
                                    <w:left w:val="none" w:sz="0" w:space="0" w:color="auto"/>
                                    <w:bottom w:val="none" w:sz="0" w:space="0" w:color="auto"/>
                                    <w:right w:val="none" w:sz="0" w:space="0" w:color="auto"/>
                                  </w:divBdr>
                                  <w:divsChild>
                                    <w:div w:id="908735539">
                                      <w:marLeft w:val="0"/>
                                      <w:marRight w:val="0"/>
                                      <w:marTop w:val="0"/>
                                      <w:marBottom w:val="0"/>
                                      <w:divBdr>
                                        <w:top w:val="none" w:sz="0" w:space="0" w:color="auto"/>
                                        <w:left w:val="none" w:sz="0" w:space="0" w:color="auto"/>
                                        <w:bottom w:val="none" w:sz="0" w:space="0" w:color="auto"/>
                                        <w:right w:val="none" w:sz="0" w:space="0" w:color="auto"/>
                                      </w:divBdr>
                                    </w:div>
                                  </w:divsChild>
                                </w:div>
                                <w:div w:id="926378633">
                                  <w:marLeft w:val="0"/>
                                  <w:marRight w:val="0"/>
                                  <w:marTop w:val="0"/>
                                  <w:marBottom w:val="0"/>
                                  <w:divBdr>
                                    <w:top w:val="none" w:sz="0" w:space="0" w:color="auto"/>
                                    <w:left w:val="none" w:sz="0" w:space="0" w:color="auto"/>
                                    <w:bottom w:val="none" w:sz="0" w:space="0" w:color="auto"/>
                                    <w:right w:val="none" w:sz="0" w:space="0" w:color="auto"/>
                                  </w:divBdr>
                                  <w:divsChild>
                                    <w:div w:id="1664043918">
                                      <w:marLeft w:val="0"/>
                                      <w:marRight w:val="0"/>
                                      <w:marTop w:val="0"/>
                                      <w:marBottom w:val="0"/>
                                      <w:divBdr>
                                        <w:top w:val="none" w:sz="0" w:space="0" w:color="auto"/>
                                        <w:left w:val="none" w:sz="0" w:space="0" w:color="auto"/>
                                        <w:bottom w:val="none" w:sz="0" w:space="0" w:color="auto"/>
                                        <w:right w:val="none" w:sz="0" w:space="0" w:color="auto"/>
                                      </w:divBdr>
                                      <w:divsChild>
                                        <w:div w:id="1667323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755038">
                                  <w:marLeft w:val="0"/>
                                  <w:marRight w:val="0"/>
                                  <w:marTop w:val="0"/>
                                  <w:marBottom w:val="0"/>
                                  <w:divBdr>
                                    <w:top w:val="none" w:sz="0" w:space="0" w:color="auto"/>
                                    <w:left w:val="none" w:sz="0" w:space="0" w:color="auto"/>
                                    <w:bottom w:val="none" w:sz="0" w:space="0" w:color="auto"/>
                                    <w:right w:val="none" w:sz="0" w:space="0" w:color="auto"/>
                                  </w:divBdr>
                                  <w:divsChild>
                                    <w:div w:id="1458992019">
                                      <w:marLeft w:val="0"/>
                                      <w:marRight w:val="0"/>
                                      <w:marTop w:val="0"/>
                                      <w:marBottom w:val="0"/>
                                      <w:divBdr>
                                        <w:top w:val="none" w:sz="0" w:space="0" w:color="auto"/>
                                        <w:left w:val="none" w:sz="0" w:space="0" w:color="auto"/>
                                        <w:bottom w:val="none" w:sz="0" w:space="0" w:color="auto"/>
                                        <w:right w:val="none" w:sz="0" w:space="0" w:color="auto"/>
                                      </w:divBdr>
                                      <w:divsChild>
                                        <w:div w:id="1686399789">
                                          <w:marLeft w:val="0"/>
                                          <w:marRight w:val="0"/>
                                          <w:marTop w:val="0"/>
                                          <w:marBottom w:val="0"/>
                                          <w:divBdr>
                                            <w:top w:val="none" w:sz="0" w:space="0" w:color="auto"/>
                                            <w:left w:val="none" w:sz="0" w:space="0" w:color="auto"/>
                                            <w:bottom w:val="none" w:sz="0" w:space="0" w:color="auto"/>
                                            <w:right w:val="none" w:sz="0" w:space="0" w:color="auto"/>
                                          </w:divBdr>
                                          <w:divsChild>
                                            <w:div w:id="706493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69949580">
      <w:bodyDiv w:val="1"/>
      <w:marLeft w:val="0"/>
      <w:marRight w:val="0"/>
      <w:marTop w:val="0"/>
      <w:marBottom w:val="0"/>
      <w:divBdr>
        <w:top w:val="none" w:sz="0" w:space="0" w:color="auto"/>
        <w:left w:val="none" w:sz="0" w:space="0" w:color="auto"/>
        <w:bottom w:val="none" w:sz="0" w:space="0" w:color="auto"/>
        <w:right w:val="none" w:sz="0" w:space="0" w:color="auto"/>
      </w:divBdr>
    </w:div>
    <w:div w:id="869950641">
      <w:bodyDiv w:val="1"/>
      <w:marLeft w:val="0"/>
      <w:marRight w:val="0"/>
      <w:marTop w:val="0"/>
      <w:marBottom w:val="0"/>
      <w:divBdr>
        <w:top w:val="none" w:sz="0" w:space="0" w:color="auto"/>
        <w:left w:val="none" w:sz="0" w:space="0" w:color="auto"/>
        <w:bottom w:val="none" w:sz="0" w:space="0" w:color="auto"/>
        <w:right w:val="none" w:sz="0" w:space="0" w:color="auto"/>
      </w:divBdr>
    </w:div>
    <w:div w:id="875191723">
      <w:bodyDiv w:val="1"/>
      <w:marLeft w:val="0"/>
      <w:marRight w:val="0"/>
      <w:marTop w:val="0"/>
      <w:marBottom w:val="0"/>
      <w:divBdr>
        <w:top w:val="none" w:sz="0" w:space="0" w:color="auto"/>
        <w:left w:val="none" w:sz="0" w:space="0" w:color="auto"/>
        <w:bottom w:val="none" w:sz="0" w:space="0" w:color="auto"/>
        <w:right w:val="none" w:sz="0" w:space="0" w:color="auto"/>
      </w:divBdr>
      <w:divsChild>
        <w:div w:id="1616522868">
          <w:marLeft w:val="1800"/>
          <w:marRight w:val="0"/>
          <w:marTop w:val="0"/>
          <w:marBottom w:val="360"/>
          <w:divBdr>
            <w:top w:val="none" w:sz="0" w:space="0" w:color="auto"/>
            <w:left w:val="none" w:sz="0" w:space="0" w:color="auto"/>
            <w:bottom w:val="none" w:sz="0" w:space="0" w:color="auto"/>
            <w:right w:val="none" w:sz="0" w:space="0" w:color="auto"/>
          </w:divBdr>
        </w:div>
      </w:divsChild>
    </w:div>
    <w:div w:id="877621092">
      <w:bodyDiv w:val="1"/>
      <w:marLeft w:val="0"/>
      <w:marRight w:val="0"/>
      <w:marTop w:val="0"/>
      <w:marBottom w:val="0"/>
      <w:divBdr>
        <w:top w:val="none" w:sz="0" w:space="0" w:color="auto"/>
        <w:left w:val="none" w:sz="0" w:space="0" w:color="auto"/>
        <w:bottom w:val="none" w:sz="0" w:space="0" w:color="auto"/>
        <w:right w:val="none" w:sz="0" w:space="0" w:color="auto"/>
      </w:divBdr>
    </w:div>
    <w:div w:id="883101840">
      <w:bodyDiv w:val="1"/>
      <w:marLeft w:val="0"/>
      <w:marRight w:val="0"/>
      <w:marTop w:val="0"/>
      <w:marBottom w:val="0"/>
      <w:divBdr>
        <w:top w:val="none" w:sz="0" w:space="0" w:color="auto"/>
        <w:left w:val="none" w:sz="0" w:space="0" w:color="auto"/>
        <w:bottom w:val="none" w:sz="0" w:space="0" w:color="auto"/>
        <w:right w:val="none" w:sz="0" w:space="0" w:color="auto"/>
      </w:divBdr>
    </w:div>
    <w:div w:id="883441976">
      <w:bodyDiv w:val="1"/>
      <w:marLeft w:val="0"/>
      <w:marRight w:val="0"/>
      <w:marTop w:val="0"/>
      <w:marBottom w:val="0"/>
      <w:divBdr>
        <w:top w:val="none" w:sz="0" w:space="0" w:color="auto"/>
        <w:left w:val="none" w:sz="0" w:space="0" w:color="auto"/>
        <w:bottom w:val="none" w:sz="0" w:space="0" w:color="auto"/>
        <w:right w:val="none" w:sz="0" w:space="0" w:color="auto"/>
      </w:divBdr>
    </w:div>
    <w:div w:id="888952455">
      <w:bodyDiv w:val="1"/>
      <w:marLeft w:val="0"/>
      <w:marRight w:val="0"/>
      <w:marTop w:val="0"/>
      <w:marBottom w:val="0"/>
      <w:divBdr>
        <w:top w:val="none" w:sz="0" w:space="0" w:color="auto"/>
        <w:left w:val="none" w:sz="0" w:space="0" w:color="auto"/>
        <w:bottom w:val="none" w:sz="0" w:space="0" w:color="auto"/>
        <w:right w:val="none" w:sz="0" w:space="0" w:color="auto"/>
      </w:divBdr>
    </w:div>
    <w:div w:id="890113309">
      <w:bodyDiv w:val="1"/>
      <w:marLeft w:val="0"/>
      <w:marRight w:val="0"/>
      <w:marTop w:val="0"/>
      <w:marBottom w:val="0"/>
      <w:divBdr>
        <w:top w:val="none" w:sz="0" w:space="0" w:color="auto"/>
        <w:left w:val="none" w:sz="0" w:space="0" w:color="auto"/>
        <w:bottom w:val="none" w:sz="0" w:space="0" w:color="auto"/>
        <w:right w:val="none" w:sz="0" w:space="0" w:color="auto"/>
      </w:divBdr>
    </w:div>
    <w:div w:id="894311677">
      <w:bodyDiv w:val="1"/>
      <w:marLeft w:val="0"/>
      <w:marRight w:val="0"/>
      <w:marTop w:val="0"/>
      <w:marBottom w:val="0"/>
      <w:divBdr>
        <w:top w:val="none" w:sz="0" w:space="0" w:color="auto"/>
        <w:left w:val="none" w:sz="0" w:space="0" w:color="auto"/>
        <w:bottom w:val="none" w:sz="0" w:space="0" w:color="auto"/>
        <w:right w:val="none" w:sz="0" w:space="0" w:color="auto"/>
      </w:divBdr>
    </w:div>
    <w:div w:id="896624587">
      <w:bodyDiv w:val="1"/>
      <w:marLeft w:val="0"/>
      <w:marRight w:val="0"/>
      <w:marTop w:val="0"/>
      <w:marBottom w:val="0"/>
      <w:divBdr>
        <w:top w:val="none" w:sz="0" w:space="0" w:color="auto"/>
        <w:left w:val="none" w:sz="0" w:space="0" w:color="auto"/>
        <w:bottom w:val="none" w:sz="0" w:space="0" w:color="auto"/>
        <w:right w:val="none" w:sz="0" w:space="0" w:color="auto"/>
      </w:divBdr>
    </w:div>
    <w:div w:id="897785655">
      <w:bodyDiv w:val="1"/>
      <w:marLeft w:val="0"/>
      <w:marRight w:val="0"/>
      <w:marTop w:val="0"/>
      <w:marBottom w:val="0"/>
      <w:divBdr>
        <w:top w:val="none" w:sz="0" w:space="0" w:color="auto"/>
        <w:left w:val="none" w:sz="0" w:space="0" w:color="auto"/>
        <w:bottom w:val="none" w:sz="0" w:space="0" w:color="auto"/>
        <w:right w:val="none" w:sz="0" w:space="0" w:color="auto"/>
      </w:divBdr>
    </w:div>
    <w:div w:id="899484940">
      <w:bodyDiv w:val="1"/>
      <w:marLeft w:val="0"/>
      <w:marRight w:val="0"/>
      <w:marTop w:val="0"/>
      <w:marBottom w:val="0"/>
      <w:divBdr>
        <w:top w:val="none" w:sz="0" w:space="0" w:color="auto"/>
        <w:left w:val="none" w:sz="0" w:space="0" w:color="auto"/>
        <w:bottom w:val="none" w:sz="0" w:space="0" w:color="auto"/>
        <w:right w:val="none" w:sz="0" w:space="0" w:color="auto"/>
      </w:divBdr>
    </w:div>
    <w:div w:id="905529378">
      <w:bodyDiv w:val="1"/>
      <w:marLeft w:val="0"/>
      <w:marRight w:val="0"/>
      <w:marTop w:val="0"/>
      <w:marBottom w:val="0"/>
      <w:divBdr>
        <w:top w:val="none" w:sz="0" w:space="0" w:color="auto"/>
        <w:left w:val="none" w:sz="0" w:space="0" w:color="auto"/>
        <w:bottom w:val="none" w:sz="0" w:space="0" w:color="auto"/>
        <w:right w:val="none" w:sz="0" w:space="0" w:color="auto"/>
      </w:divBdr>
    </w:div>
    <w:div w:id="907766773">
      <w:bodyDiv w:val="1"/>
      <w:marLeft w:val="0"/>
      <w:marRight w:val="0"/>
      <w:marTop w:val="0"/>
      <w:marBottom w:val="0"/>
      <w:divBdr>
        <w:top w:val="none" w:sz="0" w:space="0" w:color="auto"/>
        <w:left w:val="none" w:sz="0" w:space="0" w:color="auto"/>
        <w:bottom w:val="none" w:sz="0" w:space="0" w:color="auto"/>
        <w:right w:val="none" w:sz="0" w:space="0" w:color="auto"/>
      </w:divBdr>
    </w:div>
    <w:div w:id="909459844">
      <w:bodyDiv w:val="1"/>
      <w:marLeft w:val="0"/>
      <w:marRight w:val="0"/>
      <w:marTop w:val="0"/>
      <w:marBottom w:val="0"/>
      <w:divBdr>
        <w:top w:val="none" w:sz="0" w:space="0" w:color="auto"/>
        <w:left w:val="none" w:sz="0" w:space="0" w:color="auto"/>
        <w:bottom w:val="none" w:sz="0" w:space="0" w:color="auto"/>
        <w:right w:val="none" w:sz="0" w:space="0" w:color="auto"/>
      </w:divBdr>
    </w:div>
    <w:div w:id="913316899">
      <w:bodyDiv w:val="1"/>
      <w:marLeft w:val="0"/>
      <w:marRight w:val="0"/>
      <w:marTop w:val="0"/>
      <w:marBottom w:val="0"/>
      <w:divBdr>
        <w:top w:val="none" w:sz="0" w:space="0" w:color="auto"/>
        <w:left w:val="none" w:sz="0" w:space="0" w:color="auto"/>
        <w:bottom w:val="none" w:sz="0" w:space="0" w:color="auto"/>
        <w:right w:val="none" w:sz="0" w:space="0" w:color="auto"/>
      </w:divBdr>
    </w:div>
    <w:div w:id="914053887">
      <w:bodyDiv w:val="1"/>
      <w:marLeft w:val="0"/>
      <w:marRight w:val="0"/>
      <w:marTop w:val="0"/>
      <w:marBottom w:val="0"/>
      <w:divBdr>
        <w:top w:val="none" w:sz="0" w:space="0" w:color="auto"/>
        <w:left w:val="none" w:sz="0" w:space="0" w:color="auto"/>
        <w:bottom w:val="none" w:sz="0" w:space="0" w:color="auto"/>
        <w:right w:val="none" w:sz="0" w:space="0" w:color="auto"/>
      </w:divBdr>
    </w:div>
    <w:div w:id="914512940">
      <w:bodyDiv w:val="1"/>
      <w:marLeft w:val="0"/>
      <w:marRight w:val="0"/>
      <w:marTop w:val="0"/>
      <w:marBottom w:val="0"/>
      <w:divBdr>
        <w:top w:val="none" w:sz="0" w:space="0" w:color="auto"/>
        <w:left w:val="none" w:sz="0" w:space="0" w:color="auto"/>
        <w:bottom w:val="none" w:sz="0" w:space="0" w:color="auto"/>
        <w:right w:val="none" w:sz="0" w:space="0" w:color="auto"/>
      </w:divBdr>
    </w:div>
    <w:div w:id="916401577">
      <w:bodyDiv w:val="1"/>
      <w:marLeft w:val="0"/>
      <w:marRight w:val="0"/>
      <w:marTop w:val="0"/>
      <w:marBottom w:val="0"/>
      <w:divBdr>
        <w:top w:val="none" w:sz="0" w:space="0" w:color="auto"/>
        <w:left w:val="none" w:sz="0" w:space="0" w:color="auto"/>
        <w:bottom w:val="none" w:sz="0" w:space="0" w:color="auto"/>
        <w:right w:val="none" w:sz="0" w:space="0" w:color="auto"/>
      </w:divBdr>
    </w:div>
    <w:div w:id="916985666">
      <w:bodyDiv w:val="1"/>
      <w:marLeft w:val="0"/>
      <w:marRight w:val="0"/>
      <w:marTop w:val="0"/>
      <w:marBottom w:val="0"/>
      <w:divBdr>
        <w:top w:val="none" w:sz="0" w:space="0" w:color="auto"/>
        <w:left w:val="none" w:sz="0" w:space="0" w:color="auto"/>
        <w:bottom w:val="none" w:sz="0" w:space="0" w:color="auto"/>
        <w:right w:val="none" w:sz="0" w:space="0" w:color="auto"/>
      </w:divBdr>
    </w:div>
    <w:div w:id="921259456">
      <w:bodyDiv w:val="1"/>
      <w:marLeft w:val="0"/>
      <w:marRight w:val="0"/>
      <w:marTop w:val="0"/>
      <w:marBottom w:val="0"/>
      <w:divBdr>
        <w:top w:val="none" w:sz="0" w:space="0" w:color="auto"/>
        <w:left w:val="none" w:sz="0" w:space="0" w:color="auto"/>
        <w:bottom w:val="none" w:sz="0" w:space="0" w:color="auto"/>
        <w:right w:val="none" w:sz="0" w:space="0" w:color="auto"/>
      </w:divBdr>
    </w:div>
    <w:div w:id="923996415">
      <w:bodyDiv w:val="1"/>
      <w:marLeft w:val="0"/>
      <w:marRight w:val="0"/>
      <w:marTop w:val="0"/>
      <w:marBottom w:val="0"/>
      <w:divBdr>
        <w:top w:val="none" w:sz="0" w:space="0" w:color="auto"/>
        <w:left w:val="none" w:sz="0" w:space="0" w:color="auto"/>
        <w:bottom w:val="none" w:sz="0" w:space="0" w:color="auto"/>
        <w:right w:val="none" w:sz="0" w:space="0" w:color="auto"/>
      </w:divBdr>
    </w:div>
    <w:div w:id="924538075">
      <w:bodyDiv w:val="1"/>
      <w:marLeft w:val="0"/>
      <w:marRight w:val="0"/>
      <w:marTop w:val="0"/>
      <w:marBottom w:val="0"/>
      <w:divBdr>
        <w:top w:val="none" w:sz="0" w:space="0" w:color="auto"/>
        <w:left w:val="none" w:sz="0" w:space="0" w:color="auto"/>
        <w:bottom w:val="none" w:sz="0" w:space="0" w:color="auto"/>
        <w:right w:val="none" w:sz="0" w:space="0" w:color="auto"/>
      </w:divBdr>
    </w:div>
    <w:div w:id="935946775">
      <w:bodyDiv w:val="1"/>
      <w:marLeft w:val="0"/>
      <w:marRight w:val="0"/>
      <w:marTop w:val="0"/>
      <w:marBottom w:val="0"/>
      <w:divBdr>
        <w:top w:val="none" w:sz="0" w:space="0" w:color="auto"/>
        <w:left w:val="none" w:sz="0" w:space="0" w:color="auto"/>
        <w:bottom w:val="none" w:sz="0" w:space="0" w:color="auto"/>
        <w:right w:val="none" w:sz="0" w:space="0" w:color="auto"/>
      </w:divBdr>
    </w:div>
    <w:div w:id="939215761">
      <w:bodyDiv w:val="1"/>
      <w:marLeft w:val="0"/>
      <w:marRight w:val="0"/>
      <w:marTop w:val="0"/>
      <w:marBottom w:val="0"/>
      <w:divBdr>
        <w:top w:val="none" w:sz="0" w:space="0" w:color="auto"/>
        <w:left w:val="none" w:sz="0" w:space="0" w:color="auto"/>
        <w:bottom w:val="none" w:sz="0" w:space="0" w:color="auto"/>
        <w:right w:val="none" w:sz="0" w:space="0" w:color="auto"/>
      </w:divBdr>
    </w:div>
    <w:div w:id="946352767">
      <w:bodyDiv w:val="1"/>
      <w:marLeft w:val="0"/>
      <w:marRight w:val="0"/>
      <w:marTop w:val="0"/>
      <w:marBottom w:val="0"/>
      <w:divBdr>
        <w:top w:val="none" w:sz="0" w:space="0" w:color="auto"/>
        <w:left w:val="none" w:sz="0" w:space="0" w:color="auto"/>
        <w:bottom w:val="none" w:sz="0" w:space="0" w:color="auto"/>
        <w:right w:val="none" w:sz="0" w:space="0" w:color="auto"/>
      </w:divBdr>
    </w:div>
    <w:div w:id="949121334">
      <w:bodyDiv w:val="1"/>
      <w:marLeft w:val="0"/>
      <w:marRight w:val="0"/>
      <w:marTop w:val="0"/>
      <w:marBottom w:val="0"/>
      <w:divBdr>
        <w:top w:val="none" w:sz="0" w:space="0" w:color="auto"/>
        <w:left w:val="none" w:sz="0" w:space="0" w:color="auto"/>
        <w:bottom w:val="none" w:sz="0" w:space="0" w:color="auto"/>
        <w:right w:val="none" w:sz="0" w:space="0" w:color="auto"/>
      </w:divBdr>
    </w:div>
    <w:div w:id="949623869">
      <w:bodyDiv w:val="1"/>
      <w:marLeft w:val="0"/>
      <w:marRight w:val="0"/>
      <w:marTop w:val="0"/>
      <w:marBottom w:val="0"/>
      <w:divBdr>
        <w:top w:val="none" w:sz="0" w:space="0" w:color="auto"/>
        <w:left w:val="none" w:sz="0" w:space="0" w:color="auto"/>
        <w:bottom w:val="none" w:sz="0" w:space="0" w:color="auto"/>
        <w:right w:val="none" w:sz="0" w:space="0" w:color="auto"/>
      </w:divBdr>
    </w:div>
    <w:div w:id="949900638">
      <w:bodyDiv w:val="1"/>
      <w:marLeft w:val="0"/>
      <w:marRight w:val="0"/>
      <w:marTop w:val="0"/>
      <w:marBottom w:val="0"/>
      <w:divBdr>
        <w:top w:val="none" w:sz="0" w:space="0" w:color="auto"/>
        <w:left w:val="none" w:sz="0" w:space="0" w:color="auto"/>
        <w:bottom w:val="none" w:sz="0" w:space="0" w:color="auto"/>
        <w:right w:val="none" w:sz="0" w:space="0" w:color="auto"/>
      </w:divBdr>
    </w:div>
    <w:div w:id="953751528">
      <w:bodyDiv w:val="1"/>
      <w:marLeft w:val="0"/>
      <w:marRight w:val="0"/>
      <w:marTop w:val="0"/>
      <w:marBottom w:val="0"/>
      <w:divBdr>
        <w:top w:val="none" w:sz="0" w:space="0" w:color="auto"/>
        <w:left w:val="none" w:sz="0" w:space="0" w:color="auto"/>
        <w:bottom w:val="none" w:sz="0" w:space="0" w:color="auto"/>
        <w:right w:val="none" w:sz="0" w:space="0" w:color="auto"/>
      </w:divBdr>
    </w:div>
    <w:div w:id="955525218">
      <w:bodyDiv w:val="1"/>
      <w:marLeft w:val="0"/>
      <w:marRight w:val="0"/>
      <w:marTop w:val="0"/>
      <w:marBottom w:val="0"/>
      <w:divBdr>
        <w:top w:val="none" w:sz="0" w:space="0" w:color="auto"/>
        <w:left w:val="none" w:sz="0" w:space="0" w:color="auto"/>
        <w:bottom w:val="none" w:sz="0" w:space="0" w:color="auto"/>
        <w:right w:val="none" w:sz="0" w:space="0" w:color="auto"/>
      </w:divBdr>
    </w:div>
    <w:div w:id="957300509">
      <w:bodyDiv w:val="1"/>
      <w:marLeft w:val="0"/>
      <w:marRight w:val="0"/>
      <w:marTop w:val="0"/>
      <w:marBottom w:val="0"/>
      <w:divBdr>
        <w:top w:val="none" w:sz="0" w:space="0" w:color="auto"/>
        <w:left w:val="none" w:sz="0" w:space="0" w:color="auto"/>
        <w:bottom w:val="none" w:sz="0" w:space="0" w:color="auto"/>
        <w:right w:val="none" w:sz="0" w:space="0" w:color="auto"/>
      </w:divBdr>
    </w:div>
    <w:div w:id="957570892">
      <w:bodyDiv w:val="1"/>
      <w:marLeft w:val="0"/>
      <w:marRight w:val="0"/>
      <w:marTop w:val="0"/>
      <w:marBottom w:val="0"/>
      <w:divBdr>
        <w:top w:val="none" w:sz="0" w:space="0" w:color="auto"/>
        <w:left w:val="none" w:sz="0" w:space="0" w:color="auto"/>
        <w:bottom w:val="none" w:sz="0" w:space="0" w:color="auto"/>
        <w:right w:val="none" w:sz="0" w:space="0" w:color="auto"/>
      </w:divBdr>
    </w:div>
    <w:div w:id="959259261">
      <w:bodyDiv w:val="1"/>
      <w:marLeft w:val="0"/>
      <w:marRight w:val="0"/>
      <w:marTop w:val="0"/>
      <w:marBottom w:val="0"/>
      <w:divBdr>
        <w:top w:val="none" w:sz="0" w:space="0" w:color="auto"/>
        <w:left w:val="none" w:sz="0" w:space="0" w:color="auto"/>
        <w:bottom w:val="none" w:sz="0" w:space="0" w:color="auto"/>
        <w:right w:val="none" w:sz="0" w:space="0" w:color="auto"/>
      </w:divBdr>
    </w:div>
    <w:div w:id="959649658">
      <w:bodyDiv w:val="1"/>
      <w:marLeft w:val="0"/>
      <w:marRight w:val="0"/>
      <w:marTop w:val="0"/>
      <w:marBottom w:val="0"/>
      <w:divBdr>
        <w:top w:val="none" w:sz="0" w:space="0" w:color="auto"/>
        <w:left w:val="none" w:sz="0" w:space="0" w:color="auto"/>
        <w:bottom w:val="none" w:sz="0" w:space="0" w:color="auto"/>
        <w:right w:val="none" w:sz="0" w:space="0" w:color="auto"/>
      </w:divBdr>
    </w:div>
    <w:div w:id="963581373">
      <w:bodyDiv w:val="1"/>
      <w:marLeft w:val="0"/>
      <w:marRight w:val="0"/>
      <w:marTop w:val="0"/>
      <w:marBottom w:val="0"/>
      <w:divBdr>
        <w:top w:val="none" w:sz="0" w:space="0" w:color="auto"/>
        <w:left w:val="none" w:sz="0" w:space="0" w:color="auto"/>
        <w:bottom w:val="none" w:sz="0" w:space="0" w:color="auto"/>
        <w:right w:val="none" w:sz="0" w:space="0" w:color="auto"/>
      </w:divBdr>
    </w:div>
    <w:div w:id="964309754">
      <w:bodyDiv w:val="1"/>
      <w:marLeft w:val="0"/>
      <w:marRight w:val="0"/>
      <w:marTop w:val="0"/>
      <w:marBottom w:val="0"/>
      <w:divBdr>
        <w:top w:val="none" w:sz="0" w:space="0" w:color="auto"/>
        <w:left w:val="none" w:sz="0" w:space="0" w:color="auto"/>
        <w:bottom w:val="none" w:sz="0" w:space="0" w:color="auto"/>
        <w:right w:val="none" w:sz="0" w:space="0" w:color="auto"/>
      </w:divBdr>
    </w:div>
    <w:div w:id="970790242">
      <w:bodyDiv w:val="1"/>
      <w:marLeft w:val="0"/>
      <w:marRight w:val="0"/>
      <w:marTop w:val="0"/>
      <w:marBottom w:val="0"/>
      <w:divBdr>
        <w:top w:val="none" w:sz="0" w:space="0" w:color="auto"/>
        <w:left w:val="none" w:sz="0" w:space="0" w:color="auto"/>
        <w:bottom w:val="none" w:sz="0" w:space="0" w:color="auto"/>
        <w:right w:val="none" w:sz="0" w:space="0" w:color="auto"/>
      </w:divBdr>
    </w:div>
    <w:div w:id="974797143">
      <w:bodyDiv w:val="1"/>
      <w:marLeft w:val="0"/>
      <w:marRight w:val="0"/>
      <w:marTop w:val="0"/>
      <w:marBottom w:val="0"/>
      <w:divBdr>
        <w:top w:val="none" w:sz="0" w:space="0" w:color="auto"/>
        <w:left w:val="none" w:sz="0" w:space="0" w:color="auto"/>
        <w:bottom w:val="none" w:sz="0" w:space="0" w:color="auto"/>
        <w:right w:val="none" w:sz="0" w:space="0" w:color="auto"/>
      </w:divBdr>
    </w:div>
    <w:div w:id="977954402">
      <w:bodyDiv w:val="1"/>
      <w:marLeft w:val="0"/>
      <w:marRight w:val="0"/>
      <w:marTop w:val="0"/>
      <w:marBottom w:val="0"/>
      <w:divBdr>
        <w:top w:val="none" w:sz="0" w:space="0" w:color="auto"/>
        <w:left w:val="none" w:sz="0" w:space="0" w:color="auto"/>
        <w:bottom w:val="none" w:sz="0" w:space="0" w:color="auto"/>
        <w:right w:val="none" w:sz="0" w:space="0" w:color="auto"/>
      </w:divBdr>
    </w:div>
    <w:div w:id="978073026">
      <w:bodyDiv w:val="1"/>
      <w:marLeft w:val="0"/>
      <w:marRight w:val="0"/>
      <w:marTop w:val="0"/>
      <w:marBottom w:val="0"/>
      <w:divBdr>
        <w:top w:val="none" w:sz="0" w:space="0" w:color="auto"/>
        <w:left w:val="none" w:sz="0" w:space="0" w:color="auto"/>
        <w:bottom w:val="none" w:sz="0" w:space="0" w:color="auto"/>
        <w:right w:val="none" w:sz="0" w:space="0" w:color="auto"/>
      </w:divBdr>
    </w:div>
    <w:div w:id="979573022">
      <w:bodyDiv w:val="1"/>
      <w:marLeft w:val="0"/>
      <w:marRight w:val="0"/>
      <w:marTop w:val="0"/>
      <w:marBottom w:val="0"/>
      <w:divBdr>
        <w:top w:val="none" w:sz="0" w:space="0" w:color="auto"/>
        <w:left w:val="none" w:sz="0" w:space="0" w:color="auto"/>
        <w:bottom w:val="none" w:sz="0" w:space="0" w:color="auto"/>
        <w:right w:val="none" w:sz="0" w:space="0" w:color="auto"/>
      </w:divBdr>
    </w:div>
    <w:div w:id="980427897">
      <w:bodyDiv w:val="1"/>
      <w:marLeft w:val="0"/>
      <w:marRight w:val="0"/>
      <w:marTop w:val="0"/>
      <w:marBottom w:val="0"/>
      <w:divBdr>
        <w:top w:val="none" w:sz="0" w:space="0" w:color="auto"/>
        <w:left w:val="none" w:sz="0" w:space="0" w:color="auto"/>
        <w:bottom w:val="none" w:sz="0" w:space="0" w:color="auto"/>
        <w:right w:val="none" w:sz="0" w:space="0" w:color="auto"/>
      </w:divBdr>
    </w:div>
    <w:div w:id="983778266">
      <w:bodyDiv w:val="1"/>
      <w:marLeft w:val="0"/>
      <w:marRight w:val="0"/>
      <w:marTop w:val="0"/>
      <w:marBottom w:val="0"/>
      <w:divBdr>
        <w:top w:val="none" w:sz="0" w:space="0" w:color="auto"/>
        <w:left w:val="none" w:sz="0" w:space="0" w:color="auto"/>
        <w:bottom w:val="none" w:sz="0" w:space="0" w:color="auto"/>
        <w:right w:val="none" w:sz="0" w:space="0" w:color="auto"/>
      </w:divBdr>
    </w:div>
    <w:div w:id="985012491">
      <w:bodyDiv w:val="1"/>
      <w:marLeft w:val="0"/>
      <w:marRight w:val="0"/>
      <w:marTop w:val="0"/>
      <w:marBottom w:val="0"/>
      <w:divBdr>
        <w:top w:val="none" w:sz="0" w:space="0" w:color="auto"/>
        <w:left w:val="none" w:sz="0" w:space="0" w:color="auto"/>
        <w:bottom w:val="none" w:sz="0" w:space="0" w:color="auto"/>
        <w:right w:val="none" w:sz="0" w:space="0" w:color="auto"/>
      </w:divBdr>
    </w:div>
    <w:div w:id="990139091">
      <w:bodyDiv w:val="1"/>
      <w:marLeft w:val="0"/>
      <w:marRight w:val="0"/>
      <w:marTop w:val="0"/>
      <w:marBottom w:val="0"/>
      <w:divBdr>
        <w:top w:val="none" w:sz="0" w:space="0" w:color="auto"/>
        <w:left w:val="none" w:sz="0" w:space="0" w:color="auto"/>
        <w:bottom w:val="none" w:sz="0" w:space="0" w:color="auto"/>
        <w:right w:val="none" w:sz="0" w:space="0" w:color="auto"/>
      </w:divBdr>
    </w:div>
    <w:div w:id="990601605">
      <w:bodyDiv w:val="1"/>
      <w:marLeft w:val="0"/>
      <w:marRight w:val="0"/>
      <w:marTop w:val="0"/>
      <w:marBottom w:val="0"/>
      <w:divBdr>
        <w:top w:val="none" w:sz="0" w:space="0" w:color="auto"/>
        <w:left w:val="none" w:sz="0" w:space="0" w:color="auto"/>
        <w:bottom w:val="none" w:sz="0" w:space="0" w:color="auto"/>
        <w:right w:val="none" w:sz="0" w:space="0" w:color="auto"/>
      </w:divBdr>
    </w:div>
    <w:div w:id="990669876">
      <w:bodyDiv w:val="1"/>
      <w:marLeft w:val="0"/>
      <w:marRight w:val="0"/>
      <w:marTop w:val="0"/>
      <w:marBottom w:val="0"/>
      <w:divBdr>
        <w:top w:val="none" w:sz="0" w:space="0" w:color="auto"/>
        <w:left w:val="none" w:sz="0" w:space="0" w:color="auto"/>
        <w:bottom w:val="none" w:sz="0" w:space="0" w:color="auto"/>
        <w:right w:val="none" w:sz="0" w:space="0" w:color="auto"/>
      </w:divBdr>
    </w:div>
    <w:div w:id="994332465">
      <w:bodyDiv w:val="1"/>
      <w:marLeft w:val="0"/>
      <w:marRight w:val="0"/>
      <w:marTop w:val="0"/>
      <w:marBottom w:val="0"/>
      <w:divBdr>
        <w:top w:val="none" w:sz="0" w:space="0" w:color="auto"/>
        <w:left w:val="none" w:sz="0" w:space="0" w:color="auto"/>
        <w:bottom w:val="none" w:sz="0" w:space="0" w:color="auto"/>
        <w:right w:val="none" w:sz="0" w:space="0" w:color="auto"/>
      </w:divBdr>
    </w:div>
    <w:div w:id="998269130">
      <w:bodyDiv w:val="1"/>
      <w:marLeft w:val="0"/>
      <w:marRight w:val="0"/>
      <w:marTop w:val="0"/>
      <w:marBottom w:val="0"/>
      <w:divBdr>
        <w:top w:val="none" w:sz="0" w:space="0" w:color="auto"/>
        <w:left w:val="none" w:sz="0" w:space="0" w:color="auto"/>
        <w:bottom w:val="none" w:sz="0" w:space="0" w:color="auto"/>
        <w:right w:val="none" w:sz="0" w:space="0" w:color="auto"/>
      </w:divBdr>
    </w:div>
    <w:div w:id="998994228">
      <w:bodyDiv w:val="1"/>
      <w:marLeft w:val="0"/>
      <w:marRight w:val="0"/>
      <w:marTop w:val="0"/>
      <w:marBottom w:val="0"/>
      <w:divBdr>
        <w:top w:val="none" w:sz="0" w:space="0" w:color="auto"/>
        <w:left w:val="none" w:sz="0" w:space="0" w:color="auto"/>
        <w:bottom w:val="none" w:sz="0" w:space="0" w:color="auto"/>
        <w:right w:val="none" w:sz="0" w:space="0" w:color="auto"/>
      </w:divBdr>
    </w:div>
    <w:div w:id="1004894361">
      <w:bodyDiv w:val="1"/>
      <w:marLeft w:val="0"/>
      <w:marRight w:val="0"/>
      <w:marTop w:val="0"/>
      <w:marBottom w:val="0"/>
      <w:divBdr>
        <w:top w:val="none" w:sz="0" w:space="0" w:color="auto"/>
        <w:left w:val="none" w:sz="0" w:space="0" w:color="auto"/>
        <w:bottom w:val="none" w:sz="0" w:space="0" w:color="auto"/>
        <w:right w:val="none" w:sz="0" w:space="0" w:color="auto"/>
      </w:divBdr>
    </w:div>
    <w:div w:id="1007054468">
      <w:bodyDiv w:val="1"/>
      <w:marLeft w:val="0"/>
      <w:marRight w:val="0"/>
      <w:marTop w:val="0"/>
      <w:marBottom w:val="0"/>
      <w:divBdr>
        <w:top w:val="none" w:sz="0" w:space="0" w:color="auto"/>
        <w:left w:val="none" w:sz="0" w:space="0" w:color="auto"/>
        <w:bottom w:val="none" w:sz="0" w:space="0" w:color="auto"/>
        <w:right w:val="none" w:sz="0" w:space="0" w:color="auto"/>
      </w:divBdr>
    </w:div>
    <w:div w:id="1011877607">
      <w:bodyDiv w:val="1"/>
      <w:marLeft w:val="0"/>
      <w:marRight w:val="0"/>
      <w:marTop w:val="0"/>
      <w:marBottom w:val="0"/>
      <w:divBdr>
        <w:top w:val="none" w:sz="0" w:space="0" w:color="auto"/>
        <w:left w:val="none" w:sz="0" w:space="0" w:color="auto"/>
        <w:bottom w:val="none" w:sz="0" w:space="0" w:color="auto"/>
        <w:right w:val="none" w:sz="0" w:space="0" w:color="auto"/>
      </w:divBdr>
    </w:div>
    <w:div w:id="1014310831">
      <w:bodyDiv w:val="1"/>
      <w:marLeft w:val="0"/>
      <w:marRight w:val="0"/>
      <w:marTop w:val="0"/>
      <w:marBottom w:val="0"/>
      <w:divBdr>
        <w:top w:val="none" w:sz="0" w:space="0" w:color="auto"/>
        <w:left w:val="none" w:sz="0" w:space="0" w:color="auto"/>
        <w:bottom w:val="none" w:sz="0" w:space="0" w:color="auto"/>
        <w:right w:val="none" w:sz="0" w:space="0" w:color="auto"/>
      </w:divBdr>
    </w:div>
    <w:div w:id="1015501136">
      <w:bodyDiv w:val="1"/>
      <w:marLeft w:val="0"/>
      <w:marRight w:val="0"/>
      <w:marTop w:val="0"/>
      <w:marBottom w:val="0"/>
      <w:divBdr>
        <w:top w:val="none" w:sz="0" w:space="0" w:color="auto"/>
        <w:left w:val="none" w:sz="0" w:space="0" w:color="auto"/>
        <w:bottom w:val="none" w:sz="0" w:space="0" w:color="auto"/>
        <w:right w:val="none" w:sz="0" w:space="0" w:color="auto"/>
      </w:divBdr>
    </w:div>
    <w:div w:id="1016732140">
      <w:bodyDiv w:val="1"/>
      <w:marLeft w:val="0"/>
      <w:marRight w:val="0"/>
      <w:marTop w:val="0"/>
      <w:marBottom w:val="0"/>
      <w:divBdr>
        <w:top w:val="none" w:sz="0" w:space="0" w:color="auto"/>
        <w:left w:val="none" w:sz="0" w:space="0" w:color="auto"/>
        <w:bottom w:val="none" w:sz="0" w:space="0" w:color="auto"/>
        <w:right w:val="none" w:sz="0" w:space="0" w:color="auto"/>
      </w:divBdr>
    </w:div>
    <w:div w:id="1019163370">
      <w:bodyDiv w:val="1"/>
      <w:marLeft w:val="0"/>
      <w:marRight w:val="0"/>
      <w:marTop w:val="0"/>
      <w:marBottom w:val="0"/>
      <w:divBdr>
        <w:top w:val="none" w:sz="0" w:space="0" w:color="auto"/>
        <w:left w:val="none" w:sz="0" w:space="0" w:color="auto"/>
        <w:bottom w:val="none" w:sz="0" w:space="0" w:color="auto"/>
        <w:right w:val="none" w:sz="0" w:space="0" w:color="auto"/>
      </w:divBdr>
    </w:div>
    <w:div w:id="1021932239">
      <w:bodyDiv w:val="1"/>
      <w:marLeft w:val="0"/>
      <w:marRight w:val="0"/>
      <w:marTop w:val="0"/>
      <w:marBottom w:val="0"/>
      <w:divBdr>
        <w:top w:val="none" w:sz="0" w:space="0" w:color="auto"/>
        <w:left w:val="none" w:sz="0" w:space="0" w:color="auto"/>
        <w:bottom w:val="none" w:sz="0" w:space="0" w:color="auto"/>
        <w:right w:val="none" w:sz="0" w:space="0" w:color="auto"/>
      </w:divBdr>
    </w:div>
    <w:div w:id="1030451374">
      <w:bodyDiv w:val="1"/>
      <w:marLeft w:val="0"/>
      <w:marRight w:val="0"/>
      <w:marTop w:val="0"/>
      <w:marBottom w:val="0"/>
      <w:divBdr>
        <w:top w:val="none" w:sz="0" w:space="0" w:color="auto"/>
        <w:left w:val="none" w:sz="0" w:space="0" w:color="auto"/>
        <w:bottom w:val="none" w:sz="0" w:space="0" w:color="auto"/>
        <w:right w:val="none" w:sz="0" w:space="0" w:color="auto"/>
      </w:divBdr>
    </w:div>
    <w:div w:id="1033113804">
      <w:bodyDiv w:val="1"/>
      <w:marLeft w:val="0"/>
      <w:marRight w:val="0"/>
      <w:marTop w:val="0"/>
      <w:marBottom w:val="0"/>
      <w:divBdr>
        <w:top w:val="none" w:sz="0" w:space="0" w:color="auto"/>
        <w:left w:val="none" w:sz="0" w:space="0" w:color="auto"/>
        <w:bottom w:val="none" w:sz="0" w:space="0" w:color="auto"/>
        <w:right w:val="none" w:sz="0" w:space="0" w:color="auto"/>
      </w:divBdr>
    </w:div>
    <w:div w:id="1034161866">
      <w:bodyDiv w:val="1"/>
      <w:marLeft w:val="0"/>
      <w:marRight w:val="0"/>
      <w:marTop w:val="0"/>
      <w:marBottom w:val="0"/>
      <w:divBdr>
        <w:top w:val="none" w:sz="0" w:space="0" w:color="auto"/>
        <w:left w:val="none" w:sz="0" w:space="0" w:color="auto"/>
        <w:bottom w:val="none" w:sz="0" w:space="0" w:color="auto"/>
        <w:right w:val="none" w:sz="0" w:space="0" w:color="auto"/>
      </w:divBdr>
    </w:div>
    <w:div w:id="1035081840">
      <w:bodyDiv w:val="1"/>
      <w:marLeft w:val="0"/>
      <w:marRight w:val="0"/>
      <w:marTop w:val="0"/>
      <w:marBottom w:val="0"/>
      <w:divBdr>
        <w:top w:val="none" w:sz="0" w:space="0" w:color="auto"/>
        <w:left w:val="none" w:sz="0" w:space="0" w:color="auto"/>
        <w:bottom w:val="none" w:sz="0" w:space="0" w:color="auto"/>
        <w:right w:val="none" w:sz="0" w:space="0" w:color="auto"/>
      </w:divBdr>
    </w:div>
    <w:div w:id="1037781123">
      <w:bodyDiv w:val="1"/>
      <w:marLeft w:val="0"/>
      <w:marRight w:val="0"/>
      <w:marTop w:val="0"/>
      <w:marBottom w:val="0"/>
      <w:divBdr>
        <w:top w:val="none" w:sz="0" w:space="0" w:color="auto"/>
        <w:left w:val="none" w:sz="0" w:space="0" w:color="auto"/>
        <w:bottom w:val="none" w:sz="0" w:space="0" w:color="auto"/>
        <w:right w:val="none" w:sz="0" w:space="0" w:color="auto"/>
      </w:divBdr>
    </w:div>
    <w:div w:id="1038355523">
      <w:bodyDiv w:val="1"/>
      <w:marLeft w:val="0"/>
      <w:marRight w:val="0"/>
      <w:marTop w:val="0"/>
      <w:marBottom w:val="0"/>
      <w:divBdr>
        <w:top w:val="none" w:sz="0" w:space="0" w:color="auto"/>
        <w:left w:val="none" w:sz="0" w:space="0" w:color="auto"/>
        <w:bottom w:val="none" w:sz="0" w:space="0" w:color="auto"/>
        <w:right w:val="none" w:sz="0" w:space="0" w:color="auto"/>
      </w:divBdr>
    </w:div>
    <w:div w:id="1039936364">
      <w:bodyDiv w:val="1"/>
      <w:marLeft w:val="0"/>
      <w:marRight w:val="0"/>
      <w:marTop w:val="0"/>
      <w:marBottom w:val="0"/>
      <w:divBdr>
        <w:top w:val="none" w:sz="0" w:space="0" w:color="auto"/>
        <w:left w:val="none" w:sz="0" w:space="0" w:color="auto"/>
        <w:bottom w:val="none" w:sz="0" w:space="0" w:color="auto"/>
        <w:right w:val="none" w:sz="0" w:space="0" w:color="auto"/>
      </w:divBdr>
    </w:div>
    <w:div w:id="1043212222">
      <w:bodyDiv w:val="1"/>
      <w:marLeft w:val="0"/>
      <w:marRight w:val="0"/>
      <w:marTop w:val="0"/>
      <w:marBottom w:val="0"/>
      <w:divBdr>
        <w:top w:val="none" w:sz="0" w:space="0" w:color="auto"/>
        <w:left w:val="none" w:sz="0" w:space="0" w:color="auto"/>
        <w:bottom w:val="none" w:sz="0" w:space="0" w:color="auto"/>
        <w:right w:val="none" w:sz="0" w:space="0" w:color="auto"/>
      </w:divBdr>
    </w:div>
    <w:div w:id="1043214110">
      <w:bodyDiv w:val="1"/>
      <w:marLeft w:val="0"/>
      <w:marRight w:val="0"/>
      <w:marTop w:val="0"/>
      <w:marBottom w:val="0"/>
      <w:divBdr>
        <w:top w:val="none" w:sz="0" w:space="0" w:color="auto"/>
        <w:left w:val="none" w:sz="0" w:space="0" w:color="auto"/>
        <w:bottom w:val="none" w:sz="0" w:space="0" w:color="auto"/>
        <w:right w:val="none" w:sz="0" w:space="0" w:color="auto"/>
      </w:divBdr>
    </w:div>
    <w:div w:id="1048453554">
      <w:bodyDiv w:val="1"/>
      <w:marLeft w:val="0"/>
      <w:marRight w:val="0"/>
      <w:marTop w:val="0"/>
      <w:marBottom w:val="0"/>
      <w:divBdr>
        <w:top w:val="none" w:sz="0" w:space="0" w:color="auto"/>
        <w:left w:val="none" w:sz="0" w:space="0" w:color="auto"/>
        <w:bottom w:val="none" w:sz="0" w:space="0" w:color="auto"/>
        <w:right w:val="none" w:sz="0" w:space="0" w:color="auto"/>
      </w:divBdr>
    </w:div>
    <w:div w:id="1049308535">
      <w:bodyDiv w:val="1"/>
      <w:marLeft w:val="0"/>
      <w:marRight w:val="0"/>
      <w:marTop w:val="0"/>
      <w:marBottom w:val="0"/>
      <w:divBdr>
        <w:top w:val="none" w:sz="0" w:space="0" w:color="auto"/>
        <w:left w:val="none" w:sz="0" w:space="0" w:color="auto"/>
        <w:bottom w:val="none" w:sz="0" w:space="0" w:color="auto"/>
        <w:right w:val="none" w:sz="0" w:space="0" w:color="auto"/>
      </w:divBdr>
    </w:div>
    <w:div w:id="1057507131">
      <w:bodyDiv w:val="1"/>
      <w:marLeft w:val="0"/>
      <w:marRight w:val="0"/>
      <w:marTop w:val="0"/>
      <w:marBottom w:val="0"/>
      <w:divBdr>
        <w:top w:val="none" w:sz="0" w:space="0" w:color="auto"/>
        <w:left w:val="none" w:sz="0" w:space="0" w:color="auto"/>
        <w:bottom w:val="none" w:sz="0" w:space="0" w:color="auto"/>
        <w:right w:val="none" w:sz="0" w:space="0" w:color="auto"/>
      </w:divBdr>
    </w:div>
    <w:div w:id="1059862858">
      <w:bodyDiv w:val="1"/>
      <w:marLeft w:val="0"/>
      <w:marRight w:val="0"/>
      <w:marTop w:val="0"/>
      <w:marBottom w:val="0"/>
      <w:divBdr>
        <w:top w:val="none" w:sz="0" w:space="0" w:color="auto"/>
        <w:left w:val="none" w:sz="0" w:space="0" w:color="auto"/>
        <w:bottom w:val="none" w:sz="0" w:space="0" w:color="auto"/>
        <w:right w:val="none" w:sz="0" w:space="0" w:color="auto"/>
      </w:divBdr>
    </w:div>
    <w:div w:id="1063066695">
      <w:bodyDiv w:val="1"/>
      <w:marLeft w:val="0"/>
      <w:marRight w:val="0"/>
      <w:marTop w:val="0"/>
      <w:marBottom w:val="0"/>
      <w:divBdr>
        <w:top w:val="none" w:sz="0" w:space="0" w:color="auto"/>
        <w:left w:val="none" w:sz="0" w:space="0" w:color="auto"/>
        <w:bottom w:val="none" w:sz="0" w:space="0" w:color="auto"/>
        <w:right w:val="none" w:sz="0" w:space="0" w:color="auto"/>
      </w:divBdr>
    </w:div>
    <w:div w:id="1064715225">
      <w:bodyDiv w:val="1"/>
      <w:marLeft w:val="0"/>
      <w:marRight w:val="0"/>
      <w:marTop w:val="0"/>
      <w:marBottom w:val="0"/>
      <w:divBdr>
        <w:top w:val="none" w:sz="0" w:space="0" w:color="auto"/>
        <w:left w:val="none" w:sz="0" w:space="0" w:color="auto"/>
        <w:bottom w:val="none" w:sz="0" w:space="0" w:color="auto"/>
        <w:right w:val="none" w:sz="0" w:space="0" w:color="auto"/>
      </w:divBdr>
    </w:div>
    <w:div w:id="1081833261">
      <w:bodyDiv w:val="1"/>
      <w:marLeft w:val="0"/>
      <w:marRight w:val="0"/>
      <w:marTop w:val="0"/>
      <w:marBottom w:val="0"/>
      <w:divBdr>
        <w:top w:val="none" w:sz="0" w:space="0" w:color="auto"/>
        <w:left w:val="none" w:sz="0" w:space="0" w:color="auto"/>
        <w:bottom w:val="none" w:sz="0" w:space="0" w:color="auto"/>
        <w:right w:val="none" w:sz="0" w:space="0" w:color="auto"/>
      </w:divBdr>
    </w:div>
    <w:div w:id="1083382366">
      <w:bodyDiv w:val="1"/>
      <w:marLeft w:val="0"/>
      <w:marRight w:val="0"/>
      <w:marTop w:val="0"/>
      <w:marBottom w:val="0"/>
      <w:divBdr>
        <w:top w:val="none" w:sz="0" w:space="0" w:color="auto"/>
        <w:left w:val="none" w:sz="0" w:space="0" w:color="auto"/>
        <w:bottom w:val="none" w:sz="0" w:space="0" w:color="auto"/>
        <w:right w:val="none" w:sz="0" w:space="0" w:color="auto"/>
      </w:divBdr>
    </w:div>
    <w:div w:id="1083918834">
      <w:bodyDiv w:val="1"/>
      <w:marLeft w:val="0"/>
      <w:marRight w:val="0"/>
      <w:marTop w:val="0"/>
      <w:marBottom w:val="0"/>
      <w:divBdr>
        <w:top w:val="none" w:sz="0" w:space="0" w:color="auto"/>
        <w:left w:val="none" w:sz="0" w:space="0" w:color="auto"/>
        <w:bottom w:val="none" w:sz="0" w:space="0" w:color="auto"/>
        <w:right w:val="none" w:sz="0" w:space="0" w:color="auto"/>
      </w:divBdr>
    </w:div>
    <w:div w:id="1084491983">
      <w:bodyDiv w:val="1"/>
      <w:marLeft w:val="0"/>
      <w:marRight w:val="0"/>
      <w:marTop w:val="0"/>
      <w:marBottom w:val="0"/>
      <w:divBdr>
        <w:top w:val="none" w:sz="0" w:space="0" w:color="auto"/>
        <w:left w:val="none" w:sz="0" w:space="0" w:color="auto"/>
        <w:bottom w:val="none" w:sz="0" w:space="0" w:color="auto"/>
        <w:right w:val="none" w:sz="0" w:space="0" w:color="auto"/>
      </w:divBdr>
    </w:div>
    <w:div w:id="1098604500">
      <w:bodyDiv w:val="1"/>
      <w:marLeft w:val="0"/>
      <w:marRight w:val="0"/>
      <w:marTop w:val="0"/>
      <w:marBottom w:val="0"/>
      <w:divBdr>
        <w:top w:val="none" w:sz="0" w:space="0" w:color="auto"/>
        <w:left w:val="none" w:sz="0" w:space="0" w:color="auto"/>
        <w:bottom w:val="none" w:sz="0" w:space="0" w:color="auto"/>
        <w:right w:val="none" w:sz="0" w:space="0" w:color="auto"/>
      </w:divBdr>
    </w:div>
    <w:div w:id="1102606246">
      <w:bodyDiv w:val="1"/>
      <w:marLeft w:val="0"/>
      <w:marRight w:val="0"/>
      <w:marTop w:val="0"/>
      <w:marBottom w:val="0"/>
      <w:divBdr>
        <w:top w:val="none" w:sz="0" w:space="0" w:color="auto"/>
        <w:left w:val="none" w:sz="0" w:space="0" w:color="auto"/>
        <w:bottom w:val="none" w:sz="0" w:space="0" w:color="auto"/>
        <w:right w:val="none" w:sz="0" w:space="0" w:color="auto"/>
      </w:divBdr>
    </w:div>
    <w:div w:id="1113481790">
      <w:bodyDiv w:val="1"/>
      <w:marLeft w:val="0"/>
      <w:marRight w:val="0"/>
      <w:marTop w:val="0"/>
      <w:marBottom w:val="0"/>
      <w:divBdr>
        <w:top w:val="none" w:sz="0" w:space="0" w:color="auto"/>
        <w:left w:val="none" w:sz="0" w:space="0" w:color="auto"/>
        <w:bottom w:val="none" w:sz="0" w:space="0" w:color="auto"/>
        <w:right w:val="none" w:sz="0" w:space="0" w:color="auto"/>
      </w:divBdr>
    </w:div>
    <w:div w:id="1113592370">
      <w:bodyDiv w:val="1"/>
      <w:marLeft w:val="0"/>
      <w:marRight w:val="0"/>
      <w:marTop w:val="0"/>
      <w:marBottom w:val="0"/>
      <w:divBdr>
        <w:top w:val="none" w:sz="0" w:space="0" w:color="auto"/>
        <w:left w:val="none" w:sz="0" w:space="0" w:color="auto"/>
        <w:bottom w:val="none" w:sz="0" w:space="0" w:color="auto"/>
        <w:right w:val="none" w:sz="0" w:space="0" w:color="auto"/>
      </w:divBdr>
    </w:div>
    <w:div w:id="1117868968">
      <w:bodyDiv w:val="1"/>
      <w:marLeft w:val="0"/>
      <w:marRight w:val="0"/>
      <w:marTop w:val="0"/>
      <w:marBottom w:val="0"/>
      <w:divBdr>
        <w:top w:val="none" w:sz="0" w:space="0" w:color="auto"/>
        <w:left w:val="none" w:sz="0" w:space="0" w:color="auto"/>
        <w:bottom w:val="none" w:sz="0" w:space="0" w:color="auto"/>
        <w:right w:val="none" w:sz="0" w:space="0" w:color="auto"/>
      </w:divBdr>
    </w:div>
    <w:div w:id="1118262311">
      <w:bodyDiv w:val="1"/>
      <w:marLeft w:val="0"/>
      <w:marRight w:val="0"/>
      <w:marTop w:val="0"/>
      <w:marBottom w:val="0"/>
      <w:divBdr>
        <w:top w:val="none" w:sz="0" w:space="0" w:color="auto"/>
        <w:left w:val="none" w:sz="0" w:space="0" w:color="auto"/>
        <w:bottom w:val="none" w:sz="0" w:space="0" w:color="auto"/>
        <w:right w:val="none" w:sz="0" w:space="0" w:color="auto"/>
      </w:divBdr>
    </w:div>
    <w:div w:id="1130319748">
      <w:bodyDiv w:val="1"/>
      <w:marLeft w:val="0"/>
      <w:marRight w:val="0"/>
      <w:marTop w:val="0"/>
      <w:marBottom w:val="0"/>
      <w:divBdr>
        <w:top w:val="none" w:sz="0" w:space="0" w:color="auto"/>
        <w:left w:val="none" w:sz="0" w:space="0" w:color="auto"/>
        <w:bottom w:val="none" w:sz="0" w:space="0" w:color="auto"/>
        <w:right w:val="none" w:sz="0" w:space="0" w:color="auto"/>
      </w:divBdr>
    </w:div>
    <w:div w:id="1130980601">
      <w:bodyDiv w:val="1"/>
      <w:marLeft w:val="0"/>
      <w:marRight w:val="0"/>
      <w:marTop w:val="0"/>
      <w:marBottom w:val="0"/>
      <w:divBdr>
        <w:top w:val="none" w:sz="0" w:space="0" w:color="auto"/>
        <w:left w:val="none" w:sz="0" w:space="0" w:color="auto"/>
        <w:bottom w:val="none" w:sz="0" w:space="0" w:color="auto"/>
        <w:right w:val="none" w:sz="0" w:space="0" w:color="auto"/>
      </w:divBdr>
    </w:div>
    <w:div w:id="1131703835">
      <w:bodyDiv w:val="1"/>
      <w:marLeft w:val="0"/>
      <w:marRight w:val="0"/>
      <w:marTop w:val="0"/>
      <w:marBottom w:val="0"/>
      <w:divBdr>
        <w:top w:val="none" w:sz="0" w:space="0" w:color="auto"/>
        <w:left w:val="none" w:sz="0" w:space="0" w:color="auto"/>
        <w:bottom w:val="none" w:sz="0" w:space="0" w:color="auto"/>
        <w:right w:val="none" w:sz="0" w:space="0" w:color="auto"/>
      </w:divBdr>
    </w:div>
    <w:div w:id="1136723765">
      <w:bodyDiv w:val="1"/>
      <w:marLeft w:val="0"/>
      <w:marRight w:val="0"/>
      <w:marTop w:val="0"/>
      <w:marBottom w:val="0"/>
      <w:divBdr>
        <w:top w:val="none" w:sz="0" w:space="0" w:color="auto"/>
        <w:left w:val="none" w:sz="0" w:space="0" w:color="auto"/>
        <w:bottom w:val="none" w:sz="0" w:space="0" w:color="auto"/>
        <w:right w:val="none" w:sz="0" w:space="0" w:color="auto"/>
      </w:divBdr>
    </w:div>
    <w:div w:id="1137605759">
      <w:bodyDiv w:val="1"/>
      <w:marLeft w:val="0"/>
      <w:marRight w:val="0"/>
      <w:marTop w:val="0"/>
      <w:marBottom w:val="0"/>
      <w:divBdr>
        <w:top w:val="none" w:sz="0" w:space="0" w:color="auto"/>
        <w:left w:val="none" w:sz="0" w:space="0" w:color="auto"/>
        <w:bottom w:val="none" w:sz="0" w:space="0" w:color="auto"/>
        <w:right w:val="none" w:sz="0" w:space="0" w:color="auto"/>
      </w:divBdr>
    </w:div>
    <w:div w:id="1141844374">
      <w:bodyDiv w:val="1"/>
      <w:marLeft w:val="0"/>
      <w:marRight w:val="0"/>
      <w:marTop w:val="0"/>
      <w:marBottom w:val="0"/>
      <w:divBdr>
        <w:top w:val="none" w:sz="0" w:space="0" w:color="auto"/>
        <w:left w:val="none" w:sz="0" w:space="0" w:color="auto"/>
        <w:bottom w:val="none" w:sz="0" w:space="0" w:color="auto"/>
        <w:right w:val="none" w:sz="0" w:space="0" w:color="auto"/>
      </w:divBdr>
    </w:div>
    <w:div w:id="1146582911">
      <w:bodyDiv w:val="1"/>
      <w:marLeft w:val="0"/>
      <w:marRight w:val="0"/>
      <w:marTop w:val="0"/>
      <w:marBottom w:val="0"/>
      <w:divBdr>
        <w:top w:val="none" w:sz="0" w:space="0" w:color="auto"/>
        <w:left w:val="none" w:sz="0" w:space="0" w:color="auto"/>
        <w:bottom w:val="none" w:sz="0" w:space="0" w:color="auto"/>
        <w:right w:val="none" w:sz="0" w:space="0" w:color="auto"/>
      </w:divBdr>
    </w:div>
    <w:div w:id="1148324816">
      <w:bodyDiv w:val="1"/>
      <w:marLeft w:val="0"/>
      <w:marRight w:val="0"/>
      <w:marTop w:val="0"/>
      <w:marBottom w:val="0"/>
      <w:divBdr>
        <w:top w:val="none" w:sz="0" w:space="0" w:color="auto"/>
        <w:left w:val="none" w:sz="0" w:space="0" w:color="auto"/>
        <w:bottom w:val="none" w:sz="0" w:space="0" w:color="auto"/>
        <w:right w:val="none" w:sz="0" w:space="0" w:color="auto"/>
      </w:divBdr>
    </w:div>
    <w:div w:id="1152868305">
      <w:bodyDiv w:val="1"/>
      <w:marLeft w:val="0"/>
      <w:marRight w:val="0"/>
      <w:marTop w:val="0"/>
      <w:marBottom w:val="0"/>
      <w:divBdr>
        <w:top w:val="none" w:sz="0" w:space="0" w:color="auto"/>
        <w:left w:val="none" w:sz="0" w:space="0" w:color="auto"/>
        <w:bottom w:val="none" w:sz="0" w:space="0" w:color="auto"/>
        <w:right w:val="none" w:sz="0" w:space="0" w:color="auto"/>
      </w:divBdr>
    </w:div>
    <w:div w:id="1155992354">
      <w:bodyDiv w:val="1"/>
      <w:marLeft w:val="0"/>
      <w:marRight w:val="0"/>
      <w:marTop w:val="0"/>
      <w:marBottom w:val="0"/>
      <w:divBdr>
        <w:top w:val="none" w:sz="0" w:space="0" w:color="auto"/>
        <w:left w:val="none" w:sz="0" w:space="0" w:color="auto"/>
        <w:bottom w:val="none" w:sz="0" w:space="0" w:color="auto"/>
        <w:right w:val="none" w:sz="0" w:space="0" w:color="auto"/>
      </w:divBdr>
    </w:div>
    <w:div w:id="1163081010">
      <w:bodyDiv w:val="1"/>
      <w:marLeft w:val="0"/>
      <w:marRight w:val="0"/>
      <w:marTop w:val="0"/>
      <w:marBottom w:val="0"/>
      <w:divBdr>
        <w:top w:val="none" w:sz="0" w:space="0" w:color="auto"/>
        <w:left w:val="none" w:sz="0" w:space="0" w:color="auto"/>
        <w:bottom w:val="none" w:sz="0" w:space="0" w:color="auto"/>
        <w:right w:val="none" w:sz="0" w:space="0" w:color="auto"/>
      </w:divBdr>
    </w:div>
    <w:div w:id="1167013053">
      <w:bodyDiv w:val="1"/>
      <w:marLeft w:val="0"/>
      <w:marRight w:val="0"/>
      <w:marTop w:val="0"/>
      <w:marBottom w:val="0"/>
      <w:divBdr>
        <w:top w:val="none" w:sz="0" w:space="0" w:color="auto"/>
        <w:left w:val="none" w:sz="0" w:space="0" w:color="auto"/>
        <w:bottom w:val="none" w:sz="0" w:space="0" w:color="auto"/>
        <w:right w:val="none" w:sz="0" w:space="0" w:color="auto"/>
      </w:divBdr>
    </w:div>
    <w:div w:id="1173256404">
      <w:bodyDiv w:val="1"/>
      <w:marLeft w:val="0"/>
      <w:marRight w:val="0"/>
      <w:marTop w:val="0"/>
      <w:marBottom w:val="0"/>
      <w:divBdr>
        <w:top w:val="none" w:sz="0" w:space="0" w:color="auto"/>
        <w:left w:val="none" w:sz="0" w:space="0" w:color="auto"/>
        <w:bottom w:val="none" w:sz="0" w:space="0" w:color="auto"/>
        <w:right w:val="none" w:sz="0" w:space="0" w:color="auto"/>
      </w:divBdr>
    </w:div>
    <w:div w:id="1176727091">
      <w:bodyDiv w:val="1"/>
      <w:marLeft w:val="0"/>
      <w:marRight w:val="0"/>
      <w:marTop w:val="0"/>
      <w:marBottom w:val="0"/>
      <w:divBdr>
        <w:top w:val="none" w:sz="0" w:space="0" w:color="auto"/>
        <w:left w:val="none" w:sz="0" w:space="0" w:color="auto"/>
        <w:bottom w:val="none" w:sz="0" w:space="0" w:color="auto"/>
        <w:right w:val="none" w:sz="0" w:space="0" w:color="auto"/>
      </w:divBdr>
    </w:div>
    <w:div w:id="1186754249">
      <w:bodyDiv w:val="1"/>
      <w:marLeft w:val="0"/>
      <w:marRight w:val="0"/>
      <w:marTop w:val="0"/>
      <w:marBottom w:val="0"/>
      <w:divBdr>
        <w:top w:val="none" w:sz="0" w:space="0" w:color="auto"/>
        <w:left w:val="none" w:sz="0" w:space="0" w:color="auto"/>
        <w:bottom w:val="none" w:sz="0" w:space="0" w:color="auto"/>
        <w:right w:val="none" w:sz="0" w:space="0" w:color="auto"/>
      </w:divBdr>
    </w:div>
    <w:div w:id="1194343732">
      <w:bodyDiv w:val="1"/>
      <w:marLeft w:val="0"/>
      <w:marRight w:val="0"/>
      <w:marTop w:val="0"/>
      <w:marBottom w:val="0"/>
      <w:divBdr>
        <w:top w:val="none" w:sz="0" w:space="0" w:color="auto"/>
        <w:left w:val="none" w:sz="0" w:space="0" w:color="auto"/>
        <w:bottom w:val="none" w:sz="0" w:space="0" w:color="auto"/>
        <w:right w:val="none" w:sz="0" w:space="0" w:color="auto"/>
      </w:divBdr>
    </w:div>
    <w:div w:id="1197353820">
      <w:bodyDiv w:val="1"/>
      <w:marLeft w:val="0"/>
      <w:marRight w:val="0"/>
      <w:marTop w:val="0"/>
      <w:marBottom w:val="0"/>
      <w:divBdr>
        <w:top w:val="none" w:sz="0" w:space="0" w:color="auto"/>
        <w:left w:val="none" w:sz="0" w:space="0" w:color="auto"/>
        <w:bottom w:val="none" w:sz="0" w:space="0" w:color="auto"/>
        <w:right w:val="none" w:sz="0" w:space="0" w:color="auto"/>
      </w:divBdr>
    </w:div>
    <w:div w:id="1198276299">
      <w:bodyDiv w:val="1"/>
      <w:marLeft w:val="0"/>
      <w:marRight w:val="0"/>
      <w:marTop w:val="0"/>
      <w:marBottom w:val="0"/>
      <w:divBdr>
        <w:top w:val="none" w:sz="0" w:space="0" w:color="auto"/>
        <w:left w:val="none" w:sz="0" w:space="0" w:color="auto"/>
        <w:bottom w:val="none" w:sz="0" w:space="0" w:color="auto"/>
        <w:right w:val="none" w:sz="0" w:space="0" w:color="auto"/>
      </w:divBdr>
    </w:div>
    <w:div w:id="1200044765">
      <w:bodyDiv w:val="1"/>
      <w:marLeft w:val="0"/>
      <w:marRight w:val="0"/>
      <w:marTop w:val="0"/>
      <w:marBottom w:val="0"/>
      <w:divBdr>
        <w:top w:val="none" w:sz="0" w:space="0" w:color="auto"/>
        <w:left w:val="none" w:sz="0" w:space="0" w:color="auto"/>
        <w:bottom w:val="none" w:sz="0" w:space="0" w:color="auto"/>
        <w:right w:val="none" w:sz="0" w:space="0" w:color="auto"/>
      </w:divBdr>
    </w:div>
    <w:div w:id="1208175558">
      <w:bodyDiv w:val="1"/>
      <w:marLeft w:val="0"/>
      <w:marRight w:val="0"/>
      <w:marTop w:val="0"/>
      <w:marBottom w:val="0"/>
      <w:divBdr>
        <w:top w:val="none" w:sz="0" w:space="0" w:color="auto"/>
        <w:left w:val="none" w:sz="0" w:space="0" w:color="auto"/>
        <w:bottom w:val="none" w:sz="0" w:space="0" w:color="auto"/>
        <w:right w:val="none" w:sz="0" w:space="0" w:color="auto"/>
      </w:divBdr>
    </w:div>
    <w:div w:id="1213544509">
      <w:bodyDiv w:val="1"/>
      <w:marLeft w:val="0"/>
      <w:marRight w:val="0"/>
      <w:marTop w:val="0"/>
      <w:marBottom w:val="0"/>
      <w:divBdr>
        <w:top w:val="none" w:sz="0" w:space="0" w:color="auto"/>
        <w:left w:val="none" w:sz="0" w:space="0" w:color="auto"/>
        <w:bottom w:val="none" w:sz="0" w:space="0" w:color="auto"/>
        <w:right w:val="none" w:sz="0" w:space="0" w:color="auto"/>
      </w:divBdr>
    </w:div>
    <w:div w:id="1214123916">
      <w:bodyDiv w:val="1"/>
      <w:marLeft w:val="0"/>
      <w:marRight w:val="0"/>
      <w:marTop w:val="0"/>
      <w:marBottom w:val="0"/>
      <w:divBdr>
        <w:top w:val="none" w:sz="0" w:space="0" w:color="auto"/>
        <w:left w:val="none" w:sz="0" w:space="0" w:color="auto"/>
        <w:bottom w:val="none" w:sz="0" w:space="0" w:color="auto"/>
        <w:right w:val="none" w:sz="0" w:space="0" w:color="auto"/>
      </w:divBdr>
    </w:div>
    <w:div w:id="1215852194">
      <w:bodyDiv w:val="1"/>
      <w:marLeft w:val="0"/>
      <w:marRight w:val="0"/>
      <w:marTop w:val="0"/>
      <w:marBottom w:val="0"/>
      <w:divBdr>
        <w:top w:val="none" w:sz="0" w:space="0" w:color="auto"/>
        <w:left w:val="none" w:sz="0" w:space="0" w:color="auto"/>
        <w:bottom w:val="none" w:sz="0" w:space="0" w:color="auto"/>
        <w:right w:val="none" w:sz="0" w:space="0" w:color="auto"/>
      </w:divBdr>
    </w:div>
    <w:div w:id="1218205446">
      <w:bodyDiv w:val="1"/>
      <w:marLeft w:val="0"/>
      <w:marRight w:val="0"/>
      <w:marTop w:val="0"/>
      <w:marBottom w:val="0"/>
      <w:divBdr>
        <w:top w:val="none" w:sz="0" w:space="0" w:color="auto"/>
        <w:left w:val="none" w:sz="0" w:space="0" w:color="auto"/>
        <w:bottom w:val="none" w:sz="0" w:space="0" w:color="auto"/>
        <w:right w:val="none" w:sz="0" w:space="0" w:color="auto"/>
      </w:divBdr>
    </w:div>
    <w:div w:id="1219050043">
      <w:bodyDiv w:val="1"/>
      <w:marLeft w:val="0"/>
      <w:marRight w:val="0"/>
      <w:marTop w:val="0"/>
      <w:marBottom w:val="0"/>
      <w:divBdr>
        <w:top w:val="none" w:sz="0" w:space="0" w:color="auto"/>
        <w:left w:val="none" w:sz="0" w:space="0" w:color="auto"/>
        <w:bottom w:val="none" w:sz="0" w:space="0" w:color="auto"/>
        <w:right w:val="none" w:sz="0" w:space="0" w:color="auto"/>
      </w:divBdr>
    </w:div>
    <w:div w:id="1220626015">
      <w:bodyDiv w:val="1"/>
      <w:marLeft w:val="0"/>
      <w:marRight w:val="0"/>
      <w:marTop w:val="0"/>
      <w:marBottom w:val="0"/>
      <w:divBdr>
        <w:top w:val="none" w:sz="0" w:space="0" w:color="auto"/>
        <w:left w:val="none" w:sz="0" w:space="0" w:color="auto"/>
        <w:bottom w:val="none" w:sz="0" w:space="0" w:color="auto"/>
        <w:right w:val="none" w:sz="0" w:space="0" w:color="auto"/>
      </w:divBdr>
    </w:div>
    <w:div w:id="1223635466">
      <w:bodyDiv w:val="1"/>
      <w:marLeft w:val="0"/>
      <w:marRight w:val="0"/>
      <w:marTop w:val="0"/>
      <w:marBottom w:val="0"/>
      <w:divBdr>
        <w:top w:val="none" w:sz="0" w:space="0" w:color="auto"/>
        <w:left w:val="none" w:sz="0" w:space="0" w:color="auto"/>
        <w:bottom w:val="none" w:sz="0" w:space="0" w:color="auto"/>
        <w:right w:val="none" w:sz="0" w:space="0" w:color="auto"/>
      </w:divBdr>
    </w:div>
    <w:div w:id="1227035589">
      <w:bodyDiv w:val="1"/>
      <w:marLeft w:val="0"/>
      <w:marRight w:val="0"/>
      <w:marTop w:val="0"/>
      <w:marBottom w:val="0"/>
      <w:divBdr>
        <w:top w:val="none" w:sz="0" w:space="0" w:color="auto"/>
        <w:left w:val="none" w:sz="0" w:space="0" w:color="auto"/>
        <w:bottom w:val="none" w:sz="0" w:space="0" w:color="auto"/>
        <w:right w:val="none" w:sz="0" w:space="0" w:color="auto"/>
      </w:divBdr>
    </w:div>
    <w:div w:id="1230195019">
      <w:bodyDiv w:val="1"/>
      <w:marLeft w:val="0"/>
      <w:marRight w:val="0"/>
      <w:marTop w:val="0"/>
      <w:marBottom w:val="0"/>
      <w:divBdr>
        <w:top w:val="none" w:sz="0" w:space="0" w:color="auto"/>
        <w:left w:val="none" w:sz="0" w:space="0" w:color="auto"/>
        <w:bottom w:val="none" w:sz="0" w:space="0" w:color="auto"/>
        <w:right w:val="none" w:sz="0" w:space="0" w:color="auto"/>
      </w:divBdr>
    </w:div>
    <w:div w:id="1234898580">
      <w:bodyDiv w:val="1"/>
      <w:marLeft w:val="0"/>
      <w:marRight w:val="0"/>
      <w:marTop w:val="0"/>
      <w:marBottom w:val="0"/>
      <w:divBdr>
        <w:top w:val="none" w:sz="0" w:space="0" w:color="auto"/>
        <w:left w:val="none" w:sz="0" w:space="0" w:color="auto"/>
        <w:bottom w:val="none" w:sz="0" w:space="0" w:color="auto"/>
        <w:right w:val="none" w:sz="0" w:space="0" w:color="auto"/>
      </w:divBdr>
    </w:div>
    <w:div w:id="1235969347">
      <w:bodyDiv w:val="1"/>
      <w:marLeft w:val="0"/>
      <w:marRight w:val="0"/>
      <w:marTop w:val="0"/>
      <w:marBottom w:val="0"/>
      <w:divBdr>
        <w:top w:val="none" w:sz="0" w:space="0" w:color="auto"/>
        <w:left w:val="none" w:sz="0" w:space="0" w:color="auto"/>
        <w:bottom w:val="none" w:sz="0" w:space="0" w:color="auto"/>
        <w:right w:val="none" w:sz="0" w:space="0" w:color="auto"/>
      </w:divBdr>
    </w:div>
    <w:div w:id="1236358850">
      <w:bodyDiv w:val="1"/>
      <w:marLeft w:val="0"/>
      <w:marRight w:val="0"/>
      <w:marTop w:val="0"/>
      <w:marBottom w:val="0"/>
      <w:divBdr>
        <w:top w:val="none" w:sz="0" w:space="0" w:color="auto"/>
        <w:left w:val="none" w:sz="0" w:space="0" w:color="auto"/>
        <w:bottom w:val="none" w:sz="0" w:space="0" w:color="auto"/>
        <w:right w:val="none" w:sz="0" w:space="0" w:color="auto"/>
      </w:divBdr>
    </w:div>
    <w:div w:id="1237589415">
      <w:bodyDiv w:val="1"/>
      <w:marLeft w:val="0"/>
      <w:marRight w:val="0"/>
      <w:marTop w:val="0"/>
      <w:marBottom w:val="0"/>
      <w:divBdr>
        <w:top w:val="none" w:sz="0" w:space="0" w:color="auto"/>
        <w:left w:val="none" w:sz="0" w:space="0" w:color="auto"/>
        <w:bottom w:val="none" w:sz="0" w:space="0" w:color="auto"/>
        <w:right w:val="none" w:sz="0" w:space="0" w:color="auto"/>
      </w:divBdr>
    </w:div>
    <w:div w:id="1244417542">
      <w:bodyDiv w:val="1"/>
      <w:marLeft w:val="0"/>
      <w:marRight w:val="0"/>
      <w:marTop w:val="0"/>
      <w:marBottom w:val="0"/>
      <w:divBdr>
        <w:top w:val="none" w:sz="0" w:space="0" w:color="auto"/>
        <w:left w:val="none" w:sz="0" w:space="0" w:color="auto"/>
        <w:bottom w:val="none" w:sz="0" w:space="0" w:color="auto"/>
        <w:right w:val="none" w:sz="0" w:space="0" w:color="auto"/>
      </w:divBdr>
    </w:div>
    <w:div w:id="1244534370">
      <w:bodyDiv w:val="1"/>
      <w:marLeft w:val="0"/>
      <w:marRight w:val="0"/>
      <w:marTop w:val="0"/>
      <w:marBottom w:val="0"/>
      <w:divBdr>
        <w:top w:val="none" w:sz="0" w:space="0" w:color="auto"/>
        <w:left w:val="none" w:sz="0" w:space="0" w:color="auto"/>
        <w:bottom w:val="none" w:sz="0" w:space="0" w:color="auto"/>
        <w:right w:val="none" w:sz="0" w:space="0" w:color="auto"/>
      </w:divBdr>
    </w:div>
    <w:div w:id="1245069135">
      <w:bodyDiv w:val="1"/>
      <w:marLeft w:val="0"/>
      <w:marRight w:val="0"/>
      <w:marTop w:val="0"/>
      <w:marBottom w:val="0"/>
      <w:divBdr>
        <w:top w:val="none" w:sz="0" w:space="0" w:color="auto"/>
        <w:left w:val="none" w:sz="0" w:space="0" w:color="auto"/>
        <w:bottom w:val="none" w:sz="0" w:space="0" w:color="auto"/>
        <w:right w:val="none" w:sz="0" w:space="0" w:color="auto"/>
      </w:divBdr>
    </w:div>
    <w:div w:id="1245265183">
      <w:bodyDiv w:val="1"/>
      <w:marLeft w:val="0"/>
      <w:marRight w:val="0"/>
      <w:marTop w:val="0"/>
      <w:marBottom w:val="0"/>
      <w:divBdr>
        <w:top w:val="none" w:sz="0" w:space="0" w:color="auto"/>
        <w:left w:val="none" w:sz="0" w:space="0" w:color="auto"/>
        <w:bottom w:val="none" w:sz="0" w:space="0" w:color="auto"/>
        <w:right w:val="none" w:sz="0" w:space="0" w:color="auto"/>
      </w:divBdr>
    </w:div>
    <w:div w:id="1250508601">
      <w:bodyDiv w:val="1"/>
      <w:marLeft w:val="0"/>
      <w:marRight w:val="0"/>
      <w:marTop w:val="0"/>
      <w:marBottom w:val="0"/>
      <w:divBdr>
        <w:top w:val="none" w:sz="0" w:space="0" w:color="auto"/>
        <w:left w:val="none" w:sz="0" w:space="0" w:color="auto"/>
        <w:bottom w:val="none" w:sz="0" w:space="0" w:color="auto"/>
        <w:right w:val="none" w:sz="0" w:space="0" w:color="auto"/>
      </w:divBdr>
    </w:div>
    <w:div w:id="1251621550">
      <w:bodyDiv w:val="1"/>
      <w:marLeft w:val="0"/>
      <w:marRight w:val="0"/>
      <w:marTop w:val="0"/>
      <w:marBottom w:val="0"/>
      <w:divBdr>
        <w:top w:val="none" w:sz="0" w:space="0" w:color="auto"/>
        <w:left w:val="none" w:sz="0" w:space="0" w:color="auto"/>
        <w:bottom w:val="none" w:sz="0" w:space="0" w:color="auto"/>
        <w:right w:val="none" w:sz="0" w:space="0" w:color="auto"/>
      </w:divBdr>
    </w:div>
    <w:div w:id="1257055706">
      <w:bodyDiv w:val="1"/>
      <w:marLeft w:val="0"/>
      <w:marRight w:val="0"/>
      <w:marTop w:val="0"/>
      <w:marBottom w:val="0"/>
      <w:divBdr>
        <w:top w:val="none" w:sz="0" w:space="0" w:color="auto"/>
        <w:left w:val="none" w:sz="0" w:space="0" w:color="auto"/>
        <w:bottom w:val="none" w:sz="0" w:space="0" w:color="auto"/>
        <w:right w:val="none" w:sz="0" w:space="0" w:color="auto"/>
      </w:divBdr>
    </w:div>
    <w:div w:id="1258753579">
      <w:bodyDiv w:val="1"/>
      <w:marLeft w:val="0"/>
      <w:marRight w:val="0"/>
      <w:marTop w:val="0"/>
      <w:marBottom w:val="0"/>
      <w:divBdr>
        <w:top w:val="none" w:sz="0" w:space="0" w:color="auto"/>
        <w:left w:val="none" w:sz="0" w:space="0" w:color="auto"/>
        <w:bottom w:val="none" w:sz="0" w:space="0" w:color="auto"/>
        <w:right w:val="none" w:sz="0" w:space="0" w:color="auto"/>
      </w:divBdr>
    </w:div>
    <w:div w:id="1259483480">
      <w:bodyDiv w:val="1"/>
      <w:marLeft w:val="0"/>
      <w:marRight w:val="0"/>
      <w:marTop w:val="0"/>
      <w:marBottom w:val="0"/>
      <w:divBdr>
        <w:top w:val="none" w:sz="0" w:space="0" w:color="auto"/>
        <w:left w:val="none" w:sz="0" w:space="0" w:color="auto"/>
        <w:bottom w:val="none" w:sz="0" w:space="0" w:color="auto"/>
        <w:right w:val="none" w:sz="0" w:space="0" w:color="auto"/>
      </w:divBdr>
    </w:div>
    <w:div w:id="1259681064">
      <w:bodyDiv w:val="1"/>
      <w:marLeft w:val="0"/>
      <w:marRight w:val="0"/>
      <w:marTop w:val="0"/>
      <w:marBottom w:val="0"/>
      <w:divBdr>
        <w:top w:val="none" w:sz="0" w:space="0" w:color="auto"/>
        <w:left w:val="none" w:sz="0" w:space="0" w:color="auto"/>
        <w:bottom w:val="none" w:sz="0" w:space="0" w:color="auto"/>
        <w:right w:val="none" w:sz="0" w:space="0" w:color="auto"/>
      </w:divBdr>
    </w:div>
    <w:div w:id="1261374103">
      <w:bodyDiv w:val="1"/>
      <w:marLeft w:val="0"/>
      <w:marRight w:val="0"/>
      <w:marTop w:val="0"/>
      <w:marBottom w:val="0"/>
      <w:divBdr>
        <w:top w:val="none" w:sz="0" w:space="0" w:color="auto"/>
        <w:left w:val="none" w:sz="0" w:space="0" w:color="auto"/>
        <w:bottom w:val="none" w:sz="0" w:space="0" w:color="auto"/>
        <w:right w:val="none" w:sz="0" w:space="0" w:color="auto"/>
      </w:divBdr>
    </w:div>
    <w:div w:id="1261833785">
      <w:bodyDiv w:val="1"/>
      <w:marLeft w:val="0"/>
      <w:marRight w:val="0"/>
      <w:marTop w:val="0"/>
      <w:marBottom w:val="0"/>
      <w:divBdr>
        <w:top w:val="none" w:sz="0" w:space="0" w:color="auto"/>
        <w:left w:val="none" w:sz="0" w:space="0" w:color="auto"/>
        <w:bottom w:val="none" w:sz="0" w:space="0" w:color="auto"/>
        <w:right w:val="none" w:sz="0" w:space="0" w:color="auto"/>
      </w:divBdr>
    </w:div>
    <w:div w:id="1268777626">
      <w:bodyDiv w:val="1"/>
      <w:marLeft w:val="0"/>
      <w:marRight w:val="0"/>
      <w:marTop w:val="0"/>
      <w:marBottom w:val="0"/>
      <w:divBdr>
        <w:top w:val="none" w:sz="0" w:space="0" w:color="auto"/>
        <w:left w:val="none" w:sz="0" w:space="0" w:color="auto"/>
        <w:bottom w:val="none" w:sz="0" w:space="0" w:color="auto"/>
        <w:right w:val="none" w:sz="0" w:space="0" w:color="auto"/>
      </w:divBdr>
    </w:div>
    <w:div w:id="1270314113">
      <w:bodyDiv w:val="1"/>
      <w:marLeft w:val="0"/>
      <w:marRight w:val="0"/>
      <w:marTop w:val="0"/>
      <w:marBottom w:val="0"/>
      <w:divBdr>
        <w:top w:val="none" w:sz="0" w:space="0" w:color="auto"/>
        <w:left w:val="none" w:sz="0" w:space="0" w:color="auto"/>
        <w:bottom w:val="none" w:sz="0" w:space="0" w:color="auto"/>
        <w:right w:val="none" w:sz="0" w:space="0" w:color="auto"/>
      </w:divBdr>
    </w:div>
    <w:div w:id="1271470278">
      <w:bodyDiv w:val="1"/>
      <w:marLeft w:val="0"/>
      <w:marRight w:val="0"/>
      <w:marTop w:val="0"/>
      <w:marBottom w:val="0"/>
      <w:divBdr>
        <w:top w:val="none" w:sz="0" w:space="0" w:color="auto"/>
        <w:left w:val="none" w:sz="0" w:space="0" w:color="auto"/>
        <w:bottom w:val="none" w:sz="0" w:space="0" w:color="auto"/>
        <w:right w:val="none" w:sz="0" w:space="0" w:color="auto"/>
      </w:divBdr>
    </w:div>
    <w:div w:id="1272128949">
      <w:bodyDiv w:val="1"/>
      <w:marLeft w:val="0"/>
      <w:marRight w:val="0"/>
      <w:marTop w:val="0"/>
      <w:marBottom w:val="0"/>
      <w:divBdr>
        <w:top w:val="none" w:sz="0" w:space="0" w:color="auto"/>
        <w:left w:val="none" w:sz="0" w:space="0" w:color="auto"/>
        <w:bottom w:val="none" w:sz="0" w:space="0" w:color="auto"/>
        <w:right w:val="none" w:sz="0" w:space="0" w:color="auto"/>
      </w:divBdr>
    </w:div>
    <w:div w:id="1277518751">
      <w:bodyDiv w:val="1"/>
      <w:marLeft w:val="0"/>
      <w:marRight w:val="0"/>
      <w:marTop w:val="0"/>
      <w:marBottom w:val="0"/>
      <w:divBdr>
        <w:top w:val="none" w:sz="0" w:space="0" w:color="auto"/>
        <w:left w:val="none" w:sz="0" w:space="0" w:color="auto"/>
        <w:bottom w:val="none" w:sz="0" w:space="0" w:color="auto"/>
        <w:right w:val="none" w:sz="0" w:space="0" w:color="auto"/>
      </w:divBdr>
    </w:div>
    <w:div w:id="1278176660">
      <w:bodyDiv w:val="1"/>
      <w:marLeft w:val="0"/>
      <w:marRight w:val="0"/>
      <w:marTop w:val="0"/>
      <w:marBottom w:val="0"/>
      <w:divBdr>
        <w:top w:val="none" w:sz="0" w:space="0" w:color="auto"/>
        <w:left w:val="none" w:sz="0" w:space="0" w:color="auto"/>
        <w:bottom w:val="none" w:sz="0" w:space="0" w:color="auto"/>
        <w:right w:val="none" w:sz="0" w:space="0" w:color="auto"/>
      </w:divBdr>
    </w:div>
    <w:div w:id="1280838998">
      <w:bodyDiv w:val="1"/>
      <w:marLeft w:val="0"/>
      <w:marRight w:val="0"/>
      <w:marTop w:val="0"/>
      <w:marBottom w:val="0"/>
      <w:divBdr>
        <w:top w:val="none" w:sz="0" w:space="0" w:color="auto"/>
        <w:left w:val="none" w:sz="0" w:space="0" w:color="auto"/>
        <w:bottom w:val="none" w:sz="0" w:space="0" w:color="auto"/>
        <w:right w:val="none" w:sz="0" w:space="0" w:color="auto"/>
      </w:divBdr>
    </w:div>
    <w:div w:id="1281112417">
      <w:bodyDiv w:val="1"/>
      <w:marLeft w:val="0"/>
      <w:marRight w:val="0"/>
      <w:marTop w:val="0"/>
      <w:marBottom w:val="0"/>
      <w:divBdr>
        <w:top w:val="none" w:sz="0" w:space="0" w:color="auto"/>
        <w:left w:val="none" w:sz="0" w:space="0" w:color="auto"/>
        <w:bottom w:val="none" w:sz="0" w:space="0" w:color="auto"/>
        <w:right w:val="none" w:sz="0" w:space="0" w:color="auto"/>
      </w:divBdr>
    </w:div>
    <w:div w:id="1281181829">
      <w:bodyDiv w:val="1"/>
      <w:marLeft w:val="0"/>
      <w:marRight w:val="0"/>
      <w:marTop w:val="0"/>
      <w:marBottom w:val="0"/>
      <w:divBdr>
        <w:top w:val="none" w:sz="0" w:space="0" w:color="auto"/>
        <w:left w:val="none" w:sz="0" w:space="0" w:color="auto"/>
        <w:bottom w:val="none" w:sz="0" w:space="0" w:color="auto"/>
        <w:right w:val="none" w:sz="0" w:space="0" w:color="auto"/>
      </w:divBdr>
    </w:div>
    <w:div w:id="1282998305">
      <w:bodyDiv w:val="1"/>
      <w:marLeft w:val="0"/>
      <w:marRight w:val="0"/>
      <w:marTop w:val="0"/>
      <w:marBottom w:val="0"/>
      <w:divBdr>
        <w:top w:val="none" w:sz="0" w:space="0" w:color="auto"/>
        <w:left w:val="none" w:sz="0" w:space="0" w:color="auto"/>
        <w:bottom w:val="none" w:sz="0" w:space="0" w:color="auto"/>
        <w:right w:val="none" w:sz="0" w:space="0" w:color="auto"/>
      </w:divBdr>
    </w:div>
    <w:div w:id="1284187174">
      <w:bodyDiv w:val="1"/>
      <w:marLeft w:val="0"/>
      <w:marRight w:val="0"/>
      <w:marTop w:val="0"/>
      <w:marBottom w:val="0"/>
      <w:divBdr>
        <w:top w:val="none" w:sz="0" w:space="0" w:color="auto"/>
        <w:left w:val="none" w:sz="0" w:space="0" w:color="auto"/>
        <w:bottom w:val="none" w:sz="0" w:space="0" w:color="auto"/>
        <w:right w:val="none" w:sz="0" w:space="0" w:color="auto"/>
      </w:divBdr>
    </w:div>
    <w:div w:id="1288194186">
      <w:bodyDiv w:val="1"/>
      <w:marLeft w:val="0"/>
      <w:marRight w:val="0"/>
      <w:marTop w:val="0"/>
      <w:marBottom w:val="0"/>
      <w:divBdr>
        <w:top w:val="none" w:sz="0" w:space="0" w:color="auto"/>
        <w:left w:val="none" w:sz="0" w:space="0" w:color="auto"/>
        <w:bottom w:val="none" w:sz="0" w:space="0" w:color="auto"/>
        <w:right w:val="none" w:sz="0" w:space="0" w:color="auto"/>
      </w:divBdr>
    </w:div>
    <w:div w:id="1289627560">
      <w:bodyDiv w:val="1"/>
      <w:marLeft w:val="0"/>
      <w:marRight w:val="0"/>
      <w:marTop w:val="0"/>
      <w:marBottom w:val="0"/>
      <w:divBdr>
        <w:top w:val="none" w:sz="0" w:space="0" w:color="auto"/>
        <w:left w:val="none" w:sz="0" w:space="0" w:color="auto"/>
        <w:bottom w:val="none" w:sz="0" w:space="0" w:color="auto"/>
        <w:right w:val="none" w:sz="0" w:space="0" w:color="auto"/>
      </w:divBdr>
    </w:div>
    <w:div w:id="1290937257">
      <w:bodyDiv w:val="1"/>
      <w:marLeft w:val="0"/>
      <w:marRight w:val="0"/>
      <w:marTop w:val="0"/>
      <w:marBottom w:val="0"/>
      <w:divBdr>
        <w:top w:val="none" w:sz="0" w:space="0" w:color="auto"/>
        <w:left w:val="none" w:sz="0" w:space="0" w:color="auto"/>
        <w:bottom w:val="none" w:sz="0" w:space="0" w:color="auto"/>
        <w:right w:val="none" w:sz="0" w:space="0" w:color="auto"/>
      </w:divBdr>
    </w:div>
    <w:div w:id="1293244694">
      <w:bodyDiv w:val="1"/>
      <w:marLeft w:val="0"/>
      <w:marRight w:val="0"/>
      <w:marTop w:val="0"/>
      <w:marBottom w:val="0"/>
      <w:divBdr>
        <w:top w:val="none" w:sz="0" w:space="0" w:color="auto"/>
        <w:left w:val="none" w:sz="0" w:space="0" w:color="auto"/>
        <w:bottom w:val="none" w:sz="0" w:space="0" w:color="auto"/>
        <w:right w:val="none" w:sz="0" w:space="0" w:color="auto"/>
      </w:divBdr>
    </w:div>
    <w:div w:id="1298075058">
      <w:bodyDiv w:val="1"/>
      <w:marLeft w:val="0"/>
      <w:marRight w:val="0"/>
      <w:marTop w:val="0"/>
      <w:marBottom w:val="0"/>
      <w:divBdr>
        <w:top w:val="none" w:sz="0" w:space="0" w:color="auto"/>
        <w:left w:val="none" w:sz="0" w:space="0" w:color="auto"/>
        <w:bottom w:val="none" w:sz="0" w:space="0" w:color="auto"/>
        <w:right w:val="none" w:sz="0" w:space="0" w:color="auto"/>
      </w:divBdr>
    </w:div>
    <w:div w:id="1303458771">
      <w:bodyDiv w:val="1"/>
      <w:marLeft w:val="0"/>
      <w:marRight w:val="0"/>
      <w:marTop w:val="0"/>
      <w:marBottom w:val="0"/>
      <w:divBdr>
        <w:top w:val="none" w:sz="0" w:space="0" w:color="auto"/>
        <w:left w:val="none" w:sz="0" w:space="0" w:color="auto"/>
        <w:bottom w:val="none" w:sz="0" w:space="0" w:color="auto"/>
        <w:right w:val="none" w:sz="0" w:space="0" w:color="auto"/>
      </w:divBdr>
    </w:div>
    <w:div w:id="1304386497">
      <w:bodyDiv w:val="1"/>
      <w:marLeft w:val="0"/>
      <w:marRight w:val="0"/>
      <w:marTop w:val="0"/>
      <w:marBottom w:val="0"/>
      <w:divBdr>
        <w:top w:val="none" w:sz="0" w:space="0" w:color="auto"/>
        <w:left w:val="none" w:sz="0" w:space="0" w:color="auto"/>
        <w:bottom w:val="none" w:sz="0" w:space="0" w:color="auto"/>
        <w:right w:val="none" w:sz="0" w:space="0" w:color="auto"/>
      </w:divBdr>
    </w:div>
    <w:div w:id="1309943567">
      <w:bodyDiv w:val="1"/>
      <w:marLeft w:val="0"/>
      <w:marRight w:val="0"/>
      <w:marTop w:val="0"/>
      <w:marBottom w:val="0"/>
      <w:divBdr>
        <w:top w:val="none" w:sz="0" w:space="0" w:color="auto"/>
        <w:left w:val="none" w:sz="0" w:space="0" w:color="auto"/>
        <w:bottom w:val="none" w:sz="0" w:space="0" w:color="auto"/>
        <w:right w:val="none" w:sz="0" w:space="0" w:color="auto"/>
      </w:divBdr>
    </w:div>
    <w:div w:id="1310596955">
      <w:bodyDiv w:val="1"/>
      <w:marLeft w:val="0"/>
      <w:marRight w:val="0"/>
      <w:marTop w:val="0"/>
      <w:marBottom w:val="0"/>
      <w:divBdr>
        <w:top w:val="none" w:sz="0" w:space="0" w:color="auto"/>
        <w:left w:val="none" w:sz="0" w:space="0" w:color="auto"/>
        <w:bottom w:val="none" w:sz="0" w:space="0" w:color="auto"/>
        <w:right w:val="none" w:sz="0" w:space="0" w:color="auto"/>
      </w:divBdr>
    </w:div>
    <w:div w:id="1328292079">
      <w:bodyDiv w:val="1"/>
      <w:marLeft w:val="0"/>
      <w:marRight w:val="0"/>
      <w:marTop w:val="0"/>
      <w:marBottom w:val="0"/>
      <w:divBdr>
        <w:top w:val="none" w:sz="0" w:space="0" w:color="auto"/>
        <w:left w:val="none" w:sz="0" w:space="0" w:color="auto"/>
        <w:bottom w:val="none" w:sz="0" w:space="0" w:color="auto"/>
        <w:right w:val="none" w:sz="0" w:space="0" w:color="auto"/>
      </w:divBdr>
    </w:div>
    <w:div w:id="1333341437">
      <w:bodyDiv w:val="1"/>
      <w:marLeft w:val="0"/>
      <w:marRight w:val="0"/>
      <w:marTop w:val="0"/>
      <w:marBottom w:val="0"/>
      <w:divBdr>
        <w:top w:val="none" w:sz="0" w:space="0" w:color="auto"/>
        <w:left w:val="none" w:sz="0" w:space="0" w:color="auto"/>
        <w:bottom w:val="none" w:sz="0" w:space="0" w:color="auto"/>
        <w:right w:val="none" w:sz="0" w:space="0" w:color="auto"/>
      </w:divBdr>
    </w:div>
    <w:div w:id="1336111095">
      <w:bodyDiv w:val="1"/>
      <w:marLeft w:val="0"/>
      <w:marRight w:val="0"/>
      <w:marTop w:val="0"/>
      <w:marBottom w:val="0"/>
      <w:divBdr>
        <w:top w:val="none" w:sz="0" w:space="0" w:color="auto"/>
        <w:left w:val="none" w:sz="0" w:space="0" w:color="auto"/>
        <w:bottom w:val="none" w:sz="0" w:space="0" w:color="auto"/>
        <w:right w:val="none" w:sz="0" w:space="0" w:color="auto"/>
      </w:divBdr>
    </w:div>
    <w:div w:id="1343047438">
      <w:bodyDiv w:val="1"/>
      <w:marLeft w:val="0"/>
      <w:marRight w:val="0"/>
      <w:marTop w:val="0"/>
      <w:marBottom w:val="0"/>
      <w:divBdr>
        <w:top w:val="none" w:sz="0" w:space="0" w:color="auto"/>
        <w:left w:val="none" w:sz="0" w:space="0" w:color="auto"/>
        <w:bottom w:val="none" w:sz="0" w:space="0" w:color="auto"/>
        <w:right w:val="none" w:sz="0" w:space="0" w:color="auto"/>
      </w:divBdr>
    </w:div>
    <w:div w:id="1346665083">
      <w:bodyDiv w:val="1"/>
      <w:marLeft w:val="0"/>
      <w:marRight w:val="0"/>
      <w:marTop w:val="0"/>
      <w:marBottom w:val="0"/>
      <w:divBdr>
        <w:top w:val="none" w:sz="0" w:space="0" w:color="auto"/>
        <w:left w:val="none" w:sz="0" w:space="0" w:color="auto"/>
        <w:bottom w:val="none" w:sz="0" w:space="0" w:color="auto"/>
        <w:right w:val="none" w:sz="0" w:space="0" w:color="auto"/>
      </w:divBdr>
    </w:div>
    <w:div w:id="1347167969">
      <w:bodyDiv w:val="1"/>
      <w:marLeft w:val="0"/>
      <w:marRight w:val="0"/>
      <w:marTop w:val="0"/>
      <w:marBottom w:val="0"/>
      <w:divBdr>
        <w:top w:val="none" w:sz="0" w:space="0" w:color="auto"/>
        <w:left w:val="none" w:sz="0" w:space="0" w:color="auto"/>
        <w:bottom w:val="none" w:sz="0" w:space="0" w:color="auto"/>
        <w:right w:val="none" w:sz="0" w:space="0" w:color="auto"/>
      </w:divBdr>
    </w:div>
    <w:div w:id="1354696442">
      <w:bodyDiv w:val="1"/>
      <w:marLeft w:val="0"/>
      <w:marRight w:val="0"/>
      <w:marTop w:val="0"/>
      <w:marBottom w:val="0"/>
      <w:divBdr>
        <w:top w:val="none" w:sz="0" w:space="0" w:color="auto"/>
        <w:left w:val="none" w:sz="0" w:space="0" w:color="auto"/>
        <w:bottom w:val="none" w:sz="0" w:space="0" w:color="auto"/>
        <w:right w:val="none" w:sz="0" w:space="0" w:color="auto"/>
      </w:divBdr>
    </w:div>
    <w:div w:id="1360005521">
      <w:bodyDiv w:val="1"/>
      <w:marLeft w:val="0"/>
      <w:marRight w:val="0"/>
      <w:marTop w:val="0"/>
      <w:marBottom w:val="0"/>
      <w:divBdr>
        <w:top w:val="none" w:sz="0" w:space="0" w:color="auto"/>
        <w:left w:val="none" w:sz="0" w:space="0" w:color="auto"/>
        <w:bottom w:val="none" w:sz="0" w:space="0" w:color="auto"/>
        <w:right w:val="none" w:sz="0" w:space="0" w:color="auto"/>
      </w:divBdr>
    </w:div>
    <w:div w:id="1361275459">
      <w:bodyDiv w:val="1"/>
      <w:marLeft w:val="0"/>
      <w:marRight w:val="0"/>
      <w:marTop w:val="0"/>
      <w:marBottom w:val="0"/>
      <w:divBdr>
        <w:top w:val="none" w:sz="0" w:space="0" w:color="auto"/>
        <w:left w:val="none" w:sz="0" w:space="0" w:color="auto"/>
        <w:bottom w:val="none" w:sz="0" w:space="0" w:color="auto"/>
        <w:right w:val="none" w:sz="0" w:space="0" w:color="auto"/>
      </w:divBdr>
    </w:div>
    <w:div w:id="1362432586">
      <w:bodyDiv w:val="1"/>
      <w:marLeft w:val="0"/>
      <w:marRight w:val="0"/>
      <w:marTop w:val="0"/>
      <w:marBottom w:val="0"/>
      <w:divBdr>
        <w:top w:val="none" w:sz="0" w:space="0" w:color="auto"/>
        <w:left w:val="none" w:sz="0" w:space="0" w:color="auto"/>
        <w:bottom w:val="none" w:sz="0" w:space="0" w:color="auto"/>
        <w:right w:val="none" w:sz="0" w:space="0" w:color="auto"/>
      </w:divBdr>
    </w:div>
    <w:div w:id="1363557150">
      <w:bodyDiv w:val="1"/>
      <w:marLeft w:val="0"/>
      <w:marRight w:val="0"/>
      <w:marTop w:val="0"/>
      <w:marBottom w:val="0"/>
      <w:divBdr>
        <w:top w:val="none" w:sz="0" w:space="0" w:color="auto"/>
        <w:left w:val="none" w:sz="0" w:space="0" w:color="auto"/>
        <w:bottom w:val="none" w:sz="0" w:space="0" w:color="auto"/>
        <w:right w:val="none" w:sz="0" w:space="0" w:color="auto"/>
      </w:divBdr>
    </w:div>
    <w:div w:id="1363823465">
      <w:bodyDiv w:val="1"/>
      <w:marLeft w:val="0"/>
      <w:marRight w:val="0"/>
      <w:marTop w:val="0"/>
      <w:marBottom w:val="0"/>
      <w:divBdr>
        <w:top w:val="none" w:sz="0" w:space="0" w:color="auto"/>
        <w:left w:val="none" w:sz="0" w:space="0" w:color="auto"/>
        <w:bottom w:val="none" w:sz="0" w:space="0" w:color="auto"/>
        <w:right w:val="none" w:sz="0" w:space="0" w:color="auto"/>
      </w:divBdr>
    </w:div>
    <w:div w:id="1365788266">
      <w:bodyDiv w:val="1"/>
      <w:marLeft w:val="0"/>
      <w:marRight w:val="0"/>
      <w:marTop w:val="0"/>
      <w:marBottom w:val="0"/>
      <w:divBdr>
        <w:top w:val="none" w:sz="0" w:space="0" w:color="auto"/>
        <w:left w:val="none" w:sz="0" w:space="0" w:color="auto"/>
        <w:bottom w:val="none" w:sz="0" w:space="0" w:color="auto"/>
        <w:right w:val="none" w:sz="0" w:space="0" w:color="auto"/>
      </w:divBdr>
    </w:div>
    <w:div w:id="1370718067">
      <w:bodyDiv w:val="1"/>
      <w:marLeft w:val="0"/>
      <w:marRight w:val="0"/>
      <w:marTop w:val="0"/>
      <w:marBottom w:val="0"/>
      <w:divBdr>
        <w:top w:val="none" w:sz="0" w:space="0" w:color="auto"/>
        <w:left w:val="none" w:sz="0" w:space="0" w:color="auto"/>
        <w:bottom w:val="none" w:sz="0" w:space="0" w:color="auto"/>
        <w:right w:val="none" w:sz="0" w:space="0" w:color="auto"/>
      </w:divBdr>
    </w:div>
    <w:div w:id="1370954435">
      <w:bodyDiv w:val="1"/>
      <w:marLeft w:val="0"/>
      <w:marRight w:val="0"/>
      <w:marTop w:val="0"/>
      <w:marBottom w:val="0"/>
      <w:divBdr>
        <w:top w:val="none" w:sz="0" w:space="0" w:color="auto"/>
        <w:left w:val="none" w:sz="0" w:space="0" w:color="auto"/>
        <w:bottom w:val="none" w:sz="0" w:space="0" w:color="auto"/>
        <w:right w:val="none" w:sz="0" w:space="0" w:color="auto"/>
      </w:divBdr>
    </w:div>
    <w:div w:id="1373073034">
      <w:bodyDiv w:val="1"/>
      <w:marLeft w:val="0"/>
      <w:marRight w:val="0"/>
      <w:marTop w:val="0"/>
      <w:marBottom w:val="0"/>
      <w:divBdr>
        <w:top w:val="none" w:sz="0" w:space="0" w:color="auto"/>
        <w:left w:val="none" w:sz="0" w:space="0" w:color="auto"/>
        <w:bottom w:val="none" w:sz="0" w:space="0" w:color="auto"/>
        <w:right w:val="none" w:sz="0" w:space="0" w:color="auto"/>
      </w:divBdr>
    </w:div>
    <w:div w:id="1376270823">
      <w:bodyDiv w:val="1"/>
      <w:marLeft w:val="0"/>
      <w:marRight w:val="0"/>
      <w:marTop w:val="0"/>
      <w:marBottom w:val="0"/>
      <w:divBdr>
        <w:top w:val="none" w:sz="0" w:space="0" w:color="auto"/>
        <w:left w:val="none" w:sz="0" w:space="0" w:color="auto"/>
        <w:bottom w:val="none" w:sz="0" w:space="0" w:color="auto"/>
        <w:right w:val="none" w:sz="0" w:space="0" w:color="auto"/>
      </w:divBdr>
    </w:div>
    <w:div w:id="1376807676">
      <w:bodyDiv w:val="1"/>
      <w:marLeft w:val="0"/>
      <w:marRight w:val="0"/>
      <w:marTop w:val="0"/>
      <w:marBottom w:val="0"/>
      <w:divBdr>
        <w:top w:val="none" w:sz="0" w:space="0" w:color="auto"/>
        <w:left w:val="none" w:sz="0" w:space="0" w:color="auto"/>
        <w:bottom w:val="none" w:sz="0" w:space="0" w:color="auto"/>
        <w:right w:val="none" w:sz="0" w:space="0" w:color="auto"/>
      </w:divBdr>
    </w:div>
    <w:div w:id="1378163048">
      <w:bodyDiv w:val="1"/>
      <w:marLeft w:val="0"/>
      <w:marRight w:val="0"/>
      <w:marTop w:val="0"/>
      <w:marBottom w:val="0"/>
      <w:divBdr>
        <w:top w:val="none" w:sz="0" w:space="0" w:color="auto"/>
        <w:left w:val="none" w:sz="0" w:space="0" w:color="auto"/>
        <w:bottom w:val="none" w:sz="0" w:space="0" w:color="auto"/>
        <w:right w:val="none" w:sz="0" w:space="0" w:color="auto"/>
      </w:divBdr>
    </w:div>
    <w:div w:id="1388339272">
      <w:bodyDiv w:val="1"/>
      <w:marLeft w:val="0"/>
      <w:marRight w:val="0"/>
      <w:marTop w:val="0"/>
      <w:marBottom w:val="0"/>
      <w:divBdr>
        <w:top w:val="none" w:sz="0" w:space="0" w:color="auto"/>
        <w:left w:val="none" w:sz="0" w:space="0" w:color="auto"/>
        <w:bottom w:val="none" w:sz="0" w:space="0" w:color="auto"/>
        <w:right w:val="none" w:sz="0" w:space="0" w:color="auto"/>
      </w:divBdr>
    </w:div>
    <w:div w:id="1388457833">
      <w:bodyDiv w:val="1"/>
      <w:marLeft w:val="0"/>
      <w:marRight w:val="0"/>
      <w:marTop w:val="0"/>
      <w:marBottom w:val="0"/>
      <w:divBdr>
        <w:top w:val="none" w:sz="0" w:space="0" w:color="auto"/>
        <w:left w:val="none" w:sz="0" w:space="0" w:color="auto"/>
        <w:bottom w:val="none" w:sz="0" w:space="0" w:color="auto"/>
        <w:right w:val="none" w:sz="0" w:space="0" w:color="auto"/>
      </w:divBdr>
    </w:div>
    <w:div w:id="1388844953">
      <w:bodyDiv w:val="1"/>
      <w:marLeft w:val="0"/>
      <w:marRight w:val="0"/>
      <w:marTop w:val="0"/>
      <w:marBottom w:val="0"/>
      <w:divBdr>
        <w:top w:val="none" w:sz="0" w:space="0" w:color="auto"/>
        <w:left w:val="none" w:sz="0" w:space="0" w:color="auto"/>
        <w:bottom w:val="none" w:sz="0" w:space="0" w:color="auto"/>
        <w:right w:val="none" w:sz="0" w:space="0" w:color="auto"/>
      </w:divBdr>
    </w:div>
    <w:div w:id="1393427632">
      <w:bodyDiv w:val="1"/>
      <w:marLeft w:val="0"/>
      <w:marRight w:val="0"/>
      <w:marTop w:val="0"/>
      <w:marBottom w:val="0"/>
      <w:divBdr>
        <w:top w:val="none" w:sz="0" w:space="0" w:color="auto"/>
        <w:left w:val="none" w:sz="0" w:space="0" w:color="auto"/>
        <w:bottom w:val="none" w:sz="0" w:space="0" w:color="auto"/>
        <w:right w:val="none" w:sz="0" w:space="0" w:color="auto"/>
      </w:divBdr>
    </w:div>
    <w:div w:id="1393846111">
      <w:bodyDiv w:val="1"/>
      <w:marLeft w:val="0"/>
      <w:marRight w:val="0"/>
      <w:marTop w:val="0"/>
      <w:marBottom w:val="0"/>
      <w:divBdr>
        <w:top w:val="none" w:sz="0" w:space="0" w:color="auto"/>
        <w:left w:val="none" w:sz="0" w:space="0" w:color="auto"/>
        <w:bottom w:val="none" w:sz="0" w:space="0" w:color="auto"/>
        <w:right w:val="none" w:sz="0" w:space="0" w:color="auto"/>
      </w:divBdr>
    </w:div>
    <w:div w:id="1394086804">
      <w:bodyDiv w:val="1"/>
      <w:marLeft w:val="0"/>
      <w:marRight w:val="0"/>
      <w:marTop w:val="0"/>
      <w:marBottom w:val="0"/>
      <w:divBdr>
        <w:top w:val="none" w:sz="0" w:space="0" w:color="auto"/>
        <w:left w:val="none" w:sz="0" w:space="0" w:color="auto"/>
        <w:bottom w:val="none" w:sz="0" w:space="0" w:color="auto"/>
        <w:right w:val="none" w:sz="0" w:space="0" w:color="auto"/>
      </w:divBdr>
    </w:div>
    <w:div w:id="1402942558">
      <w:bodyDiv w:val="1"/>
      <w:marLeft w:val="0"/>
      <w:marRight w:val="0"/>
      <w:marTop w:val="0"/>
      <w:marBottom w:val="0"/>
      <w:divBdr>
        <w:top w:val="none" w:sz="0" w:space="0" w:color="auto"/>
        <w:left w:val="none" w:sz="0" w:space="0" w:color="auto"/>
        <w:bottom w:val="none" w:sz="0" w:space="0" w:color="auto"/>
        <w:right w:val="none" w:sz="0" w:space="0" w:color="auto"/>
      </w:divBdr>
    </w:div>
    <w:div w:id="1403024233">
      <w:bodyDiv w:val="1"/>
      <w:marLeft w:val="0"/>
      <w:marRight w:val="0"/>
      <w:marTop w:val="0"/>
      <w:marBottom w:val="0"/>
      <w:divBdr>
        <w:top w:val="none" w:sz="0" w:space="0" w:color="auto"/>
        <w:left w:val="none" w:sz="0" w:space="0" w:color="auto"/>
        <w:bottom w:val="none" w:sz="0" w:space="0" w:color="auto"/>
        <w:right w:val="none" w:sz="0" w:space="0" w:color="auto"/>
      </w:divBdr>
    </w:div>
    <w:div w:id="1407651150">
      <w:bodyDiv w:val="1"/>
      <w:marLeft w:val="0"/>
      <w:marRight w:val="0"/>
      <w:marTop w:val="0"/>
      <w:marBottom w:val="0"/>
      <w:divBdr>
        <w:top w:val="none" w:sz="0" w:space="0" w:color="auto"/>
        <w:left w:val="none" w:sz="0" w:space="0" w:color="auto"/>
        <w:bottom w:val="none" w:sz="0" w:space="0" w:color="auto"/>
        <w:right w:val="none" w:sz="0" w:space="0" w:color="auto"/>
      </w:divBdr>
    </w:div>
    <w:div w:id="1412968380">
      <w:bodyDiv w:val="1"/>
      <w:marLeft w:val="0"/>
      <w:marRight w:val="0"/>
      <w:marTop w:val="0"/>
      <w:marBottom w:val="0"/>
      <w:divBdr>
        <w:top w:val="none" w:sz="0" w:space="0" w:color="auto"/>
        <w:left w:val="none" w:sz="0" w:space="0" w:color="auto"/>
        <w:bottom w:val="none" w:sz="0" w:space="0" w:color="auto"/>
        <w:right w:val="none" w:sz="0" w:space="0" w:color="auto"/>
      </w:divBdr>
    </w:div>
    <w:div w:id="1415273661">
      <w:bodyDiv w:val="1"/>
      <w:marLeft w:val="0"/>
      <w:marRight w:val="0"/>
      <w:marTop w:val="0"/>
      <w:marBottom w:val="0"/>
      <w:divBdr>
        <w:top w:val="none" w:sz="0" w:space="0" w:color="auto"/>
        <w:left w:val="none" w:sz="0" w:space="0" w:color="auto"/>
        <w:bottom w:val="none" w:sz="0" w:space="0" w:color="auto"/>
        <w:right w:val="none" w:sz="0" w:space="0" w:color="auto"/>
      </w:divBdr>
    </w:div>
    <w:div w:id="1420372690">
      <w:bodyDiv w:val="1"/>
      <w:marLeft w:val="0"/>
      <w:marRight w:val="0"/>
      <w:marTop w:val="0"/>
      <w:marBottom w:val="0"/>
      <w:divBdr>
        <w:top w:val="none" w:sz="0" w:space="0" w:color="auto"/>
        <w:left w:val="none" w:sz="0" w:space="0" w:color="auto"/>
        <w:bottom w:val="none" w:sz="0" w:space="0" w:color="auto"/>
        <w:right w:val="none" w:sz="0" w:space="0" w:color="auto"/>
      </w:divBdr>
    </w:div>
    <w:div w:id="1423070695">
      <w:bodyDiv w:val="1"/>
      <w:marLeft w:val="0"/>
      <w:marRight w:val="0"/>
      <w:marTop w:val="0"/>
      <w:marBottom w:val="0"/>
      <w:divBdr>
        <w:top w:val="none" w:sz="0" w:space="0" w:color="auto"/>
        <w:left w:val="none" w:sz="0" w:space="0" w:color="auto"/>
        <w:bottom w:val="none" w:sz="0" w:space="0" w:color="auto"/>
        <w:right w:val="none" w:sz="0" w:space="0" w:color="auto"/>
      </w:divBdr>
    </w:div>
    <w:div w:id="1423261286">
      <w:bodyDiv w:val="1"/>
      <w:marLeft w:val="0"/>
      <w:marRight w:val="0"/>
      <w:marTop w:val="0"/>
      <w:marBottom w:val="0"/>
      <w:divBdr>
        <w:top w:val="none" w:sz="0" w:space="0" w:color="auto"/>
        <w:left w:val="none" w:sz="0" w:space="0" w:color="auto"/>
        <w:bottom w:val="none" w:sz="0" w:space="0" w:color="auto"/>
        <w:right w:val="none" w:sz="0" w:space="0" w:color="auto"/>
      </w:divBdr>
    </w:div>
    <w:div w:id="1426149169">
      <w:bodyDiv w:val="1"/>
      <w:marLeft w:val="0"/>
      <w:marRight w:val="0"/>
      <w:marTop w:val="0"/>
      <w:marBottom w:val="0"/>
      <w:divBdr>
        <w:top w:val="none" w:sz="0" w:space="0" w:color="auto"/>
        <w:left w:val="none" w:sz="0" w:space="0" w:color="auto"/>
        <w:bottom w:val="none" w:sz="0" w:space="0" w:color="auto"/>
        <w:right w:val="none" w:sz="0" w:space="0" w:color="auto"/>
      </w:divBdr>
    </w:div>
    <w:div w:id="1429035719">
      <w:bodyDiv w:val="1"/>
      <w:marLeft w:val="0"/>
      <w:marRight w:val="0"/>
      <w:marTop w:val="0"/>
      <w:marBottom w:val="0"/>
      <w:divBdr>
        <w:top w:val="none" w:sz="0" w:space="0" w:color="auto"/>
        <w:left w:val="none" w:sz="0" w:space="0" w:color="auto"/>
        <w:bottom w:val="none" w:sz="0" w:space="0" w:color="auto"/>
        <w:right w:val="none" w:sz="0" w:space="0" w:color="auto"/>
      </w:divBdr>
    </w:div>
    <w:div w:id="1445003595">
      <w:bodyDiv w:val="1"/>
      <w:marLeft w:val="0"/>
      <w:marRight w:val="0"/>
      <w:marTop w:val="0"/>
      <w:marBottom w:val="0"/>
      <w:divBdr>
        <w:top w:val="none" w:sz="0" w:space="0" w:color="auto"/>
        <w:left w:val="none" w:sz="0" w:space="0" w:color="auto"/>
        <w:bottom w:val="none" w:sz="0" w:space="0" w:color="auto"/>
        <w:right w:val="none" w:sz="0" w:space="0" w:color="auto"/>
      </w:divBdr>
    </w:div>
    <w:div w:id="1445150309">
      <w:bodyDiv w:val="1"/>
      <w:marLeft w:val="0"/>
      <w:marRight w:val="0"/>
      <w:marTop w:val="0"/>
      <w:marBottom w:val="0"/>
      <w:divBdr>
        <w:top w:val="none" w:sz="0" w:space="0" w:color="auto"/>
        <w:left w:val="none" w:sz="0" w:space="0" w:color="auto"/>
        <w:bottom w:val="none" w:sz="0" w:space="0" w:color="auto"/>
        <w:right w:val="none" w:sz="0" w:space="0" w:color="auto"/>
      </w:divBdr>
    </w:div>
    <w:div w:id="1446732309">
      <w:bodyDiv w:val="1"/>
      <w:marLeft w:val="0"/>
      <w:marRight w:val="0"/>
      <w:marTop w:val="0"/>
      <w:marBottom w:val="0"/>
      <w:divBdr>
        <w:top w:val="none" w:sz="0" w:space="0" w:color="auto"/>
        <w:left w:val="none" w:sz="0" w:space="0" w:color="auto"/>
        <w:bottom w:val="none" w:sz="0" w:space="0" w:color="auto"/>
        <w:right w:val="none" w:sz="0" w:space="0" w:color="auto"/>
      </w:divBdr>
    </w:div>
    <w:div w:id="1451120031">
      <w:bodyDiv w:val="1"/>
      <w:marLeft w:val="0"/>
      <w:marRight w:val="0"/>
      <w:marTop w:val="0"/>
      <w:marBottom w:val="0"/>
      <w:divBdr>
        <w:top w:val="none" w:sz="0" w:space="0" w:color="auto"/>
        <w:left w:val="none" w:sz="0" w:space="0" w:color="auto"/>
        <w:bottom w:val="none" w:sz="0" w:space="0" w:color="auto"/>
        <w:right w:val="none" w:sz="0" w:space="0" w:color="auto"/>
      </w:divBdr>
    </w:div>
    <w:div w:id="1453400562">
      <w:bodyDiv w:val="1"/>
      <w:marLeft w:val="0"/>
      <w:marRight w:val="0"/>
      <w:marTop w:val="0"/>
      <w:marBottom w:val="0"/>
      <w:divBdr>
        <w:top w:val="none" w:sz="0" w:space="0" w:color="auto"/>
        <w:left w:val="none" w:sz="0" w:space="0" w:color="auto"/>
        <w:bottom w:val="none" w:sz="0" w:space="0" w:color="auto"/>
        <w:right w:val="none" w:sz="0" w:space="0" w:color="auto"/>
      </w:divBdr>
    </w:div>
    <w:div w:id="1453481279">
      <w:bodyDiv w:val="1"/>
      <w:marLeft w:val="0"/>
      <w:marRight w:val="0"/>
      <w:marTop w:val="0"/>
      <w:marBottom w:val="0"/>
      <w:divBdr>
        <w:top w:val="none" w:sz="0" w:space="0" w:color="auto"/>
        <w:left w:val="none" w:sz="0" w:space="0" w:color="auto"/>
        <w:bottom w:val="none" w:sz="0" w:space="0" w:color="auto"/>
        <w:right w:val="none" w:sz="0" w:space="0" w:color="auto"/>
      </w:divBdr>
    </w:div>
    <w:div w:id="1458529299">
      <w:bodyDiv w:val="1"/>
      <w:marLeft w:val="0"/>
      <w:marRight w:val="0"/>
      <w:marTop w:val="0"/>
      <w:marBottom w:val="0"/>
      <w:divBdr>
        <w:top w:val="none" w:sz="0" w:space="0" w:color="auto"/>
        <w:left w:val="none" w:sz="0" w:space="0" w:color="auto"/>
        <w:bottom w:val="none" w:sz="0" w:space="0" w:color="auto"/>
        <w:right w:val="none" w:sz="0" w:space="0" w:color="auto"/>
      </w:divBdr>
    </w:div>
    <w:div w:id="1466898568">
      <w:bodyDiv w:val="1"/>
      <w:marLeft w:val="0"/>
      <w:marRight w:val="0"/>
      <w:marTop w:val="0"/>
      <w:marBottom w:val="0"/>
      <w:divBdr>
        <w:top w:val="none" w:sz="0" w:space="0" w:color="auto"/>
        <w:left w:val="none" w:sz="0" w:space="0" w:color="auto"/>
        <w:bottom w:val="none" w:sz="0" w:space="0" w:color="auto"/>
        <w:right w:val="none" w:sz="0" w:space="0" w:color="auto"/>
      </w:divBdr>
    </w:div>
    <w:div w:id="1467892595">
      <w:bodyDiv w:val="1"/>
      <w:marLeft w:val="0"/>
      <w:marRight w:val="0"/>
      <w:marTop w:val="0"/>
      <w:marBottom w:val="0"/>
      <w:divBdr>
        <w:top w:val="none" w:sz="0" w:space="0" w:color="auto"/>
        <w:left w:val="none" w:sz="0" w:space="0" w:color="auto"/>
        <w:bottom w:val="none" w:sz="0" w:space="0" w:color="auto"/>
        <w:right w:val="none" w:sz="0" w:space="0" w:color="auto"/>
      </w:divBdr>
      <w:divsChild>
        <w:div w:id="356008780">
          <w:marLeft w:val="1195"/>
          <w:marRight w:val="0"/>
          <w:marTop w:val="86"/>
          <w:marBottom w:val="0"/>
          <w:divBdr>
            <w:top w:val="none" w:sz="0" w:space="0" w:color="auto"/>
            <w:left w:val="none" w:sz="0" w:space="0" w:color="auto"/>
            <w:bottom w:val="none" w:sz="0" w:space="0" w:color="auto"/>
            <w:right w:val="none" w:sz="0" w:space="0" w:color="auto"/>
          </w:divBdr>
        </w:div>
        <w:div w:id="1193035288">
          <w:marLeft w:val="1195"/>
          <w:marRight w:val="0"/>
          <w:marTop w:val="86"/>
          <w:marBottom w:val="0"/>
          <w:divBdr>
            <w:top w:val="none" w:sz="0" w:space="0" w:color="auto"/>
            <w:left w:val="none" w:sz="0" w:space="0" w:color="auto"/>
            <w:bottom w:val="none" w:sz="0" w:space="0" w:color="auto"/>
            <w:right w:val="none" w:sz="0" w:space="0" w:color="auto"/>
          </w:divBdr>
        </w:div>
        <w:div w:id="1213422731">
          <w:marLeft w:val="547"/>
          <w:marRight w:val="0"/>
          <w:marTop w:val="96"/>
          <w:marBottom w:val="0"/>
          <w:divBdr>
            <w:top w:val="none" w:sz="0" w:space="0" w:color="auto"/>
            <w:left w:val="none" w:sz="0" w:space="0" w:color="auto"/>
            <w:bottom w:val="none" w:sz="0" w:space="0" w:color="auto"/>
            <w:right w:val="none" w:sz="0" w:space="0" w:color="auto"/>
          </w:divBdr>
        </w:div>
        <w:div w:id="2057968874">
          <w:marLeft w:val="547"/>
          <w:marRight w:val="0"/>
          <w:marTop w:val="96"/>
          <w:marBottom w:val="0"/>
          <w:divBdr>
            <w:top w:val="none" w:sz="0" w:space="0" w:color="auto"/>
            <w:left w:val="none" w:sz="0" w:space="0" w:color="auto"/>
            <w:bottom w:val="none" w:sz="0" w:space="0" w:color="auto"/>
            <w:right w:val="none" w:sz="0" w:space="0" w:color="auto"/>
          </w:divBdr>
        </w:div>
      </w:divsChild>
    </w:div>
    <w:div w:id="1468159368">
      <w:bodyDiv w:val="1"/>
      <w:marLeft w:val="0"/>
      <w:marRight w:val="0"/>
      <w:marTop w:val="0"/>
      <w:marBottom w:val="0"/>
      <w:divBdr>
        <w:top w:val="none" w:sz="0" w:space="0" w:color="auto"/>
        <w:left w:val="none" w:sz="0" w:space="0" w:color="auto"/>
        <w:bottom w:val="none" w:sz="0" w:space="0" w:color="auto"/>
        <w:right w:val="none" w:sz="0" w:space="0" w:color="auto"/>
      </w:divBdr>
    </w:div>
    <w:div w:id="1474449669">
      <w:bodyDiv w:val="1"/>
      <w:marLeft w:val="0"/>
      <w:marRight w:val="0"/>
      <w:marTop w:val="0"/>
      <w:marBottom w:val="0"/>
      <w:divBdr>
        <w:top w:val="none" w:sz="0" w:space="0" w:color="auto"/>
        <w:left w:val="none" w:sz="0" w:space="0" w:color="auto"/>
        <w:bottom w:val="none" w:sz="0" w:space="0" w:color="auto"/>
        <w:right w:val="none" w:sz="0" w:space="0" w:color="auto"/>
      </w:divBdr>
    </w:div>
    <w:div w:id="1477574759">
      <w:bodyDiv w:val="1"/>
      <w:marLeft w:val="0"/>
      <w:marRight w:val="0"/>
      <w:marTop w:val="0"/>
      <w:marBottom w:val="0"/>
      <w:divBdr>
        <w:top w:val="none" w:sz="0" w:space="0" w:color="auto"/>
        <w:left w:val="none" w:sz="0" w:space="0" w:color="auto"/>
        <w:bottom w:val="none" w:sz="0" w:space="0" w:color="auto"/>
        <w:right w:val="none" w:sz="0" w:space="0" w:color="auto"/>
      </w:divBdr>
    </w:div>
    <w:div w:id="1480918168">
      <w:bodyDiv w:val="1"/>
      <w:marLeft w:val="0"/>
      <w:marRight w:val="0"/>
      <w:marTop w:val="0"/>
      <w:marBottom w:val="0"/>
      <w:divBdr>
        <w:top w:val="none" w:sz="0" w:space="0" w:color="auto"/>
        <w:left w:val="none" w:sz="0" w:space="0" w:color="auto"/>
        <w:bottom w:val="none" w:sz="0" w:space="0" w:color="auto"/>
        <w:right w:val="none" w:sz="0" w:space="0" w:color="auto"/>
      </w:divBdr>
    </w:div>
    <w:div w:id="1483035209">
      <w:bodyDiv w:val="1"/>
      <w:marLeft w:val="0"/>
      <w:marRight w:val="0"/>
      <w:marTop w:val="0"/>
      <w:marBottom w:val="0"/>
      <w:divBdr>
        <w:top w:val="none" w:sz="0" w:space="0" w:color="auto"/>
        <w:left w:val="none" w:sz="0" w:space="0" w:color="auto"/>
        <w:bottom w:val="none" w:sz="0" w:space="0" w:color="auto"/>
        <w:right w:val="none" w:sz="0" w:space="0" w:color="auto"/>
      </w:divBdr>
    </w:div>
    <w:div w:id="1486235870">
      <w:bodyDiv w:val="1"/>
      <w:marLeft w:val="0"/>
      <w:marRight w:val="0"/>
      <w:marTop w:val="0"/>
      <w:marBottom w:val="0"/>
      <w:divBdr>
        <w:top w:val="none" w:sz="0" w:space="0" w:color="auto"/>
        <w:left w:val="none" w:sz="0" w:space="0" w:color="auto"/>
        <w:bottom w:val="none" w:sz="0" w:space="0" w:color="auto"/>
        <w:right w:val="none" w:sz="0" w:space="0" w:color="auto"/>
      </w:divBdr>
    </w:div>
    <w:div w:id="1488933051">
      <w:bodyDiv w:val="1"/>
      <w:marLeft w:val="0"/>
      <w:marRight w:val="0"/>
      <w:marTop w:val="0"/>
      <w:marBottom w:val="0"/>
      <w:divBdr>
        <w:top w:val="none" w:sz="0" w:space="0" w:color="auto"/>
        <w:left w:val="none" w:sz="0" w:space="0" w:color="auto"/>
        <w:bottom w:val="none" w:sz="0" w:space="0" w:color="auto"/>
        <w:right w:val="none" w:sz="0" w:space="0" w:color="auto"/>
      </w:divBdr>
    </w:div>
    <w:div w:id="1495729959">
      <w:bodyDiv w:val="1"/>
      <w:marLeft w:val="0"/>
      <w:marRight w:val="0"/>
      <w:marTop w:val="0"/>
      <w:marBottom w:val="0"/>
      <w:divBdr>
        <w:top w:val="none" w:sz="0" w:space="0" w:color="auto"/>
        <w:left w:val="none" w:sz="0" w:space="0" w:color="auto"/>
        <w:bottom w:val="none" w:sz="0" w:space="0" w:color="auto"/>
        <w:right w:val="none" w:sz="0" w:space="0" w:color="auto"/>
      </w:divBdr>
    </w:div>
    <w:div w:id="1500660915">
      <w:bodyDiv w:val="1"/>
      <w:marLeft w:val="0"/>
      <w:marRight w:val="0"/>
      <w:marTop w:val="0"/>
      <w:marBottom w:val="0"/>
      <w:divBdr>
        <w:top w:val="none" w:sz="0" w:space="0" w:color="auto"/>
        <w:left w:val="none" w:sz="0" w:space="0" w:color="auto"/>
        <w:bottom w:val="none" w:sz="0" w:space="0" w:color="auto"/>
        <w:right w:val="none" w:sz="0" w:space="0" w:color="auto"/>
      </w:divBdr>
    </w:div>
    <w:div w:id="1508864366">
      <w:bodyDiv w:val="1"/>
      <w:marLeft w:val="0"/>
      <w:marRight w:val="0"/>
      <w:marTop w:val="0"/>
      <w:marBottom w:val="0"/>
      <w:divBdr>
        <w:top w:val="none" w:sz="0" w:space="0" w:color="auto"/>
        <w:left w:val="none" w:sz="0" w:space="0" w:color="auto"/>
        <w:bottom w:val="none" w:sz="0" w:space="0" w:color="auto"/>
        <w:right w:val="none" w:sz="0" w:space="0" w:color="auto"/>
      </w:divBdr>
    </w:div>
    <w:div w:id="1513453926">
      <w:bodyDiv w:val="1"/>
      <w:marLeft w:val="0"/>
      <w:marRight w:val="0"/>
      <w:marTop w:val="0"/>
      <w:marBottom w:val="0"/>
      <w:divBdr>
        <w:top w:val="none" w:sz="0" w:space="0" w:color="auto"/>
        <w:left w:val="none" w:sz="0" w:space="0" w:color="auto"/>
        <w:bottom w:val="none" w:sz="0" w:space="0" w:color="auto"/>
        <w:right w:val="none" w:sz="0" w:space="0" w:color="auto"/>
      </w:divBdr>
    </w:div>
    <w:div w:id="1514998848">
      <w:bodyDiv w:val="1"/>
      <w:marLeft w:val="0"/>
      <w:marRight w:val="0"/>
      <w:marTop w:val="0"/>
      <w:marBottom w:val="0"/>
      <w:divBdr>
        <w:top w:val="none" w:sz="0" w:space="0" w:color="auto"/>
        <w:left w:val="none" w:sz="0" w:space="0" w:color="auto"/>
        <w:bottom w:val="none" w:sz="0" w:space="0" w:color="auto"/>
        <w:right w:val="none" w:sz="0" w:space="0" w:color="auto"/>
      </w:divBdr>
    </w:div>
    <w:div w:id="1521774557">
      <w:bodyDiv w:val="1"/>
      <w:marLeft w:val="0"/>
      <w:marRight w:val="0"/>
      <w:marTop w:val="0"/>
      <w:marBottom w:val="0"/>
      <w:divBdr>
        <w:top w:val="none" w:sz="0" w:space="0" w:color="auto"/>
        <w:left w:val="none" w:sz="0" w:space="0" w:color="auto"/>
        <w:bottom w:val="none" w:sz="0" w:space="0" w:color="auto"/>
        <w:right w:val="none" w:sz="0" w:space="0" w:color="auto"/>
      </w:divBdr>
    </w:div>
    <w:div w:id="1521969594">
      <w:bodyDiv w:val="1"/>
      <w:marLeft w:val="0"/>
      <w:marRight w:val="0"/>
      <w:marTop w:val="0"/>
      <w:marBottom w:val="0"/>
      <w:divBdr>
        <w:top w:val="none" w:sz="0" w:space="0" w:color="auto"/>
        <w:left w:val="none" w:sz="0" w:space="0" w:color="auto"/>
        <w:bottom w:val="none" w:sz="0" w:space="0" w:color="auto"/>
        <w:right w:val="none" w:sz="0" w:space="0" w:color="auto"/>
      </w:divBdr>
    </w:div>
    <w:div w:id="1531214363">
      <w:bodyDiv w:val="1"/>
      <w:marLeft w:val="0"/>
      <w:marRight w:val="0"/>
      <w:marTop w:val="0"/>
      <w:marBottom w:val="0"/>
      <w:divBdr>
        <w:top w:val="none" w:sz="0" w:space="0" w:color="auto"/>
        <w:left w:val="none" w:sz="0" w:space="0" w:color="auto"/>
        <w:bottom w:val="none" w:sz="0" w:space="0" w:color="auto"/>
        <w:right w:val="none" w:sz="0" w:space="0" w:color="auto"/>
      </w:divBdr>
    </w:div>
    <w:div w:id="1538424136">
      <w:bodyDiv w:val="1"/>
      <w:marLeft w:val="0"/>
      <w:marRight w:val="0"/>
      <w:marTop w:val="0"/>
      <w:marBottom w:val="0"/>
      <w:divBdr>
        <w:top w:val="none" w:sz="0" w:space="0" w:color="auto"/>
        <w:left w:val="none" w:sz="0" w:space="0" w:color="auto"/>
        <w:bottom w:val="none" w:sz="0" w:space="0" w:color="auto"/>
        <w:right w:val="none" w:sz="0" w:space="0" w:color="auto"/>
      </w:divBdr>
    </w:div>
    <w:div w:id="1539588265">
      <w:bodyDiv w:val="1"/>
      <w:marLeft w:val="0"/>
      <w:marRight w:val="0"/>
      <w:marTop w:val="0"/>
      <w:marBottom w:val="0"/>
      <w:divBdr>
        <w:top w:val="none" w:sz="0" w:space="0" w:color="auto"/>
        <w:left w:val="none" w:sz="0" w:space="0" w:color="auto"/>
        <w:bottom w:val="none" w:sz="0" w:space="0" w:color="auto"/>
        <w:right w:val="none" w:sz="0" w:space="0" w:color="auto"/>
      </w:divBdr>
    </w:div>
    <w:div w:id="1540777072">
      <w:bodyDiv w:val="1"/>
      <w:marLeft w:val="0"/>
      <w:marRight w:val="0"/>
      <w:marTop w:val="0"/>
      <w:marBottom w:val="0"/>
      <w:divBdr>
        <w:top w:val="none" w:sz="0" w:space="0" w:color="auto"/>
        <w:left w:val="none" w:sz="0" w:space="0" w:color="auto"/>
        <w:bottom w:val="none" w:sz="0" w:space="0" w:color="auto"/>
        <w:right w:val="none" w:sz="0" w:space="0" w:color="auto"/>
      </w:divBdr>
    </w:div>
    <w:div w:id="1546210838">
      <w:bodyDiv w:val="1"/>
      <w:marLeft w:val="0"/>
      <w:marRight w:val="0"/>
      <w:marTop w:val="0"/>
      <w:marBottom w:val="0"/>
      <w:divBdr>
        <w:top w:val="none" w:sz="0" w:space="0" w:color="auto"/>
        <w:left w:val="none" w:sz="0" w:space="0" w:color="auto"/>
        <w:bottom w:val="none" w:sz="0" w:space="0" w:color="auto"/>
        <w:right w:val="none" w:sz="0" w:space="0" w:color="auto"/>
      </w:divBdr>
    </w:div>
    <w:div w:id="1552154922">
      <w:bodyDiv w:val="1"/>
      <w:marLeft w:val="0"/>
      <w:marRight w:val="0"/>
      <w:marTop w:val="0"/>
      <w:marBottom w:val="0"/>
      <w:divBdr>
        <w:top w:val="none" w:sz="0" w:space="0" w:color="auto"/>
        <w:left w:val="none" w:sz="0" w:space="0" w:color="auto"/>
        <w:bottom w:val="none" w:sz="0" w:space="0" w:color="auto"/>
        <w:right w:val="none" w:sz="0" w:space="0" w:color="auto"/>
      </w:divBdr>
    </w:div>
    <w:div w:id="1553535952">
      <w:bodyDiv w:val="1"/>
      <w:marLeft w:val="0"/>
      <w:marRight w:val="0"/>
      <w:marTop w:val="0"/>
      <w:marBottom w:val="0"/>
      <w:divBdr>
        <w:top w:val="none" w:sz="0" w:space="0" w:color="auto"/>
        <w:left w:val="none" w:sz="0" w:space="0" w:color="auto"/>
        <w:bottom w:val="none" w:sz="0" w:space="0" w:color="auto"/>
        <w:right w:val="none" w:sz="0" w:space="0" w:color="auto"/>
      </w:divBdr>
    </w:div>
    <w:div w:id="1554148617">
      <w:bodyDiv w:val="1"/>
      <w:marLeft w:val="0"/>
      <w:marRight w:val="0"/>
      <w:marTop w:val="0"/>
      <w:marBottom w:val="0"/>
      <w:divBdr>
        <w:top w:val="none" w:sz="0" w:space="0" w:color="auto"/>
        <w:left w:val="none" w:sz="0" w:space="0" w:color="auto"/>
        <w:bottom w:val="none" w:sz="0" w:space="0" w:color="auto"/>
        <w:right w:val="none" w:sz="0" w:space="0" w:color="auto"/>
      </w:divBdr>
    </w:div>
    <w:div w:id="1554346275">
      <w:bodyDiv w:val="1"/>
      <w:marLeft w:val="0"/>
      <w:marRight w:val="0"/>
      <w:marTop w:val="0"/>
      <w:marBottom w:val="0"/>
      <w:divBdr>
        <w:top w:val="none" w:sz="0" w:space="0" w:color="auto"/>
        <w:left w:val="none" w:sz="0" w:space="0" w:color="auto"/>
        <w:bottom w:val="none" w:sz="0" w:space="0" w:color="auto"/>
        <w:right w:val="none" w:sz="0" w:space="0" w:color="auto"/>
      </w:divBdr>
      <w:divsChild>
        <w:div w:id="675770738">
          <w:marLeft w:val="0"/>
          <w:marRight w:val="0"/>
          <w:marTop w:val="0"/>
          <w:marBottom w:val="0"/>
          <w:divBdr>
            <w:top w:val="none" w:sz="0" w:space="0" w:color="auto"/>
            <w:left w:val="none" w:sz="0" w:space="0" w:color="auto"/>
            <w:bottom w:val="none" w:sz="0" w:space="0" w:color="auto"/>
            <w:right w:val="none" w:sz="0" w:space="0" w:color="auto"/>
          </w:divBdr>
          <w:divsChild>
            <w:div w:id="1322733881">
              <w:marLeft w:val="0"/>
              <w:marRight w:val="0"/>
              <w:marTop w:val="0"/>
              <w:marBottom w:val="0"/>
              <w:divBdr>
                <w:top w:val="none" w:sz="0" w:space="0" w:color="auto"/>
                <w:left w:val="none" w:sz="0" w:space="0" w:color="auto"/>
                <w:bottom w:val="none" w:sz="0" w:space="0" w:color="auto"/>
                <w:right w:val="none" w:sz="0" w:space="0" w:color="auto"/>
              </w:divBdr>
              <w:divsChild>
                <w:div w:id="1008025596">
                  <w:marLeft w:val="0"/>
                  <w:marRight w:val="0"/>
                  <w:marTop w:val="0"/>
                  <w:marBottom w:val="0"/>
                  <w:divBdr>
                    <w:top w:val="none" w:sz="0" w:space="0" w:color="auto"/>
                    <w:left w:val="none" w:sz="0" w:space="0" w:color="auto"/>
                    <w:bottom w:val="none" w:sz="0" w:space="0" w:color="auto"/>
                    <w:right w:val="none" w:sz="0" w:space="0" w:color="auto"/>
                  </w:divBdr>
                  <w:divsChild>
                    <w:div w:id="335887826">
                      <w:marLeft w:val="0"/>
                      <w:marRight w:val="0"/>
                      <w:marTop w:val="0"/>
                      <w:marBottom w:val="0"/>
                      <w:divBdr>
                        <w:top w:val="none" w:sz="0" w:space="0" w:color="auto"/>
                        <w:left w:val="none" w:sz="0" w:space="0" w:color="auto"/>
                        <w:bottom w:val="none" w:sz="0" w:space="0" w:color="auto"/>
                        <w:right w:val="none" w:sz="0" w:space="0" w:color="auto"/>
                      </w:divBdr>
                      <w:divsChild>
                        <w:div w:id="314994933">
                          <w:marLeft w:val="0"/>
                          <w:marRight w:val="0"/>
                          <w:marTop w:val="0"/>
                          <w:marBottom w:val="0"/>
                          <w:divBdr>
                            <w:top w:val="none" w:sz="0" w:space="0" w:color="auto"/>
                            <w:left w:val="none" w:sz="0" w:space="0" w:color="auto"/>
                            <w:bottom w:val="none" w:sz="0" w:space="0" w:color="auto"/>
                            <w:right w:val="none" w:sz="0" w:space="0" w:color="auto"/>
                          </w:divBdr>
                          <w:divsChild>
                            <w:div w:id="514225234">
                              <w:marLeft w:val="0"/>
                              <w:marRight w:val="0"/>
                              <w:marTop w:val="0"/>
                              <w:marBottom w:val="0"/>
                              <w:divBdr>
                                <w:top w:val="none" w:sz="0" w:space="0" w:color="auto"/>
                                <w:left w:val="none" w:sz="0" w:space="0" w:color="auto"/>
                                <w:bottom w:val="none" w:sz="0" w:space="0" w:color="auto"/>
                                <w:right w:val="none" w:sz="0" w:space="0" w:color="auto"/>
                              </w:divBdr>
                              <w:divsChild>
                                <w:div w:id="397362602">
                                  <w:marLeft w:val="0"/>
                                  <w:marRight w:val="0"/>
                                  <w:marTop w:val="0"/>
                                  <w:marBottom w:val="0"/>
                                  <w:divBdr>
                                    <w:top w:val="none" w:sz="0" w:space="0" w:color="auto"/>
                                    <w:left w:val="none" w:sz="0" w:space="0" w:color="auto"/>
                                    <w:bottom w:val="none" w:sz="0" w:space="0" w:color="auto"/>
                                    <w:right w:val="none" w:sz="0" w:space="0" w:color="auto"/>
                                  </w:divBdr>
                                  <w:divsChild>
                                    <w:div w:id="2080980099">
                                      <w:marLeft w:val="0"/>
                                      <w:marRight w:val="0"/>
                                      <w:marTop w:val="0"/>
                                      <w:marBottom w:val="0"/>
                                      <w:divBdr>
                                        <w:top w:val="none" w:sz="0" w:space="0" w:color="auto"/>
                                        <w:left w:val="none" w:sz="0" w:space="0" w:color="auto"/>
                                        <w:bottom w:val="none" w:sz="0" w:space="0" w:color="auto"/>
                                        <w:right w:val="none" w:sz="0" w:space="0" w:color="auto"/>
                                      </w:divBdr>
                                      <w:divsChild>
                                        <w:div w:id="473454578">
                                          <w:marLeft w:val="0"/>
                                          <w:marRight w:val="0"/>
                                          <w:marTop w:val="0"/>
                                          <w:marBottom w:val="0"/>
                                          <w:divBdr>
                                            <w:top w:val="none" w:sz="0" w:space="0" w:color="auto"/>
                                            <w:left w:val="none" w:sz="0" w:space="0" w:color="auto"/>
                                            <w:bottom w:val="none" w:sz="0" w:space="0" w:color="auto"/>
                                            <w:right w:val="none" w:sz="0" w:space="0" w:color="auto"/>
                                          </w:divBdr>
                                          <w:divsChild>
                                            <w:div w:id="627316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54348940">
      <w:bodyDiv w:val="1"/>
      <w:marLeft w:val="0"/>
      <w:marRight w:val="0"/>
      <w:marTop w:val="0"/>
      <w:marBottom w:val="0"/>
      <w:divBdr>
        <w:top w:val="none" w:sz="0" w:space="0" w:color="auto"/>
        <w:left w:val="none" w:sz="0" w:space="0" w:color="auto"/>
        <w:bottom w:val="none" w:sz="0" w:space="0" w:color="auto"/>
        <w:right w:val="none" w:sz="0" w:space="0" w:color="auto"/>
      </w:divBdr>
    </w:div>
    <w:div w:id="1555040947">
      <w:bodyDiv w:val="1"/>
      <w:marLeft w:val="0"/>
      <w:marRight w:val="0"/>
      <w:marTop w:val="0"/>
      <w:marBottom w:val="0"/>
      <w:divBdr>
        <w:top w:val="none" w:sz="0" w:space="0" w:color="auto"/>
        <w:left w:val="none" w:sz="0" w:space="0" w:color="auto"/>
        <w:bottom w:val="none" w:sz="0" w:space="0" w:color="auto"/>
        <w:right w:val="none" w:sz="0" w:space="0" w:color="auto"/>
      </w:divBdr>
    </w:div>
    <w:div w:id="1559241254">
      <w:bodyDiv w:val="1"/>
      <w:marLeft w:val="0"/>
      <w:marRight w:val="0"/>
      <w:marTop w:val="0"/>
      <w:marBottom w:val="0"/>
      <w:divBdr>
        <w:top w:val="none" w:sz="0" w:space="0" w:color="auto"/>
        <w:left w:val="none" w:sz="0" w:space="0" w:color="auto"/>
        <w:bottom w:val="none" w:sz="0" w:space="0" w:color="auto"/>
        <w:right w:val="none" w:sz="0" w:space="0" w:color="auto"/>
      </w:divBdr>
    </w:div>
    <w:div w:id="1560163677">
      <w:bodyDiv w:val="1"/>
      <w:marLeft w:val="0"/>
      <w:marRight w:val="0"/>
      <w:marTop w:val="0"/>
      <w:marBottom w:val="0"/>
      <w:divBdr>
        <w:top w:val="none" w:sz="0" w:space="0" w:color="auto"/>
        <w:left w:val="none" w:sz="0" w:space="0" w:color="auto"/>
        <w:bottom w:val="none" w:sz="0" w:space="0" w:color="auto"/>
        <w:right w:val="none" w:sz="0" w:space="0" w:color="auto"/>
      </w:divBdr>
    </w:div>
    <w:div w:id="1561476959">
      <w:bodyDiv w:val="1"/>
      <w:marLeft w:val="0"/>
      <w:marRight w:val="0"/>
      <w:marTop w:val="0"/>
      <w:marBottom w:val="0"/>
      <w:divBdr>
        <w:top w:val="none" w:sz="0" w:space="0" w:color="auto"/>
        <w:left w:val="none" w:sz="0" w:space="0" w:color="auto"/>
        <w:bottom w:val="none" w:sz="0" w:space="0" w:color="auto"/>
        <w:right w:val="none" w:sz="0" w:space="0" w:color="auto"/>
      </w:divBdr>
    </w:div>
    <w:div w:id="1562909310">
      <w:bodyDiv w:val="1"/>
      <w:marLeft w:val="0"/>
      <w:marRight w:val="0"/>
      <w:marTop w:val="0"/>
      <w:marBottom w:val="0"/>
      <w:divBdr>
        <w:top w:val="none" w:sz="0" w:space="0" w:color="auto"/>
        <w:left w:val="none" w:sz="0" w:space="0" w:color="auto"/>
        <w:bottom w:val="none" w:sz="0" w:space="0" w:color="auto"/>
        <w:right w:val="none" w:sz="0" w:space="0" w:color="auto"/>
      </w:divBdr>
    </w:div>
    <w:div w:id="1565875066">
      <w:bodyDiv w:val="1"/>
      <w:marLeft w:val="0"/>
      <w:marRight w:val="0"/>
      <w:marTop w:val="0"/>
      <w:marBottom w:val="0"/>
      <w:divBdr>
        <w:top w:val="none" w:sz="0" w:space="0" w:color="auto"/>
        <w:left w:val="none" w:sz="0" w:space="0" w:color="auto"/>
        <w:bottom w:val="none" w:sz="0" w:space="0" w:color="auto"/>
        <w:right w:val="none" w:sz="0" w:space="0" w:color="auto"/>
      </w:divBdr>
    </w:div>
    <w:div w:id="1567450552">
      <w:bodyDiv w:val="1"/>
      <w:marLeft w:val="0"/>
      <w:marRight w:val="0"/>
      <w:marTop w:val="0"/>
      <w:marBottom w:val="0"/>
      <w:divBdr>
        <w:top w:val="none" w:sz="0" w:space="0" w:color="auto"/>
        <w:left w:val="none" w:sz="0" w:space="0" w:color="auto"/>
        <w:bottom w:val="none" w:sz="0" w:space="0" w:color="auto"/>
        <w:right w:val="none" w:sz="0" w:space="0" w:color="auto"/>
      </w:divBdr>
    </w:div>
    <w:div w:id="1567641330">
      <w:bodyDiv w:val="1"/>
      <w:marLeft w:val="0"/>
      <w:marRight w:val="0"/>
      <w:marTop w:val="0"/>
      <w:marBottom w:val="0"/>
      <w:divBdr>
        <w:top w:val="none" w:sz="0" w:space="0" w:color="auto"/>
        <w:left w:val="none" w:sz="0" w:space="0" w:color="auto"/>
        <w:bottom w:val="none" w:sz="0" w:space="0" w:color="auto"/>
        <w:right w:val="none" w:sz="0" w:space="0" w:color="auto"/>
      </w:divBdr>
    </w:div>
    <w:div w:id="1567839739">
      <w:bodyDiv w:val="1"/>
      <w:marLeft w:val="0"/>
      <w:marRight w:val="0"/>
      <w:marTop w:val="0"/>
      <w:marBottom w:val="0"/>
      <w:divBdr>
        <w:top w:val="none" w:sz="0" w:space="0" w:color="auto"/>
        <w:left w:val="none" w:sz="0" w:space="0" w:color="auto"/>
        <w:bottom w:val="none" w:sz="0" w:space="0" w:color="auto"/>
        <w:right w:val="none" w:sz="0" w:space="0" w:color="auto"/>
      </w:divBdr>
    </w:div>
    <w:div w:id="1568344778">
      <w:bodyDiv w:val="1"/>
      <w:marLeft w:val="0"/>
      <w:marRight w:val="0"/>
      <w:marTop w:val="0"/>
      <w:marBottom w:val="0"/>
      <w:divBdr>
        <w:top w:val="none" w:sz="0" w:space="0" w:color="auto"/>
        <w:left w:val="none" w:sz="0" w:space="0" w:color="auto"/>
        <w:bottom w:val="none" w:sz="0" w:space="0" w:color="auto"/>
        <w:right w:val="none" w:sz="0" w:space="0" w:color="auto"/>
      </w:divBdr>
    </w:div>
    <w:div w:id="1569459033">
      <w:bodyDiv w:val="1"/>
      <w:marLeft w:val="0"/>
      <w:marRight w:val="0"/>
      <w:marTop w:val="0"/>
      <w:marBottom w:val="0"/>
      <w:divBdr>
        <w:top w:val="none" w:sz="0" w:space="0" w:color="auto"/>
        <w:left w:val="none" w:sz="0" w:space="0" w:color="auto"/>
        <w:bottom w:val="none" w:sz="0" w:space="0" w:color="auto"/>
        <w:right w:val="none" w:sz="0" w:space="0" w:color="auto"/>
      </w:divBdr>
    </w:div>
    <w:div w:id="1574318920">
      <w:bodyDiv w:val="1"/>
      <w:marLeft w:val="0"/>
      <w:marRight w:val="0"/>
      <w:marTop w:val="0"/>
      <w:marBottom w:val="0"/>
      <w:divBdr>
        <w:top w:val="none" w:sz="0" w:space="0" w:color="auto"/>
        <w:left w:val="none" w:sz="0" w:space="0" w:color="auto"/>
        <w:bottom w:val="none" w:sz="0" w:space="0" w:color="auto"/>
        <w:right w:val="none" w:sz="0" w:space="0" w:color="auto"/>
      </w:divBdr>
    </w:div>
    <w:div w:id="1575048437">
      <w:bodyDiv w:val="1"/>
      <w:marLeft w:val="0"/>
      <w:marRight w:val="0"/>
      <w:marTop w:val="0"/>
      <w:marBottom w:val="0"/>
      <w:divBdr>
        <w:top w:val="none" w:sz="0" w:space="0" w:color="auto"/>
        <w:left w:val="none" w:sz="0" w:space="0" w:color="auto"/>
        <w:bottom w:val="none" w:sz="0" w:space="0" w:color="auto"/>
        <w:right w:val="none" w:sz="0" w:space="0" w:color="auto"/>
      </w:divBdr>
    </w:div>
    <w:div w:id="1579053772">
      <w:bodyDiv w:val="1"/>
      <w:marLeft w:val="0"/>
      <w:marRight w:val="0"/>
      <w:marTop w:val="0"/>
      <w:marBottom w:val="0"/>
      <w:divBdr>
        <w:top w:val="none" w:sz="0" w:space="0" w:color="auto"/>
        <w:left w:val="none" w:sz="0" w:space="0" w:color="auto"/>
        <w:bottom w:val="none" w:sz="0" w:space="0" w:color="auto"/>
        <w:right w:val="none" w:sz="0" w:space="0" w:color="auto"/>
      </w:divBdr>
    </w:div>
    <w:div w:id="1581330533">
      <w:bodyDiv w:val="1"/>
      <w:marLeft w:val="0"/>
      <w:marRight w:val="0"/>
      <w:marTop w:val="0"/>
      <w:marBottom w:val="0"/>
      <w:divBdr>
        <w:top w:val="none" w:sz="0" w:space="0" w:color="auto"/>
        <w:left w:val="none" w:sz="0" w:space="0" w:color="auto"/>
        <w:bottom w:val="none" w:sz="0" w:space="0" w:color="auto"/>
        <w:right w:val="none" w:sz="0" w:space="0" w:color="auto"/>
      </w:divBdr>
    </w:div>
    <w:div w:id="1583679006">
      <w:bodyDiv w:val="1"/>
      <w:marLeft w:val="0"/>
      <w:marRight w:val="0"/>
      <w:marTop w:val="0"/>
      <w:marBottom w:val="0"/>
      <w:divBdr>
        <w:top w:val="none" w:sz="0" w:space="0" w:color="auto"/>
        <w:left w:val="none" w:sz="0" w:space="0" w:color="auto"/>
        <w:bottom w:val="none" w:sz="0" w:space="0" w:color="auto"/>
        <w:right w:val="none" w:sz="0" w:space="0" w:color="auto"/>
      </w:divBdr>
    </w:div>
    <w:div w:id="1588810477">
      <w:bodyDiv w:val="1"/>
      <w:marLeft w:val="0"/>
      <w:marRight w:val="0"/>
      <w:marTop w:val="0"/>
      <w:marBottom w:val="0"/>
      <w:divBdr>
        <w:top w:val="none" w:sz="0" w:space="0" w:color="auto"/>
        <w:left w:val="none" w:sz="0" w:space="0" w:color="auto"/>
        <w:bottom w:val="none" w:sz="0" w:space="0" w:color="auto"/>
        <w:right w:val="none" w:sz="0" w:space="0" w:color="auto"/>
      </w:divBdr>
    </w:div>
    <w:div w:id="1591624906">
      <w:bodyDiv w:val="1"/>
      <w:marLeft w:val="0"/>
      <w:marRight w:val="0"/>
      <w:marTop w:val="0"/>
      <w:marBottom w:val="0"/>
      <w:divBdr>
        <w:top w:val="none" w:sz="0" w:space="0" w:color="auto"/>
        <w:left w:val="none" w:sz="0" w:space="0" w:color="auto"/>
        <w:bottom w:val="none" w:sz="0" w:space="0" w:color="auto"/>
        <w:right w:val="none" w:sz="0" w:space="0" w:color="auto"/>
      </w:divBdr>
    </w:div>
    <w:div w:id="1591935259">
      <w:bodyDiv w:val="1"/>
      <w:marLeft w:val="0"/>
      <w:marRight w:val="0"/>
      <w:marTop w:val="0"/>
      <w:marBottom w:val="0"/>
      <w:divBdr>
        <w:top w:val="none" w:sz="0" w:space="0" w:color="auto"/>
        <w:left w:val="none" w:sz="0" w:space="0" w:color="auto"/>
        <w:bottom w:val="none" w:sz="0" w:space="0" w:color="auto"/>
        <w:right w:val="none" w:sz="0" w:space="0" w:color="auto"/>
      </w:divBdr>
    </w:div>
    <w:div w:id="1593734198">
      <w:bodyDiv w:val="1"/>
      <w:marLeft w:val="0"/>
      <w:marRight w:val="0"/>
      <w:marTop w:val="0"/>
      <w:marBottom w:val="0"/>
      <w:divBdr>
        <w:top w:val="none" w:sz="0" w:space="0" w:color="auto"/>
        <w:left w:val="none" w:sz="0" w:space="0" w:color="auto"/>
        <w:bottom w:val="none" w:sz="0" w:space="0" w:color="auto"/>
        <w:right w:val="none" w:sz="0" w:space="0" w:color="auto"/>
      </w:divBdr>
    </w:div>
    <w:div w:id="1598370131">
      <w:bodyDiv w:val="1"/>
      <w:marLeft w:val="0"/>
      <w:marRight w:val="0"/>
      <w:marTop w:val="0"/>
      <w:marBottom w:val="0"/>
      <w:divBdr>
        <w:top w:val="none" w:sz="0" w:space="0" w:color="auto"/>
        <w:left w:val="none" w:sz="0" w:space="0" w:color="auto"/>
        <w:bottom w:val="none" w:sz="0" w:space="0" w:color="auto"/>
        <w:right w:val="none" w:sz="0" w:space="0" w:color="auto"/>
      </w:divBdr>
    </w:div>
    <w:div w:id="1603294346">
      <w:bodyDiv w:val="1"/>
      <w:marLeft w:val="0"/>
      <w:marRight w:val="0"/>
      <w:marTop w:val="0"/>
      <w:marBottom w:val="0"/>
      <w:divBdr>
        <w:top w:val="none" w:sz="0" w:space="0" w:color="auto"/>
        <w:left w:val="none" w:sz="0" w:space="0" w:color="auto"/>
        <w:bottom w:val="none" w:sz="0" w:space="0" w:color="auto"/>
        <w:right w:val="none" w:sz="0" w:space="0" w:color="auto"/>
      </w:divBdr>
    </w:div>
    <w:div w:id="1604074238">
      <w:bodyDiv w:val="1"/>
      <w:marLeft w:val="0"/>
      <w:marRight w:val="0"/>
      <w:marTop w:val="0"/>
      <w:marBottom w:val="0"/>
      <w:divBdr>
        <w:top w:val="none" w:sz="0" w:space="0" w:color="auto"/>
        <w:left w:val="none" w:sz="0" w:space="0" w:color="auto"/>
        <w:bottom w:val="none" w:sz="0" w:space="0" w:color="auto"/>
        <w:right w:val="none" w:sz="0" w:space="0" w:color="auto"/>
      </w:divBdr>
      <w:divsChild>
        <w:div w:id="1430350888">
          <w:marLeft w:val="0"/>
          <w:marRight w:val="0"/>
          <w:marTop w:val="0"/>
          <w:marBottom w:val="0"/>
          <w:divBdr>
            <w:top w:val="none" w:sz="0" w:space="0" w:color="auto"/>
            <w:left w:val="none" w:sz="0" w:space="0" w:color="auto"/>
            <w:bottom w:val="none" w:sz="0" w:space="0" w:color="auto"/>
            <w:right w:val="none" w:sz="0" w:space="0" w:color="auto"/>
          </w:divBdr>
          <w:divsChild>
            <w:div w:id="231351537">
              <w:marLeft w:val="0"/>
              <w:marRight w:val="0"/>
              <w:marTop w:val="0"/>
              <w:marBottom w:val="0"/>
              <w:divBdr>
                <w:top w:val="none" w:sz="0" w:space="0" w:color="auto"/>
                <w:left w:val="none" w:sz="0" w:space="0" w:color="auto"/>
                <w:bottom w:val="none" w:sz="0" w:space="0" w:color="auto"/>
                <w:right w:val="none" w:sz="0" w:space="0" w:color="auto"/>
              </w:divBdr>
              <w:divsChild>
                <w:div w:id="284042416">
                  <w:marLeft w:val="0"/>
                  <w:marRight w:val="0"/>
                  <w:marTop w:val="0"/>
                  <w:marBottom w:val="0"/>
                  <w:divBdr>
                    <w:top w:val="none" w:sz="0" w:space="0" w:color="auto"/>
                    <w:left w:val="none" w:sz="0" w:space="0" w:color="auto"/>
                    <w:bottom w:val="none" w:sz="0" w:space="0" w:color="auto"/>
                    <w:right w:val="none" w:sz="0" w:space="0" w:color="auto"/>
                  </w:divBdr>
                  <w:divsChild>
                    <w:div w:id="2076850711">
                      <w:marLeft w:val="0"/>
                      <w:marRight w:val="0"/>
                      <w:marTop w:val="0"/>
                      <w:marBottom w:val="0"/>
                      <w:divBdr>
                        <w:top w:val="none" w:sz="0" w:space="0" w:color="auto"/>
                        <w:left w:val="none" w:sz="0" w:space="0" w:color="auto"/>
                        <w:bottom w:val="none" w:sz="0" w:space="0" w:color="auto"/>
                        <w:right w:val="none" w:sz="0" w:space="0" w:color="auto"/>
                      </w:divBdr>
                      <w:divsChild>
                        <w:div w:id="392001764">
                          <w:marLeft w:val="0"/>
                          <w:marRight w:val="0"/>
                          <w:marTop w:val="0"/>
                          <w:marBottom w:val="0"/>
                          <w:divBdr>
                            <w:top w:val="none" w:sz="0" w:space="0" w:color="auto"/>
                            <w:left w:val="none" w:sz="0" w:space="0" w:color="auto"/>
                            <w:bottom w:val="none" w:sz="0" w:space="0" w:color="auto"/>
                            <w:right w:val="none" w:sz="0" w:space="0" w:color="auto"/>
                          </w:divBdr>
                          <w:divsChild>
                            <w:div w:id="744189283">
                              <w:marLeft w:val="0"/>
                              <w:marRight w:val="0"/>
                              <w:marTop w:val="0"/>
                              <w:marBottom w:val="0"/>
                              <w:divBdr>
                                <w:top w:val="none" w:sz="0" w:space="0" w:color="auto"/>
                                <w:left w:val="none" w:sz="0" w:space="0" w:color="auto"/>
                                <w:bottom w:val="none" w:sz="0" w:space="0" w:color="auto"/>
                                <w:right w:val="none" w:sz="0" w:space="0" w:color="auto"/>
                              </w:divBdr>
                              <w:divsChild>
                                <w:div w:id="339167505">
                                  <w:marLeft w:val="0"/>
                                  <w:marRight w:val="0"/>
                                  <w:marTop w:val="0"/>
                                  <w:marBottom w:val="0"/>
                                  <w:divBdr>
                                    <w:top w:val="none" w:sz="0" w:space="0" w:color="auto"/>
                                    <w:left w:val="none" w:sz="0" w:space="0" w:color="auto"/>
                                    <w:bottom w:val="none" w:sz="0" w:space="0" w:color="auto"/>
                                    <w:right w:val="none" w:sz="0" w:space="0" w:color="auto"/>
                                  </w:divBdr>
                                  <w:divsChild>
                                    <w:div w:id="46421762">
                                      <w:marLeft w:val="0"/>
                                      <w:marRight w:val="0"/>
                                      <w:marTop w:val="0"/>
                                      <w:marBottom w:val="0"/>
                                      <w:divBdr>
                                        <w:top w:val="none" w:sz="0" w:space="0" w:color="auto"/>
                                        <w:left w:val="none" w:sz="0" w:space="0" w:color="auto"/>
                                        <w:bottom w:val="none" w:sz="0" w:space="0" w:color="auto"/>
                                        <w:right w:val="none" w:sz="0" w:space="0" w:color="auto"/>
                                      </w:divBdr>
                                      <w:divsChild>
                                        <w:div w:id="886649264">
                                          <w:marLeft w:val="0"/>
                                          <w:marRight w:val="0"/>
                                          <w:marTop w:val="0"/>
                                          <w:marBottom w:val="0"/>
                                          <w:divBdr>
                                            <w:top w:val="none" w:sz="0" w:space="0" w:color="auto"/>
                                            <w:left w:val="none" w:sz="0" w:space="0" w:color="auto"/>
                                            <w:bottom w:val="none" w:sz="0" w:space="0" w:color="auto"/>
                                            <w:right w:val="none" w:sz="0" w:space="0" w:color="auto"/>
                                          </w:divBdr>
                                          <w:divsChild>
                                            <w:div w:id="629750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05914427">
      <w:bodyDiv w:val="1"/>
      <w:marLeft w:val="0"/>
      <w:marRight w:val="0"/>
      <w:marTop w:val="0"/>
      <w:marBottom w:val="0"/>
      <w:divBdr>
        <w:top w:val="none" w:sz="0" w:space="0" w:color="auto"/>
        <w:left w:val="none" w:sz="0" w:space="0" w:color="auto"/>
        <w:bottom w:val="none" w:sz="0" w:space="0" w:color="auto"/>
        <w:right w:val="none" w:sz="0" w:space="0" w:color="auto"/>
      </w:divBdr>
    </w:div>
    <w:div w:id="1612853952">
      <w:bodyDiv w:val="1"/>
      <w:marLeft w:val="0"/>
      <w:marRight w:val="0"/>
      <w:marTop w:val="0"/>
      <w:marBottom w:val="0"/>
      <w:divBdr>
        <w:top w:val="none" w:sz="0" w:space="0" w:color="auto"/>
        <w:left w:val="none" w:sz="0" w:space="0" w:color="auto"/>
        <w:bottom w:val="none" w:sz="0" w:space="0" w:color="auto"/>
        <w:right w:val="none" w:sz="0" w:space="0" w:color="auto"/>
      </w:divBdr>
    </w:div>
    <w:div w:id="1613055775">
      <w:bodyDiv w:val="1"/>
      <w:marLeft w:val="0"/>
      <w:marRight w:val="0"/>
      <w:marTop w:val="0"/>
      <w:marBottom w:val="0"/>
      <w:divBdr>
        <w:top w:val="none" w:sz="0" w:space="0" w:color="auto"/>
        <w:left w:val="none" w:sz="0" w:space="0" w:color="auto"/>
        <w:bottom w:val="none" w:sz="0" w:space="0" w:color="auto"/>
        <w:right w:val="none" w:sz="0" w:space="0" w:color="auto"/>
      </w:divBdr>
    </w:div>
    <w:div w:id="1613125124">
      <w:bodyDiv w:val="1"/>
      <w:marLeft w:val="0"/>
      <w:marRight w:val="0"/>
      <w:marTop w:val="0"/>
      <w:marBottom w:val="0"/>
      <w:divBdr>
        <w:top w:val="none" w:sz="0" w:space="0" w:color="auto"/>
        <w:left w:val="none" w:sz="0" w:space="0" w:color="auto"/>
        <w:bottom w:val="none" w:sz="0" w:space="0" w:color="auto"/>
        <w:right w:val="none" w:sz="0" w:space="0" w:color="auto"/>
      </w:divBdr>
    </w:div>
    <w:div w:id="1617440458">
      <w:bodyDiv w:val="1"/>
      <w:marLeft w:val="0"/>
      <w:marRight w:val="0"/>
      <w:marTop w:val="0"/>
      <w:marBottom w:val="0"/>
      <w:divBdr>
        <w:top w:val="none" w:sz="0" w:space="0" w:color="auto"/>
        <w:left w:val="none" w:sz="0" w:space="0" w:color="auto"/>
        <w:bottom w:val="none" w:sz="0" w:space="0" w:color="auto"/>
        <w:right w:val="none" w:sz="0" w:space="0" w:color="auto"/>
      </w:divBdr>
    </w:div>
    <w:div w:id="1619607988">
      <w:bodyDiv w:val="1"/>
      <w:marLeft w:val="0"/>
      <w:marRight w:val="0"/>
      <w:marTop w:val="0"/>
      <w:marBottom w:val="0"/>
      <w:divBdr>
        <w:top w:val="none" w:sz="0" w:space="0" w:color="auto"/>
        <w:left w:val="none" w:sz="0" w:space="0" w:color="auto"/>
        <w:bottom w:val="none" w:sz="0" w:space="0" w:color="auto"/>
        <w:right w:val="none" w:sz="0" w:space="0" w:color="auto"/>
      </w:divBdr>
    </w:div>
    <w:div w:id="1620377717">
      <w:bodyDiv w:val="1"/>
      <w:marLeft w:val="0"/>
      <w:marRight w:val="0"/>
      <w:marTop w:val="0"/>
      <w:marBottom w:val="0"/>
      <w:divBdr>
        <w:top w:val="none" w:sz="0" w:space="0" w:color="auto"/>
        <w:left w:val="none" w:sz="0" w:space="0" w:color="auto"/>
        <w:bottom w:val="none" w:sz="0" w:space="0" w:color="auto"/>
        <w:right w:val="none" w:sz="0" w:space="0" w:color="auto"/>
      </w:divBdr>
    </w:div>
    <w:div w:id="1620916786">
      <w:bodyDiv w:val="1"/>
      <w:marLeft w:val="0"/>
      <w:marRight w:val="0"/>
      <w:marTop w:val="0"/>
      <w:marBottom w:val="0"/>
      <w:divBdr>
        <w:top w:val="none" w:sz="0" w:space="0" w:color="auto"/>
        <w:left w:val="none" w:sz="0" w:space="0" w:color="auto"/>
        <w:bottom w:val="none" w:sz="0" w:space="0" w:color="auto"/>
        <w:right w:val="none" w:sz="0" w:space="0" w:color="auto"/>
      </w:divBdr>
    </w:div>
    <w:div w:id="1623464918">
      <w:bodyDiv w:val="1"/>
      <w:marLeft w:val="0"/>
      <w:marRight w:val="0"/>
      <w:marTop w:val="0"/>
      <w:marBottom w:val="0"/>
      <w:divBdr>
        <w:top w:val="none" w:sz="0" w:space="0" w:color="auto"/>
        <w:left w:val="none" w:sz="0" w:space="0" w:color="auto"/>
        <w:bottom w:val="none" w:sz="0" w:space="0" w:color="auto"/>
        <w:right w:val="none" w:sz="0" w:space="0" w:color="auto"/>
      </w:divBdr>
    </w:div>
    <w:div w:id="1623998801">
      <w:bodyDiv w:val="1"/>
      <w:marLeft w:val="0"/>
      <w:marRight w:val="0"/>
      <w:marTop w:val="0"/>
      <w:marBottom w:val="0"/>
      <w:divBdr>
        <w:top w:val="none" w:sz="0" w:space="0" w:color="auto"/>
        <w:left w:val="none" w:sz="0" w:space="0" w:color="auto"/>
        <w:bottom w:val="none" w:sz="0" w:space="0" w:color="auto"/>
        <w:right w:val="none" w:sz="0" w:space="0" w:color="auto"/>
      </w:divBdr>
    </w:div>
    <w:div w:id="1626739693">
      <w:bodyDiv w:val="1"/>
      <w:marLeft w:val="0"/>
      <w:marRight w:val="0"/>
      <w:marTop w:val="0"/>
      <w:marBottom w:val="0"/>
      <w:divBdr>
        <w:top w:val="none" w:sz="0" w:space="0" w:color="auto"/>
        <w:left w:val="none" w:sz="0" w:space="0" w:color="auto"/>
        <w:bottom w:val="none" w:sz="0" w:space="0" w:color="auto"/>
        <w:right w:val="none" w:sz="0" w:space="0" w:color="auto"/>
      </w:divBdr>
    </w:div>
    <w:div w:id="1626766448">
      <w:bodyDiv w:val="1"/>
      <w:marLeft w:val="0"/>
      <w:marRight w:val="0"/>
      <w:marTop w:val="0"/>
      <w:marBottom w:val="0"/>
      <w:divBdr>
        <w:top w:val="none" w:sz="0" w:space="0" w:color="auto"/>
        <w:left w:val="none" w:sz="0" w:space="0" w:color="auto"/>
        <w:bottom w:val="none" w:sz="0" w:space="0" w:color="auto"/>
        <w:right w:val="none" w:sz="0" w:space="0" w:color="auto"/>
      </w:divBdr>
    </w:div>
    <w:div w:id="1628393754">
      <w:bodyDiv w:val="1"/>
      <w:marLeft w:val="0"/>
      <w:marRight w:val="0"/>
      <w:marTop w:val="0"/>
      <w:marBottom w:val="0"/>
      <w:divBdr>
        <w:top w:val="none" w:sz="0" w:space="0" w:color="auto"/>
        <w:left w:val="none" w:sz="0" w:space="0" w:color="auto"/>
        <w:bottom w:val="none" w:sz="0" w:space="0" w:color="auto"/>
        <w:right w:val="none" w:sz="0" w:space="0" w:color="auto"/>
      </w:divBdr>
    </w:div>
    <w:div w:id="1630277449">
      <w:bodyDiv w:val="1"/>
      <w:marLeft w:val="0"/>
      <w:marRight w:val="0"/>
      <w:marTop w:val="0"/>
      <w:marBottom w:val="0"/>
      <w:divBdr>
        <w:top w:val="none" w:sz="0" w:space="0" w:color="auto"/>
        <w:left w:val="none" w:sz="0" w:space="0" w:color="auto"/>
        <w:bottom w:val="none" w:sz="0" w:space="0" w:color="auto"/>
        <w:right w:val="none" w:sz="0" w:space="0" w:color="auto"/>
      </w:divBdr>
    </w:div>
    <w:div w:id="1633829788">
      <w:bodyDiv w:val="1"/>
      <w:marLeft w:val="0"/>
      <w:marRight w:val="0"/>
      <w:marTop w:val="0"/>
      <w:marBottom w:val="0"/>
      <w:divBdr>
        <w:top w:val="none" w:sz="0" w:space="0" w:color="auto"/>
        <w:left w:val="none" w:sz="0" w:space="0" w:color="auto"/>
        <w:bottom w:val="none" w:sz="0" w:space="0" w:color="auto"/>
        <w:right w:val="none" w:sz="0" w:space="0" w:color="auto"/>
      </w:divBdr>
    </w:div>
    <w:div w:id="1646156412">
      <w:bodyDiv w:val="1"/>
      <w:marLeft w:val="0"/>
      <w:marRight w:val="0"/>
      <w:marTop w:val="0"/>
      <w:marBottom w:val="0"/>
      <w:divBdr>
        <w:top w:val="none" w:sz="0" w:space="0" w:color="auto"/>
        <w:left w:val="none" w:sz="0" w:space="0" w:color="auto"/>
        <w:bottom w:val="none" w:sz="0" w:space="0" w:color="auto"/>
        <w:right w:val="none" w:sz="0" w:space="0" w:color="auto"/>
      </w:divBdr>
    </w:div>
    <w:div w:id="1653677103">
      <w:bodyDiv w:val="1"/>
      <w:marLeft w:val="0"/>
      <w:marRight w:val="0"/>
      <w:marTop w:val="0"/>
      <w:marBottom w:val="0"/>
      <w:divBdr>
        <w:top w:val="none" w:sz="0" w:space="0" w:color="auto"/>
        <w:left w:val="none" w:sz="0" w:space="0" w:color="auto"/>
        <w:bottom w:val="none" w:sz="0" w:space="0" w:color="auto"/>
        <w:right w:val="none" w:sz="0" w:space="0" w:color="auto"/>
      </w:divBdr>
    </w:div>
    <w:div w:id="1657101504">
      <w:bodyDiv w:val="1"/>
      <w:marLeft w:val="0"/>
      <w:marRight w:val="0"/>
      <w:marTop w:val="0"/>
      <w:marBottom w:val="0"/>
      <w:divBdr>
        <w:top w:val="none" w:sz="0" w:space="0" w:color="auto"/>
        <w:left w:val="none" w:sz="0" w:space="0" w:color="auto"/>
        <w:bottom w:val="none" w:sz="0" w:space="0" w:color="auto"/>
        <w:right w:val="none" w:sz="0" w:space="0" w:color="auto"/>
      </w:divBdr>
    </w:div>
    <w:div w:id="1664578828">
      <w:bodyDiv w:val="1"/>
      <w:marLeft w:val="0"/>
      <w:marRight w:val="0"/>
      <w:marTop w:val="0"/>
      <w:marBottom w:val="0"/>
      <w:divBdr>
        <w:top w:val="none" w:sz="0" w:space="0" w:color="auto"/>
        <w:left w:val="none" w:sz="0" w:space="0" w:color="auto"/>
        <w:bottom w:val="none" w:sz="0" w:space="0" w:color="auto"/>
        <w:right w:val="none" w:sz="0" w:space="0" w:color="auto"/>
      </w:divBdr>
    </w:div>
    <w:div w:id="1668165026">
      <w:bodyDiv w:val="1"/>
      <w:marLeft w:val="0"/>
      <w:marRight w:val="0"/>
      <w:marTop w:val="0"/>
      <w:marBottom w:val="0"/>
      <w:divBdr>
        <w:top w:val="none" w:sz="0" w:space="0" w:color="auto"/>
        <w:left w:val="none" w:sz="0" w:space="0" w:color="auto"/>
        <w:bottom w:val="none" w:sz="0" w:space="0" w:color="auto"/>
        <w:right w:val="none" w:sz="0" w:space="0" w:color="auto"/>
      </w:divBdr>
    </w:div>
    <w:div w:id="1671786406">
      <w:bodyDiv w:val="1"/>
      <w:marLeft w:val="0"/>
      <w:marRight w:val="0"/>
      <w:marTop w:val="0"/>
      <w:marBottom w:val="0"/>
      <w:divBdr>
        <w:top w:val="none" w:sz="0" w:space="0" w:color="auto"/>
        <w:left w:val="none" w:sz="0" w:space="0" w:color="auto"/>
        <w:bottom w:val="none" w:sz="0" w:space="0" w:color="auto"/>
        <w:right w:val="none" w:sz="0" w:space="0" w:color="auto"/>
      </w:divBdr>
    </w:div>
    <w:div w:id="1677341059">
      <w:bodyDiv w:val="1"/>
      <w:marLeft w:val="0"/>
      <w:marRight w:val="0"/>
      <w:marTop w:val="0"/>
      <w:marBottom w:val="0"/>
      <w:divBdr>
        <w:top w:val="none" w:sz="0" w:space="0" w:color="auto"/>
        <w:left w:val="none" w:sz="0" w:space="0" w:color="auto"/>
        <w:bottom w:val="none" w:sz="0" w:space="0" w:color="auto"/>
        <w:right w:val="none" w:sz="0" w:space="0" w:color="auto"/>
      </w:divBdr>
    </w:div>
    <w:div w:id="1677416071">
      <w:bodyDiv w:val="1"/>
      <w:marLeft w:val="0"/>
      <w:marRight w:val="0"/>
      <w:marTop w:val="0"/>
      <w:marBottom w:val="0"/>
      <w:divBdr>
        <w:top w:val="none" w:sz="0" w:space="0" w:color="auto"/>
        <w:left w:val="none" w:sz="0" w:space="0" w:color="auto"/>
        <w:bottom w:val="none" w:sz="0" w:space="0" w:color="auto"/>
        <w:right w:val="none" w:sz="0" w:space="0" w:color="auto"/>
      </w:divBdr>
    </w:div>
    <w:div w:id="1677420744">
      <w:bodyDiv w:val="1"/>
      <w:marLeft w:val="0"/>
      <w:marRight w:val="0"/>
      <w:marTop w:val="0"/>
      <w:marBottom w:val="0"/>
      <w:divBdr>
        <w:top w:val="none" w:sz="0" w:space="0" w:color="auto"/>
        <w:left w:val="none" w:sz="0" w:space="0" w:color="auto"/>
        <w:bottom w:val="none" w:sz="0" w:space="0" w:color="auto"/>
        <w:right w:val="none" w:sz="0" w:space="0" w:color="auto"/>
      </w:divBdr>
    </w:div>
    <w:div w:id="1678997418">
      <w:bodyDiv w:val="1"/>
      <w:marLeft w:val="0"/>
      <w:marRight w:val="0"/>
      <w:marTop w:val="0"/>
      <w:marBottom w:val="0"/>
      <w:divBdr>
        <w:top w:val="none" w:sz="0" w:space="0" w:color="auto"/>
        <w:left w:val="none" w:sz="0" w:space="0" w:color="auto"/>
        <w:bottom w:val="none" w:sz="0" w:space="0" w:color="auto"/>
        <w:right w:val="none" w:sz="0" w:space="0" w:color="auto"/>
      </w:divBdr>
    </w:div>
    <w:div w:id="1688213278">
      <w:bodyDiv w:val="1"/>
      <w:marLeft w:val="0"/>
      <w:marRight w:val="0"/>
      <w:marTop w:val="0"/>
      <w:marBottom w:val="0"/>
      <w:divBdr>
        <w:top w:val="none" w:sz="0" w:space="0" w:color="auto"/>
        <w:left w:val="none" w:sz="0" w:space="0" w:color="auto"/>
        <w:bottom w:val="none" w:sz="0" w:space="0" w:color="auto"/>
        <w:right w:val="none" w:sz="0" w:space="0" w:color="auto"/>
      </w:divBdr>
    </w:div>
    <w:div w:id="1697579338">
      <w:bodyDiv w:val="1"/>
      <w:marLeft w:val="0"/>
      <w:marRight w:val="0"/>
      <w:marTop w:val="0"/>
      <w:marBottom w:val="0"/>
      <w:divBdr>
        <w:top w:val="none" w:sz="0" w:space="0" w:color="auto"/>
        <w:left w:val="none" w:sz="0" w:space="0" w:color="auto"/>
        <w:bottom w:val="none" w:sz="0" w:space="0" w:color="auto"/>
        <w:right w:val="none" w:sz="0" w:space="0" w:color="auto"/>
      </w:divBdr>
    </w:div>
    <w:div w:id="1698962467">
      <w:bodyDiv w:val="1"/>
      <w:marLeft w:val="0"/>
      <w:marRight w:val="0"/>
      <w:marTop w:val="0"/>
      <w:marBottom w:val="0"/>
      <w:divBdr>
        <w:top w:val="none" w:sz="0" w:space="0" w:color="auto"/>
        <w:left w:val="none" w:sz="0" w:space="0" w:color="auto"/>
        <w:bottom w:val="none" w:sz="0" w:space="0" w:color="auto"/>
        <w:right w:val="none" w:sz="0" w:space="0" w:color="auto"/>
      </w:divBdr>
    </w:div>
    <w:div w:id="1705714354">
      <w:bodyDiv w:val="1"/>
      <w:marLeft w:val="0"/>
      <w:marRight w:val="0"/>
      <w:marTop w:val="0"/>
      <w:marBottom w:val="0"/>
      <w:divBdr>
        <w:top w:val="none" w:sz="0" w:space="0" w:color="auto"/>
        <w:left w:val="none" w:sz="0" w:space="0" w:color="auto"/>
        <w:bottom w:val="none" w:sz="0" w:space="0" w:color="auto"/>
        <w:right w:val="none" w:sz="0" w:space="0" w:color="auto"/>
      </w:divBdr>
    </w:div>
    <w:div w:id="1709572742">
      <w:bodyDiv w:val="1"/>
      <w:marLeft w:val="0"/>
      <w:marRight w:val="0"/>
      <w:marTop w:val="0"/>
      <w:marBottom w:val="0"/>
      <w:divBdr>
        <w:top w:val="none" w:sz="0" w:space="0" w:color="auto"/>
        <w:left w:val="none" w:sz="0" w:space="0" w:color="auto"/>
        <w:bottom w:val="none" w:sz="0" w:space="0" w:color="auto"/>
        <w:right w:val="none" w:sz="0" w:space="0" w:color="auto"/>
      </w:divBdr>
    </w:div>
    <w:div w:id="1709840766">
      <w:bodyDiv w:val="1"/>
      <w:marLeft w:val="0"/>
      <w:marRight w:val="0"/>
      <w:marTop w:val="0"/>
      <w:marBottom w:val="0"/>
      <w:divBdr>
        <w:top w:val="none" w:sz="0" w:space="0" w:color="auto"/>
        <w:left w:val="none" w:sz="0" w:space="0" w:color="auto"/>
        <w:bottom w:val="none" w:sz="0" w:space="0" w:color="auto"/>
        <w:right w:val="none" w:sz="0" w:space="0" w:color="auto"/>
      </w:divBdr>
    </w:div>
    <w:div w:id="1710646877">
      <w:bodyDiv w:val="1"/>
      <w:marLeft w:val="0"/>
      <w:marRight w:val="0"/>
      <w:marTop w:val="0"/>
      <w:marBottom w:val="0"/>
      <w:divBdr>
        <w:top w:val="none" w:sz="0" w:space="0" w:color="auto"/>
        <w:left w:val="none" w:sz="0" w:space="0" w:color="auto"/>
        <w:bottom w:val="none" w:sz="0" w:space="0" w:color="auto"/>
        <w:right w:val="none" w:sz="0" w:space="0" w:color="auto"/>
      </w:divBdr>
    </w:div>
    <w:div w:id="1717704957">
      <w:bodyDiv w:val="1"/>
      <w:marLeft w:val="0"/>
      <w:marRight w:val="0"/>
      <w:marTop w:val="0"/>
      <w:marBottom w:val="0"/>
      <w:divBdr>
        <w:top w:val="none" w:sz="0" w:space="0" w:color="auto"/>
        <w:left w:val="none" w:sz="0" w:space="0" w:color="auto"/>
        <w:bottom w:val="none" w:sz="0" w:space="0" w:color="auto"/>
        <w:right w:val="none" w:sz="0" w:space="0" w:color="auto"/>
      </w:divBdr>
    </w:div>
    <w:div w:id="1726902891">
      <w:bodyDiv w:val="1"/>
      <w:marLeft w:val="0"/>
      <w:marRight w:val="0"/>
      <w:marTop w:val="0"/>
      <w:marBottom w:val="0"/>
      <w:divBdr>
        <w:top w:val="none" w:sz="0" w:space="0" w:color="auto"/>
        <w:left w:val="none" w:sz="0" w:space="0" w:color="auto"/>
        <w:bottom w:val="none" w:sz="0" w:space="0" w:color="auto"/>
        <w:right w:val="none" w:sz="0" w:space="0" w:color="auto"/>
      </w:divBdr>
    </w:div>
    <w:div w:id="1726948177">
      <w:bodyDiv w:val="1"/>
      <w:marLeft w:val="0"/>
      <w:marRight w:val="0"/>
      <w:marTop w:val="0"/>
      <w:marBottom w:val="0"/>
      <w:divBdr>
        <w:top w:val="none" w:sz="0" w:space="0" w:color="auto"/>
        <w:left w:val="none" w:sz="0" w:space="0" w:color="auto"/>
        <w:bottom w:val="none" w:sz="0" w:space="0" w:color="auto"/>
        <w:right w:val="none" w:sz="0" w:space="0" w:color="auto"/>
      </w:divBdr>
    </w:div>
    <w:div w:id="1727605808">
      <w:bodyDiv w:val="1"/>
      <w:marLeft w:val="0"/>
      <w:marRight w:val="0"/>
      <w:marTop w:val="0"/>
      <w:marBottom w:val="0"/>
      <w:divBdr>
        <w:top w:val="none" w:sz="0" w:space="0" w:color="auto"/>
        <w:left w:val="none" w:sz="0" w:space="0" w:color="auto"/>
        <w:bottom w:val="none" w:sz="0" w:space="0" w:color="auto"/>
        <w:right w:val="none" w:sz="0" w:space="0" w:color="auto"/>
      </w:divBdr>
    </w:div>
    <w:div w:id="1732344042">
      <w:bodyDiv w:val="1"/>
      <w:marLeft w:val="0"/>
      <w:marRight w:val="0"/>
      <w:marTop w:val="0"/>
      <w:marBottom w:val="0"/>
      <w:divBdr>
        <w:top w:val="none" w:sz="0" w:space="0" w:color="auto"/>
        <w:left w:val="none" w:sz="0" w:space="0" w:color="auto"/>
        <w:bottom w:val="none" w:sz="0" w:space="0" w:color="auto"/>
        <w:right w:val="none" w:sz="0" w:space="0" w:color="auto"/>
      </w:divBdr>
    </w:div>
    <w:div w:id="1732734062">
      <w:bodyDiv w:val="1"/>
      <w:marLeft w:val="0"/>
      <w:marRight w:val="0"/>
      <w:marTop w:val="0"/>
      <w:marBottom w:val="0"/>
      <w:divBdr>
        <w:top w:val="none" w:sz="0" w:space="0" w:color="auto"/>
        <w:left w:val="none" w:sz="0" w:space="0" w:color="auto"/>
        <w:bottom w:val="none" w:sz="0" w:space="0" w:color="auto"/>
        <w:right w:val="none" w:sz="0" w:space="0" w:color="auto"/>
      </w:divBdr>
    </w:div>
    <w:div w:id="1733891217">
      <w:bodyDiv w:val="1"/>
      <w:marLeft w:val="0"/>
      <w:marRight w:val="0"/>
      <w:marTop w:val="0"/>
      <w:marBottom w:val="0"/>
      <w:divBdr>
        <w:top w:val="none" w:sz="0" w:space="0" w:color="auto"/>
        <w:left w:val="none" w:sz="0" w:space="0" w:color="auto"/>
        <w:bottom w:val="none" w:sz="0" w:space="0" w:color="auto"/>
        <w:right w:val="none" w:sz="0" w:space="0" w:color="auto"/>
      </w:divBdr>
    </w:div>
    <w:div w:id="1738556632">
      <w:bodyDiv w:val="1"/>
      <w:marLeft w:val="0"/>
      <w:marRight w:val="0"/>
      <w:marTop w:val="0"/>
      <w:marBottom w:val="0"/>
      <w:divBdr>
        <w:top w:val="none" w:sz="0" w:space="0" w:color="auto"/>
        <w:left w:val="none" w:sz="0" w:space="0" w:color="auto"/>
        <w:bottom w:val="none" w:sz="0" w:space="0" w:color="auto"/>
        <w:right w:val="none" w:sz="0" w:space="0" w:color="auto"/>
      </w:divBdr>
    </w:div>
    <w:div w:id="1739860431">
      <w:bodyDiv w:val="1"/>
      <w:marLeft w:val="0"/>
      <w:marRight w:val="0"/>
      <w:marTop w:val="0"/>
      <w:marBottom w:val="0"/>
      <w:divBdr>
        <w:top w:val="none" w:sz="0" w:space="0" w:color="auto"/>
        <w:left w:val="none" w:sz="0" w:space="0" w:color="auto"/>
        <w:bottom w:val="none" w:sz="0" w:space="0" w:color="auto"/>
        <w:right w:val="none" w:sz="0" w:space="0" w:color="auto"/>
      </w:divBdr>
    </w:div>
    <w:div w:id="1741829989">
      <w:bodyDiv w:val="1"/>
      <w:marLeft w:val="0"/>
      <w:marRight w:val="0"/>
      <w:marTop w:val="0"/>
      <w:marBottom w:val="0"/>
      <w:divBdr>
        <w:top w:val="none" w:sz="0" w:space="0" w:color="auto"/>
        <w:left w:val="none" w:sz="0" w:space="0" w:color="auto"/>
        <w:bottom w:val="none" w:sz="0" w:space="0" w:color="auto"/>
        <w:right w:val="none" w:sz="0" w:space="0" w:color="auto"/>
      </w:divBdr>
    </w:div>
    <w:div w:id="1744794537">
      <w:bodyDiv w:val="1"/>
      <w:marLeft w:val="0"/>
      <w:marRight w:val="0"/>
      <w:marTop w:val="0"/>
      <w:marBottom w:val="0"/>
      <w:divBdr>
        <w:top w:val="none" w:sz="0" w:space="0" w:color="auto"/>
        <w:left w:val="none" w:sz="0" w:space="0" w:color="auto"/>
        <w:bottom w:val="none" w:sz="0" w:space="0" w:color="auto"/>
        <w:right w:val="none" w:sz="0" w:space="0" w:color="auto"/>
      </w:divBdr>
    </w:div>
    <w:div w:id="1745880878">
      <w:bodyDiv w:val="1"/>
      <w:marLeft w:val="0"/>
      <w:marRight w:val="0"/>
      <w:marTop w:val="0"/>
      <w:marBottom w:val="0"/>
      <w:divBdr>
        <w:top w:val="none" w:sz="0" w:space="0" w:color="auto"/>
        <w:left w:val="none" w:sz="0" w:space="0" w:color="auto"/>
        <w:bottom w:val="none" w:sz="0" w:space="0" w:color="auto"/>
        <w:right w:val="none" w:sz="0" w:space="0" w:color="auto"/>
      </w:divBdr>
    </w:div>
    <w:div w:id="1748264399">
      <w:bodyDiv w:val="1"/>
      <w:marLeft w:val="0"/>
      <w:marRight w:val="0"/>
      <w:marTop w:val="0"/>
      <w:marBottom w:val="0"/>
      <w:divBdr>
        <w:top w:val="none" w:sz="0" w:space="0" w:color="auto"/>
        <w:left w:val="none" w:sz="0" w:space="0" w:color="auto"/>
        <w:bottom w:val="none" w:sz="0" w:space="0" w:color="auto"/>
        <w:right w:val="none" w:sz="0" w:space="0" w:color="auto"/>
      </w:divBdr>
    </w:div>
    <w:div w:id="1749419658">
      <w:bodyDiv w:val="1"/>
      <w:marLeft w:val="0"/>
      <w:marRight w:val="0"/>
      <w:marTop w:val="0"/>
      <w:marBottom w:val="0"/>
      <w:divBdr>
        <w:top w:val="none" w:sz="0" w:space="0" w:color="auto"/>
        <w:left w:val="none" w:sz="0" w:space="0" w:color="auto"/>
        <w:bottom w:val="none" w:sz="0" w:space="0" w:color="auto"/>
        <w:right w:val="none" w:sz="0" w:space="0" w:color="auto"/>
      </w:divBdr>
    </w:div>
    <w:div w:id="1758212030">
      <w:bodyDiv w:val="1"/>
      <w:marLeft w:val="0"/>
      <w:marRight w:val="0"/>
      <w:marTop w:val="0"/>
      <w:marBottom w:val="0"/>
      <w:divBdr>
        <w:top w:val="none" w:sz="0" w:space="0" w:color="auto"/>
        <w:left w:val="none" w:sz="0" w:space="0" w:color="auto"/>
        <w:bottom w:val="none" w:sz="0" w:space="0" w:color="auto"/>
        <w:right w:val="none" w:sz="0" w:space="0" w:color="auto"/>
      </w:divBdr>
    </w:div>
    <w:div w:id="1761019982">
      <w:bodyDiv w:val="1"/>
      <w:marLeft w:val="0"/>
      <w:marRight w:val="0"/>
      <w:marTop w:val="0"/>
      <w:marBottom w:val="0"/>
      <w:divBdr>
        <w:top w:val="none" w:sz="0" w:space="0" w:color="auto"/>
        <w:left w:val="none" w:sz="0" w:space="0" w:color="auto"/>
        <w:bottom w:val="none" w:sz="0" w:space="0" w:color="auto"/>
        <w:right w:val="none" w:sz="0" w:space="0" w:color="auto"/>
      </w:divBdr>
    </w:div>
    <w:div w:id="1771001468">
      <w:bodyDiv w:val="1"/>
      <w:marLeft w:val="0"/>
      <w:marRight w:val="0"/>
      <w:marTop w:val="0"/>
      <w:marBottom w:val="0"/>
      <w:divBdr>
        <w:top w:val="none" w:sz="0" w:space="0" w:color="auto"/>
        <w:left w:val="none" w:sz="0" w:space="0" w:color="auto"/>
        <w:bottom w:val="none" w:sz="0" w:space="0" w:color="auto"/>
        <w:right w:val="none" w:sz="0" w:space="0" w:color="auto"/>
      </w:divBdr>
    </w:div>
    <w:div w:id="1772122547">
      <w:bodyDiv w:val="1"/>
      <w:marLeft w:val="0"/>
      <w:marRight w:val="0"/>
      <w:marTop w:val="0"/>
      <w:marBottom w:val="0"/>
      <w:divBdr>
        <w:top w:val="none" w:sz="0" w:space="0" w:color="auto"/>
        <w:left w:val="none" w:sz="0" w:space="0" w:color="auto"/>
        <w:bottom w:val="none" w:sz="0" w:space="0" w:color="auto"/>
        <w:right w:val="none" w:sz="0" w:space="0" w:color="auto"/>
      </w:divBdr>
    </w:div>
    <w:div w:id="1779182657">
      <w:bodyDiv w:val="1"/>
      <w:marLeft w:val="0"/>
      <w:marRight w:val="0"/>
      <w:marTop w:val="0"/>
      <w:marBottom w:val="0"/>
      <w:divBdr>
        <w:top w:val="none" w:sz="0" w:space="0" w:color="auto"/>
        <w:left w:val="none" w:sz="0" w:space="0" w:color="auto"/>
        <w:bottom w:val="none" w:sz="0" w:space="0" w:color="auto"/>
        <w:right w:val="none" w:sz="0" w:space="0" w:color="auto"/>
      </w:divBdr>
    </w:div>
    <w:div w:id="1781679449">
      <w:bodyDiv w:val="1"/>
      <w:marLeft w:val="0"/>
      <w:marRight w:val="0"/>
      <w:marTop w:val="0"/>
      <w:marBottom w:val="0"/>
      <w:divBdr>
        <w:top w:val="none" w:sz="0" w:space="0" w:color="auto"/>
        <w:left w:val="none" w:sz="0" w:space="0" w:color="auto"/>
        <w:bottom w:val="none" w:sz="0" w:space="0" w:color="auto"/>
        <w:right w:val="none" w:sz="0" w:space="0" w:color="auto"/>
      </w:divBdr>
    </w:div>
    <w:div w:id="1785415592">
      <w:bodyDiv w:val="1"/>
      <w:marLeft w:val="0"/>
      <w:marRight w:val="0"/>
      <w:marTop w:val="0"/>
      <w:marBottom w:val="0"/>
      <w:divBdr>
        <w:top w:val="none" w:sz="0" w:space="0" w:color="auto"/>
        <w:left w:val="none" w:sz="0" w:space="0" w:color="auto"/>
        <w:bottom w:val="none" w:sz="0" w:space="0" w:color="auto"/>
        <w:right w:val="none" w:sz="0" w:space="0" w:color="auto"/>
      </w:divBdr>
    </w:div>
    <w:div w:id="1791048072">
      <w:bodyDiv w:val="1"/>
      <w:marLeft w:val="0"/>
      <w:marRight w:val="0"/>
      <w:marTop w:val="0"/>
      <w:marBottom w:val="0"/>
      <w:divBdr>
        <w:top w:val="none" w:sz="0" w:space="0" w:color="auto"/>
        <w:left w:val="none" w:sz="0" w:space="0" w:color="auto"/>
        <w:bottom w:val="none" w:sz="0" w:space="0" w:color="auto"/>
        <w:right w:val="none" w:sz="0" w:space="0" w:color="auto"/>
      </w:divBdr>
    </w:div>
    <w:div w:id="1794442937">
      <w:bodyDiv w:val="1"/>
      <w:marLeft w:val="0"/>
      <w:marRight w:val="0"/>
      <w:marTop w:val="0"/>
      <w:marBottom w:val="0"/>
      <w:divBdr>
        <w:top w:val="none" w:sz="0" w:space="0" w:color="auto"/>
        <w:left w:val="none" w:sz="0" w:space="0" w:color="auto"/>
        <w:bottom w:val="none" w:sz="0" w:space="0" w:color="auto"/>
        <w:right w:val="none" w:sz="0" w:space="0" w:color="auto"/>
      </w:divBdr>
    </w:div>
    <w:div w:id="1799519819">
      <w:bodyDiv w:val="1"/>
      <w:marLeft w:val="0"/>
      <w:marRight w:val="0"/>
      <w:marTop w:val="0"/>
      <w:marBottom w:val="0"/>
      <w:divBdr>
        <w:top w:val="none" w:sz="0" w:space="0" w:color="auto"/>
        <w:left w:val="none" w:sz="0" w:space="0" w:color="auto"/>
        <w:bottom w:val="none" w:sz="0" w:space="0" w:color="auto"/>
        <w:right w:val="none" w:sz="0" w:space="0" w:color="auto"/>
      </w:divBdr>
    </w:div>
    <w:div w:id="1801074274">
      <w:bodyDiv w:val="1"/>
      <w:marLeft w:val="0"/>
      <w:marRight w:val="0"/>
      <w:marTop w:val="0"/>
      <w:marBottom w:val="0"/>
      <w:divBdr>
        <w:top w:val="none" w:sz="0" w:space="0" w:color="auto"/>
        <w:left w:val="none" w:sz="0" w:space="0" w:color="auto"/>
        <w:bottom w:val="none" w:sz="0" w:space="0" w:color="auto"/>
        <w:right w:val="none" w:sz="0" w:space="0" w:color="auto"/>
      </w:divBdr>
    </w:div>
    <w:div w:id="1801610191">
      <w:bodyDiv w:val="1"/>
      <w:marLeft w:val="0"/>
      <w:marRight w:val="0"/>
      <w:marTop w:val="0"/>
      <w:marBottom w:val="0"/>
      <w:divBdr>
        <w:top w:val="none" w:sz="0" w:space="0" w:color="auto"/>
        <w:left w:val="none" w:sz="0" w:space="0" w:color="auto"/>
        <w:bottom w:val="none" w:sz="0" w:space="0" w:color="auto"/>
        <w:right w:val="none" w:sz="0" w:space="0" w:color="auto"/>
      </w:divBdr>
    </w:div>
    <w:div w:id="1806238624">
      <w:bodyDiv w:val="1"/>
      <w:marLeft w:val="0"/>
      <w:marRight w:val="0"/>
      <w:marTop w:val="0"/>
      <w:marBottom w:val="0"/>
      <w:divBdr>
        <w:top w:val="none" w:sz="0" w:space="0" w:color="auto"/>
        <w:left w:val="none" w:sz="0" w:space="0" w:color="auto"/>
        <w:bottom w:val="none" w:sz="0" w:space="0" w:color="auto"/>
        <w:right w:val="none" w:sz="0" w:space="0" w:color="auto"/>
      </w:divBdr>
    </w:div>
    <w:div w:id="1815945409">
      <w:bodyDiv w:val="1"/>
      <w:marLeft w:val="0"/>
      <w:marRight w:val="0"/>
      <w:marTop w:val="0"/>
      <w:marBottom w:val="0"/>
      <w:divBdr>
        <w:top w:val="none" w:sz="0" w:space="0" w:color="auto"/>
        <w:left w:val="none" w:sz="0" w:space="0" w:color="auto"/>
        <w:bottom w:val="none" w:sz="0" w:space="0" w:color="auto"/>
        <w:right w:val="none" w:sz="0" w:space="0" w:color="auto"/>
      </w:divBdr>
    </w:div>
    <w:div w:id="1819685038">
      <w:bodyDiv w:val="1"/>
      <w:marLeft w:val="0"/>
      <w:marRight w:val="0"/>
      <w:marTop w:val="0"/>
      <w:marBottom w:val="0"/>
      <w:divBdr>
        <w:top w:val="none" w:sz="0" w:space="0" w:color="auto"/>
        <w:left w:val="none" w:sz="0" w:space="0" w:color="auto"/>
        <w:bottom w:val="none" w:sz="0" w:space="0" w:color="auto"/>
        <w:right w:val="none" w:sz="0" w:space="0" w:color="auto"/>
      </w:divBdr>
    </w:div>
    <w:div w:id="1827090464">
      <w:bodyDiv w:val="1"/>
      <w:marLeft w:val="0"/>
      <w:marRight w:val="0"/>
      <w:marTop w:val="0"/>
      <w:marBottom w:val="0"/>
      <w:divBdr>
        <w:top w:val="none" w:sz="0" w:space="0" w:color="auto"/>
        <w:left w:val="none" w:sz="0" w:space="0" w:color="auto"/>
        <w:bottom w:val="none" w:sz="0" w:space="0" w:color="auto"/>
        <w:right w:val="none" w:sz="0" w:space="0" w:color="auto"/>
      </w:divBdr>
    </w:div>
    <w:div w:id="1831169348">
      <w:bodyDiv w:val="1"/>
      <w:marLeft w:val="0"/>
      <w:marRight w:val="0"/>
      <w:marTop w:val="0"/>
      <w:marBottom w:val="0"/>
      <w:divBdr>
        <w:top w:val="none" w:sz="0" w:space="0" w:color="auto"/>
        <w:left w:val="none" w:sz="0" w:space="0" w:color="auto"/>
        <w:bottom w:val="none" w:sz="0" w:space="0" w:color="auto"/>
        <w:right w:val="none" w:sz="0" w:space="0" w:color="auto"/>
      </w:divBdr>
    </w:div>
    <w:div w:id="1834489417">
      <w:bodyDiv w:val="1"/>
      <w:marLeft w:val="0"/>
      <w:marRight w:val="0"/>
      <w:marTop w:val="0"/>
      <w:marBottom w:val="0"/>
      <w:divBdr>
        <w:top w:val="none" w:sz="0" w:space="0" w:color="auto"/>
        <w:left w:val="none" w:sz="0" w:space="0" w:color="auto"/>
        <w:bottom w:val="none" w:sz="0" w:space="0" w:color="auto"/>
        <w:right w:val="none" w:sz="0" w:space="0" w:color="auto"/>
      </w:divBdr>
    </w:div>
    <w:div w:id="1836650766">
      <w:bodyDiv w:val="1"/>
      <w:marLeft w:val="0"/>
      <w:marRight w:val="0"/>
      <w:marTop w:val="0"/>
      <w:marBottom w:val="0"/>
      <w:divBdr>
        <w:top w:val="none" w:sz="0" w:space="0" w:color="auto"/>
        <w:left w:val="none" w:sz="0" w:space="0" w:color="auto"/>
        <w:bottom w:val="none" w:sz="0" w:space="0" w:color="auto"/>
        <w:right w:val="none" w:sz="0" w:space="0" w:color="auto"/>
      </w:divBdr>
    </w:div>
    <w:div w:id="1842038050">
      <w:bodyDiv w:val="1"/>
      <w:marLeft w:val="0"/>
      <w:marRight w:val="0"/>
      <w:marTop w:val="0"/>
      <w:marBottom w:val="0"/>
      <w:divBdr>
        <w:top w:val="none" w:sz="0" w:space="0" w:color="auto"/>
        <w:left w:val="none" w:sz="0" w:space="0" w:color="auto"/>
        <w:bottom w:val="none" w:sz="0" w:space="0" w:color="auto"/>
        <w:right w:val="none" w:sz="0" w:space="0" w:color="auto"/>
      </w:divBdr>
    </w:div>
    <w:div w:id="1842431582">
      <w:bodyDiv w:val="1"/>
      <w:marLeft w:val="0"/>
      <w:marRight w:val="0"/>
      <w:marTop w:val="0"/>
      <w:marBottom w:val="0"/>
      <w:divBdr>
        <w:top w:val="none" w:sz="0" w:space="0" w:color="auto"/>
        <w:left w:val="none" w:sz="0" w:space="0" w:color="auto"/>
        <w:bottom w:val="none" w:sz="0" w:space="0" w:color="auto"/>
        <w:right w:val="none" w:sz="0" w:space="0" w:color="auto"/>
      </w:divBdr>
    </w:div>
    <w:div w:id="1845170797">
      <w:bodyDiv w:val="1"/>
      <w:marLeft w:val="0"/>
      <w:marRight w:val="0"/>
      <w:marTop w:val="0"/>
      <w:marBottom w:val="0"/>
      <w:divBdr>
        <w:top w:val="none" w:sz="0" w:space="0" w:color="auto"/>
        <w:left w:val="none" w:sz="0" w:space="0" w:color="auto"/>
        <w:bottom w:val="none" w:sz="0" w:space="0" w:color="auto"/>
        <w:right w:val="none" w:sz="0" w:space="0" w:color="auto"/>
      </w:divBdr>
    </w:div>
    <w:div w:id="1845431213">
      <w:bodyDiv w:val="1"/>
      <w:marLeft w:val="0"/>
      <w:marRight w:val="0"/>
      <w:marTop w:val="0"/>
      <w:marBottom w:val="0"/>
      <w:divBdr>
        <w:top w:val="none" w:sz="0" w:space="0" w:color="auto"/>
        <w:left w:val="none" w:sz="0" w:space="0" w:color="auto"/>
        <w:bottom w:val="none" w:sz="0" w:space="0" w:color="auto"/>
        <w:right w:val="none" w:sz="0" w:space="0" w:color="auto"/>
      </w:divBdr>
    </w:div>
    <w:div w:id="1845438772">
      <w:bodyDiv w:val="1"/>
      <w:marLeft w:val="0"/>
      <w:marRight w:val="0"/>
      <w:marTop w:val="0"/>
      <w:marBottom w:val="0"/>
      <w:divBdr>
        <w:top w:val="none" w:sz="0" w:space="0" w:color="auto"/>
        <w:left w:val="none" w:sz="0" w:space="0" w:color="auto"/>
        <w:bottom w:val="none" w:sz="0" w:space="0" w:color="auto"/>
        <w:right w:val="none" w:sz="0" w:space="0" w:color="auto"/>
      </w:divBdr>
    </w:div>
    <w:div w:id="1847673715">
      <w:bodyDiv w:val="1"/>
      <w:marLeft w:val="0"/>
      <w:marRight w:val="0"/>
      <w:marTop w:val="0"/>
      <w:marBottom w:val="0"/>
      <w:divBdr>
        <w:top w:val="none" w:sz="0" w:space="0" w:color="auto"/>
        <w:left w:val="none" w:sz="0" w:space="0" w:color="auto"/>
        <w:bottom w:val="none" w:sz="0" w:space="0" w:color="auto"/>
        <w:right w:val="none" w:sz="0" w:space="0" w:color="auto"/>
      </w:divBdr>
    </w:div>
    <w:div w:id="1848514252">
      <w:bodyDiv w:val="1"/>
      <w:marLeft w:val="0"/>
      <w:marRight w:val="0"/>
      <w:marTop w:val="0"/>
      <w:marBottom w:val="0"/>
      <w:divBdr>
        <w:top w:val="none" w:sz="0" w:space="0" w:color="auto"/>
        <w:left w:val="none" w:sz="0" w:space="0" w:color="auto"/>
        <w:bottom w:val="none" w:sz="0" w:space="0" w:color="auto"/>
        <w:right w:val="none" w:sz="0" w:space="0" w:color="auto"/>
      </w:divBdr>
    </w:div>
    <w:div w:id="1858304451">
      <w:bodyDiv w:val="1"/>
      <w:marLeft w:val="0"/>
      <w:marRight w:val="0"/>
      <w:marTop w:val="0"/>
      <w:marBottom w:val="0"/>
      <w:divBdr>
        <w:top w:val="none" w:sz="0" w:space="0" w:color="auto"/>
        <w:left w:val="none" w:sz="0" w:space="0" w:color="auto"/>
        <w:bottom w:val="none" w:sz="0" w:space="0" w:color="auto"/>
        <w:right w:val="none" w:sz="0" w:space="0" w:color="auto"/>
      </w:divBdr>
    </w:div>
    <w:div w:id="1864130456">
      <w:bodyDiv w:val="1"/>
      <w:marLeft w:val="0"/>
      <w:marRight w:val="0"/>
      <w:marTop w:val="0"/>
      <w:marBottom w:val="0"/>
      <w:divBdr>
        <w:top w:val="none" w:sz="0" w:space="0" w:color="auto"/>
        <w:left w:val="none" w:sz="0" w:space="0" w:color="auto"/>
        <w:bottom w:val="none" w:sz="0" w:space="0" w:color="auto"/>
        <w:right w:val="none" w:sz="0" w:space="0" w:color="auto"/>
      </w:divBdr>
    </w:div>
    <w:div w:id="1864391714">
      <w:bodyDiv w:val="1"/>
      <w:marLeft w:val="0"/>
      <w:marRight w:val="0"/>
      <w:marTop w:val="0"/>
      <w:marBottom w:val="0"/>
      <w:divBdr>
        <w:top w:val="none" w:sz="0" w:space="0" w:color="auto"/>
        <w:left w:val="none" w:sz="0" w:space="0" w:color="auto"/>
        <w:bottom w:val="none" w:sz="0" w:space="0" w:color="auto"/>
        <w:right w:val="none" w:sz="0" w:space="0" w:color="auto"/>
      </w:divBdr>
    </w:div>
    <w:div w:id="1865558928">
      <w:bodyDiv w:val="1"/>
      <w:marLeft w:val="0"/>
      <w:marRight w:val="0"/>
      <w:marTop w:val="0"/>
      <w:marBottom w:val="0"/>
      <w:divBdr>
        <w:top w:val="none" w:sz="0" w:space="0" w:color="auto"/>
        <w:left w:val="none" w:sz="0" w:space="0" w:color="auto"/>
        <w:bottom w:val="none" w:sz="0" w:space="0" w:color="auto"/>
        <w:right w:val="none" w:sz="0" w:space="0" w:color="auto"/>
      </w:divBdr>
    </w:div>
    <w:div w:id="1865820158">
      <w:bodyDiv w:val="1"/>
      <w:marLeft w:val="0"/>
      <w:marRight w:val="0"/>
      <w:marTop w:val="0"/>
      <w:marBottom w:val="0"/>
      <w:divBdr>
        <w:top w:val="none" w:sz="0" w:space="0" w:color="auto"/>
        <w:left w:val="none" w:sz="0" w:space="0" w:color="auto"/>
        <w:bottom w:val="none" w:sz="0" w:space="0" w:color="auto"/>
        <w:right w:val="none" w:sz="0" w:space="0" w:color="auto"/>
      </w:divBdr>
    </w:div>
    <w:div w:id="1867257862">
      <w:bodyDiv w:val="1"/>
      <w:marLeft w:val="0"/>
      <w:marRight w:val="0"/>
      <w:marTop w:val="0"/>
      <w:marBottom w:val="0"/>
      <w:divBdr>
        <w:top w:val="none" w:sz="0" w:space="0" w:color="auto"/>
        <w:left w:val="none" w:sz="0" w:space="0" w:color="auto"/>
        <w:bottom w:val="none" w:sz="0" w:space="0" w:color="auto"/>
        <w:right w:val="none" w:sz="0" w:space="0" w:color="auto"/>
      </w:divBdr>
    </w:div>
    <w:div w:id="1871793640">
      <w:bodyDiv w:val="1"/>
      <w:marLeft w:val="0"/>
      <w:marRight w:val="0"/>
      <w:marTop w:val="0"/>
      <w:marBottom w:val="0"/>
      <w:divBdr>
        <w:top w:val="none" w:sz="0" w:space="0" w:color="auto"/>
        <w:left w:val="none" w:sz="0" w:space="0" w:color="auto"/>
        <w:bottom w:val="none" w:sz="0" w:space="0" w:color="auto"/>
        <w:right w:val="none" w:sz="0" w:space="0" w:color="auto"/>
      </w:divBdr>
    </w:div>
    <w:div w:id="1872647468">
      <w:bodyDiv w:val="1"/>
      <w:marLeft w:val="0"/>
      <w:marRight w:val="0"/>
      <w:marTop w:val="0"/>
      <w:marBottom w:val="0"/>
      <w:divBdr>
        <w:top w:val="none" w:sz="0" w:space="0" w:color="auto"/>
        <w:left w:val="none" w:sz="0" w:space="0" w:color="auto"/>
        <w:bottom w:val="none" w:sz="0" w:space="0" w:color="auto"/>
        <w:right w:val="none" w:sz="0" w:space="0" w:color="auto"/>
      </w:divBdr>
    </w:div>
    <w:div w:id="1872839373">
      <w:bodyDiv w:val="1"/>
      <w:marLeft w:val="0"/>
      <w:marRight w:val="0"/>
      <w:marTop w:val="0"/>
      <w:marBottom w:val="0"/>
      <w:divBdr>
        <w:top w:val="none" w:sz="0" w:space="0" w:color="auto"/>
        <w:left w:val="none" w:sz="0" w:space="0" w:color="auto"/>
        <w:bottom w:val="none" w:sz="0" w:space="0" w:color="auto"/>
        <w:right w:val="none" w:sz="0" w:space="0" w:color="auto"/>
      </w:divBdr>
    </w:div>
    <w:div w:id="1879509222">
      <w:bodyDiv w:val="1"/>
      <w:marLeft w:val="0"/>
      <w:marRight w:val="0"/>
      <w:marTop w:val="0"/>
      <w:marBottom w:val="0"/>
      <w:divBdr>
        <w:top w:val="none" w:sz="0" w:space="0" w:color="auto"/>
        <w:left w:val="none" w:sz="0" w:space="0" w:color="auto"/>
        <w:bottom w:val="none" w:sz="0" w:space="0" w:color="auto"/>
        <w:right w:val="none" w:sz="0" w:space="0" w:color="auto"/>
      </w:divBdr>
    </w:div>
    <w:div w:id="1879972133">
      <w:bodyDiv w:val="1"/>
      <w:marLeft w:val="0"/>
      <w:marRight w:val="0"/>
      <w:marTop w:val="0"/>
      <w:marBottom w:val="0"/>
      <w:divBdr>
        <w:top w:val="none" w:sz="0" w:space="0" w:color="auto"/>
        <w:left w:val="none" w:sz="0" w:space="0" w:color="auto"/>
        <w:bottom w:val="none" w:sz="0" w:space="0" w:color="auto"/>
        <w:right w:val="none" w:sz="0" w:space="0" w:color="auto"/>
      </w:divBdr>
    </w:div>
    <w:div w:id="1901747705">
      <w:bodyDiv w:val="1"/>
      <w:marLeft w:val="0"/>
      <w:marRight w:val="0"/>
      <w:marTop w:val="0"/>
      <w:marBottom w:val="0"/>
      <w:divBdr>
        <w:top w:val="none" w:sz="0" w:space="0" w:color="auto"/>
        <w:left w:val="none" w:sz="0" w:space="0" w:color="auto"/>
        <w:bottom w:val="none" w:sz="0" w:space="0" w:color="auto"/>
        <w:right w:val="none" w:sz="0" w:space="0" w:color="auto"/>
      </w:divBdr>
    </w:div>
    <w:div w:id="1902399321">
      <w:bodyDiv w:val="1"/>
      <w:marLeft w:val="0"/>
      <w:marRight w:val="0"/>
      <w:marTop w:val="0"/>
      <w:marBottom w:val="0"/>
      <w:divBdr>
        <w:top w:val="none" w:sz="0" w:space="0" w:color="auto"/>
        <w:left w:val="none" w:sz="0" w:space="0" w:color="auto"/>
        <w:bottom w:val="none" w:sz="0" w:space="0" w:color="auto"/>
        <w:right w:val="none" w:sz="0" w:space="0" w:color="auto"/>
      </w:divBdr>
    </w:div>
    <w:div w:id="1905948252">
      <w:bodyDiv w:val="1"/>
      <w:marLeft w:val="0"/>
      <w:marRight w:val="0"/>
      <w:marTop w:val="0"/>
      <w:marBottom w:val="0"/>
      <w:divBdr>
        <w:top w:val="none" w:sz="0" w:space="0" w:color="auto"/>
        <w:left w:val="none" w:sz="0" w:space="0" w:color="auto"/>
        <w:bottom w:val="none" w:sz="0" w:space="0" w:color="auto"/>
        <w:right w:val="none" w:sz="0" w:space="0" w:color="auto"/>
      </w:divBdr>
    </w:div>
    <w:div w:id="1907521785">
      <w:bodyDiv w:val="1"/>
      <w:marLeft w:val="0"/>
      <w:marRight w:val="0"/>
      <w:marTop w:val="0"/>
      <w:marBottom w:val="0"/>
      <w:divBdr>
        <w:top w:val="none" w:sz="0" w:space="0" w:color="auto"/>
        <w:left w:val="none" w:sz="0" w:space="0" w:color="auto"/>
        <w:bottom w:val="none" w:sz="0" w:space="0" w:color="auto"/>
        <w:right w:val="none" w:sz="0" w:space="0" w:color="auto"/>
      </w:divBdr>
    </w:div>
    <w:div w:id="1925407918">
      <w:bodyDiv w:val="1"/>
      <w:marLeft w:val="0"/>
      <w:marRight w:val="0"/>
      <w:marTop w:val="0"/>
      <w:marBottom w:val="0"/>
      <w:divBdr>
        <w:top w:val="none" w:sz="0" w:space="0" w:color="auto"/>
        <w:left w:val="none" w:sz="0" w:space="0" w:color="auto"/>
        <w:bottom w:val="none" w:sz="0" w:space="0" w:color="auto"/>
        <w:right w:val="none" w:sz="0" w:space="0" w:color="auto"/>
      </w:divBdr>
    </w:div>
    <w:div w:id="1932657594">
      <w:bodyDiv w:val="1"/>
      <w:marLeft w:val="0"/>
      <w:marRight w:val="0"/>
      <w:marTop w:val="0"/>
      <w:marBottom w:val="0"/>
      <w:divBdr>
        <w:top w:val="none" w:sz="0" w:space="0" w:color="auto"/>
        <w:left w:val="none" w:sz="0" w:space="0" w:color="auto"/>
        <w:bottom w:val="none" w:sz="0" w:space="0" w:color="auto"/>
        <w:right w:val="none" w:sz="0" w:space="0" w:color="auto"/>
      </w:divBdr>
    </w:div>
    <w:div w:id="1938059799">
      <w:bodyDiv w:val="1"/>
      <w:marLeft w:val="0"/>
      <w:marRight w:val="0"/>
      <w:marTop w:val="0"/>
      <w:marBottom w:val="0"/>
      <w:divBdr>
        <w:top w:val="none" w:sz="0" w:space="0" w:color="auto"/>
        <w:left w:val="none" w:sz="0" w:space="0" w:color="auto"/>
        <w:bottom w:val="none" w:sz="0" w:space="0" w:color="auto"/>
        <w:right w:val="none" w:sz="0" w:space="0" w:color="auto"/>
      </w:divBdr>
    </w:div>
    <w:div w:id="1944607353">
      <w:bodyDiv w:val="1"/>
      <w:marLeft w:val="0"/>
      <w:marRight w:val="0"/>
      <w:marTop w:val="0"/>
      <w:marBottom w:val="0"/>
      <w:divBdr>
        <w:top w:val="none" w:sz="0" w:space="0" w:color="auto"/>
        <w:left w:val="none" w:sz="0" w:space="0" w:color="auto"/>
        <w:bottom w:val="none" w:sz="0" w:space="0" w:color="auto"/>
        <w:right w:val="none" w:sz="0" w:space="0" w:color="auto"/>
      </w:divBdr>
    </w:div>
    <w:div w:id="1946687813">
      <w:bodyDiv w:val="1"/>
      <w:marLeft w:val="0"/>
      <w:marRight w:val="0"/>
      <w:marTop w:val="0"/>
      <w:marBottom w:val="0"/>
      <w:divBdr>
        <w:top w:val="none" w:sz="0" w:space="0" w:color="auto"/>
        <w:left w:val="none" w:sz="0" w:space="0" w:color="auto"/>
        <w:bottom w:val="none" w:sz="0" w:space="0" w:color="auto"/>
        <w:right w:val="none" w:sz="0" w:space="0" w:color="auto"/>
      </w:divBdr>
    </w:div>
    <w:div w:id="1950576268">
      <w:bodyDiv w:val="1"/>
      <w:marLeft w:val="0"/>
      <w:marRight w:val="0"/>
      <w:marTop w:val="0"/>
      <w:marBottom w:val="0"/>
      <w:divBdr>
        <w:top w:val="none" w:sz="0" w:space="0" w:color="auto"/>
        <w:left w:val="none" w:sz="0" w:space="0" w:color="auto"/>
        <w:bottom w:val="none" w:sz="0" w:space="0" w:color="auto"/>
        <w:right w:val="none" w:sz="0" w:space="0" w:color="auto"/>
      </w:divBdr>
    </w:div>
    <w:div w:id="1959601210">
      <w:bodyDiv w:val="1"/>
      <w:marLeft w:val="0"/>
      <w:marRight w:val="0"/>
      <w:marTop w:val="0"/>
      <w:marBottom w:val="0"/>
      <w:divBdr>
        <w:top w:val="none" w:sz="0" w:space="0" w:color="auto"/>
        <w:left w:val="none" w:sz="0" w:space="0" w:color="auto"/>
        <w:bottom w:val="none" w:sz="0" w:space="0" w:color="auto"/>
        <w:right w:val="none" w:sz="0" w:space="0" w:color="auto"/>
      </w:divBdr>
    </w:div>
    <w:div w:id="1959987541">
      <w:bodyDiv w:val="1"/>
      <w:marLeft w:val="0"/>
      <w:marRight w:val="0"/>
      <w:marTop w:val="0"/>
      <w:marBottom w:val="0"/>
      <w:divBdr>
        <w:top w:val="none" w:sz="0" w:space="0" w:color="auto"/>
        <w:left w:val="none" w:sz="0" w:space="0" w:color="auto"/>
        <w:bottom w:val="none" w:sz="0" w:space="0" w:color="auto"/>
        <w:right w:val="none" w:sz="0" w:space="0" w:color="auto"/>
      </w:divBdr>
    </w:div>
    <w:div w:id="1960867435">
      <w:bodyDiv w:val="1"/>
      <w:marLeft w:val="0"/>
      <w:marRight w:val="0"/>
      <w:marTop w:val="0"/>
      <w:marBottom w:val="0"/>
      <w:divBdr>
        <w:top w:val="none" w:sz="0" w:space="0" w:color="auto"/>
        <w:left w:val="none" w:sz="0" w:space="0" w:color="auto"/>
        <w:bottom w:val="none" w:sz="0" w:space="0" w:color="auto"/>
        <w:right w:val="none" w:sz="0" w:space="0" w:color="auto"/>
      </w:divBdr>
    </w:div>
    <w:div w:id="1962571552">
      <w:bodyDiv w:val="1"/>
      <w:marLeft w:val="0"/>
      <w:marRight w:val="0"/>
      <w:marTop w:val="0"/>
      <w:marBottom w:val="0"/>
      <w:divBdr>
        <w:top w:val="none" w:sz="0" w:space="0" w:color="auto"/>
        <w:left w:val="none" w:sz="0" w:space="0" w:color="auto"/>
        <w:bottom w:val="none" w:sz="0" w:space="0" w:color="auto"/>
        <w:right w:val="none" w:sz="0" w:space="0" w:color="auto"/>
      </w:divBdr>
    </w:div>
    <w:div w:id="1964800776">
      <w:bodyDiv w:val="1"/>
      <w:marLeft w:val="0"/>
      <w:marRight w:val="0"/>
      <w:marTop w:val="0"/>
      <w:marBottom w:val="0"/>
      <w:divBdr>
        <w:top w:val="none" w:sz="0" w:space="0" w:color="auto"/>
        <w:left w:val="none" w:sz="0" w:space="0" w:color="auto"/>
        <w:bottom w:val="none" w:sz="0" w:space="0" w:color="auto"/>
        <w:right w:val="none" w:sz="0" w:space="0" w:color="auto"/>
      </w:divBdr>
    </w:div>
    <w:div w:id="1967733037">
      <w:bodyDiv w:val="1"/>
      <w:marLeft w:val="0"/>
      <w:marRight w:val="0"/>
      <w:marTop w:val="0"/>
      <w:marBottom w:val="0"/>
      <w:divBdr>
        <w:top w:val="none" w:sz="0" w:space="0" w:color="auto"/>
        <w:left w:val="none" w:sz="0" w:space="0" w:color="auto"/>
        <w:bottom w:val="none" w:sz="0" w:space="0" w:color="auto"/>
        <w:right w:val="none" w:sz="0" w:space="0" w:color="auto"/>
      </w:divBdr>
    </w:div>
    <w:div w:id="1979843931">
      <w:bodyDiv w:val="1"/>
      <w:marLeft w:val="0"/>
      <w:marRight w:val="0"/>
      <w:marTop w:val="0"/>
      <w:marBottom w:val="0"/>
      <w:divBdr>
        <w:top w:val="none" w:sz="0" w:space="0" w:color="auto"/>
        <w:left w:val="none" w:sz="0" w:space="0" w:color="auto"/>
        <w:bottom w:val="none" w:sz="0" w:space="0" w:color="auto"/>
        <w:right w:val="none" w:sz="0" w:space="0" w:color="auto"/>
      </w:divBdr>
    </w:div>
    <w:div w:id="1980963219">
      <w:bodyDiv w:val="1"/>
      <w:marLeft w:val="0"/>
      <w:marRight w:val="0"/>
      <w:marTop w:val="0"/>
      <w:marBottom w:val="0"/>
      <w:divBdr>
        <w:top w:val="none" w:sz="0" w:space="0" w:color="auto"/>
        <w:left w:val="none" w:sz="0" w:space="0" w:color="auto"/>
        <w:bottom w:val="none" w:sz="0" w:space="0" w:color="auto"/>
        <w:right w:val="none" w:sz="0" w:space="0" w:color="auto"/>
      </w:divBdr>
    </w:div>
    <w:div w:id="1993557165">
      <w:bodyDiv w:val="1"/>
      <w:marLeft w:val="0"/>
      <w:marRight w:val="0"/>
      <w:marTop w:val="0"/>
      <w:marBottom w:val="0"/>
      <w:divBdr>
        <w:top w:val="none" w:sz="0" w:space="0" w:color="auto"/>
        <w:left w:val="none" w:sz="0" w:space="0" w:color="auto"/>
        <w:bottom w:val="none" w:sz="0" w:space="0" w:color="auto"/>
        <w:right w:val="none" w:sz="0" w:space="0" w:color="auto"/>
      </w:divBdr>
    </w:div>
    <w:div w:id="1994405711">
      <w:bodyDiv w:val="1"/>
      <w:marLeft w:val="0"/>
      <w:marRight w:val="0"/>
      <w:marTop w:val="0"/>
      <w:marBottom w:val="0"/>
      <w:divBdr>
        <w:top w:val="none" w:sz="0" w:space="0" w:color="auto"/>
        <w:left w:val="none" w:sz="0" w:space="0" w:color="auto"/>
        <w:bottom w:val="none" w:sz="0" w:space="0" w:color="auto"/>
        <w:right w:val="none" w:sz="0" w:space="0" w:color="auto"/>
      </w:divBdr>
    </w:div>
    <w:div w:id="1996058118">
      <w:bodyDiv w:val="1"/>
      <w:marLeft w:val="0"/>
      <w:marRight w:val="0"/>
      <w:marTop w:val="0"/>
      <w:marBottom w:val="0"/>
      <w:divBdr>
        <w:top w:val="none" w:sz="0" w:space="0" w:color="auto"/>
        <w:left w:val="none" w:sz="0" w:space="0" w:color="auto"/>
        <w:bottom w:val="none" w:sz="0" w:space="0" w:color="auto"/>
        <w:right w:val="none" w:sz="0" w:space="0" w:color="auto"/>
      </w:divBdr>
    </w:div>
    <w:div w:id="1996642212">
      <w:bodyDiv w:val="1"/>
      <w:marLeft w:val="0"/>
      <w:marRight w:val="0"/>
      <w:marTop w:val="0"/>
      <w:marBottom w:val="0"/>
      <w:divBdr>
        <w:top w:val="none" w:sz="0" w:space="0" w:color="auto"/>
        <w:left w:val="none" w:sz="0" w:space="0" w:color="auto"/>
        <w:bottom w:val="none" w:sz="0" w:space="0" w:color="auto"/>
        <w:right w:val="none" w:sz="0" w:space="0" w:color="auto"/>
      </w:divBdr>
    </w:div>
    <w:div w:id="1996714113">
      <w:bodyDiv w:val="1"/>
      <w:marLeft w:val="0"/>
      <w:marRight w:val="0"/>
      <w:marTop w:val="0"/>
      <w:marBottom w:val="0"/>
      <w:divBdr>
        <w:top w:val="none" w:sz="0" w:space="0" w:color="auto"/>
        <w:left w:val="none" w:sz="0" w:space="0" w:color="auto"/>
        <w:bottom w:val="none" w:sz="0" w:space="0" w:color="auto"/>
        <w:right w:val="none" w:sz="0" w:space="0" w:color="auto"/>
      </w:divBdr>
    </w:div>
    <w:div w:id="1997150607">
      <w:bodyDiv w:val="1"/>
      <w:marLeft w:val="0"/>
      <w:marRight w:val="0"/>
      <w:marTop w:val="0"/>
      <w:marBottom w:val="0"/>
      <w:divBdr>
        <w:top w:val="none" w:sz="0" w:space="0" w:color="auto"/>
        <w:left w:val="none" w:sz="0" w:space="0" w:color="auto"/>
        <w:bottom w:val="none" w:sz="0" w:space="0" w:color="auto"/>
        <w:right w:val="none" w:sz="0" w:space="0" w:color="auto"/>
      </w:divBdr>
    </w:div>
    <w:div w:id="2006742338">
      <w:bodyDiv w:val="1"/>
      <w:marLeft w:val="0"/>
      <w:marRight w:val="0"/>
      <w:marTop w:val="0"/>
      <w:marBottom w:val="0"/>
      <w:divBdr>
        <w:top w:val="none" w:sz="0" w:space="0" w:color="auto"/>
        <w:left w:val="none" w:sz="0" w:space="0" w:color="auto"/>
        <w:bottom w:val="none" w:sz="0" w:space="0" w:color="auto"/>
        <w:right w:val="none" w:sz="0" w:space="0" w:color="auto"/>
      </w:divBdr>
    </w:div>
    <w:div w:id="2009405457">
      <w:bodyDiv w:val="1"/>
      <w:marLeft w:val="0"/>
      <w:marRight w:val="0"/>
      <w:marTop w:val="0"/>
      <w:marBottom w:val="0"/>
      <w:divBdr>
        <w:top w:val="none" w:sz="0" w:space="0" w:color="auto"/>
        <w:left w:val="none" w:sz="0" w:space="0" w:color="auto"/>
        <w:bottom w:val="none" w:sz="0" w:space="0" w:color="auto"/>
        <w:right w:val="none" w:sz="0" w:space="0" w:color="auto"/>
      </w:divBdr>
    </w:div>
    <w:div w:id="2013988582">
      <w:bodyDiv w:val="1"/>
      <w:marLeft w:val="0"/>
      <w:marRight w:val="0"/>
      <w:marTop w:val="0"/>
      <w:marBottom w:val="0"/>
      <w:divBdr>
        <w:top w:val="none" w:sz="0" w:space="0" w:color="auto"/>
        <w:left w:val="none" w:sz="0" w:space="0" w:color="auto"/>
        <w:bottom w:val="none" w:sz="0" w:space="0" w:color="auto"/>
        <w:right w:val="none" w:sz="0" w:space="0" w:color="auto"/>
      </w:divBdr>
    </w:div>
    <w:div w:id="2019962934">
      <w:bodyDiv w:val="1"/>
      <w:marLeft w:val="0"/>
      <w:marRight w:val="0"/>
      <w:marTop w:val="0"/>
      <w:marBottom w:val="0"/>
      <w:divBdr>
        <w:top w:val="none" w:sz="0" w:space="0" w:color="auto"/>
        <w:left w:val="none" w:sz="0" w:space="0" w:color="auto"/>
        <w:bottom w:val="none" w:sz="0" w:space="0" w:color="auto"/>
        <w:right w:val="none" w:sz="0" w:space="0" w:color="auto"/>
      </w:divBdr>
    </w:div>
    <w:div w:id="2023315057">
      <w:bodyDiv w:val="1"/>
      <w:marLeft w:val="0"/>
      <w:marRight w:val="0"/>
      <w:marTop w:val="0"/>
      <w:marBottom w:val="0"/>
      <w:divBdr>
        <w:top w:val="none" w:sz="0" w:space="0" w:color="auto"/>
        <w:left w:val="none" w:sz="0" w:space="0" w:color="auto"/>
        <w:bottom w:val="none" w:sz="0" w:space="0" w:color="auto"/>
        <w:right w:val="none" w:sz="0" w:space="0" w:color="auto"/>
      </w:divBdr>
    </w:div>
    <w:div w:id="2029328211">
      <w:bodyDiv w:val="1"/>
      <w:marLeft w:val="0"/>
      <w:marRight w:val="0"/>
      <w:marTop w:val="0"/>
      <w:marBottom w:val="0"/>
      <w:divBdr>
        <w:top w:val="none" w:sz="0" w:space="0" w:color="auto"/>
        <w:left w:val="none" w:sz="0" w:space="0" w:color="auto"/>
        <w:bottom w:val="none" w:sz="0" w:space="0" w:color="auto"/>
        <w:right w:val="none" w:sz="0" w:space="0" w:color="auto"/>
      </w:divBdr>
    </w:div>
    <w:div w:id="2036272535">
      <w:bodyDiv w:val="1"/>
      <w:marLeft w:val="0"/>
      <w:marRight w:val="0"/>
      <w:marTop w:val="0"/>
      <w:marBottom w:val="0"/>
      <w:divBdr>
        <w:top w:val="none" w:sz="0" w:space="0" w:color="auto"/>
        <w:left w:val="none" w:sz="0" w:space="0" w:color="auto"/>
        <w:bottom w:val="none" w:sz="0" w:space="0" w:color="auto"/>
        <w:right w:val="none" w:sz="0" w:space="0" w:color="auto"/>
      </w:divBdr>
    </w:div>
    <w:div w:id="2037072852">
      <w:bodyDiv w:val="1"/>
      <w:marLeft w:val="0"/>
      <w:marRight w:val="0"/>
      <w:marTop w:val="0"/>
      <w:marBottom w:val="0"/>
      <w:divBdr>
        <w:top w:val="none" w:sz="0" w:space="0" w:color="auto"/>
        <w:left w:val="none" w:sz="0" w:space="0" w:color="auto"/>
        <w:bottom w:val="none" w:sz="0" w:space="0" w:color="auto"/>
        <w:right w:val="none" w:sz="0" w:space="0" w:color="auto"/>
      </w:divBdr>
    </w:div>
    <w:div w:id="2037268657">
      <w:bodyDiv w:val="1"/>
      <w:marLeft w:val="0"/>
      <w:marRight w:val="0"/>
      <w:marTop w:val="0"/>
      <w:marBottom w:val="0"/>
      <w:divBdr>
        <w:top w:val="none" w:sz="0" w:space="0" w:color="auto"/>
        <w:left w:val="none" w:sz="0" w:space="0" w:color="auto"/>
        <w:bottom w:val="none" w:sz="0" w:space="0" w:color="auto"/>
        <w:right w:val="none" w:sz="0" w:space="0" w:color="auto"/>
      </w:divBdr>
    </w:div>
    <w:div w:id="2040860670">
      <w:bodyDiv w:val="1"/>
      <w:marLeft w:val="0"/>
      <w:marRight w:val="0"/>
      <w:marTop w:val="0"/>
      <w:marBottom w:val="0"/>
      <w:divBdr>
        <w:top w:val="none" w:sz="0" w:space="0" w:color="auto"/>
        <w:left w:val="none" w:sz="0" w:space="0" w:color="auto"/>
        <w:bottom w:val="none" w:sz="0" w:space="0" w:color="auto"/>
        <w:right w:val="none" w:sz="0" w:space="0" w:color="auto"/>
      </w:divBdr>
    </w:div>
    <w:div w:id="2041277586">
      <w:bodyDiv w:val="1"/>
      <w:marLeft w:val="0"/>
      <w:marRight w:val="0"/>
      <w:marTop w:val="0"/>
      <w:marBottom w:val="0"/>
      <w:divBdr>
        <w:top w:val="none" w:sz="0" w:space="0" w:color="auto"/>
        <w:left w:val="none" w:sz="0" w:space="0" w:color="auto"/>
        <w:bottom w:val="none" w:sz="0" w:space="0" w:color="auto"/>
        <w:right w:val="none" w:sz="0" w:space="0" w:color="auto"/>
      </w:divBdr>
    </w:div>
    <w:div w:id="2042626257">
      <w:bodyDiv w:val="1"/>
      <w:marLeft w:val="0"/>
      <w:marRight w:val="0"/>
      <w:marTop w:val="0"/>
      <w:marBottom w:val="0"/>
      <w:divBdr>
        <w:top w:val="none" w:sz="0" w:space="0" w:color="auto"/>
        <w:left w:val="none" w:sz="0" w:space="0" w:color="auto"/>
        <w:bottom w:val="none" w:sz="0" w:space="0" w:color="auto"/>
        <w:right w:val="none" w:sz="0" w:space="0" w:color="auto"/>
      </w:divBdr>
    </w:div>
    <w:div w:id="2042631112">
      <w:bodyDiv w:val="1"/>
      <w:marLeft w:val="0"/>
      <w:marRight w:val="0"/>
      <w:marTop w:val="0"/>
      <w:marBottom w:val="0"/>
      <w:divBdr>
        <w:top w:val="none" w:sz="0" w:space="0" w:color="auto"/>
        <w:left w:val="none" w:sz="0" w:space="0" w:color="auto"/>
        <w:bottom w:val="none" w:sz="0" w:space="0" w:color="auto"/>
        <w:right w:val="none" w:sz="0" w:space="0" w:color="auto"/>
      </w:divBdr>
    </w:div>
    <w:div w:id="2048989318">
      <w:bodyDiv w:val="1"/>
      <w:marLeft w:val="0"/>
      <w:marRight w:val="0"/>
      <w:marTop w:val="0"/>
      <w:marBottom w:val="0"/>
      <w:divBdr>
        <w:top w:val="none" w:sz="0" w:space="0" w:color="auto"/>
        <w:left w:val="none" w:sz="0" w:space="0" w:color="auto"/>
        <w:bottom w:val="none" w:sz="0" w:space="0" w:color="auto"/>
        <w:right w:val="none" w:sz="0" w:space="0" w:color="auto"/>
      </w:divBdr>
    </w:div>
    <w:div w:id="2050954221">
      <w:bodyDiv w:val="1"/>
      <w:marLeft w:val="0"/>
      <w:marRight w:val="0"/>
      <w:marTop w:val="0"/>
      <w:marBottom w:val="0"/>
      <w:divBdr>
        <w:top w:val="none" w:sz="0" w:space="0" w:color="auto"/>
        <w:left w:val="none" w:sz="0" w:space="0" w:color="auto"/>
        <w:bottom w:val="none" w:sz="0" w:space="0" w:color="auto"/>
        <w:right w:val="none" w:sz="0" w:space="0" w:color="auto"/>
      </w:divBdr>
    </w:div>
    <w:div w:id="2055739542">
      <w:bodyDiv w:val="1"/>
      <w:marLeft w:val="0"/>
      <w:marRight w:val="0"/>
      <w:marTop w:val="0"/>
      <w:marBottom w:val="0"/>
      <w:divBdr>
        <w:top w:val="none" w:sz="0" w:space="0" w:color="auto"/>
        <w:left w:val="none" w:sz="0" w:space="0" w:color="auto"/>
        <w:bottom w:val="none" w:sz="0" w:space="0" w:color="auto"/>
        <w:right w:val="none" w:sz="0" w:space="0" w:color="auto"/>
      </w:divBdr>
    </w:div>
    <w:div w:id="2056729321">
      <w:bodyDiv w:val="1"/>
      <w:marLeft w:val="0"/>
      <w:marRight w:val="0"/>
      <w:marTop w:val="0"/>
      <w:marBottom w:val="0"/>
      <w:divBdr>
        <w:top w:val="none" w:sz="0" w:space="0" w:color="auto"/>
        <w:left w:val="none" w:sz="0" w:space="0" w:color="auto"/>
        <w:bottom w:val="none" w:sz="0" w:space="0" w:color="auto"/>
        <w:right w:val="none" w:sz="0" w:space="0" w:color="auto"/>
      </w:divBdr>
    </w:div>
    <w:div w:id="2060278930">
      <w:bodyDiv w:val="1"/>
      <w:marLeft w:val="0"/>
      <w:marRight w:val="0"/>
      <w:marTop w:val="0"/>
      <w:marBottom w:val="0"/>
      <w:divBdr>
        <w:top w:val="none" w:sz="0" w:space="0" w:color="auto"/>
        <w:left w:val="none" w:sz="0" w:space="0" w:color="auto"/>
        <w:bottom w:val="none" w:sz="0" w:space="0" w:color="auto"/>
        <w:right w:val="none" w:sz="0" w:space="0" w:color="auto"/>
      </w:divBdr>
    </w:div>
    <w:div w:id="2062052998">
      <w:bodyDiv w:val="1"/>
      <w:marLeft w:val="0"/>
      <w:marRight w:val="0"/>
      <w:marTop w:val="0"/>
      <w:marBottom w:val="0"/>
      <w:divBdr>
        <w:top w:val="none" w:sz="0" w:space="0" w:color="auto"/>
        <w:left w:val="none" w:sz="0" w:space="0" w:color="auto"/>
        <w:bottom w:val="none" w:sz="0" w:space="0" w:color="auto"/>
        <w:right w:val="none" w:sz="0" w:space="0" w:color="auto"/>
      </w:divBdr>
    </w:div>
    <w:div w:id="2064402468">
      <w:bodyDiv w:val="1"/>
      <w:marLeft w:val="0"/>
      <w:marRight w:val="0"/>
      <w:marTop w:val="0"/>
      <w:marBottom w:val="0"/>
      <w:divBdr>
        <w:top w:val="none" w:sz="0" w:space="0" w:color="auto"/>
        <w:left w:val="none" w:sz="0" w:space="0" w:color="auto"/>
        <w:bottom w:val="none" w:sz="0" w:space="0" w:color="auto"/>
        <w:right w:val="none" w:sz="0" w:space="0" w:color="auto"/>
      </w:divBdr>
    </w:div>
    <w:div w:id="2066759246">
      <w:bodyDiv w:val="1"/>
      <w:marLeft w:val="0"/>
      <w:marRight w:val="0"/>
      <w:marTop w:val="0"/>
      <w:marBottom w:val="0"/>
      <w:divBdr>
        <w:top w:val="none" w:sz="0" w:space="0" w:color="auto"/>
        <w:left w:val="none" w:sz="0" w:space="0" w:color="auto"/>
        <w:bottom w:val="none" w:sz="0" w:space="0" w:color="auto"/>
        <w:right w:val="none" w:sz="0" w:space="0" w:color="auto"/>
      </w:divBdr>
    </w:div>
    <w:div w:id="2067415174">
      <w:bodyDiv w:val="1"/>
      <w:marLeft w:val="0"/>
      <w:marRight w:val="0"/>
      <w:marTop w:val="0"/>
      <w:marBottom w:val="0"/>
      <w:divBdr>
        <w:top w:val="none" w:sz="0" w:space="0" w:color="auto"/>
        <w:left w:val="none" w:sz="0" w:space="0" w:color="auto"/>
        <w:bottom w:val="none" w:sz="0" w:space="0" w:color="auto"/>
        <w:right w:val="none" w:sz="0" w:space="0" w:color="auto"/>
      </w:divBdr>
    </w:div>
    <w:div w:id="2068407484">
      <w:bodyDiv w:val="1"/>
      <w:marLeft w:val="0"/>
      <w:marRight w:val="0"/>
      <w:marTop w:val="0"/>
      <w:marBottom w:val="0"/>
      <w:divBdr>
        <w:top w:val="none" w:sz="0" w:space="0" w:color="auto"/>
        <w:left w:val="none" w:sz="0" w:space="0" w:color="auto"/>
        <w:bottom w:val="none" w:sz="0" w:space="0" w:color="auto"/>
        <w:right w:val="none" w:sz="0" w:space="0" w:color="auto"/>
      </w:divBdr>
    </w:div>
    <w:div w:id="2069724504">
      <w:bodyDiv w:val="1"/>
      <w:marLeft w:val="0"/>
      <w:marRight w:val="0"/>
      <w:marTop w:val="0"/>
      <w:marBottom w:val="0"/>
      <w:divBdr>
        <w:top w:val="none" w:sz="0" w:space="0" w:color="auto"/>
        <w:left w:val="none" w:sz="0" w:space="0" w:color="auto"/>
        <w:bottom w:val="none" w:sz="0" w:space="0" w:color="auto"/>
        <w:right w:val="none" w:sz="0" w:space="0" w:color="auto"/>
      </w:divBdr>
    </w:div>
    <w:div w:id="2070112732">
      <w:bodyDiv w:val="1"/>
      <w:marLeft w:val="0"/>
      <w:marRight w:val="0"/>
      <w:marTop w:val="0"/>
      <w:marBottom w:val="0"/>
      <w:divBdr>
        <w:top w:val="none" w:sz="0" w:space="0" w:color="auto"/>
        <w:left w:val="none" w:sz="0" w:space="0" w:color="auto"/>
        <w:bottom w:val="none" w:sz="0" w:space="0" w:color="auto"/>
        <w:right w:val="none" w:sz="0" w:space="0" w:color="auto"/>
      </w:divBdr>
    </w:div>
    <w:div w:id="2072190932">
      <w:bodyDiv w:val="1"/>
      <w:marLeft w:val="0"/>
      <w:marRight w:val="0"/>
      <w:marTop w:val="0"/>
      <w:marBottom w:val="0"/>
      <w:divBdr>
        <w:top w:val="none" w:sz="0" w:space="0" w:color="auto"/>
        <w:left w:val="none" w:sz="0" w:space="0" w:color="auto"/>
        <w:bottom w:val="none" w:sz="0" w:space="0" w:color="auto"/>
        <w:right w:val="none" w:sz="0" w:space="0" w:color="auto"/>
      </w:divBdr>
    </w:div>
    <w:div w:id="2073262801">
      <w:bodyDiv w:val="1"/>
      <w:marLeft w:val="0"/>
      <w:marRight w:val="0"/>
      <w:marTop w:val="0"/>
      <w:marBottom w:val="0"/>
      <w:divBdr>
        <w:top w:val="none" w:sz="0" w:space="0" w:color="auto"/>
        <w:left w:val="none" w:sz="0" w:space="0" w:color="auto"/>
        <w:bottom w:val="none" w:sz="0" w:space="0" w:color="auto"/>
        <w:right w:val="none" w:sz="0" w:space="0" w:color="auto"/>
      </w:divBdr>
    </w:div>
    <w:div w:id="2076664353">
      <w:bodyDiv w:val="1"/>
      <w:marLeft w:val="0"/>
      <w:marRight w:val="0"/>
      <w:marTop w:val="0"/>
      <w:marBottom w:val="0"/>
      <w:divBdr>
        <w:top w:val="none" w:sz="0" w:space="0" w:color="auto"/>
        <w:left w:val="none" w:sz="0" w:space="0" w:color="auto"/>
        <w:bottom w:val="none" w:sz="0" w:space="0" w:color="auto"/>
        <w:right w:val="none" w:sz="0" w:space="0" w:color="auto"/>
      </w:divBdr>
    </w:div>
    <w:div w:id="2082635481">
      <w:bodyDiv w:val="1"/>
      <w:marLeft w:val="0"/>
      <w:marRight w:val="0"/>
      <w:marTop w:val="0"/>
      <w:marBottom w:val="0"/>
      <w:divBdr>
        <w:top w:val="none" w:sz="0" w:space="0" w:color="auto"/>
        <w:left w:val="none" w:sz="0" w:space="0" w:color="auto"/>
        <w:bottom w:val="none" w:sz="0" w:space="0" w:color="auto"/>
        <w:right w:val="none" w:sz="0" w:space="0" w:color="auto"/>
      </w:divBdr>
    </w:div>
    <w:div w:id="2083982227">
      <w:bodyDiv w:val="1"/>
      <w:marLeft w:val="0"/>
      <w:marRight w:val="0"/>
      <w:marTop w:val="0"/>
      <w:marBottom w:val="0"/>
      <w:divBdr>
        <w:top w:val="none" w:sz="0" w:space="0" w:color="auto"/>
        <w:left w:val="none" w:sz="0" w:space="0" w:color="auto"/>
        <w:bottom w:val="none" w:sz="0" w:space="0" w:color="auto"/>
        <w:right w:val="none" w:sz="0" w:space="0" w:color="auto"/>
      </w:divBdr>
    </w:div>
    <w:div w:id="2086611277">
      <w:bodyDiv w:val="1"/>
      <w:marLeft w:val="0"/>
      <w:marRight w:val="0"/>
      <w:marTop w:val="0"/>
      <w:marBottom w:val="0"/>
      <w:divBdr>
        <w:top w:val="none" w:sz="0" w:space="0" w:color="auto"/>
        <w:left w:val="none" w:sz="0" w:space="0" w:color="auto"/>
        <w:bottom w:val="none" w:sz="0" w:space="0" w:color="auto"/>
        <w:right w:val="none" w:sz="0" w:space="0" w:color="auto"/>
      </w:divBdr>
    </w:div>
    <w:div w:id="2088376079">
      <w:bodyDiv w:val="1"/>
      <w:marLeft w:val="0"/>
      <w:marRight w:val="0"/>
      <w:marTop w:val="0"/>
      <w:marBottom w:val="0"/>
      <w:divBdr>
        <w:top w:val="none" w:sz="0" w:space="0" w:color="auto"/>
        <w:left w:val="none" w:sz="0" w:space="0" w:color="auto"/>
        <w:bottom w:val="none" w:sz="0" w:space="0" w:color="auto"/>
        <w:right w:val="none" w:sz="0" w:space="0" w:color="auto"/>
      </w:divBdr>
    </w:div>
    <w:div w:id="2089498878">
      <w:bodyDiv w:val="1"/>
      <w:marLeft w:val="0"/>
      <w:marRight w:val="0"/>
      <w:marTop w:val="0"/>
      <w:marBottom w:val="0"/>
      <w:divBdr>
        <w:top w:val="none" w:sz="0" w:space="0" w:color="auto"/>
        <w:left w:val="none" w:sz="0" w:space="0" w:color="auto"/>
        <w:bottom w:val="none" w:sz="0" w:space="0" w:color="auto"/>
        <w:right w:val="none" w:sz="0" w:space="0" w:color="auto"/>
      </w:divBdr>
    </w:div>
    <w:div w:id="2091192717">
      <w:bodyDiv w:val="1"/>
      <w:marLeft w:val="0"/>
      <w:marRight w:val="0"/>
      <w:marTop w:val="0"/>
      <w:marBottom w:val="0"/>
      <w:divBdr>
        <w:top w:val="none" w:sz="0" w:space="0" w:color="auto"/>
        <w:left w:val="none" w:sz="0" w:space="0" w:color="auto"/>
        <w:bottom w:val="none" w:sz="0" w:space="0" w:color="auto"/>
        <w:right w:val="none" w:sz="0" w:space="0" w:color="auto"/>
      </w:divBdr>
    </w:div>
    <w:div w:id="2095776790">
      <w:bodyDiv w:val="1"/>
      <w:marLeft w:val="0"/>
      <w:marRight w:val="0"/>
      <w:marTop w:val="0"/>
      <w:marBottom w:val="0"/>
      <w:divBdr>
        <w:top w:val="none" w:sz="0" w:space="0" w:color="auto"/>
        <w:left w:val="none" w:sz="0" w:space="0" w:color="auto"/>
        <w:bottom w:val="none" w:sz="0" w:space="0" w:color="auto"/>
        <w:right w:val="none" w:sz="0" w:space="0" w:color="auto"/>
      </w:divBdr>
    </w:div>
    <w:div w:id="2095859004">
      <w:bodyDiv w:val="1"/>
      <w:marLeft w:val="0"/>
      <w:marRight w:val="0"/>
      <w:marTop w:val="0"/>
      <w:marBottom w:val="0"/>
      <w:divBdr>
        <w:top w:val="none" w:sz="0" w:space="0" w:color="auto"/>
        <w:left w:val="none" w:sz="0" w:space="0" w:color="auto"/>
        <w:bottom w:val="none" w:sz="0" w:space="0" w:color="auto"/>
        <w:right w:val="none" w:sz="0" w:space="0" w:color="auto"/>
      </w:divBdr>
    </w:div>
    <w:div w:id="2096513633">
      <w:bodyDiv w:val="1"/>
      <w:marLeft w:val="0"/>
      <w:marRight w:val="0"/>
      <w:marTop w:val="0"/>
      <w:marBottom w:val="0"/>
      <w:divBdr>
        <w:top w:val="none" w:sz="0" w:space="0" w:color="auto"/>
        <w:left w:val="none" w:sz="0" w:space="0" w:color="auto"/>
        <w:bottom w:val="none" w:sz="0" w:space="0" w:color="auto"/>
        <w:right w:val="none" w:sz="0" w:space="0" w:color="auto"/>
      </w:divBdr>
    </w:div>
    <w:div w:id="2097704070">
      <w:bodyDiv w:val="1"/>
      <w:marLeft w:val="0"/>
      <w:marRight w:val="0"/>
      <w:marTop w:val="0"/>
      <w:marBottom w:val="0"/>
      <w:divBdr>
        <w:top w:val="none" w:sz="0" w:space="0" w:color="auto"/>
        <w:left w:val="none" w:sz="0" w:space="0" w:color="auto"/>
        <w:bottom w:val="none" w:sz="0" w:space="0" w:color="auto"/>
        <w:right w:val="none" w:sz="0" w:space="0" w:color="auto"/>
      </w:divBdr>
    </w:div>
    <w:div w:id="2098285486">
      <w:bodyDiv w:val="1"/>
      <w:marLeft w:val="0"/>
      <w:marRight w:val="0"/>
      <w:marTop w:val="0"/>
      <w:marBottom w:val="0"/>
      <w:divBdr>
        <w:top w:val="none" w:sz="0" w:space="0" w:color="auto"/>
        <w:left w:val="none" w:sz="0" w:space="0" w:color="auto"/>
        <w:bottom w:val="none" w:sz="0" w:space="0" w:color="auto"/>
        <w:right w:val="none" w:sz="0" w:space="0" w:color="auto"/>
      </w:divBdr>
    </w:div>
    <w:div w:id="2100173274">
      <w:bodyDiv w:val="1"/>
      <w:marLeft w:val="0"/>
      <w:marRight w:val="0"/>
      <w:marTop w:val="0"/>
      <w:marBottom w:val="0"/>
      <w:divBdr>
        <w:top w:val="none" w:sz="0" w:space="0" w:color="auto"/>
        <w:left w:val="none" w:sz="0" w:space="0" w:color="auto"/>
        <w:bottom w:val="none" w:sz="0" w:space="0" w:color="auto"/>
        <w:right w:val="none" w:sz="0" w:space="0" w:color="auto"/>
      </w:divBdr>
    </w:div>
    <w:div w:id="2100363805">
      <w:bodyDiv w:val="1"/>
      <w:marLeft w:val="0"/>
      <w:marRight w:val="0"/>
      <w:marTop w:val="0"/>
      <w:marBottom w:val="0"/>
      <w:divBdr>
        <w:top w:val="none" w:sz="0" w:space="0" w:color="auto"/>
        <w:left w:val="none" w:sz="0" w:space="0" w:color="auto"/>
        <w:bottom w:val="none" w:sz="0" w:space="0" w:color="auto"/>
        <w:right w:val="none" w:sz="0" w:space="0" w:color="auto"/>
      </w:divBdr>
    </w:div>
    <w:div w:id="2100708640">
      <w:bodyDiv w:val="1"/>
      <w:marLeft w:val="0"/>
      <w:marRight w:val="0"/>
      <w:marTop w:val="0"/>
      <w:marBottom w:val="0"/>
      <w:divBdr>
        <w:top w:val="none" w:sz="0" w:space="0" w:color="auto"/>
        <w:left w:val="none" w:sz="0" w:space="0" w:color="auto"/>
        <w:bottom w:val="none" w:sz="0" w:space="0" w:color="auto"/>
        <w:right w:val="none" w:sz="0" w:space="0" w:color="auto"/>
      </w:divBdr>
    </w:div>
    <w:div w:id="2102601760">
      <w:bodyDiv w:val="1"/>
      <w:marLeft w:val="0"/>
      <w:marRight w:val="0"/>
      <w:marTop w:val="0"/>
      <w:marBottom w:val="0"/>
      <w:divBdr>
        <w:top w:val="none" w:sz="0" w:space="0" w:color="auto"/>
        <w:left w:val="none" w:sz="0" w:space="0" w:color="auto"/>
        <w:bottom w:val="none" w:sz="0" w:space="0" w:color="auto"/>
        <w:right w:val="none" w:sz="0" w:space="0" w:color="auto"/>
      </w:divBdr>
    </w:div>
    <w:div w:id="2103262985">
      <w:bodyDiv w:val="1"/>
      <w:marLeft w:val="0"/>
      <w:marRight w:val="0"/>
      <w:marTop w:val="0"/>
      <w:marBottom w:val="0"/>
      <w:divBdr>
        <w:top w:val="none" w:sz="0" w:space="0" w:color="auto"/>
        <w:left w:val="none" w:sz="0" w:space="0" w:color="auto"/>
        <w:bottom w:val="none" w:sz="0" w:space="0" w:color="auto"/>
        <w:right w:val="none" w:sz="0" w:space="0" w:color="auto"/>
      </w:divBdr>
    </w:div>
    <w:div w:id="2104640330">
      <w:bodyDiv w:val="1"/>
      <w:marLeft w:val="0"/>
      <w:marRight w:val="0"/>
      <w:marTop w:val="0"/>
      <w:marBottom w:val="0"/>
      <w:divBdr>
        <w:top w:val="none" w:sz="0" w:space="0" w:color="auto"/>
        <w:left w:val="none" w:sz="0" w:space="0" w:color="auto"/>
        <w:bottom w:val="none" w:sz="0" w:space="0" w:color="auto"/>
        <w:right w:val="none" w:sz="0" w:space="0" w:color="auto"/>
      </w:divBdr>
    </w:div>
    <w:div w:id="2104689048">
      <w:bodyDiv w:val="1"/>
      <w:marLeft w:val="0"/>
      <w:marRight w:val="0"/>
      <w:marTop w:val="0"/>
      <w:marBottom w:val="0"/>
      <w:divBdr>
        <w:top w:val="none" w:sz="0" w:space="0" w:color="auto"/>
        <w:left w:val="none" w:sz="0" w:space="0" w:color="auto"/>
        <w:bottom w:val="none" w:sz="0" w:space="0" w:color="auto"/>
        <w:right w:val="none" w:sz="0" w:space="0" w:color="auto"/>
      </w:divBdr>
    </w:div>
    <w:div w:id="2106294122">
      <w:bodyDiv w:val="1"/>
      <w:marLeft w:val="0"/>
      <w:marRight w:val="0"/>
      <w:marTop w:val="0"/>
      <w:marBottom w:val="0"/>
      <w:divBdr>
        <w:top w:val="none" w:sz="0" w:space="0" w:color="auto"/>
        <w:left w:val="none" w:sz="0" w:space="0" w:color="auto"/>
        <w:bottom w:val="none" w:sz="0" w:space="0" w:color="auto"/>
        <w:right w:val="none" w:sz="0" w:space="0" w:color="auto"/>
      </w:divBdr>
    </w:div>
    <w:div w:id="2112971849">
      <w:bodyDiv w:val="1"/>
      <w:marLeft w:val="0"/>
      <w:marRight w:val="0"/>
      <w:marTop w:val="0"/>
      <w:marBottom w:val="0"/>
      <w:divBdr>
        <w:top w:val="none" w:sz="0" w:space="0" w:color="auto"/>
        <w:left w:val="none" w:sz="0" w:space="0" w:color="auto"/>
        <w:bottom w:val="none" w:sz="0" w:space="0" w:color="auto"/>
        <w:right w:val="none" w:sz="0" w:space="0" w:color="auto"/>
      </w:divBdr>
    </w:div>
    <w:div w:id="2113472941">
      <w:bodyDiv w:val="1"/>
      <w:marLeft w:val="0"/>
      <w:marRight w:val="0"/>
      <w:marTop w:val="0"/>
      <w:marBottom w:val="0"/>
      <w:divBdr>
        <w:top w:val="none" w:sz="0" w:space="0" w:color="auto"/>
        <w:left w:val="none" w:sz="0" w:space="0" w:color="auto"/>
        <w:bottom w:val="none" w:sz="0" w:space="0" w:color="auto"/>
        <w:right w:val="none" w:sz="0" w:space="0" w:color="auto"/>
      </w:divBdr>
    </w:div>
    <w:div w:id="2117796176">
      <w:bodyDiv w:val="1"/>
      <w:marLeft w:val="0"/>
      <w:marRight w:val="0"/>
      <w:marTop w:val="0"/>
      <w:marBottom w:val="0"/>
      <w:divBdr>
        <w:top w:val="none" w:sz="0" w:space="0" w:color="auto"/>
        <w:left w:val="none" w:sz="0" w:space="0" w:color="auto"/>
        <w:bottom w:val="none" w:sz="0" w:space="0" w:color="auto"/>
        <w:right w:val="none" w:sz="0" w:space="0" w:color="auto"/>
      </w:divBdr>
    </w:div>
    <w:div w:id="2123185452">
      <w:bodyDiv w:val="1"/>
      <w:marLeft w:val="0"/>
      <w:marRight w:val="0"/>
      <w:marTop w:val="0"/>
      <w:marBottom w:val="0"/>
      <w:divBdr>
        <w:top w:val="none" w:sz="0" w:space="0" w:color="auto"/>
        <w:left w:val="none" w:sz="0" w:space="0" w:color="auto"/>
        <w:bottom w:val="none" w:sz="0" w:space="0" w:color="auto"/>
        <w:right w:val="none" w:sz="0" w:space="0" w:color="auto"/>
      </w:divBdr>
    </w:div>
    <w:div w:id="2126149820">
      <w:bodyDiv w:val="1"/>
      <w:marLeft w:val="0"/>
      <w:marRight w:val="0"/>
      <w:marTop w:val="0"/>
      <w:marBottom w:val="0"/>
      <w:divBdr>
        <w:top w:val="none" w:sz="0" w:space="0" w:color="auto"/>
        <w:left w:val="none" w:sz="0" w:space="0" w:color="auto"/>
        <w:bottom w:val="none" w:sz="0" w:space="0" w:color="auto"/>
        <w:right w:val="none" w:sz="0" w:space="0" w:color="auto"/>
      </w:divBdr>
    </w:div>
    <w:div w:id="2129011511">
      <w:bodyDiv w:val="1"/>
      <w:marLeft w:val="0"/>
      <w:marRight w:val="0"/>
      <w:marTop w:val="0"/>
      <w:marBottom w:val="0"/>
      <w:divBdr>
        <w:top w:val="none" w:sz="0" w:space="0" w:color="auto"/>
        <w:left w:val="none" w:sz="0" w:space="0" w:color="auto"/>
        <w:bottom w:val="none" w:sz="0" w:space="0" w:color="auto"/>
        <w:right w:val="none" w:sz="0" w:space="0" w:color="auto"/>
      </w:divBdr>
    </w:div>
    <w:div w:id="2132892044">
      <w:bodyDiv w:val="1"/>
      <w:marLeft w:val="0"/>
      <w:marRight w:val="0"/>
      <w:marTop w:val="0"/>
      <w:marBottom w:val="0"/>
      <w:divBdr>
        <w:top w:val="none" w:sz="0" w:space="0" w:color="auto"/>
        <w:left w:val="none" w:sz="0" w:space="0" w:color="auto"/>
        <w:bottom w:val="none" w:sz="0" w:space="0" w:color="auto"/>
        <w:right w:val="none" w:sz="0" w:space="0" w:color="auto"/>
      </w:divBdr>
    </w:div>
    <w:div w:id="2135325019">
      <w:bodyDiv w:val="1"/>
      <w:marLeft w:val="0"/>
      <w:marRight w:val="0"/>
      <w:marTop w:val="0"/>
      <w:marBottom w:val="0"/>
      <w:divBdr>
        <w:top w:val="none" w:sz="0" w:space="0" w:color="auto"/>
        <w:left w:val="none" w:sz="0" w:space="0" w:color="auto"/>
        <w:bottom w:val="none" w:sz="0" w:space="0" w:color="auto"/>
        <w:right w:val="none" w:sz="0" w:space="0" w:color="auto"/>
      </w:divBdr>
    </w:div>
    <w:div w:id="2136411883">
      <w:bodyDiv w:val="1"/>
      <w:marLeft w:val="0"/>
      <w:marRight w:val="0"/>
      <w:marTop w:val="0"/>
      <w:marBottom w:val="0"/>
      <w:divBdr>
        <w:top w:val="none" w:sz="0" w:space="0" w:color="auto"/>
        <w:left w:val="none" w:sz="0" w:space="0" w:color="auto"/>
        <w:bottom w:val="none" w:sz="0" w:space="0" w:color="auto"/>
        <w:right w:val="none" w:sz="0" w:space="0" w:color="auto"/>
      </w:divBdr>
    </w:div>
    <w:div w:id="2142186093">
      <w:bodyDiv w:val="1"/>
      <w:marLeft w:val="0"/>
      <w:marRight w:val="0"/>
      <w:marTop w:val="0"/>
      <w:marBottom w:val="0"/>
      <w:divBdr>
        <w:top w:val="none" w:sz="0" w:space="0" w:color="auto"/>
        <w:left w:val="none" w:sz="0" w:space="0" w:color="auto"/>
        <w:bottom w:val="none" w:sz="0" w:space="0" w:color="auto"/>
        <w:right w:val="none" w:sz="0" w:space="0" w:color="auto"/>
      </w:divBdr>
    </w:div>
    <w:div w:id="2144300454">
      <w:bodyDiv w:val="1"/>
      <w:marLeft w:val="0"/>
      <w:marRight w:val="0"/>
      <w:marTop w:val="0"/>
      <w:marBottom w:val="0"/>
      <w:divBdr>
        <w:top w:val="none" w:sz="0" w:space="0" w:color="auto"/>
        <w:left w:val="none" w:sz="0" w:space="0" w:color="auto"/>
        <w:bottom w:val="none" w:sz="0" w:space="0" w:color="auto"/>
        <w:right w:val="none" w:sz="0" w:space="0" w:color="auto"/>
      </w:divBdr>
    </w:div>
    <w:div w:id="21448811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eader" Target="header2.xml" Id="rId13" /><Relationship Type="http://schemas.openxmlformats.org/officeDocument/2006/relationships/hyperlink" Target="https://unicomtelecom.sharepoint.com/:x:/r/sites/ITMSProject-Customs/Shared%20Documents/02_Output_1_ITMS_Implementation/D1.2%20Integration%20Specification/Taric%20RS/TARIC_RS_Messages.xlsx?d=w711d80effbac41178acce7704bc8f082&amp;csf=1&amp;web=1&amp;e=8Fcokz" TargetMode="External" Id="rId18" /><Relationship Type="http://schemas.openxmlformats.org/officeDocument/2006/relationships/image" Target="media/image8.png" Id="rId26" /><Relationship Type="http://schemas.openxmlformats.org/officeDocument/2006/relationships/customXml" Target="../customXml/item3.xml" Id="rId3" /><Relationship Type="http://schemas.openxmlformats.org/officeDocument/2006/relationships/hyperlink" Target="https://unicomtelecom.sharepoint.com/:f:/r/sites/ITMSProject-Customs/Shared%20Documents/02_Output_1_ITMS_Implementation/D2.2%20Minimum%20Viable%20Prototype%20(MVP)/Taric%20-%20predefined%20data?csf=1&amp;web=1&amp;e=KgwRo0" TargetMode="External" Id="rId21" /><Relationship Type="http://schemas.openxmlformats.org/officeDocument/2006/relationships/settings" Target="settings.xml" Id="rId7" /><Relationship Type="http://schemas.openxmlformats.org/officeDocument/2006/relationships/header" Target="header1.xml" Id="rId12" /><Relationship Type="http://schemas.openxmlformats.org/officeDocument/2006/relationships/footer" Target="footer3.xml" Id="rId17" /><Relationship Type="http://schemas.openxmlformats.org/officeDocument/2006/relationships/hyperlink" Target="https://unicomtelecom.sharepoint.com/:u:/r/sites/ITMSProject-Customs/Shared%20Documents/02_Output_1_ITMS_Implementation/D1.2%20Integration%20Specification/Taric%20RS/TaricRS_xsd_v0.2.zip?csf=1&amp;web=1&amp;e=Srqd7p" TargetMode="External" Id="rId25" /><Relationship Type="http://schemas.openxmlformats.org/officeDocument/2006/relationships/customXml" Target="../customXml/item2.xml" Id="rId2" /><Relationship Type="http://schemas.openxmlformats.org/officeDocument/2006/relationships/header" Target="header3.xml" Id="rId16" /><Relationship Type="http://schemas.openxmlformats.org/officeDocument/2006/relationships/hyperlink" Target="https://unicomtelecom.sharepoint.com/:x:/r/sites/ITMSProject-Customs/Shared%20Documents/02_Output_1_ITMS_Implementation/D2.2%20Minimum%20Viable%20Prototype%20(MVP)/TestCases_MVP_draft_v1.xlsx?d=w28265dd44fe340bdb4cb56018cbe0b53&amp;csf=1&amp;web=1&amp;e=aXFVGg" TargetMode="External" Id="rId20" /><Relationship Type="http://schemas.openxmlformats.org/officeDocument/2006/relationships/theme" Target="theme/theme1.xml" Id="rId29"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emf" Id="rId11" /><Relationship Type="http://schemas.openxmlformats.org/officeDocument/2006/relationships/oleObject" Target="embeddings/oleObject1.bin" Id="rId24" /><Relationship Type="http://schemas.openxmlformats.org/officeDocument/2006/relationships/numbering" Target="numbering.xml" Id="rId5" /><Relationship Type="http://schemas.openxmlformats.org/officeDocument/2006/relationships/footer" Target="footer2.xml" Id="rId15" /><Relationship Type="http://schemas.openxmlformats.org/officeDocument/2006/relationships/image" Target="media/image7.emf" Id="rId23" /><Relationship Type="http://schemas.microsoft.com/office/2011/relationships/people" Target="people.xml" Id="rId28" /><Relationship Type="http://schemas.openxmlformats.org/officeDocument/2006/relationships/endnotes" Target="endnotes.xml" Id="rId10" /><Relationship Type="http://schemas.openxmlformats.org/officeDocument/2006/relationships/hyperlink" Target="https://unicomtelecom.sharepoint.com/:x:/r/sites/ITMSProject-Customs/Shared%20Documents/02_Output_1_ITMS_Implementation/D1.2%20Integration%20Specification/Taric%20RS/TARIC_RS_Messages.xlsx?d=w711d80effbac41178acce7704bc8f082&amp;csf=1&amp;web=1&amp;e=8Fcokz" TargetMode="Externa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1.xml" Id="rId14" /><Relationship Type="http://schemas.openxmlformats.org/officeDocument/2006/relationships/hyperlink" Target="https://unicomtelecom.sharepoint.com/:x:/r/sites/ITMSProject-Customs/Shared%20Documents/02_Output_1_ITMS_Implementation/D2.2%20Minimum%20Viable%20Prototype%20(MVP)/GoodsCode_length12_MVP.xlsx?d=w5d3a57d447d4411fb618e581ba3d8670&amp;csf=1&amp;web=1&amp;e=FHuntK" TargetMode="External" Id="rId22" /><Relationship Type="http://schemas.openxmlformats.org/officeDocument/2006/relationships/fontTable" Target="fontTable.xml" Id="rId27" /></Relationships>
</file>

<file path=word/_rels/footer2.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_rels/footer3.xml.rels><?xml version="1.0" encoding="UTF-8" standalone="yes"?>
<Relationships xmlns="http://schemas.openxmlformats.org/package/2006/relationships"><Relationship Id="rId3" Type="http://schemas.openxmlformats.org/officeDocument/2006/relationships/image" Target="file:////Users/Miroslav/Library/Containers/com.microsoft.Outlook/Data/Library/Caches/Signatures/signature_4067989115" TargetMode="External"/><Relationship Id="rId2" Type="http://schemas.openxmlformats.org/officeDocument/2006/relationships/image" Target="media/image5.png"/><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f6930032-c404-4772-90ee-b206c0a38a58">
      <Terms xmlns="http://schemas.microsoft.com/office/infopath/2007/PartnerControls"/>
    </lcf76f155ced4ddcb4097134ff3c332f>
    <TaxCatchAll xmlns="9ba449f9-9787-4da6-aadd-b8ee13228eca" xsi:nil="true"/>
    <DeliverableTitle xmlns="f6930032-c404-4772-90ee-b206c0a38a58" xsi:nil="true"/>
    <JiraLink xmlns="f6930032-c404-4772-90ee-b206c0a38a58">
      <Url xsi:nil="true"/>
      <Description xsi:nil="true"/>
    </JiraLink>
    <T1DraftSubmissionDate xmlns="f6930032-c404-4772-90ee-b206c0a38a58" xsi:nil="true"/>
    <T2FinalAcceptanceDate xmlns="f6930032-c404-4772-90ee-b206c0a38a58" xsi:nil="true"/>
    <Jira_link xmlns="f6930032-c404-4772-90ee-b206c0a38a58">
      <Url xsi:nil="true"/>
      <Description xsi:nil="true"/>
    </Jira_link>
    <DeliverableID xmlns="f6930032-c404-4772-90ee-b206c0a38a58" xsi:nil="true"/>
    <JiraKey xmlns="f6930032-c404-4772-90ee-b206c0a38a58" xsi:nil="true"/>
    <URL xmlns="http://schemas.microsoft.com/sharepoint/v3">
      <Url xsi:nil="true"/>
      <Description xsi:nil="true"/>
    </URL>
    <CurrentStatus xmlns="f6930032-c404-4772-90ee-b206c0a38a58">To do</CurrentStatu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3AFA9BA1B1A5446BEC3D6E26C3C005B" ma:contentTypeVersion="20" ma:contentTypeDescription="Create a new document." ma:contentTypeScope="" ma:versionID="10fc9d6a4e9d2688b176564aab65959f">
  <xsd:schema xmlns:xsd="http://www.w3.org/2001/XMLSchema" xmlns:xs="http://www.w3.org/2001/XMLSchema" xmlns:p="http://schemas.microsoft.com/office/2006/metadata/properties" xmlns:ns1="http://schemas.microsoft.com/sharepoint/v3" xmlns:ns2="f6930032-c404-4772-90ee-b206c0a38a58" xmlns:ns3="9ba449f9-9787-4da6-aadd-b8ee13228eca" targetNamespace="http://schemas.microsoft.com/office/2006/metadata/properties" ma:root="true" ma:fieldsID="063c320f3abb7e2d904b2017dd71cd99" ns1:_="" ns2:_="" ns3:_="">
    <xsd:import namespace="http://schemas.microsoft.com/sharepoint/v3"/>
    <xsd:import namespace="f6930032-c404-4772-90ee-b206c0a38a58"/>
    <xsd:import namespace="9ba449f9-9787-4da6-aadd-b8ee13228ec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DeliverableTitle" minOccurs="0"/>
                <xsd:element ref="ns2:DeliverableID" minOccurs="0"/>
                <xsd:element ref="ns2:JiraKey" minOccurs="0"/>
                <xsd:element ref="ns2:T1DraftSubmissionDate" minOccurs="0"/>
                <xsd:element ref="ns2:T2FinalAcceptanceDate" minOccurs="0"/>
                <xsd:element ref="ns2:CurrentStatus" minOccurs="0"/>
                <xsd:element ref="ns2:JiraLink" minOccurs="0"/>
                <xsd:element ref="ns2:Jira_link"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1:UR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URL" ma:index="26" nillable="true" ma:displayName="URL" ma:internalName="URL">
      <xsd:complexType>
        <xsd:complexContent>
          <xsd:extension base="dms:URL">
            <xsd:sequence>
              <xsd:element name="Url" type="dms:ValidUrl" minOccurs="0" nillable="true"/>
              <xsd:element name="Description" type="xsd:string"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f6930032-c404-4772-90ee-b206c0a38a5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DeliverableTitle" ma:index="11" nillable="true" ma:displayName="Deliverable Title" ma:format="Dropdown" ma:internalName="DeliverableTitle">
      <xsd:simpleType>
        <xsd:restriction base="dms:Text">
          <xsd:maxLength value="255"/>
        </xsd:restriction>
      </xsd:simpleType>
    </xsd:element>
    <xsd:element name="DeliverableID" ma:index="12" nillable="true" ma:displayName="Deliverable ID" ma:format="Dropdown" ma:internalName="DeliverableID">
      <xsd:simpleType>
        <xsd:restriction base="dms:Text">
          <xsd:maxLength value="255"/>
        </xsd:restriction>
      </xsd:simpleType>
    </xsd:element>
    <xsd:element name="JiraKey" ma:index="13" nillable="true" ma:displayName="Jira Key" ma:format="Dropdown" ma:internalName="JiraKey">
      <xsd:simpleType>
        <xsd:restriction base="dms:Text">
          <xsd:maxLength value="255"/>
        </xsd:restriction>
      </xsd:simpleType>
    </xsd:element>
    <xsd:element name="T1DraftSubmissionDate" ma:index="14" nillable="true" ma:displayName="T1 Draft Submission Date" ma:format="DateOnly" ma:internalName="T1DraftSubmissionDate">
      <xsd:simpleType>
        <xsd:restriction base="dms:DateTime"/>
      </xsd:simpleType>
    </xsd:element>
    <xsd:element name="T2FinalAcceptanceDate" ma:index="15" nillable="true" ma:displayName="T2 Final Acceptance Date" ma:format="DateOnly" ma:internalName="T2FinalAcceptanceDate">
      <xsd:simpleType>
        <xsd:restriction base="dms:DateTime"/>
      </xsd:simpleType>
    </xsd:element>
    <xsd:element name="CurrentStatus" ma:index="16" nillable="true" ma:displayName="Current Status" ma:default="To do" ma:format="Dropdown" ma:internalName="CurrentStatus">
      <xsd:simpleType>
        <xsd:restriction base="dms:Choice">
          <xsd:enumeration value="To do"/>
          <xsd:enumeration value="In Review"/>
          <xsd:enumeration value="Accepted"/>
          <xsd:enumeration value="Rejected"/>
        </xsd:restriction>
      </xsd:simpleType>
    </xsd:element>
    <xsd:element name="JiraLink" ma:index="17" nillable="true" ma:displayName="Jira Link" ma:format="Hyperlink" ma:internalName="JiraLink">
      <xsd:complexType>
        <xsd:complexContent>
          <xsd:extension base="dms:URL">
            <xsd:sequence>
              <xsd:element name="Url" type="dms:ValidUrl" minOccurs="0" nillable="true"/>
              <xsd:element name="Description" type="xsd:string" nillable="true"/>
            </xsd:sequence>
          </xsd:extension>
        </xsd:complexContent>
      </xsd:complexType>
    </xsd:element>
    <xsd:element name="Jira_link" ma:index="18" nillable="true" ma:displayName="Jira_link" ma:format="Hyperlink" ma:internalName="Jira_link">
      <xsd:complexType>
        <xsd:complexContent>
          <xsd:extension base="dms:URL">
            <xsd:sequence>
              <xsd:element name="Url" type="dms:ValidUrl" minOccurs="0" nillable="true"/>
              <xsd:element name="Description" type="xsd:string" nillable="true"/>
            </xsd:sequence>
          </xsd:extension>
        </xsd:complexContent>
      </xsd:complexType>
    </xsd:element>
    <xsd:element name="MediaServiceDateTaken" ma:index="19" nillable="true" ma:displayName="MediaServiceDateTaken" ma:hidden="true" ma:indexed="true" ma:internalName="MediaServiceDateTaken"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cfeb4075-b56b-4943-a5d7-5150fcf0f422" ma:termSetId="09814cd3-568e-fe90-9814-8d621ff8fb84" ma:anchorId="fba54fb3-c3e1-fe81-a776-ca4b69148c4d" ma:open="true" ma:isKeyword="false">
      <xsd:complexType>
        <xsd:sequence>
          <xsd:element ref="pc:Terms" minOccurs="0" maxOccurs="1"/>
        </xsd:sequence>
      </xsd:complexType>
    </xsd:element>
    <xsd:element name="MediaServiceOCR" ma:index="23" nillable="true" ma:displayName="Extracted Text" ma:internalName="MediaServiceOCR" ma:readOnly="true">
      <xsd:simpleType>
        <xsd:restriction base="dms:Note">
          <xsd:maxLength value="255"/>
        </xsd:restriction>
      </xsd:simpleType>
    </xsd:element>
    <xsd:element name="MediaServiceGenerationTime" ma:index="24" nillable="true" ma:displayName="MediaServiceGenerationTime" ma:hidden="true" ma:internalName="MediaServiceGenerationTime" ma:readOnly="true">
      <xsd:simpleType>
        <xsd:restriction base="dms:Text"/>
      </xsd:simpleType>
    </xsd:element>
    <xsd:element name="MediaServiceEventHashCode" ma:index="25"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ba449f9-9787-4da6-aadd-b8ee13228eca"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096ef423-fffe-41b6-b346-13f6b8feba3f}" ma:internalName="TaxCatchAll" ma:showField="CatchAllData" ma:web="9ba449f9-9787-4da6-aadd-b8ee13228ec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F85EE5F-28F6-4C9D-8518-4DC4887F49CA}">
  <ds:schemaRefs>
    <ds:schemaRef ds:uri="http://schemas.microsoft.com/office/2006/metadata/properties"/>
    <ds:schemaRef ds:uri="http://schemas.microsoft.com/office/infopath/2007/PartnerControls"/>
    <ds:schemaRef ds:uri="f6930032-c404-4772-90ee-b206c0a38a58"/>
    <ds:schemaRef ds:uri="9ba449f9-9787-4da6-aadd-b8ee13228eca"/>
    <ds:schemaRef ds:uri="http://schemas.microsoft.com/sharepoint/v3"/>
  </ds:schemaRefs>
</ds:datastoreItem>
</file>

<file path=customXml/itemProps2.xml><?xml version="1.0" encoding="utf-8"?>
<ds:datastoreItem xmlns:ds="http://schemas.openxmlformats.org/officeDocument/2006/customXml" ds:itemID="{6DE7A223-5E47-4E4D-A4FC-779C3BC15995}">
  <ds:schemaRefs>
    <ds:schemaRef ds:uri="http://schemas.microsoft.com/sharepoint/v3/contenttype/forms"/>
  </ds:schemaRefs>
</ds:datastoreItem>
</file>

<file path=customXml/itemProps3.xml><?xml version="1.0" encoding="utf-8"?>
<ds:datastoreItem xmlns:ds="http://schemas.openxmlformats.org/officeDocument/2006/customXml" ds:itemID="{45B99DC1-160F-4090-B107-FE395E8CD15E}"/>
</file>

<file path=customXml/itemProps4.xml><?xml version="1.0" encoding="utf-8"?>
<ds:datastoreItem xmlns:ds="http://schemas.openxmlformats.org/officeDocument/2006/customXml" ds:itemID="{A200ED12-6F95-4A10-92C2-6852F50B2B4E}">
  <ds:schemaRefs>
    <ds:schemaRef ds:uri="http://schemas.openxmlformats.org/officeDocument/2006/bibliography"/>
  </ds:schemaRefs>
</ds:datastoreItem>
</file>

<file path=docMetadata/LabelInfo.xml><?xml version="1.0" encoding="utf-8"?>
<clbl:labelList xmlns:clbl="http://schemas.microsoft.com/office/2020/mipLabelMetadata">
  <clbl:label id="{be81e134-65c6-4d96-b2bc-29b8ca8ffd70}" enabled="1" method="Standard" siteId="{6e0a5f83-1728-4956-bdf4-ce37760cd214}"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Petr.Lenz@seyfor.com</ap:Manager>
  <ap:Company>Seyfor</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Taric_RS_Integration</dc:title>
  <dc:subject>ITMS</dc:subject>
  <dc:creator>Lenz Petr</dc:creator>
  <cp:keywords/>
  <dc:description/>
  <cp:lastModifiedBy>Lenz Petr</cp:lastModifiedBy>
  <cp:revision>6</cp:revision>
  <cp:lastPrinted>2024-07-15T03:20:00Z</cp:lastPrinted>
  <dcterms:created xsi:type="dcterms:W3CDTF">2026-02-18T20:10:00Z</dcterms:created>
  <dcterms:modified xsi:type="dcterms:W3CDTF">2026-03-06T11:46:04Z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ramework">
    <vt:lpwstr>Contract Reference</vt:lpwstr>
  </property>
  <property fmtid="{D5CDD505-2E9C-101B-9397-08002B2CF9AE}" pid="3" name="Reference">
    <vt:lpwstr>URS-CESOP</vt:lpwstr>
  </property>
  <property fmtid="{D5CDD505-2E9C-101B-9397-08002B2CF9AE}" pid="4" name="Owner">
    <vt:lpwstr>DG TAXUD</vt:lpwstr>
  </property>
  <property fmtid="{D5CDD505-2E9C-101B-9397-08002B2CF9AE}" pid="5" name="ContentTypeId">
    <vt:lpwstr>0x01010083AFA9BA1B1A5446BEC3D6E26C3C005B</vt:lpwstr>
  </property>
  <property fmtid="{D5CDD505-2E9C-101B-9397-08002B2CF9AE}" pid="6" name="SfRFilename">
    <vt:lpwstr>CESOP - User Requirements Specifications working version-v0.01.01.docx</vt:lpwstr>
  </property>
  <property fmtid="{D5CDD505-2E9C-101B-9397-08002B2CF9AE}" pid="7" name="QCNumber">
    <vt:lpwstr>QC39846</vt:lpwstr>
  </property>
  <property fmtid="{D5CDD505-2E9C-101B-9397-08002B2CF9AE}" pid="8" name="MediaServiceImageTags">
    <vt:lpwstr/>
  </property>
</Properties>
</file>